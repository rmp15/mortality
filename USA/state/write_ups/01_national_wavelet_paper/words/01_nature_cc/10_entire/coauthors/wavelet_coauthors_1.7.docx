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F14ED9" w14:textId="53755E71" w:rsidR="00DC265F" w:rsidRPr="00CF4E04" w:rsidRDefault="00DC265F" w:rsidP="00AE7607">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t>Seasonal dynamics of mortality in the United States from 1982 to 2013</w:t>
      </w:r>
    </w:p>
    <w:p w14:paraId="749EF0D9" w14:textId="70F23DF6" w:rsidR="00DC265F" w:rsidRPr="00CF4E04" w:rsidRDefault="00DC265F" w:rsidP="00AE7607">
      <w:pPr>
        <w:spacing w:after="0" w:line="480" w:lineRule="auto"/>
        <w:outlineLvl w:val="0"/>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w:t>
      </w:r>
      <w:r w:rsidR="008D0F1B" w:rsidRPr="00CF4E04">
        <w:rPr>
          <w:rFonts w:ascii="Times New Roman" w:hAnsi="Times New Roman"/>
          <w:color w:val="000000" w:themeColor="text1"/>
          <w:sz w:val="24"/>
          <w:szCs w:val="24"/>
          <w:lang w:val="it-IT"/>
        </w:rPr>
        <w:t xml:space="preserve"> M</w:t>
      </w:r>
      <w:r w:rsidRPr="00CF4E04">
        <w:rPr>
          <w:rFonts w:ascii="Times New Roman" w:hAnsi="Times New Roman"/>
          <w:color w:val="000000" w:themeColor="text1"/>
          <w:sz w:val="24"/>
          <w:szCs w:val="24"/>
          <w:lang w:val="it-IT"/>
        </w:rPr>
        <w:t xml:space="preserve"> Parks</w:t>
      </w:r>
      <w:r w:rsidRPr="00CF4E04">
        <w:rPr>
          <w:rFonts w:ascii="Times New Roman" w:hAnsi="Times New Roman"/>
          <w:color w:val="000000" w:themeColor="text1"/>
          <w:sz w:val="24"/>
          <w:szCs w:val="24"/>
          <w:vertAlign w:val="superscript"/>
          <w:lang w:val="it-IT"/>
        </w:rPr>
        <w:t>1,2</w:t>
      </w:r>
      <w:r w:rsidRPr="00CF4E04">
        <w:rPr>
          <w:rFonts w:ascii="Times New Roman" w:hAnsi="Times New Roman"/>
          <w:color w:val="000000" w:themeColor="text1"/>
          <w:sz w:val="24"/>
          <w:szCs w:val="24"/>
          <w:lang w:val="it-IT"/>
        </w:rPr>
        <w:t xml:space="preserve">, James </w:t>
      </w:r>
      <w:r w:rsidR="008D0F1B" w:rsidRPr="00CF4E04">
        <w:rPr>
          <w:rFonts w:ascii="Times New Roman" w:hAnsi="Times New Roman"/>
          <w:color w:val="000000" w:themeColor="text1"/>
          <w:sz w:val="24"/>
          <w:szCs w:val="24"/>
          <w:lang w:val="it-IT"/>
        </w:rPr>
        <w:t xml:space="preserve">E </w:t>
      </w:r>
      <w:r w:rsidRPr="00CF4E04">
        <w:rPr>
          <w:rFonts w:ascii="Times New Roman" w:hAnsi="Times New Roman"/>
          <w:color w:val="000000" w:themeColor="text1"/>
          <w:sz w:val="24"/>
          <w:szCs w:val="24"/>
          <w:lang w:val="it-IT"/>
        </w:rPr>
        <w:t>Bennett</w:t>
      </w:r>
      <w:r w:rsidRPr="00CF4E04">
        <w:rPr>
          <w:rFonts w:ascii="Times New Roman" w:hAnsi="Times New Roman"/>
          <w:color w:val="000000" w:themeColor="text1"/>
          <w:sz w:val="24"/>
          <w:szCs w:val="24"/>
          <w:vertAlign w:val="superscript"/>
          <w:lang w:val="it-IT"/>
        </w:rPr>
        <w:t>1,2</w:t>
      </w:r>
      <w:r w:rsidR="002C44C1">
        <w:rPr>
          <w:rFonts w:ascii="Times New Roman" w:hAnsi="Times New Roman"/>
          <w:color w:val="000000" w:themeColor="text1"/>
          <w:sz w:val="24"/>
          <w:szCs w:val="24"/>
          <w:vertAlign w:val="superscript"/>
          <w:lang w:val="it-IT"/>
        </w:rPr>
        <w:t>,3</w:t>
      </w:r>
      <w:r w:rsidRPr="00CF4E04">
        <w:rPr>
          <w:rFonts w:ascii="Times New Roman" w:hAnsi="Times New Roman"/>
          <w:color w:val="000000" w:themeColor="text1"/>
          <w:sz w:val="24"/>
          <w:szCs w:val="24"/>
          <w:lang w:val="it-IT"/>
        </w:rPr>
        <w:t>,</w:t>
      </w:r>
      <w:r w:rsidR="00E4479C" w:rsidRPr="00CF4E04">
        <w:rPr>
          <w:rFonts w:ascii="Times New Roman" w:hAnsi="Times New Roman"/>
          <w:color w:val="000000" w:themeColor="text1"/>
          <w:sz w:val="24"/>
          <w:szCs w:val="24"/>
          <w:lang w:val="it-IT"/>
        </w:rPr>
        <w:t xml:space="preserve"> </w:t>
      </w:r>
      <w:r w:rsidR="00F83DC4" w:rsidRPr="00CF4E04">
        <w:rPr>
          <w:rFonts w:ascii="Times New Roman" w:hAnsi="Times New Roman"/>
          <w:color w:val="000000" w:themeColor="text1"/>
          <w:sz w:val="24"/>
          <w:szCs w:val="24"/>
          <w:lang w:val="it-IT"/>
        </w:rPr>
        <w:t xml:space="preserve">Kyle </w:t>
      </w:r>
      <w:r w:rsidR="00B2656B" w:rsidRPr="00CF4E04">
        <w:rPr>
          <w:rFonts w:ascii="Times New Roman" w:hAnsi="Times New Roman"/>
          <w:color w:val="000000" w:themeColor="text1"/>
          <w:sz w:val="24"/>
          <w:szCs w:val="24"/>
          <w:lang w:val="it-IT"/>
        </w:rPr>
        <w:t xml:space="preserve">J </w:t>
      </w:r>
      <w:r w:rsidR="00F83DC4" w:rsidRPr="00CF4E04">
        <w:rPr>
          <w:rFonts w:ascii="Times New Roman" w:hAnsi="Times New Roman"/>
          <w:color w:val="000000" w:themeColor="text1"/>
          <w:sz w:val="24"/>
          <w:szCs w:val="24"/>
          <w:lang w:val="it-IT"/>
        </w:rPr>
        <w:t>Foreman</w:t>
      </w:r>
      <w:r w:rsidR="00C57E45" w:rsidRPr="00CF4E04">
        <w:rPr>
          <w:rFonts w:ascii="Times New Roman" w:hAnsi="Times New Roman"/>
          <w:color w:val="000000" w:themeColor="text1"/>
          <w:sz w:val="24"/>
          <w:szCs w:val="24"/>
          <w:vertAlign w:val="superscript"/>
          <w:lang w:val="it-IT"/>
        </w:rPr>
        <w:t>1,2,</w:t>
      </w:r>
      <w:r w:rsidR="002C44C1">
        <w:rPr>
          <w:rFonts w:ascii="Times New Roman" w:hAnsi="Times New Roman"/>
          <w:color w:val="000000" w:themeColor="text1"/>
          <w:sz w:val="24"/>
          <w:szCs w:val="24"/>
          <w:vertAlign w:val="superscript"/>
          <w:lang w:val="it-IT"/>
        </w:rPr>
        <w:t>4</w:t>
      </w:r>
      <w:r w:rsidR="00F83DC4" w:rsidRPr="00CF4E04">
        <w:rPr>
          <w:rFonts w:ascii="Times New Roman" w:hAnsi="Times New Roman"/>
          <w:color w:val="000000" w:themeColor="text1"/>
          <w:sz w:val="24"/>
          <w:szCs w:val="24"/>
          <w:lang w:val="it-IT"/>
        </w:rPr>
        <w:t xml:space="preserve">, </w:t>
      </w:r>
      <w:r w:rsidRPr="00CF4E04">
        <w:rPr>
          <w:rFonts w:ascii="Times New Roman" w:hAnsi="Times New Roman"/>
          <w:color w:val="000000" w:themeColor="text1"/>
          <w:sz w:val="24"/>
          <w:szCs w:val="24"/>
          <w:lang w:val="it-IT"/>
        </w:rPr>
        <w:t>Ralf Toumi</w:t>
      </w:r>
      <w:r w:rsidR="002C44C1">
        <w:rPr>
          <w:rFonts w:ascii="Times New Roman" w:hAnsi="Times New Roman"/>
          <w:color w:val="000000" w:themeColor="text1"/>
          <w:sz w:val="24"/>
          <w:szCs w:val="24"/>
          <w:vertAlign w:val="superscript"/>
          <w:lang w:val="it-IT"/>
        </w:rPr>
        <w:t>5</w:t>
      </w:r>
      <w:r w:rsidRPr="00CF4E04">
        <w:rPr>
          <w:rFonts w:ascii="Times New Roman" w:hAnsi="Times New Roman"/>
          <w:color w:val="000000" w:themeColor="text1"/>
          <w:sz w:val="24"/>
          <w:szCs w:val="24"/>
          <w:lang w:val="it-IT"/>
        </w:rPr>
        <w:t xml:space="preserve">, </w:t>
      </w:r>
      <w:proofErr w:type="spellStart"/>
      <w:r w:rsidRPr="00CF4E04">
        <w:rPr>
          <w:rFonts w:ascii="Times New Roman" w:hAnsi="Times New Roman"/>
          <w:color w:val="000000" w:themeColor="text1"/>
          <w:sz w:val="24"/>
          <w:szCs w:val="24"/>
          <w:lang w:val="it-IT"/>
        </w:rPr>
        <w:t>Majid</w:t>
      </w:r>
      <w:proofErr w:type="spellEnd"/>
      <w:r w:rsidRPr="00CF4E04">
        <w:rPr>
          <w:rFonts w:ascii="Times New Roman" w:hAnsi="Times New Roman"/>
          <w:color w:val="000000" w:themeColor="text1"/>
          <w:sz w:val="24"/>
          <w:szCs w:val="24"/>
          <w:lang w:val="it-IT"/>
        </w:rPr>
        <w:t xml:space="preserve"> Ezzati</w:t>
      </w:r>
      <w:r w:rsidRPr="00CF4E04">
        <w:rPr>
          <w:rFonts w:ascii="Times New Roman" w:hAnsi="Times New Roman"/>
          <w:color w:val="000000" w:themeColor="text1"/>
          <w:sz w:val="24"/>
          <w:szCs w:val="24"/>
          <w:vertAlign w:val="superscript"/>
          <w:lang w:val="it-IT"/>
        </w:rPr>
        <w:t>1,2</w:t>
      </w:r>
      <w:r w:rsidR="002C44C1">
        <w:rPr>
          <w:rFonts w:ascii="Times New Roman" w:hAnsi="Times New Roman"/>
          <w:color w:val="000000" w:themeColor="text1"/>
          <w:sz w:val="24"/>
          <w:szCs w:val="24"/>
          <w:vertAlign w:val="superscript"/>
          <w:lang w:val="it-IT"/>
        </w:rPr>
        <w:t>,3</w:t>
      </w:r>
      <w:r w:rsidRPr="00CF4E04">
        <w:rPr>
          <w:rFonts w:ascii="Times New Roman" w:hAnsi="Times New Roman"/>
          <w:color w:val="000000" w:themeColor="text1"/>
          <w:sz w:val="24"/>
          <w:szCs w:val="24"/>
          <w:vertAlign w:val="superscript"/>
          <w:lang w:val="it-IT"/>
        </w:rPr>
        <w:t>*</w:t>
      </w:r>
    </w:p>
    <w:p w14:paraId="32AF1ED8"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1 </w:t>
      </w:r>
      <w:r w:rsidRPr="00CF4E04">
        <w:rPr>
          <w:rFonts w:ascii="Times New Roman" w:hAnsi="Times New Roman"/>
          <w:color w:val="000000" w:themeColor="text1"/>
          <w:sz w:val="24"/>
          <w:szCs w:val="24"/>
        </w:rPr>
        <w:t>MRC-PHE Centre for Environment and Health, Imperial College London, London, United Kingdom</w:t>
      </w:r>
    </w:p>
    <w:p w14:paraId="5003E5BF" w14:textId="77777777" w:rsidR="00AB2DE0"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vertAlign w:val="superscript"/>
        </w:rPr>
        <w:t xml:space="preserve">2 </w:t>
      </w:r>
      <w:r w:rsidRPr="00CF4E04">
        <w:rPr>
          <w:rFonts w:ascii="Times New Roman" w:hAnsi="Times New Roman"/>
          <w:color w:val="000000" w:themeColor="text1"/>
          <w:sz w:val="24"/>
          <w:szCs w:val="24"/>
        </w:rPr>
        <w:t>Department of Epidemiology and Biostatistics, School of Public Health, Imperial College London, London, United Kingdom</w:t>
      </w:r>
    </w:p>
    <w:p w14:paraId="50E9F2D1" w14:textId="011FEA39" w:rsidR="002C44C1" w:rsidRPr="00CF4E04" w:rsidRDefault="002C44C1" w:rsidP="003F6B5D">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3</w:t>
      </w:r>
      <w:r w:rsidRPr="00CF4E04">
        <w:rPr>
          <w:rFonts w:ascii="Times New Roman" w:hAnsi="Times New Roman"/>
          <w:color w:val="000000" w:themeColor="text1"/>
          <w:sz w:val="24"/>
          <w:szCs w:val="24"/>
          <w:vertAlign w:val="superscript"/>
        </w:rPr>
        <w:t xml:space="preserve"> </w:t>
      </w:r>
      <w:r>
        <w:rPr>
          <w:rFonts w:ascii="Times New Roman" w:hAnsi="Times New Roman"/>
          <w:color w:val="000000" w:themeColor="text1"/>
          <w:sz w:val="24"/>
          <w:szCs w:val="24"/>
        </w:rPr>
        <w:t>WHO Collaborating Centre on NCD Surveillance and Epidemiology</w:t>
      </w:r>
      <w:r w:rsidR="00492ADC" w:rsidRPr="00CF4E04">
        <w:rPr>
          <w:rFonts w:ascii="Times New Roman" w:hAnsi="Times New Roman"/>
          <w:color w:val="000000" w:themeColor="text1"/>
          <w:sz w:val="24"/>
          <w:szCs w:val="24"/>
        </w:rPr>
        <w:t>, Imperial College London, London, United Kingdom</w:t>
      </w:r>
    </w:p>
    <w:p w14:paraId="033F1B8A" w14:textId="18400560" w:rsidR="00DC265F" w:rsidRPr="00B83A43" w:rsidRDefault="002C44C1" w:rsidP="003F6B5D">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4</w:t>
      </w:r>
      <w:r w:rsidRPr="00CF4E04">
        <w:rPr>
          <w:rFonts w:ascii="Times New Roman" w:hAnsi="Times New Roman"/>
          <w:color w:val="000000" w:themeColor="text1"/>
          <w:sz w:val="24"/>
          <w:szCs w:val="24"/>
          <w:vertAlign w:val="superscript"/>
        </w:rPr>
        <w:t xml:space="preserve"> </w:t>
      </w:r>
      <w:r w:rsidR="00BD3141" w:rsidRPr="00CF4E04">
        <w:rPr>
          <w:rFonts w:ascii="Times New Roman" w:hAnsi="Times New Roman"/>
          <w:color w:val="000000" w:themeColor="text1"/>
          <w:sz w:val="24"/>
          <w:szCs w:val="24"/>
        </w:rPr>
        <w:t xml:space="preserve">Institute for Health Metrics and Evaluation, </w:t>
      </w:r>
      <w:r w:rsidR="00B83A43">
        <w:rPr>
          <w:rFonts w:ascii="Times New Roman" w:hAnsi="Times New Roman"/>
          <w:color w:val="000000" w:themeColor="text1"/>
          <w:sz w:val="24"/>
          <w:szCs w:val="24"/>
        </w:rPr>
        <w:t xml:space="preserve">University of Washington, </w:t>
      </w:r>
      <w:r w:rsidR="008155F4" w:rsidRPr="00B83A43">
        <w:rPr>
          <w:rFonts w:ascii="Times New Roman" w:hAnsi="Times New Roman"/>
          <w:color w:val="000000" w:themeColor="text1"/>
          <w:sz w:val="24"/>
          <w:szCs w:val="24"/>
        </w:rPr>
        <w:t xml:space="preserve">Seattle, </w:t>
      </w:r>
      <w:r w:rsidR="00B83A43">
        <w:rPr>
          <w:rFonts w:ascii="Times New Roman" w:hAnsi="Times New Roman"/>
          <w:color w:val="000000" w:themeColor="text1"/>
          <w:sz w:val="24"/>
          <w:szCs w:val="24"/>
        </w:rPr>
        <w:t>USA</w:t>
      </w:r>
      <w:r w:rsidR="00AB2DE0" w:rsidRPr="00B83A43" w:rsidDel="00142DAC">
        <w:rPr>
          <w:rFonts w:ascii="Times New Roman" w:hAnsi="Times New Roman"/>
          <w:color w:val="000000" w:themeColor="text1"/>
          <w:sz w:val="24"/>
          <w:szCs w:val="24"/>
        </w:rPr>
        <w:t xml:space="preserve"> </w:t>
      </w:r>
    </w:p>
    <w:p w14:paraId="27103328" w14:textId="017DC122" w:rsidR="00DC265F" w:rsidRPr="00CF4E04" w:rsidRDefault="002C44C1" w:rsidP="003F6B5D">
      <w:pPr>
        <w:spacing w:after="0" w:line="480" w:lineRule="auto"/>
        <w:rPr>
          <w:rFonts w:ascii="Times New Roman" w:hAnsi="Times New Roman"/>
          <w:color w:val="000000" w:themeColor="text1"/>
          <w:sz w:val="24"/>
          <w:szCs w:val="24"/>
        </w:rPr>
      </w:pPr>
      <w:r>
        <w:rPr>
          <w:rFonts w:ascii="Times New Roman" w:hAnsi="Times New Roman"/>
          <w:color w:val="000000" w:themeColor="text1"/>
          <w:sz w:val="24"/>
          <w:szCs w:val="24"/>
          <w:vertAlign w:val="superscript"/>
        </w:rPr>
        <w:t>5</w:t>
      </w:r>
      <w:r w:rsidRPr="00CF4E04">
        <w:rPr>
          <w:rFonts w:ascii="Times New Roman" w:hAnsi="Times New Roman"/>
          <w:color w:val="000000" w:themeColor="text1"/>
          <w:sz w:val="24"/>
          <w:szCs w:val="24"/>
          <w:vertAlign w:val="superscript"/>
        </w:rPr>
        <w:t xml:space="preserve"> </w:t>
      </w:r>
      <w:r w:rsidR="00DC265F" w:rsidRPr="00CF4E04">
        <w:rPr>
          <w:rFonts w:ascii="Times New Roman" w:hAnsi="Times New Roman"/>
          <w:color w:val="000000" w:themeColor="text1"/>
          <w:sz w:val="24"/>
          <w:szCs w:val="24"/>
        </w:rPr>
        <w:t>Space and Atmospheric Physics, Imperial College London, London, United Kingdom</w:t>
      </w:r>
    </w:p>
    <w:p w14:paraId="33875DF3" w14:textId="77777777" w:rsidR="00DC265F" w:rsidRPr="00CF4E04" w:rsidRDefault="00DC265F" w:rsidP="003F6B5D">
      <w:pPr>
        <w:spacing w:after="0" w:line="480" w:lineRule="auto"/>
        <w:rPr>
          <w:rFonts w:ascii="Times New Roman" w:hAnsi="Times New Roman"/>
          <w:color w:val="000000" w:themeColor="text1"/>
          <w:sz w:val="24"/>
          <w:szCs w:val="24"/>
        </w:rPr>
      </w:pPr>
    </w:p>
    <w:p w14:paraId="6B2C0AA4" w14:textId="77777777" w:rsidR="00DC265F" w:rsidRPr="00CF4E04" w:rsidRDefault="00DC265F" w:rsidP="00AE7607">
      <w:pPr>
        <w:spacing w:after="0" w:line="480" w:lineRule="auto"/>
        <w:outlineLvl w:val="0"/>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Robbie M Parks: robbie.parks@imperial.ac.uk</w:t>
      </w:r>
    </w:p>
    <w:p w14:paraId="13A12DD7" w14:textId="25CB87A8" w:rsidR="00DC265F" w:rsidRPr="00CF4E04" w:rsidRDefault="00DC265F" w:rsidP="003F6B5D">
      <w:pPr>
        <w:spacing w:after="0" w:line="480" w:lineRule="auto"/>
        <w:rPr>
          <w:rFonts w:ascii="Times New Roman" w:hAnsi="Times New Roman"/>
          <w:sz w:val="24"/>
          <w:szCs w:val="24"/>
        </w:rPr>
      </w:pPr>
      <w:r w:rsidRPr="00CF4E04">
        <w:rPr>
          <w:rFonts w:ascii="Times New Roman" w:hAnsi="Times New Roman"/>
          <w:color w:val="000000" w:themeColor="text1"/>
          <w:sz w:val="24"/>
          <w:szCs w:val="24"/>
        </w:rPr>
        <w:t xml:space="preserve">James E Bennett: </w:t>
      </w:r>
      <w:r w:rsidR="006E3E3C" w:rsidRPr="00205B6D">
        <w:rPr>
          <w:rFonts w:ascii="Times New Roman" w:hAnsi="Times New Roman"/>
          <w:sz w:val="24"/>
          <w:szCs w:val="24"/>
        </w:rPr>
        <w:t>j.e.bennett@imperial.ac.uk</w:t>
      </w:r>
    </w:p>
    <w:p w14:paraId="2C21D0CC" w14:textId="0D5E19FA" w:rsidR="006E3E3C" w:rsidRPr="00CF4E04" w:rsidRDefault="006E3E3C" w:rsidP="003F6B5D">
      <w:pPr>
        <w:spacing w:after="0" w:line="480" w:lineRule="auto"/>
        <w:rPr>
          <w:rFonts w:ascii="Times New Roman" w:hAnsi="Times New Roman"/>
          <w:color w:val="000000" w:themeColor="text1"/>
          <w:sz w:val="24"/>
          <w:szCs w:val="24"/>
        </w:rPr>
      </w:pPr>
      <w:r w:rsidRPr="00CF4E04">
        <w:rPr>
          <w:rFonts w:ascii="Times New Roman" w:hAnsi="Times New Roman"/>
          <w:sz w:val="24"/>
          <w:szCs w:val="24"/>
        </w:rPr>
        <w:t>Kyle</w:t>
      </w:r>
      <w:r w:rsidR="00811F2E" w:rsidRPr="00CF4E04">
        <w:rPr>
          <w:rFonts w:ascii="Times New Roman" w:hAnsi="Times New Roman"/>
          <w:sz w:val="24"/>
          <w:szCs w:val="24"/>
        </w:rPr>
        <w:t xml:space="preserve"> Foreman: kfor@uw.edu</w:t>
      </w:r>
    </w:p>
    <w:p w14:paraId="2968591D" w14:textId="77777777" w:rsidR="00DC265F" w:rsidRPr="00CF4E04" w:rsidRDefault="00DC265F" w:rsidP="003F6B5D">
      <w:pPr>
        <w:spacing w:after="0" w:line="480" w:lineRule="auto"/>
        <w:rPr>
          <w:rFonts w:ascii="Times New Roman" w:hAnsi="Times New Roman"/>
          <w:color w:val="000000" w:themeColor="text1"/>
          <w:sz w:val="24"/>
          <w:szCs w:val="24"/>
          <w:lang w:val="it-IT"/>
        </w:rPr>
      </w:pPr>
      <w:r w:rsidRPr="00CF4E04">
        <w:rPr>
          <w:rFonts w:ascii="Times New Roman" w:hAnsi="Times New Roman"/>
          <w:color w:val="000000" w:themeColor="text1"/>
          <w:sz w:val="24"/>
          <w:szCs w:val="24"/>
          <w:lang w:val="it-IT"/>
        </w:rPr>
        <w:t>Ralf Toumi: r.toumi@imperial.ac.uk</w:t>
      </w:r>
    </w:p>
    <w:p w14:paraId="232F765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lang w:val="it-IT"/>
        </w:rPr>
        <w:t xml:space="preserve">Majid Ezzati: </w:t>
      </w:r>
      <w:r w:rsidRPr="00CF4E04">
        <w:rPr>
          <w:rFonts w:ascii="Times New Roman" w:hAnsi="Times New Roman"/>
          <w:color w:val="000000" w:themeColor="text1"/>
          <w:sz w:val="24"/>
          <w:szCs w:val="24"/>
        </w:rPr>
        <w:t>majid.ezzati@imperial.ac.uk</w:t>
      </w:r>
    </w:p>
    <w:p w14:paraId="6EDCBCE7" w14:textId="77777777" w:rsidR="00DC265F" w:rsidRPr="00CF4E04" w:rsidRDefault="00DC265F" w:rsidP="003F6B5D">
      <w:pPr>
        <w:spacing w:after="0" w:line="480" w:lineRule="auto"/>
        <w:rPr>
          <w:rFonts w:ascii="Times New Roman" w:hAnsi="Times New Roman"/>
          <w:color w:val="000000" w:themeColor="text1"/>
          <w:sz w:val="24"/>
          <w:szCs w:val="24"/>
        </w:rPr>
      </w:pPr>
    </w:p>
    <w:p w14:paraId="2547D212"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 Corresponding author: </w:t>
      </w:r>
    </w:p>
    <w:p w14:paraId="4F52C29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Majid Ezzati</w:t>
      </w:r>
    </w:p>
    <w:p w14:paraId="35003B0E"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Imperial College London</w:t>
      </w:r>
    </w:p>
    <w:p w14:paraId="64E648E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Norfolk Place</w:t>
      </w:r>
    </w:p>
    <w:p w14:paraId="71877DF6"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London W2 1PG, UK</w:t>
      </w:r>
    </w:p>
    <w:p w14:paraId="75F84179"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E-mail: majid.ezzati@imperial.ac.uk</w:t>
      </w:r>
    </w:p>
    <w:p w14:paraId="4FF4A994" w14:textId="77777777" w:rsidR="00DC265F" w:rsidRPr="00CF4E04" w:rsidRDefault="00DC265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Tel: +44 (0)20 7594 0767  </w:t>
      </w:r>
    </w:p>
    <w:p w14:paraId="33DC9B1D" w14:textId="413FF7D1" w:rsidR="00F15C6C" w:rsidRPr="00CF4E04" w:rsidRDefault="00F15C6C" w:rsidP="000A2B50">
      <w:pPr>
        <w:spacing w:after="0"/>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2B58BA68" w14:textId="2BD0B2D6" w:rsidR="007C782D" w:rsidRPr="00CF4E04" w:rsidRDefault="007C782D" w:rsidP="007C782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lastRenderedPageBreak/>
        <w:t xml:space="preserve">It has been hypothesised that a warmer world may lower </w:t>
      </w:r>
      <w:r w:rsidR="00492ADC">
        <w:rPr>
          <w:rFonts w:ascii="Times New Roman" w:hAnsi="Times New Roman"/>
          <w:b/>
          <w:color w:val="000000" w:themeColor="text1"/>
          <w:sz w:val="24"/>
          <w:szCs w:val="24"/>
        </w:rPr>
        <w:t>winter mortality</w:t>
      </w:r>
      <w:r w:rsidRPr="00CF4E04">
        <w:rPr>
          <w:rFonts w:ascii="Times New Roman" w:hAnsi="Times New Roman"/>
          <w:b/>
          <w:color w:val="000000" w:themeColor="text1"/>
          <w:sz w:val="24"/>
          <w:szCs w:val="24"/>
        </w:rPr>
        <w:t xml:space="preserve"> in temperate climates</w:t>
      </w:r>
      <w:r w:rsidR="00D06A28">
        <w:rPr>
          <w:rFonts w:ascii="Times New Roman" w:hAnsi="Times New Roman"/>
          <w:b/>
          <w:color w:val="000000" w:themeColor="text1"/>
          <w:sz w:val="24"/>
          <w:szCs w:val="24"/>
        </w:rPr>
        <w:t>.</w:t>
      </w:r>
      <w:r w:rsidR="004E387E">
        <w:rPr>
          <w:rFonts w:ascii="Times New Roman" w:hAnsi="Times New Roman"/>
          <w:b/>
          <w:color w:val="000000" w:themeColor="text1"/>
          <w:sz w:val="24"/>
          <w:szCs w:val="24"/>
        </w:rPr>
        <w:fldChar w:fldCharType="begin">
          <w:fldData xml:space="preserve">PEVuZE5vdGU+PENpdGU+PEF1dGhvcj5MYW5nZm9yZDwvQXV0aG9yPjxZZWFyPjE5OTU8L1llYXI+
PFJlY051bT45NjA8L1JlY051bT48RGlzcGxheVRleHQ+PHN0eWxlIGZhY2U9InN1cGVyc2NyaXB0
Ij4xLDI8L3N0eWxlPjwvRGlzcGxheVRleHQ+PHJlY29yZD48cmVjLW51bWJlcj45NjA8L3JlYy1u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sidR="00D06A28">
        <w:rPr>
          <w:rFonts w:ascii="Times New Roman" w:hAnsi="Times New Roman"/>
          <w:b/>
          <w:color w:val="000000" w:themeColor="text1"/>
          <w:sz w:val="24"/>
          <w:szCs w:val="24"/>
        </w:rPr>
        <w:instrText xml:space="preserve"> ADDIN EN.CITE </w:instrText>
      </w:r>
      <w:r w:rsidR="00D06A28">
        <w:rPr>
          <w:rFonts w:ascii="Times New Roman" w:hAnsi="Times New Roman"/>
          <w:b/>
          <w:color w:val="000000" w:themeColor="text1"/>
          <w:sz w:val="24"/>
          <w:szCs w:val="24"/>
        </w:rPr>
        <w:fldChar w:fldCharType="begin">
          <w:fldData xml:space="preserve">PEVuZE5vdGU+PENpdGU+PEF1dGhvcj5MYW5nZm9yZDwvQXV0aG9yPjxZZWFyPjE5OTU8L1llYXI+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</w:fldData>
        </w:fldChar>
      </w:r>
      <w:r w:rsidR="00D06A28">
        <w:rPr>
          <w:rFonts w:ascii="Times New Roman" w:hAnsi="Times New Roman"/>
          <w:b/>
          <w:color w:val="000000" w:themeColor="text1"/>
          <w:sz w:val="24"/>
          <w:szCs w:val="24"/>
        </w:rPr>
        <w:instrText xml:space="preserve"> ADDIN EN.CITE.DATA </w:instrText>
      </w:r>
      <w:r w:rsidR="00D06A28">
        <w:rPr>
          <w:rFonts w:ascii="Times New Roman" w:hAnsi="Times New Roman"/>
          <w:b/>
          <w:color w:val="000000" w:themeColor="text1"/>
          <w:sz w:val="24"/>
          <w:szCs w:val="24"/>
        </w:rPr>
      </w:r>
      <w:r w:rsidR="00D06A28">
        <w:rPr>
          <w:rFonts w:ascii="Times New Roman" w:hAnsi="Times New Roman"/>
          <w:b/>
          <w:color w:val="000000" w:themeColor="text1"/>
          <w:sz w:val="24"/>
          <w:szCs w:val="24"/>
        </w:rPr>
        <w:fldChar w:fldCharType="end"/>
      </w:r>
      <w:r w:rsidR="004E387E">
        <w:rPr>
          <w:rFonts w:ascii="Times New Roman" w:hAnsi="Times New Roman"/>
          <w:b/>
          <w:color w:val="000000" w:themeColor="text1"/>
          <w:sz w:val="24"/>
          <w:szCs w:val="24"/>
        </w:rPr>
      </w:r>
      <w:r w:rsidR="004E387E">
        <w:rPr>
          <w:rFonts w:ascii="Times New Roman" w:hAnsi="Times New Roman"/>
          <w:b/>
          <w:color w:val="000000" w:themeColor="text1"/>
          <w:sz w:val="24"/>
          <w:szCs w:val="24"/>
        </w:rPr>
        <w:fldChar w:fldCharType="separate"/>
      </w:r>
      <w:r w:rsidR="00D06A28" w:rsidRPr="00D06A28">
        <w:rPr>
          <w:rFonts w:ascii="Times New Roman" w:hAnsi="Times New Roman"/>
          <w:b/>
          <w:noProof/>
          <w:color w:val="000000" w:themeColor="text1"/>
          <w:sz w:val="24"/>
          <w:szCs w:val="24"/>
          <w:vertAlign w:val="superscript"/>
        </w:rPr>
        <w:t>1,2</w:t>
      </w:r>
      <w:r w:rsidR="004E387E">
        <w:rPr>
          <w:rFonts w:ascii="Times New Roman" w:hAnsi="Times New Roman"/>
          <w:b/>
          <w:color w:val="000000" w:themeColor="text1"/>
          <w:sz w:val="24"/>
          <w:szCs w:val="24"/>
        </w:rPr>
        <w:fldChar w:fldCharType="end"/>
      </w:r>
      <w:r w:rsidRPr="00CF4E04">
        <w:rPr>
          <w:rFonts w:ascii="Times New Roman" w:hAnsi="Times New Roman"/>
          <w:b/>
          <w:color w:val="000000" w:themeColor="text1"/>
          <w:sz w:val="24"/>
          <w:szCs w:val="24"/>
        </w:rPr>
        <w:t xml:space="preserve"> There is however limited data </w:t>
      </w:r>
      <w:r w:rsidR="00C57E45" w:rsidRPr="00CF4E04">
        <w:rPr>
          <w:rFonts w:ascii="Times New Roman" w:hAnsi="Times New Roman"/>
          <w:b/>
          <w:color w:val="000000" w:themeColor="text1"/>
          <w:sz w:val="24"/>
          <w:szCs w:val="24"/>
        </w:rPr>
        <w:t>to characterise the</w:t>
      </w:r>
      <w:r w:rsidRPr="00CF4E04">
        <w:rPr>
          <w:rFonts w:ascii="Times New Roman" w:hAnsi="Times New Roman"/>
          <w:b/>
          <w:color w:val="000000" w:themeColor="text1"/>
          <w:sz w:val="24"/>
          <w:szCs w:val="24"/>
        </w:rPr>
        <w:t xml:space="preserve"> seasonality of mortality </w:t>
      </w:r>
      <w:r w:rsidR="00A46C53" w:rsidRPr="00CF4E04">
        <w:rPr>
          <w:rFonts w:ascii="Times New Roman" w:hAnsi="Times New Roman"/>
          <w:b/>
          <w:color w:val="000000" w:themeColor="text1"/>
          <w:sz w:val="24"/>
          <w:szCs w:val="24"/>
        </w:rPr>
        <w:t>in relation to</w:t>
      </w:r>
      <w:r w:rsidR="00A46C53" w:rsidRPr="00CF4E04" w:rsidDel="00C57E45">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age</w:t>
      </w:r>
      <w:r w:rsidR="00A46C53" w:rsidRPr="00CF4E04">
        <w:rPr>
          <w:rFonts w:ascii="Times New Roman" w:hAnsi="Times New Roman"/>
          <w:b/>
          <w:color w:val="000000" w:themeColor="text1"/>
          <w:sz w:val="24"/>
          <w:szCs w:val="24"/>
        </w:rPr>
        <w:t>,</w:t>
      </w:r>
      <w:r w:rsidRPr="00CF4E04">
        <w:rPr>
          <w:rFonts w:ascii="Times New Roman" w:hAnsi="Times New Roman"/>
          <w:b/>
          <w:color w:val="000000" w:themeColor="text1"/>
          <w:sz w:val="24"/>
          <w:szCs w:val="24"/>
        </w:rPr>
        <w:t xml:space="preserve"> sex, and </w:t>
      </w:r>
      <w:r w:rsidR="00A46C53" w:rsidRPr="00CF4E04">
        <w:rPr>
          <w:rFonts w:ascii="Times New Roman" w:hAnsi="Times New Roman"/>
          <w:b/>
          <w:color w:val="000000" w:themeColor="text1"/>
          <w:sz w:val="24"/>
          <w:szCs w:val="24"/>
        </w:rPr>
        <w:t>local climat</w:t>
      </w:r>
      <w:r w:rsidR="00205B6D">
        <w:rPr>
          <w:rFonts w:ascii="Times New Roman" w:hAnsi="Times New Roman"/>
          <w:b/>
          <w:color w:val="000000" w:themeColor="text1"/>
          <w:sz w:val="24"/>
          <w:szCs w:val="24"/>
        </w:rPr>
        <w:t>e</w:t>
      </w:r>
      <w:r w:rsidRPr="00CF4E04">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or to understand how</w:t>
      </w:r>
      <w:r w:rsidRPr="00CF4E04">
        <w:rPr>
          <w:rFonts w:ascii="Times New Roman" w:hAnsi="Times New Roman"/>
          <w:b/>
          <w:color w:val="000000" w:themeColor="text1"/>
          <w:sz w:val="24"/>
          <w:szCs w:val="24"/>
        </w:rPr>
        <w:t xml:space="preserve"> it has changed over time.  Here, we use geo-coded data on deaths </w:t>
      </w:r>
      <w:r w:rsidR="00A46C53" w:rsidRPr="00CF4E04">
        <w:rPr>
          <w:rFonts w:ascii="Times New Roman" w:hAnsi="Times New Roman"/>
          <w:b/>
          <w:color w:val="000000" w:themeColor="text1"/>
          <w:sz w:val="24"/>
          <w:szCs w:val="24"/>
        </w:rPr>
        <w:t xml:space="preserve">in the USA </w:t>
      </w:r>
      <w:r w:rsidRPr="00CF4E04">
        <w:rPr>
          <w:rFonts w:ascii="Times New Roman" w:hAnsi="Times New Roman"/>
          <w:b/>
          <w:color w:val="000000" w:themeColor="text1"/>
          <w:sz w:val="24"/>
          <w:szCs w:val="24"/>
        </w:rPr>
        <w:t xml:space="preserve">and wavelet analytical techniques to </w:t>
      </w:r>
      <w:r w:rsidR="006E3210">
        <w:rPr>
          <w:rFonts w:ascii="Times New Roman" w:hAnsi="Times New Roman"/>
          <w:b/>
          <w:color w:val="000000" w:themeColor="text1"/>
          <w:sz w:val="24"/>
          <w:szCs w:val="24"/>
        </w:rPr>
        <w:t xml:space="preserve">comprehensively </w:t>
      </w:r>
      <w:r w:rsidRPr="00CF4E04">
        <w:rPr>
          <w:rFonts w:ascii="Times New Roman" w:hAnsi="Times New Roman"/>
          <w:b/>
          <w:color w:val="000000" w:themeColor="text1"/>
          <w:sz w:val="24"/>
          <w:szCs w:val="24"/>
        </w:rPr>
        <w:t xml:space="preserve">analyse the seasonality of mortality by age group and sex from 1982 to 2013, nationally and in subnational climatic regions. </w:t>
      </w:r>
      <w:r w:rsidR="00C07F43">
        <w:rPr>
          <w:rFonts w:ascii="Times New Roman" w:hAnsi="Times New Roman"/>
          <w:b/>
          <w:color w:val="000000" w:themeColor="text1"/>
          <w:sz w:val="24"/>
          <w:szCs w:val="24"/>
        </w:rPr>
        <w:t>D</w:t>
      </w:r>
      <w:r w:rsidRPr="00CF4E04">
        <w:rPr>
          <w:rFonts w:ascii="Times New Roman" w:hAnsi="Times New Roman"/>
          <w:b/>
          <w:color w:val="000000" w:themeColor="text1"/>
          <w:sz w:val="24"/>
          <w:szCs w:val="24"/>
        </w:rPr>
        <w:t xml:space="preserve">eath rates in men and women older than 45 years exhibit statistically significant seasonality with peak in January/February and minimum in </w:t>
      </w:r>
      <w:r w:rsidR="00F0084F" w:rsidRPr="00CF4E04">
        <w:rPr>
          <w:rFonts w:ascii="Times New Roman" w:hAnsi="Times New Roman"/>
          <w:b/>
          <w:color w:val="000000" w:themeColor="text1"/>
          <w:sz w:val="24"/>
          <w:szCs w:val="24"/>
        </w:rPr>
        <w:t>June</w:t>
      </w:r>
      <w:r w:rsidRPr="00CF4E04">
        <w:rPr>
          <w:rFonts w:ascii="Times New Roman" w:hAnsi="Times New Roman"/>
          <w:b/>
          <w:color w:val="000000" w:themeColor="text1"/>
          <w:sz w:val="24"/>
          <w:szCs w:val="24"/>
        </w:rPr>
        <w:t>/</w:t>
      </w:r>
      <w:r w:rsidR="00F0084F" w:rsidRPr="00CF4E04">
        <w:rPr>
          <w:rFonts w:ascii="Times New Roman" w:hAnsi="Times New Roman"/>
          <w:b/>
          <w:color w:val="000000" w:themeColor="text1"/>
          <w:sz w:val="24"/>
          <w:szCs w:val="24"/>
        </w:rPr>
        <w:t>July</w:t>
      </w:r>
      <w:r w:rsidRPr="00CF4E04">
        <w:rPr>
          <w:rFonts w:ascii="Times New Roman" w:hAnsi="Times New Roman"/>
          <w:b/>
          <w:color w:val="000000" w:themeColor="text1"/>
          <w:sz w:val="24"/>
          <w:szCs w:val="24"/>
        </w:rPr>
        <w:t xml:space="preserve">. </w:t>
      </w:r>
      <w:r w:rsidR="00492ADC">
        <w:rPr>
          <w:rFonts w:ascii="Times New Roman" w:hAnsi="Times New Roman"/>
          <w:b/>
          <w:color w:val="000000" w:themeColor="text1"/>
          <w:sz w:val="24"/>
          <w:szCs w:val="24"/>
        </w:rPr>
        <w:t>P</w:t>
      </w:r>
      <w:r w:rsidRPr="00CF4E04">
        <w:rPr>
          <w:rFonts w:ascii="Times New Roman" w:hAnsi="Times New Roman"/>
          <w:b/>
          <w:color w:val="000000" w:themeColor="text1"/>
          <w:sz w:val="24"/>
          <w:szCs w:val="24"/>
        </w:rPr>
        <w:t xml:space="preserve">ercent </w:t>
      </w:r>
      <w:r w:rsidR="00492ADC">
        <w:rPr>
          <w:rFonts w:ascii="Times New Roman" w:hAnsi="Times New Roman"/>
          <w:b/>
          <w:color w:val="000000" w:themeColor="text1"/>
          <w:sz w:val="24"/>
          <w:szCs w:val="24"/>
        </w:rPr>
        <w:t>difference in death rates between</w:t>
      </w:r>
      <w:r w:rsidRPr="00CF4E04">
        <w:rPr>
          <w:rFonts w:ascii="Times New Roman" w:hAnsi="Times New Roman"/>
          <w:b/>
          <w:color w:val="000000" w:themeColor="text1"/>
          <w:sz w:val="24"/>
          <w:szCs w:val="24"/>
        </w:rPr>
        <w:t xml:space="preserve"> peak</w:t>
      </w:r>
      <w:r w:rsidR="00492ADC">
        <w:rPr>
          <w:rFonts w:ascii="Times New Roman" w:hAnsi="Times New Roman"/>
          <w:b/>
          <w:color w:val="000000" w:themeColor="text1"/>
          <w:sz w:val="24"/>
          <w:szCs w:val="24"/>
        </w:rPr>
        <w:t xml:space="preserve"> and </w:t>
      </w:r>
      <w:r w:rsidR="00492ADC" w:rsidRPr="00CF4E04">
        <w:rPr>
          <w:rFonts w:ascii="Times New Roman" w:hAnsi="Times New Roman"/>
          <w:b/>
          <w:color w:val="000000" w:themeColor="text1"/>
          <w:sz w:val="24"/>
          <w:szCs w:val="24"/>
        </w:rPr>
        <w:t xml:space="preserve">minimum </w:t>
      </w:r>
      <w:r w:rsidRPr="00CF4E04">
        <w:rPr>
          <w:rFonts w:ascii="Times New Roman" w:hAnsi="Times New Roman"/>
          <w:b/>
          <w:color w:val="000000" w:themeColor="text1"/>
          <w:sz w:val="24"/>
          <w:szCs w:val="24"/>
        </w:rPr>
        <w:t>month</w:t>
      </w:r>
      <w:r w:rsidR="00492ADC">
        <w:rPr>
          <w:rFonts w:ascii="Times New Roman" w:hAnsi="Times New Roman"/>
          <w:b/>
          <w:color w:val="000000" w:themeColor="text1"/>
          <w:sz w:val="24"/>
          <w:szCs w:val="24"/>
        </w:rPr>
        <w:t xml:space="preserve">s </w:t>
      </w:r>
      <w:r w:rsidRPr="00CF4E04">
        <w:rPr>
          <w:rFonts w:ascii="Times New Roman" w:hAnsi="Times New Roman"/>
          <w:b/>
          <w:color w:val="000000" w:themeColor="text1"/>
          <w:sz w:val="24"/>
          <w:szCs w:val="24"/>
        </w:rPr>
        <w:t xml:space="preserve">declined by less than </w:t>
      </w:r>
      <w:r w:rsidR="00364EE9">
        <w:rPr>
          <w:rFonts w:ascii="Times New Roman" w:hAnsi="Times New Roman"/>
          <w:b/>
          <w:color w:val="000000" w:themeColor="text1"/>
          <w:sz w:val="24"/>
          <w:szCs w:val="24"/>
        </w:rPr>
        <w:t>seven</w:t>
      </w:r>
      <w:r w:rsidRPr="00CF4E04">
        <w:rPr>
          <w:rFonts w:ascii="Times New Roman" w:hAnsi="Times New Roman"/>
          <w:b/>
          <w:color w:val="000000" w:themeColor="text1"/>
          <w:sz w:val="24"/>
          <w:szCs w:val="24"/>
        </w:rPr>
        <w:t xml:space="preserve"> percentage points </w:t>
      </w:r>
      <w:r w:rsidR="00C07F43" w:rsidRPr="00CF4E04">
        <w:rPr>
          <w:rFonts w:ascii="Times New Roman" w:hAnsi="Times New Roman"/>
          <w:b/>
          <w:color w:val="000000" w:themeColor="text1"/>
          <w:sz w:val="24"/>
          <w:szCs w:val="24"/>
        </w:rPr>
        <w:t>from 1982 to 2013</w:t>
      </w:r>
      <w:r w:rsidR="00140560">
        <w:rPr>
          <w:rFonts w:ascii="Times New Roman" w:hAnsi="Times New Roman"/>
          <w:b/>
          <w:color w:val="000000" w:themeColor="text1"/>
          <w:sz w:val="24"/>
          <w:szCs w:val="24"/>
        </w:rPr>
        <w:t xml:space="preserve"> nationally, and was independent of temperature difference between these two months in different climate regions</w:t>
      </w:r>
      <w:r w:rsidRPr="00CF4E04">
        <w:rPr>
          <w:rFonts w:ascii="Times New Roman" w:hAnsi="Times New Roman"/>
          <w:b/>
          <w:color w:val="000000" w:themeColor="text1"/>
          <w:sz w:val="24"/>
          <w:szCs w:val="24"/>
        </w:rPr>
        <w:t>. Under five years of age, seasonality of mortality largely disappeared after the 1990s. In adolescent</w:t>
      </w:r>
      <w:r w:rsidR="00C07F43">
        <w:rPr>
          <w:rFonts w:ascii="Times New Roman" w:hAnsi="Times New Roman"/>
          <w:b/>
          <w:color w:val="000000" w:themeColor="text1"/>
          <w:sz w:val="24"/>
          <w:szCs w:val="24"/>
        </w:rPr>
        <w:t>s</w:t>
      </w:r>
      <w:r w:rsidRPr="00CF4E04">
        <w:rPr>
          <w:rFonts w:ascii="Times New Roman" w:hAnsi="Times New Roman"/>
          <w:b/>
          <w:color w:val="000000" w:themeColor="text1"/>
          <w:sz w:val="24"/>
          <w:szCs w:val="24"/>
        </w:rPr>
        <w:t xml:space="preserve"> and young adults, especially in males, death rates peak in </w:t>
      </w:r>
      <w:r w:rsidR="00DC66AF" w:rsidRPr="00CF4E04">
        <w:rPr>
          <w:rFonts w:ascii="Times New Roman" w:hAnsi="Times New Roman"/>
          <w:b/>
          <w:color w:val="000000" w:themeColor="text1"/>
          <w:sz w:val="24"/>
          <w:szCs w:val="24"/>
        </w:rPr>
        <w:t>June/July</w:t>
      </w:r>
      <w:r w:rsidRPr="00CF4E04">
        <w:rPr>
          <w:rFonts w:ascii="Times New Roman" w:hAnsi="Times New Roman"/>
          <w:b/>
          <w:color w:val="000000" w:themeColor="text1"/>
          <w:sz w:val="24"/>
          <w:szCs w:val="24"/>
        </w:rPr>
        <w:t xml:space="preserve"> and </w:t>
      </w:r>
      <w:r w:rsidR="00C07F43">
        <w:rPr>
          <w:rFonts w:ascii="Times New Roman" w:hAnsi="Times New Roman"/>
          <w:b/>
          <w:color w:val="000000" w:themeColor="text1"/>
          <w:sz w:val="24"/>
          <w:szCs w:val="24"/>
        </w:rPr>
        <w:t>are</w:t>
      </w:r>
      <w:r w:rsidR="00C07F43" w:rsidRPr="00CF4E04">
        <w:rPr>
          <w:rFonts w:ascii="Times New Roman" w:hAnsi="Times New Roman"/>
          <w:b/>
          <w:color w:val="000000" w:themeColor="text1"/>
          <w:sz w:val="24"/>
          <w:szCs w:val="24"/>
        </w:rPr>
        <w:t xml:space="preserve"> </w:t>
      </w:r>
      <w:r w:rsidRPr="00CF4E04">
        <w:rPr>
          <w:rFonts w:ascii="Times New Roman" w:hAnsi="Times New Roman"/>
          <w:b/>
          <w:color w:val="000000" w:themeColor="text1"/>
          <w:sz w:val="24"/>
          <w:szCs w:val="24"/>
        </w:rPr>
        <w:t xml:space="preserve">lowest in </w:t>
      </w:r>
      <w:r w:rsidR="00DC66AF" w:rsidRPr="00CF4E04">
        <w:rPr>
          <w:rFonts w:ascii="Times New Roman" w:hAnsi="Times New Roman"/>
          <w:b/>
          <w:color w:val="000000" w:themeColor="text1"/>
          <w:sz w:val="24"/>
          <w:szCs w:val="24"/>
        </w:rPr>
        <w:t>December/January</w:t>
      </w:r>
      <w:r w:rsidRPr="00CF4E04">
        <w:rPr>
          <w:rFonts w:ascii="Times New Roman" w:hAnsi="Times New Roman"/>
          <w:b/>
          <w:color w:val="000000" w:themeColor="text1"/>
          <w:sz w:val="24"/>
          <w:szCs w:val="24"/>
        </w:rPr>
        <w:t xml:space="preserve">, </w:t>
      </w:r>
      <w:r w:rsidR="00F67108">
        <w:rPr>
          <w:rFonts w:ascii="Times New Roman" w:hAnsi="Times New Roman"/>
          <w:b/>
          <w:color w:val="000000" w:themeColor="text1"/>
          <w:sz w:val="24"/>
          <w:szCs w:val="24"/>
        </w:rPr>
        <w:t xml:space="preserve">but the percent difference </w:t>
      </w:r>
      <w:r w:rsidR="00F67108" w:rsidRPr="00CF4E04">
        <w:rPr>
          <w:rFonts w:ascii="Times New Roman" w:hAnsi="Times New Roman"/>
          <w:b/>
          <w:color w:val="000000" w:themeColor="text1"/>
          <w:sz w:val="24"/>
          <w:szCs w:val="24"/>
        </w:rPr>
        <w:t>peak</w:t>
      </w:r>
      <w:r w:rsidR="00F67108">
        <w:rPr>
          <w:rFonts w:ascii="Times New Roman" w:hAnsi="Times New Roman"/>
          <w:b/>
          <w:color w:val="000000" w:themeColor="text1"/>
          <w:sz w:val="24"/>
          <w:szCs w:val="24"/>
        </w:rPr>
        <w:t xml:space="preserve"> and </w:t>
      </w:r>
      <w:r w:rsidR="00F67108" w:rsidRPr="00CF4E04">
        <w:rPr>
          <w:rFonts w:ascii="Times New Roman" w:hAnsi="Times New Roman"/>
          <w:b/>
          <w:color w:val="000000" w:themeColor="text1"/>
          <w:sz w:val="24"/>
          <w:szCs w:val="24"/>
        </w:rPr>
        <w:t>minimum month</w:t>
      </w:r>
      <w:r w:rsidR="00F67108">
        <w:rPr>
          <w:rFonts w:ascii="Times New Roman" w:hAnsi="Times New Roman"/>
          <w:b/>
          <w:color w:val="000000" w:themeColor="text1"/>
          <w:sz w:val="24"/>
          <w:szCs w:val="24"/>
        </w:rPr>
        <w:t>s</w:t>
      </w:r>
      <w:r w:rsidRPr="00CF4E04">
        <w:rPr>
          <w:rFonts w:ascii="Times New Roman" w:hAnsi="Times New Roman"/>
          <w:b/>
          <w:color w:val="000000" w:themeColor="text1"/>
          <w:sz w:val="24"/>
          <w:szCs w:val="24"/>
        </w:rPr>
        <w:t xml:space="preserve"> shrank over time. </w:t>
      </w:r>
      <w:r w:rsidR="00C61F47">
        <w:rPr>
          <w:rFonts w:ascii="Times New Roman" w:hAnsi="Times New Roman"/>
          <w:b/>
          <w:color w:val="000000" w:themeColor="text1"/>
          <w:sz w:val="24"/>
          <w:szCs w:val="24"/>
        </w:rPr>
        <w:t xml:space="preserve"> </w:t>
      </w:r>
      <w:r w:rsidR="00A46C53" w:rsidRPr="00CF4E04">
        <w:rPr>
          <w:rFonts w:ascii="Times New Roman" w:hAnsi="Times New Roman"/>
          <w:b/>
          <w:color w:val="000000" w:themeColor="text1"/>
          <w:sz w:val="24"/>
          <w:szCs w:val="24"/>
        </w:rPr>
        <w:t>The findings allow identifying at-risk groups, plan responses at the present time, and envision how changes in regional climate may influence seasonal mortality.</w:t>
      </w:r>
      <w:r w:rsidR="00341340">
        <w:rPr>
          <w:rFonts w:ascii="Times New Roman" w:hAnsi="Times New Roman"/>
          <w:b/>
          <w:color w:val="000000" w:themeColor="text1"/>
          <w:sz w:val="24"/>
          <w:szCs w:val="24"/>
        </w:rPr>
        <w:t xml:space="preserve"> </w:t>
      </w:r>
      <w:r w:rsidR="00F67108">
        <w:rPr>
          <w:rFonts w:ascii="Times New Roman" w:hAnsi="Times New Roman"/>
          <w:b/>
          <w:color w:val="000000" w:themeColor="text1"/>
          <w:sz w:val="24"/>
          <w:szCs w:val="24"/>
        </w:rPr>
        <w:t>Currently, all parts of USA</w:t>
      </w:r>
      <w:r w:rsidR="009C63F2">
        <w:rPr>
          <w:rFonts w:ascii="Times New Roman" w:hAnsi="Times New Roman"/>
          <w:b/>
          <w:color w:val="000000" w:themeColor="text1"/>
          <w:sz w:val="24"/>
          <w:szCs w:val="24"/>
        </w:rPr>
        <w:t xml:space="preserve"> </w:t>
      </w:r>
      <w:r w:rsidR="00F67108">
        <w:rPr>
          <w:rFonts w:ascii="Times New Roman" w:hAnsi="Times New Roman"/>
          <w:b/>
          <w:color w:val="000000" w:themeColor="text1"/>
          <w:sz w:val="24"/>
          <w:szCs w:val="24"/>
        </w:rPr>
        <w:t xml:space="preserve">are similarly </w:t>
      </w:r>
      <w:ins w:id="0" w:author="Parks, Robbie M" w:date="2017-01-31T14:12:00Z">
        <w:r w:rsidR="00CF4411">
          <w:rPr>
            <w:rFonts w:ascii="Times New Roman" w:hAnsi="Times New Roman"/>
            <w:b/>
            <w:color w:val="000000" w:themeColor="text1"/>
            <w:sz w:val="24"/>
            <w:szCs w:val="24"/>
          </w:rPr>
          <w:t xml:space="preserve">adapted </w:t>
        </w:r>
      </w:ins>
      <w:r w:rsidR="006A35EC">
        <w:rPr>
          <w:rFonts w:ascii="Times New Roman" w:hAnsi="Times New Roman"/>
          <w:b/>
          <w:color w:val="000000" w:themeColor="text1"/>
          <w:sz w:val="24"/>
          <w:szCs w:val="24"/>
        </w:rPr>
        <w:t xml:space="preserve">to temperature </w:t>
      </w:r>
      <w:r w:rsidR="00F67108">
        <w:rPr>
          <w:rFonts w:ascii="Times New Roman" w:hAnsi="Times New Roman"/>
          <w:b/>
          <w:color w:val="000000" w:themeColor="text1"/>
          <w:sz w:val="24"/>
          <w:szCs w:val="24"/>
        </w:rPr>
        <w:t xml:space="preserve">seasonality, </w:t>
      </w:r>
      <w:r w:rsidR="00131FD9">
        <w:rPr>
          <w:rFonts w:ascii="Times New Roman" w:hAnsi="Times New Roman"/>
          <w:b/>
          <w:color w:val="000000" w:themeColor="text1"/>
          <w:sz w:val="24"/>
          <w:szCs w:val="24"/>
        </w:rPr>
        <w:t>although</w:t>
      </w:r>
      <w:r w:rsidR="00F67108">
        <w:rPr>
          <w:rFonts w:ascii="Times New Roman" w:hAnsi="Times New Roman"/>
          <w:b/>
          <w:color w:val="000000" w:themeColor="text1"/>
          <w:sz w:val="24"/>
          <w:szCs w:val="24"/>
        </w:rPr>
        <w:t xml:space="preserve"> </w:t>
      </w:r>
      <w:r w:rsidR="00131FD9">
        <w:rPr>
          <w:rFonts w:ascii="Times New Roman" w:hAnsi="Times New Roman"/>
          <w:b/>
          <w:color w:val="000000" w:themeColor="text1"/>
          <w:sz w:val="24"/>
          <w:szCs w:val="24"/>
        </w:rPr>
        <w:t>impacts on mortality</w:t>
      </w:r>
      <w:r w:rsidR="00F67108">
        <w:rPr>
          <w:rFonts w:ascii="Times New Roman" w:hAnsi="Times New Roman"/>
          <w:b/>
          <w:color w:val="000000" w:themeColor="text1"/>
          <w:sz w:val="24"/>
          <w:szCs w:val="24"/>
        </w:rPr>
        <w:t xml:space="preserve"> depend on age</w:t>
      </w:r>
      <w:r w:rsidR="006A35EC">
        <w:rPr>
          <w:rFonts w:ascii="Times New Roman" w:hAnsi="Times New Roman"/>
          <w:b/>
          <w:color w:val="000000" w:themeColor="text1"/>
          <w:sz w:val="24"/>
          <w:szCs w:val="24"/>
        </w:rPr>
        <w:t>.</w:t>
      </w:r>
    </w:p>
    <w:p w14:paraId="6653700E" w14:textId="77777777" w:rsidR="00DC265F" w:rsidRPr="00CF4E04" w:rsidRDefault="00DC265F" w:rsidP="000A2B50">
      <w:pPr>
        <w:spacing w:after="0"/>
        <w:rPr>
          <w:rFonts w:ascii="Times New Roman" w:hAnsi="Times New Roman"/>
          <w:color w:val="000000" w:themeColor="text1"/>
          <w:sz w:val="24"/>
          <w:szCs w:val="24"/>
        </w:rPr>
      </w:pPr>
      <w:bookmarkStart w:id="1" w:name="_GoBack"/>
      <w:bookmarkEnd w:id="1"/>
    </w:p>
    <w:p w14:paraId="3F494E88" w14:textId="3D596605" w:rsidR="00943AF9" w:rsidRPr="00CF4E04" w:rsidRDefault="00943AF9"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It is well-established that death rates vary throughout the year, and in temperate climates there tend to be more deaths in winter than in summer</w:t>
      </w:r>
      <w:r w:rsidR="00BF3B32" w:rsidRPr="00CF4E04">
        <w:rPr>
          <w:rFonts w:ascii="Times New Roman" w:hAnsi="Times New Roman"/>
          <w:color w:val="000000" w:themeColor="text1"/>
          <w:sz w:val="24"/>
          <w:szCs w:val="24"/>
        </w:rPr>
        <w:t>.</w:t>
      </w:r>
      <w:r w:rsidR="00BF3B32" w:rsidRPr="00EA38A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Y051bT45MzY8L1JlY051bT48RGlzcGxheVRleHQ+PHN0eWxlIGZhY2U9InN1cGVyc2NyaXB0Ij4z
LTY8L3N0eWxlPjwvRGlzcGxheVRleHQ+PHJlY29yZD48cmVjLW51bWJlcj45MzY8L3JlYy1udW1i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PEVuZE5vdGU+PENpdGU+PEF1dGhvcj5NY0tlZTwvQXV0aG9yPjxZZWFyPjE5ODk8L1llYXI+PFJl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00BF3B32" w:rsidRPr="00EA38A0">
        <w:rPr>
          <w:rFonts w:ascii="Times New Roman" w:hAnsi="Times New Roman"/>
          <w:color w:val="000000" w:themeColor="text1"/>
          <w:sz w:val="24"/>
          <w:szCs w:val="24"/>
        </w:rPr>
      </w:r>
      <w:r w:rsidR="00BF3B32"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3-6</w:t>
      </w:r>
      <w:r w:rsidR="00BF3B32"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Less has been done on how the seasonal patterns of mortality vary in relation to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Further, in a large country like the USA, which possesses distinct climate regions, not only </w:t>
      </w:r>
      <w:r w:rsidR="006F7313" w:rsidRPr="00CF4E04">
        <w:rPr>
          <w:rFonts w:ascii="Times New Roman" w:hAnsi="Times New Roman"/>
          <w:color w:val="000000" w:themeColor="text1"/>
          <w:sz w:val="24"/>
          <w:szCs w:val="24"/>
        </w:rPr>
        <w:t xml:space="preserve">do </w:t>
      </w:r>
      <w:r w:rsidRPr="00CF4E04">
        <w:rPr>
          <w:rFonts w:ascii="Times New Roman" w:hAnsi="Times New Roman"/>
          <w:color w:val="000000" w:themeColor="text1"/>
          <w:sz w:val="24"/>
          <w:szCs w:val="24"/>
        </w:rPr>
        <w:t xml:space="preserve">average annual death rates vary </w:t>
      </w:r>
      <w:r w:rsidR="006C3434" w:rsidRPr="00CF4E04">
        <w:rPr>
          <w:rFonts w:ascii="Times New Roman" w:hAnsi="Times New Roman"/>
          <w:color w:val="000000" w:themeColor="text1"/>
          <w:sz w:val="24"/>
          <w:szCs w:val="24"/>
        </w:rPr>
        <w:t>geographically</w:t>
      </w:r>
      <w:r w:rsidRPr="00CF4E04">
        <w:rPr>
          <w:rFonts w:ascii="Times New Roman" w:hAnsi="Times New Roman"/>
          <w:color w:val="000000" w:themeColor="text1"/>
          <w:sz w:val="24"/>
          <w:szCs w:val="24"/>
        </w:rPr>
        <w:t xml:space="preserve">, but also the seasonality of mortality may vary, due to both localised weather patterns and regional differences in measures such as heating, air conditioning, and healthcare which can reduce the adverse effects of warm and cold </w:t>
      </w:r>
      <w:r w:rsidRPr="00CF4E04">
        <w:rPr>
          <w:rFonts w:ascii="Times New Roman" w:hAnsi="Times New Roman"/>
          <w:color w:val="000000" w:themeColor="text1"/>
          <w:sz w:val="24"/>
          <w:szCs w:val="24"/>
        </w:rPr>
        <w:lastRenderedPageBreak/>
        <w:t>weather.</w:t>
      </w:r>
      <w:r w:rsidRPr="00EA38A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MC0xMzwvc3R5bGU+PC9EaXNwbGF5VGV4dD48cmVjb3JkPjxyZWMtbnVtYmVyPjU2OTwvcmVjLW51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PEVuZE5vdGU+PENpdGU+PEF1dGhvcj5EYXZpczwvQXV0aG9yPjxZZWFyPjIwMDQ8L1llYXI+PFJl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10-13</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D35688" w:rsidRPr="00CF4E04">
        <w:rPr>
          <w:rFonts w:ascii="Times New Roman" w:hAnsi="Times New Roman"/>
          <w:color w:val="000000" w:themeColor="text1"/>
          <w:sz w:val="24"/>
          <w:szCs w:val="24"/>
        </w:rPr>
        <w:t>The</w:t>
      </w:r>
      <w:r w:rsidRPr="00CF4E04">
        <w:rPr>
          <w:rFonts w:ascii="Times New Roman" w:hAnsi="Times New Roman"/>
          <w:color w:val="000000" w:themeColor="text1"/>
          <w:sz w:val="24"/>
          <w:szCs w:val="24"/>
        </w:rPr>
        <w:t xml:space="preserve"> presence and extent of seasonal variation in mortality may </w:t>
      </w:r>
      <w:r w:rsidR="00D35688" w:rsidRPr="00CF4E04">
        <w:rPr>
          <w:rFonts w:ascii="Times New Roman" w:hAnsi="Times New Roman"/>
          <w:color w:val="000000" w:themeColor="text1"/>
          <w:sz w:val="24"/>
          <w:szCs w:val="24"/>
        </w:rPr>
        <w:t xml:space="preserve">also </w:t>
      </w:r>
      <w:r w:rsidRPr="00CF4E04">
        <w:rPr>
          <w:rFonts w:ascii="Times New Roman" w:hAnsi="Times New Roman"/>
          <w:color w:val="000000" w:themeColor="text1"/>
          <w:sz w:val="24"/>
          <w:szCs w:val="24"/>
        </w:rPr>
        <w:t xml:space="preserve">itself change over time, due to </w:t>
      </w:r>
      <w:r w:rsidR="00F61089" w:rsidRPr="00CF4E04">
        <w:rPr>
          <w:rFonts w:ascii="Times New Roman" w:hAnsi="Times New Roman"/>
          <w:color w:val="000000" w:themeColor="text1"/>
          <w:sz w:val="24"/>
          <w:szCs w:val="24"/>
        </w:rPr>
        <w:t xml:space="preserve">shifts </w:t>
      </w:r>
      <w:r w:rsidRPr="00CF4E04">
        <w:rPr>
          <w:rFonts w:ascii="Times New Roman" w:hAnsi="Times New Roman"/>
          <w:color w:val="000000" w:themeColor="text1"/>
          <w:sz w:val="24"/>
          <w:szCs w:val="24"/>
        </w:rPr>
        <w:t xml:space="preserve">in weather regimes, lifestyle, </w:t>
      </w:r>
      <w:r w:rsidR="00892077" w:rsidRPr="00CF4E04">
        <w:rPr>
          <w:rFonts w:ascii="Times New Roman" w:hAnsi="Times New Roman"/>
          <w:color w:val="000000" w:themeColor="text1"/>
          <w:sz w:val="24"/>
          <w:szCs w:val="24"/>
        </w:rPr>
        <w:t xml:space="preserve">adaptation </w:t>
      </w:r>
      <w:r w:rsidRPr="00CF4E04">
        <w:rPr>
          <w:rFonts w:ascii="Times New Roman" w:hAnsi="Times New Roman"/>
          <w:color w:val="000000" w:themeColor="text1"/>
          <w:sz w:val="24"/>
          <w:szCs w:val="24"/>
        </w:rPr>
        <w:t>technolog</w:t>
      </w:r>
      <w:r w:rsidR="00892077" w:rsidRPr="00CF4E04">
        <w:rPr>
          <w:rFonts w:ascii="Times New Roman" w:hAnsi="Times New Roman"/>
          <w:color w:val="000000" w:themeColor="text1"/>
          <w:sz w:val="24"/>
          <w:szCs w:val="24"/>
        </w:rPr>
        <w:t>ies</w:t>
      </w:r>
      <w:r w:rsidRPr="00CF4E04">
        <w:rPr>
          <w:rFonts w:ascii="Times New Roman" w:hAnsi="Times New Roman"/>
          <w:color w:val="000000" w:themeColor="text1"/>
          <w:sz w:val="24"/>
          <w:szCs w:val="24"/>
        </w:rPr>
        <w:t>, and healthcare.</w:t>
      </w:r>
      <w:r w:rsidRPr="00EA38A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MTQtMTY8L3N0eWxlPjwvRGlzcGxheVRleHQ+PHJlY29yZD48cmVjLW51bWJlcj4yNTE8L3JlYy1u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PEVuZE5vdGU+PENpdGU+PEF1dGhvcj5DYXJzb248L0F1dGhvcj48WWVhcj4yMDA2PC9ZZWFyPjxS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14-16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 thorough understanding of the long-term dynamics of seasonality of mortality, and its geographical and demographic patterns, is needed to identify at-risk groups, plan responses </w:t>
      </w:r>
      <w:r w:rsidR="006F7313" w:rsidRPr="00CF4E04">
        <w:rPr>
          <w:rFonts w:ascii="Times New Roman" w:hAnsi="Times New Roman"/>
          <w:color w:val="000000" w:themeColor="text1"/>
          <w:sz w:val="24"/>
          <w:szCs w:val="24"/>
        </w:rPr>
        <w:t>at the present time as well as</w:t>
      </w:r>
      <w:r w:rsidRPr="00CF4E04">
        <w:rPr>
          <w:rFonts w:ascii="Times New Roman" w:hAnsi="Times New Roman"/>
          <w:color w:val="000000" w:themeColor="text1"/>
          <w:sz w:val="24"/>
          <w:szCs w:val="24"/>
        </w:rPr>
        <w:t xml:space="preserve"> under changing climate conditions. </w:t>
      </w:r>
    </w:p>
    <w:p w14:paraId="0577B1A6" w14:textId="77777777" w:rsidR="000474A7" w:rsidRPr="00CF4E04" w:rsidRDefault="000474A7" w:rsidP="000A2B50">
      <w:pPr>
        <w:spacing w:after="0" w:line="480" w:lineRule="auto"/>
        <w:rPr>
          <w:rFonts w:ascii="Times New Roman" w:hAnsi="Times New Roman"/>
          <w:color w:val="000000" w:themeColor="text1"/>
          <w:sz w:val="24"/>
          <w:szCs w:val="24"/>
        </w:rPr>
      </w:pPr>
    </w:p>
    <w:p w14:paraId="694DFBF2" w14:textId="268B80E1" w:rsidR="009A082B" w:rsidRPr="00CF4E04" w:rsidRDefault="0007260F" w:rsidP="003F6B5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Some studies, in one or more countries, have examined seasonality of </w:t>
      </w:r>
      <w:r w:rsidR="00E33E6E" w:rsidRPr="00CF4E04">
        <w:rPr>
          <w:rFonts w:ascii="Times New Roman" w:hAnsi="Times New Roman"/>
          <w:color w:val="000000" w:themeColor="text1"/>
          <w:sz w:val="24"/>
          <w:szCs w:val="24"/>
        </w:rPr>
        <w:t>mortality</w:t>
      </w:r>
      <w:r w:rsidRPr="00CF4E04">
        <w:rPr>
          <w:rFonts w:ascii="Times New Roman" w:hAnsi="Times New Roman"/>
          <w:color w:val="000000" w:themeColor="text1"/>
          <w:sz w:val="24"/>
          <w:szCs w:val="24"/>
        </w:rPr>
        <w:t>.</w:t>
      </w:r>
      <w:r w:rsidRPr="00EA38A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cHQiPjMtMTAsMTIsMTctMjQ8L3N0eWxlPjwvRGlzcGxheVRleHQ+PHJlY29yZD48cmVjLW51bWJl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b3JkPjwvQ2l0ZT48Q2l0ZT48QXV0aG9yPkZlaW5zdGVpbjwvQXV0aG9yPjxZZWFyPjIwMDI8L1ll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Q2l0ZT48QXV0aG9yPkNhbXBiZWxsPC9BdXRob3I+PFllYXI+MjAxNjwvWWVhcj48UmVjTnVtPjk0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=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PEVuZE5vdGU+PENpdGU+PEF1dGhvcj5Sb3NlbndhaWtlPC9BdXRob3I+PFllYXI+MTk2NjwvWWVh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L0NpdGU+PENpdGU+PEF1dGhvcj5HZW1tZWxsPC9BdXRob3I+PFllYXI+MjAwMDwvWWVhcj48UmVj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Q2l0ZT48QXV0aG9yPkNhbXBiZWxsPC9BdXRob3I+PFllYXI+MjAxNjwvWWVhcj48UmVjTnVtPjk0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=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3-10,12,17-24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The length of time covered by these studies have ranged from a few years to </w:t>
      </w:r>
      <w:r w:rsidR="004253AD" w:rsidRPr="00CF4E04">
        <w:rPr>
          <w:rFonts w:ascii="Times New Roman" w:hAnsi="Times New Roman"/>
          <w:color w:val="000000" w:themeColor="text1"/>
          <w:sz w:val="24"/>
          <w:szCs w:val="24"/>
        </w:rPr>
        <w:t xml:space="preserve">over </w:t>
      </w:r>
      <w:r w:rsidRPr="00785D32">
        <w:rPr>
          <w:rFonts w:ascii="Times New Roman" w:hAnsi="Times New Roman"/>
          <w:color w:val="000000" w:themeColor="text1"/>
          <w:sz w:val="24"/>
          <w:szCs w:val="24"/>
        </w:rPr>
        <w:t>50 years. Regardless of duration, the methods used in these w</w:t>
      </w:r>
      <w:r w:rsidRPr="00CF4E04">
        <w:rPr>
          <w:rFonts w:ascii="Times New Roman" w:hAnsi="Times New Roman"/>
          <w:color w:val="000000" w:themeColor="text1"/>
          <w:sz w:val="24"/>
          <w:szCs w:val="24"/>
        </w:rPr>
        <w:t>orks – ranging from simple trend  moving average</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&lt;EndNote&gt;&lt;Cite&gt;&lt;Author&gt;Rosenwaike&lt;/Author&gt;&lt;Year&gt;1966&lt;/Year&gt;&lt;RecNum&gt;355&lt;/RecNum&gt;&lt;DisplayText&gt;&lt;style face="superscript"&gt;8,17&lt;/style&gt;&lt;/DisplayText&gt;&lt;record&gt;&lt;rec-number&gt;355&lt;/rec-number&gt;&lt;foreign-keys&gt;&lt;key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Cite&gt;&lt;Author&gt;Feinstein&lt;/Author&gt;&lt;Year&gt;2002&lt;/Year&gt;&lt;RecNum&gt;361&lt;/RecNum&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8,17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fitting periodic basis functions</w:t>
      </w:r>
      <w:r w:rsidRPr="00EA38A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cHQiPjcsMTgsMTksMjIsMjQ8L3N0eWxlPjwvRGlzcGxheVRleHQ+PHJlY29yZD48cmVjLW51bWJl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PEVuZE5vdGU+PENpdGU+PEF1dGhvcj5NYWNrZW5iYWNoPC9BdXRob3I+PFllYXI+MTk5MjwvWWVh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7,18,19,22,24</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 were unable to characterise how seasonality of mortality has changed over time; many also require a-priori assumptions on how frequently (e.g., every 12 months) the repeated death rate pattern occurs. Few of the previous studies have analysed seasonality by age and sex,</w:t>
      </w:r>
      <w:r w:rsidRPr="00EA38A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PEVuZE5vdGU+PENpdGU+PEF1dGhvcj5HZW1tZWxsPC9BdXRob3I+PFllYXI+MjAwMDwvWWVhcj48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7-9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even though the main medical and behavioural causes of death vary for population subgroups, which may lead to different seasonal patterns. </w:t>
      </w:r>
      <w:r w:rsidR="00AF0EE0" w:rsidRPr="00CF4E04">
        <w:rPr>
          <w:rFonts w:ascii="Times New Roman" w:hAnsi="Times New Roman"/>
          <w:color w:val="000000" w:themeColor="text1"/>
          <w:sz w:val="24"/>
          <w:szCs w:val="24"/>
        </w:rPr>
        <w:t>N</w:t>
      </w:r>
      <w:r w:rsidRPr="00CF4E04">
        <w:rPr>
          <w:rFonts w:ascii="Times New Roman" w:hAnsi="Times New Roman"/>
          <w:color w:val="000000" w:themeColor="text1"/>
          <w:sz w:val="24"/>
          <w:szCs w:val="24"/>
        </w:rPr>
        <w:t xml:space="preserve">one has done so </w:t>
      </w:r>
      <w:r w:rsidR="004E6709" w:rsidRPr="00CF4E04">
        <w:rPr>
          <w:rFonts w:ascii="Times New Roman" w:hAnsi="Times New Roman"/>
          <w:color w:val="000000" w:themeColor="text1"/>
          <w:sz w:val="24"/>
          <w:szCs w:val="24"/>
        </w:rPr>
        <w:t xml:space="preserve">simultaneously </w:t>
      </w:r>
      <w:r w:rsidRPr="00CF4E04">
        <w:rPr>
          <w:rFonts w:ascii="Times New Roman" w:hAnsi="Times New Roman"/>
          <w:color w:val="000000" w:themeColor="text1"/>
          <w:sz w:val="24"/>
          <w:szCs w:val="24"/>
        </w:rPr>
        <w:t xml:space="preserve">by </w:t>
      </w:r>
      <w:r w:rsidR="001C124F" w:rsidRPr="00CF4E04">
        <w:rPr>
          <w:rFonts w:ascii="Times New Roman" w:hAnsi="Times New Roman"/>
          <w:color w:val="000000" w:themeColor="text1"/>
          <w:sz w:val="24"/>
          <w:szCs w:val="24"/>
        </w:rPr>
        <w:t>age</w:t>
      </w:r>
      <w:r w:rsidR="004E6709" w:rsidRPr="00CF4E04">
        <w:rPr>
          <w:rFonts w:ascii="Times New Roman" w:hAnsi="Times New Roman"/>
          <w:color w:val="000000" w:themeColor="text1"/>
          <w:sz w:val="24"/>
          <w:szCs w:val="24"/>
        </w:rPr>
        <w:t>,</w:t>
      </w:r>
      <w:r w:rsidR="001C124F" w:rsidRPr="00CF4E04">
        <w:rPr>
          <w:rFonts w:ascii="Times New Roman" w:hAnsi="Times New Roman"/>
          <w:color w:val="000000" w:themeColor="text1"/>
          <w:sz w:val="24"/>
          <w:szCs w:val="24"/>
        </w:rPr>
        <w:t xml:space="preserve"> sex, </w:t>
      </w:r>
      <w:r w:rsidR="004E6709" w:rsidRPr="00CF4E04">
        <w:rPr>
          <w:rFonts w:ascii="Times New Roman" w:hAnsi="Times New Roman"/>
          <w:color w:val="000000" w:themeColor="text1"/>
          <w:sz w:val="24"/>
          <w:szCs w:val="24"/>
        </w:rPr>
        <w:t>and geography</w:t>
      </w:r>
      <w:r w:rsidRPr="00CF4E04">
        <w:rPr>
          <w:rFonts w:ascii="Times New Roman" w:hAnsi="Times New Roman"/>
          <w:color w:val="000000" w:themeColor="text1"/>
          <w:sz w:val="24"/>
          <w:szCs w:val="24"/>
        </w:rPr>
        <w:t xml:space="preserve">, even though </w:t>
      </w:r>
      <w:r w:rsidR="004978B1">
        <w:rPr>
          <w:rFonts w:ascii="Times New Roman" w:hAnsi="Times New Roman"/>
          <w:color w:val="000000" w:themeColor="text1"/>
          <w:sz w:val="24"/>
          <w:szCs w:val="24"/>
        </w:rPr>
        <w:t>seasonal temperatures</w:t>
      </w:r>
      <w:r w:rsidRPr="00CF4E04">
        <w:rPr>
          <w:rFonts w:ascii="Times New Roman" w:hAnsi="Times New Roman"/>
          <w:color w:val="000000" w:themeColor="text1"/>
          <w:sz w:val="24"/>
          <w:szCs w:val="24"/>
        </w:rPr>
        <w:t xml:space="preserve"> </w:t>
      </w:r>
      <w:r w:rsidR="004978B1" w:rsidRPr="00CF4E04">
        <w:rPr>
          <w:rFonts w:ascii="Times New Roman" w:hAnsi="Times New Roman"/>
          <w:color w:val="000000" w:themeColor="text1"/>
          <w:sz w:val="24"/>
          <w:szCs w:val="24"/>
        </w:rPr>
        <w:t>var</w:t>
      </w:r>
      <w:r w:rsidR="004978B1">
        <w:rPr>
          <w:rFonts w:ascii="Times New Roman" w:hAnsi="Times New Roman"/>
          <w:color w:val="000000" w:themeColor="text1"/>
          <w:sz w:val="24"/>
          <w:szCs w:val="24"/>
        </w:rPr>
        <w:t>y</w:t>
      </w:r>
      <w:r w:rsidR="004978B1" w:rsidRPr="00CF4E04">
        <w:rPr>
          <w:rFonts w:ascii="Times New Roman" w:hAnsi="Times New Roman"/>
          <w:color w:val="000000" w:themeColor="text1"/>
          <w:sz w:val="24"/>
          <w:szCs w:val="24"/>
        </w:rPr>
        <w:t xml:space="preserve"> geographically</w:t>
      </w:r>
      <w:r w:rsidR="004978B1">
        <w:rPr>
          <w:rFonts w:ascii="Times New Roman" w:hAnsi="Times New Roman"/>
          <w:color w:val="000000" w:themeColor="text1"/>
          <w:sz w:val="24"/>
          <w:szCs w:val="24"/>
        </w:rPr>
        <w:t>, as might</w:t>
      </w:r>
      <w:r w:rsidR="004978B1" w:rsidRPr="00CF4E04">
        <w:rPr>
          <w:rFonts w:ascii="Times New Roman" w:hAnsi="Times New Roman"/>
          <w:color w:val="000000" w:themeColor="text1"/>
          <w:sz w:val="24"/>
          <w:szCs w:val="24"/>
        </w:rPr>
        <w:t xml:space="preserve"> </w:t>
      </w:r>
      <w:r w:rsidR="004978B1">
        <w:rPr>
          <w:rFonts w:ascii="Times New Roman" w:hAnsi="Times New Roman"/>
          <w:color w:val="000000" w:themeColor="text1"/>
          <w:sz w:val="24"/>
          <w:szCs w:val="24"/>
        </w:rPr>
        <w:t>their</w:t>
      </w:r>
      <w:r w:rsidRPr="00CF4E04">
        <w:rPr>
          <w:rFonts w:ascii="Times New Roman" w:hAnsi="Times New Roman"/>
          <w:color w:val="000000" w:themeColor="text1"/>
          <w:sz w:val="24"/>
          <w:szCs w:val="24"/>
        </w:rPr>
        <w:t xml:space="preserve"> health effects.</w:t>
      </w:r>
      <w:r w:rsidRPr="00EA38A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aXB0Ij4xMC0xMiwyNTwvc3R5bGU+PC9EaXNwbGF5VGV4dD48cmVjb3JkPjxyZWMtbnVtYmVyPjI4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00EF59F0">
        <w:rPr>
          <w:rFonts w:ascii="Times New Roman" w:hAnsi="Times New Roman"/>
          <w:color w:val="000000" w:themeColor="text1"/>
          <w:sz w:val="24"/>
          <w:szCs w:val="24"/>
        </w:rPr>
        <w:instrText xml:space="preserve"> ADDIN EN.CITE </w:instrText>
      </w:r>
      <w:r w:rsidR="00EF59F0">
        <w:rPr>
          <w:rFonts w:ascii="Times New Roman" w:hAnsi="Times New Roman"/>
          <w:color w:val="000000" w:themeColor="text1"/>
          <w:sz w:val="24"/>
          <w:szCs w:val="24"/>
        </w:rPr>
        <w:fldChar w:fldCharType="begin">
          <w:fldData xml:space="preserve">PEVuZE5vdGU+PENpdGU+PEF1dGhvcj5NZWRpbmEtUmFtb248L0F1dGhvcj48WWVhcj4yMDA3PC9Z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</w:fldData>
        </w:fldChar>
      </w:r>
      <w:r w:rsidR="00EF59F0">
        <w:rPr>
          <w:rFonts w:ascii="Times New Roman" w:hAnsi="Times New Roman"/>
          <w:color w:val="000000" w:themeColor="text1"/>
          <w:sz w:val="24"/>
          <w:szCs w:val="24"/>
        </w:rPr>
        <w:instrText xml:space="preserve"> ADDIN EN.CITE.DATA </w:instrText>
      </w:r>
      <w:r w:rsidR="00EF59F0">
        <w:rPr>
          <w:rFonts w:ascii="Times New Roman" w:hAnsi="Times New Roman"/>
          <w:color w:val="000000" w:themeColor="text1"/>
          <w:sz w:val="24"/>
          <w:szCs w:val="24"/>
        </w:rPr>
      </w:r>
      <w:r w:rsidR="00EF59F0">
        <w:rPr>
          <w:rFonts w:ascii="Times New Roman" w:hAnsi="Times New Roman"/>
          <w:color w:val="000000" w:themeColor="text1"/>
          <w:sz w:val="24"/>
          <w:szCs w:val="24"/>
        </w:rPr>
        <w:fldChar w:fldCharType="end"/>
      </w:r>
      <w:r w:rsidRPr="00EA38A0">
        <w:rPr>
          <w:rFonts w:ascii="Times New Roman" w:hAnsi="Times New Roman"/>
          <w:color w:val="000000" w:themeColor="text1"/>
          <w:sz w:val="24"/>
          <w:szCs w:val="24"/>
        </w:rPr>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10-12,25</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t>
      </w:r>
      <w:r w:rsidR="006E3210">
        <w:rPr>
          <w:rFonts w:ascii="Times New Roman" w:hAnsi="Times New Roman"/>
          <w:color w:val="000000" w:themeColor="text1"/>
          <w:sz w:val="24"/>
          <w:szCs w:val="24"/>
        </w:rPr>
        <w:t>Here, we</w:t>
      </w:r>
      <w:r w:rsidR="006E3210" w:rsidRPr="00CF4E04">
        <w:rPr>
          <w:rFonts w:ascii="Times New Roman" w:hAnsi="Times New Roman"/>
          <w:color w:val="000000" w:themeColor="text1"/>
          <w:sz w:val="24"/>
          <w:szCs w:val="24"/>
        </w:rPr>
        <w:t xml:space="preserve"> </w:t>
      </w:r>
      <w:r w:rsidR="004E6709" w:rsidRPr="00CF4E04">
        <w:rPr>
          <w:rFonts w:ascii="Times New Roman" w:hAnsi="Times New Roman"/>
          <w:color w:val="000000" w:themeColor="text1"/>
          <w:sz w:val="24"/>
          <w:szCs w:val="24"/>
        </w:rPr>
        <w:t>comprehensively characterise the demographic, spatial and temporal patterns of mortality seasonality in the entire USA</w:t>
      </w:r>
      <w:r w:rsidR="003F6B5D" w:rsidRPr="00CF4E04">
        <w:rPr>
          <w:rFonts w:ascii="Times New Roman" w:hAnsi="Times New Roman"/>
          <w:color w:val="000000" w:themeColor="text1"/>
          <w:sz w:val="24"/>
          <w:szCs w:val="24"/>
        </w:rPr>
        <w:t>,</w:t>
      </w:r>
      <w:r w:rsidR="004E6709" w:rsidRPr="00CF4E04">
        <w:rPr>
          <w:rFonts w:ascii="Times New Roman" w:hAnsi="Times New Roman"/>
          <w:color w:val="000000" w:themeColor="text1"/>
          <w:sz w:val="24"/>
          <w:szCs w:val="24"/>
        </w:rPr>
        <w:t xml:space="preserve"> </w:t>
      </w:r>
      <w:r w:rsidR="006E3210">
        <w:rPr>
          <w:rFonts w:ascii="Times New Roman" w:hAnsi="Times New Roman"/>
          <w:color w:val="000000" w:themeColor="text1"/>
          <w:sz w:val="24"/>
          <w:szCs w:val="24"/>
        </w:rPr>
        <w:t>through the application of</w:t>
      </w:r>
      <w:r w:rsidR="003F6B5D"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 analytical techniques that have been used to study the dynamics of weather phenomena</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&lt;EndNote&gt;&lt;Cite&gt;&lt;Author&gt;Moy&lt;/Author&gt;&lt;Year&gt;2002&lt;/Year&gt;&lt;RecNum&gt;631&lt;/RecNum&gt;&lt;DisplayText&gt;&lt;style face="superscript"&gt;26&lt;/style&gt;&lt;/DisplayText&gt;&lt;record&gt;&lt;rec-number&gt;631&lt;/rec-number&gt;&lt;foreign-keys&gt;&lt;key app="EN" db-id="t0tw0zzvgt0wf4erero5steu5rx5tpas22wa" timestamp="1481582192"&gt;631&lt;/key&gt;&lt;/foreign-keys&gt;&lt;ref-type name="Journal Article"&gt;17&lt;/ref-type&gt;&lt;contributors&gt;&lt;authors&gt;&lt;author&gt;Moy, C. M.&lt;/author&gt;&lt;author&gt;Seltzer, G. O.&lt;/author&gt;&lt;author&gt;Rodbell, D. T.&lt;/author&gt;&lt;author&gt;Anderson, D. M.&lt;/author&gt;&lt;/authors&gt;&lt;/contributors&gt;&lt;auth-address&gt;Department of Earth Sciences, 204 Heroy Geology Laboratory, Syracuse University, Syracuse, New York 13244, USA. moyc@stanford.edu&lt;/auth-address&gt;&lt;titles&gt;&lt;title&gt;Variability of El Nino/Southern Oscillation activity at millennial timescales during the Holocene epoch&lt;/title&gt;&lt;secondary-title&gt;Nature&lt;/secondary-title&gt;&lt;/titles&gt;&lt;periodical&gt;&lt;full-title&gt;Nature&lt;/full-title&gt;&lt;/periodical&gt;&lt;pages&gt;162-5&lt;/pages&gt;&lt;volume&gt;420&lt;/volume&gt;&lt;number&gt;6912&lt;/number&gt;&lt;keywords&gt;&lt;keyword&gt;Carbon/metabolism&lt;/keyword&gt;&lt;keyword&gt;*Climate&lt;/keyword&gt;&lt;keyword&gt;Ecuador&lt;/keyword&gt;&lt;keyword&gt;Fossils&lt;/keyword&gt;&lt;keyword&gt;Geologic Sediments/analysis&lt;/keyword&gt;&lt;keyword&gt;Oceans and Seas&lt;/keyword&gt;&lt;keyword&gt;Peru&lt;/keyword&gt;&lt;keyword&gt;Pollen&lt;/keyword&gt;&lt;keyword&gt;Temperature&lt;/keyword&gt;&lt;keyword&gt;Time Factors&lt;/keyword&gt;&lt;keyword&gt;*Weather&lt;/keyword&gt;&lt;/keywords&gt;&lt;dates&gt;&lt;year&gt;2002&lt;/year&gt;&lt;pub-dates&gt;&lt;date&gt;Nov 14&lt;/date&gt;&lt;/pub-dates&gt;&lt;/dates&gt;&lt;isbn&gt;0028-0836 (Print)&amp;#xD;0028-0836 (Linking)&lt;/isbn&gt;&lt;accession-num&gt;12432388&lt;/accession-num&gt;&lt;urls&gt;&lt;related-urls&gt;&lt;url&gt;https://www.ncbi.nlm.nih.gov/pubmed/12432388&lt;/url&gt;&lt;/related-urls&gt;&lt;/urls&gt;&lt;electronic-resource-num&gt;10.1038/nature01194&lt;/electronic-resource-num&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26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and infectious diseases</w:t>
      </w:r>
      <w:r w:rsidRPr="00EA38A0">
        <w:rPr>
          <w:rFonts w:ascii="Times New Roman" w:hAnsi="Times New Roman"/>
          <w:color w:val="000000" w:themeColor="text1"/>
          <w:sz w:val="24"/>
          <w:szCs w:val="24"/>
        </w:rPr>
        <w:fldChar w:fldCharType="begin"/>
      </w:r>
      <w:r w:rsidR="00EF59F0">
        <w:rPr>
          <w:rFonts w:ascii="Times New Roman" w:hAnsi="Times New Roman"/>
          <w:color w:val="000000" w:themeColor="text1"/>
          <w:sz w:val="24"/>
          <w:szCs w:val="24"/>
        </w:rPr>
        <w:instrText xml:space="preserve"> ADDIN EN.CITE &lt;EndNote&gt;&lt;Cite&gt;&lt;Author&gt;Grenfell&lt;/Author&gt;&lt;Year&gt;2001&lt;/Year&gt;&lt;RecNum&gt;444&lt;/RecNum&gt;&lt;DisplayText&gt;&lt;style face="superscript"&gt;27&lt;/style&gt;&lt;/DisplayText&gt;&lt;record&gt;&lt;rec-number&gt;444&lt;/rec-number&gt;&lt;foreign-keys&gt;&lt;key app="EN" db-id="t0tw0zzvgt0wf4erero5steu5rx5tpas22wa" timestamp="1480015881"&gt;444&lt;/key&gt;&lt;/foreign-keys&gt;&lt;ref-type name="Journal Article"&gt;17&lt;/ref-type&gt;&lt;contributors&gt;&lt;authors&gt;&lt;author&gt;Grenfell, BT&lt;/author&gt;&lt;author&gt;Bjørnstad, ON&lt;/author&gt;&lt;author&gt;Kappey, J&lt;/author&gt;&lt;/authors&gt;&lt;/contributors&gt;&lt;titles&gt;&lt;title&gt;Travelling waves and spatial hierarchies in measles epidemics&lt;/title&gt;&lt;secondary-title&gt;Nature&lt;/secondary-title&gt;&lt;/titles&gt;&lt;periodical&gt;&lt;full-title&gt;Nature&lt;/full-title&gt;&lt;/periodical&gt;&lt;pages&gt;716-723&lt;/pages&gt;&lt;volume&gt;414&lt;/volume&gt;&lt;number&gt;6865&lt;/number&gt;&lt;dates&gt;&lt;year&gt;2001&lt;/year&gt;&lt;/dates&gt;&lt;isbn&gt;0028-0836&lt;/isbn&gt;&lt;urls&gt;&lt;/urls&gt;&lt;/record&gt;&lt;/Cite&gt;&lt;/EndNote&gt;</w:instrText>
      </w:r>
      <w:r w:rsidRPr="00EA38A0">
        <w:rPr>
          <w:rFonts w:ascii="Times New Roman" w:hAnsi="Times New Roman"/>
          <w:color w:val="000000" w:themeColor="text1"/>
          <w:sz w:val="24"/>
          <w:szCs w:val="24"/>
        </w:rPr>
        <w:fldChar w:fldCharType="separate"/>
      </w:r>
      <w:r w:rsidR="00EF59F0" w:rsidRPr="00EF59F0">
        <w:rPr>
          <w:rFonts w:ascii="Times New Roman" w:hAnsi="Times New Roman"/>
          <w:noProof/>
          <w:color w:val="000000" w:themeColor="text1"/>
          <w:sz w:val="24"/>
          <w:szCs w:val="24"/>
          <w:vertAlign w:val="superscript"/>
        </w:rPr>
        <w:t>27</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to </w:t>
      </w:r>
      <w:r w:rsidR="003F6B5D" w:rsidRPr="00CF4E04">
        <w:rPr>
          <w:rFonts w:ascii="Times New Roman" w:hAnsi="Times New Roman"/>
          <w:color w:val="000000" w:themeColor="text1"/>
          <w:sz w:val="24"/>
          <w:szCs w:val="24"/>
        </w:rPr>
        <w:t>over three decades of national mortality data</w:t>
      </w:r>
      <w:r w:rsidRPr="00CF4E04">
        <w:rPr>
          <w:rFonts w:ascii="Times New Roman" w:hAnsi="Times New Roman"/>
          <w:color w:val="000000" w:themeColor="text1"/>
          <w:sz w:val="24"/>
          <w:szCs w:val="24"/>
        </w:rPr>
        <w:t>.</w:t>
      </w:r>
    </w:p>
    <w:p w14:paraId="1303D69F" w14:textId="77777777" w:rsidR="001F7934" w:rsidRPr="00CF4E04" w:rsidRDefault="001F7934">
      <w:pPr>
        <w:spacing w:after="0" w:line="480" w:lineRule="auto"/>
        <w:rPr>
          <w:rFonts w:ascii="Times New Roman" w:hAnsi="Times New Roman"/>
          <w:color w:val="000000" w:themeColor="text1"/>
          <w:sz w:val="24"/>
          <w:szCs w:val="24"/>
        </w:rPr>
      </w:pPr>
    </w:p>
    <w:p w14:paraId="34F123C1" w14:textId="2465B6FB" w:rsidR="0007260F" w:rsidRPr="00CF4E04" w:rsidRDefault="00403CCF" w:rsidP="000A2B50">
      <w:pPr>
        <w:spacing w:after="0" w:line="480" w:lineRule="auto"/>
        <w:rPr>
          <w:rFonts w:ascii="Times New Roman" w:hAnsi="Times New Roman"/>
          <w:sz w:val="24"/>
          <w:szCs w:val="24"/>
        </w:rPr>
      </w:pPr>
      <w:r>
        <w:rPr>
          <w:rFonts w:ascii="Times New Roman" w:hAnsi="Times New Roman"/>
          <w:sz w:val="24"/>
          <w:szCs w:val="24"/>
        </w:rPr>
        <w:t>All-cause m</w:t>
      </w:r>
      <w:r w:rsidR="0007260F" w:rsidRPr="00CF4E04">
        <w:rPr>
          <w:rFonts w:ascii="Times New Roman" w:hAnsi="Times New Roman"/>
          <w:sz w:val="24"/>
          <w:szCs w:val="24"/>
        </w:rPr>
        <w:t xml:space="preserve">ale mortality had a statistically significant 12-month seasonality in all age groups except </w:t>
      </w:r>
      <w:r w:rsidR="00B938DB" w:rsidRPr="00CF4E04">
        <w:rPr>
          <w:rFonts w:ascii="Times New Roman" w:hAnsi="Times New Roman"/>
          <w:sz w:val="24"/>
          <w:szCs w:val="24"/>
        </w:rPr>
        <w:t xml:space="preserve">in </w:t>
      </w:r>
      <w:r w:rsidR="00AF0EE0" w:rsidRPr="00CF4E04">
        <w:rPr>
          <w:rFonts w:ascii="Times New Roman" w:hAnsi="Times New Roman"/>
          <w:sz w:val="24"/>
          <w:szCs w:val="24"/>
        </w:rPr>
        <w:t>ages</w:t>
      </w:r>
      <w:r w:rsidR="00B938DB" w:rsidRPr="00CF4E04">
        <w:rPr>
          <w:rFonts w:ascii="Times New Roman" w:hAnsi="Times New Roman"/>
          <w:sz w:val="24"/>
          <w:szCs w:val="24"/>
        </w:rPr>
        <w:t xml:space="preserve"> 35-44 years</w:t>
      </w:r>
      <w:r w:rsidR="0007260F" w:rsidRPr="00CF4E04">
        <w:rPr>
          <w:rFonts w:ascii="Times New Roman" w:hAnsi="Times New Roman"/>
          <w:sz w:val="24"/>
          <w:szCs w:val="24"/>
        </w:rPr>
        <w:t>, who displayed</w:t>
      </w:r>
      <w:r w:rsidR="000B0CBD" w:rsidRPr="00CF4E04">
        <w:rPr>
          <w:rFonts w:ascii="Times New Roman" w:hAnsi="Times New Roman"/>
          <w:sz w:val="24"/>
          <w:szCs w:val="24"/>
        </w:rPr>
        <w:t xml:space="preserve"> statistically</w:t>
      </w:r>
      <w:r w:rsidR="0007260F" w:rsidRPr="00CF4E04">
        <w:rPr>
          <w:rFonts w:ascii="Times New Roman" w:hAnsi="Times New Roman"/>
          <w:sz w:val="24"/>
          <w:szCs w:val="24"/>
        </w:rPr>
        <w:t xml:space="preserve"> significant </w:t>
      </w:r>
      <w:r w:rsidR="00D278C1" w:rsidRPr="00CF4E04">
        <w:rPr>
          <w:rFonts w:ascii="Times New Roman" w:hAnsi="Times New Roman"/>
          <w:sz w:val="24"/>
          <w:szCs w:val="24"/>
        </w:rPr>
        <w:t>periodicity</w:t>
      </w:r>
      <w:r w:rsidR="0007260F" w:rsidRPr="00CF4E04">
        <w:rPr>
          <w:rFonts w:ascii="Times New Roman" w:hAnsi="Times New Roman"/>
          <w:sz w:val="24"/>
          <w:szCs w:val="24"/>
        </w:rPr>
        <w:t xml:space="preserve"> at 6 months (Figure 1A</w:t>
      </w:r>
      <w:r w:rsidR="005671BF" w:rsidRPr="00CF4E04">
        <w:rPr>
          <w:rFonts w:ascii="Times New Roman" w:hAnsi="Times New Roman"/>
          <w:sz w:val="24"/>
          <w:szCs w:val="24"/>
        </w:rPr>
        <w:t>).</w:t>
      </w:r>
      <w:r w:rsidR="0007260F" w:rsidRPr="00CF4E04">
        <w:rPr>
          <w:rFonts w:ascii="Times New Roman" w:hAnsi="Times New Roman"/>
          <w:sz w:val="24"/>
          <w:szCs w:val="24"/>
        </w:rPr>
        <w:t xml:space="preserve"> In females, there was no significant 12-month seasonality </w:t>
      </w:r>
      <w:r w:rsidR="00B938DB" w:rsidRPr="00CF4E04">
        <w:rPr>
          <w:rFonts w:ascii="Times New Roman" w:hAnsi="Times New Roman"/>
          <w:sz w:val="24"/>
          <w:szCs w:val="24"/>
        </w:rPr>
        <w:t>in ages</w:t>
      </w:r>
      <w:r w:rsidR="0007260F" w:rsidRPr="00CF4E04">
        <w:rPr>
          <w:rFonts w:ascii="Times New Roman" w:hAnsi="Times New Roman"/>
          <w:sz w:val="24"/>
          <w:szCs w:val="24"/>
        </w:rPr>
        <w:t xml:space="preserve"> 5 to 34 years</w:t>
      </w:r>
      <w:r w:rsidR="00D949B7" w:rsidRPr="00CF4E04">
        <w:rPr>
          <w:rFonts w:ascii="Times New Roman" w:hAnsi="Times New Roman"/>
          <w:sz w:val="24"/>
          <w:szCs w:val="24"/>
        </w:rPr>
        <w:t xml:space="preserve"> (Figure 1B)</w:t>
      </w:r>
      <w:r w:rsidR="00B938DB" w:rsidRPr="00CF4E04">
        <w:rPr>
          <w:rFonts w:ascii="Times New Roman" w:hAnsi="Times New Roman"/>
          <w:sz w:val="24"/>
          <w:szCs w:val="24"/>
        </w:rPr>
        <w:t>;</w:t>
      </w:r>
      <w:r w:rsidR="0007260F" w:rsidRPr="00CF4E04">
        <w:rPr>
          <w:rFonts w:ascii="Times New Roman" w:hAnsi="Times New Roman"/>
          <w:sz w:val="24"/>
          <w:szCs w:val="24"/>
        </w:rPr>
        <w:t xml:space="preserve"> </w:t>
      </w:r>
      <w:r w:rsidR="00B938DB" w:rsidRPr="00CF4E04">
        <w:rPr>
          <w:rFonts w:ascii="Times New Roman" w:hAnsi="Times New Roman"/>
          <w:sz w:val="24"/>
          <w:szCs w:val="24"/>
        </w:rPr>
        <w:t xml:space="preserve">girls aged </w:t>
      </w:r>
      <w:r w:rsidR="005D7877" w:rsidRPr="00CF4E04">
        <w:rPr>
          <w:rFonts w:ascii="Times New Roman" w:hAnsi="Times New Roman"/>
          <w:sz w:val="24"/>
          <w:szCs w:val="24"/>
        </w:rPr>
        <w:t xml:space="preserve">5-14 </w:t>
      </w:r>
      <w:r w:rsidR="00B938DB" w:rsidRPr="00CF4E04">
        <w:rPr>
          <w:rFonts w:ascii="Times New Roman" w:hAnsi="Times New Roman"/>
          <w:sz w:val="24"/>
          <w:szCs w:val="24"/>
        </w:rPr>
        <w:t>years exhibited periodicity at 6 months</w:t>
      </w:r>
      <w:r w:rsidR="000F7773" w:rsidRPr="00CF4E04">
        <w:rPr>
          <w:rFonts w:ascii="Times New Roman" w:hAnsi="Times New Roman"/>
          <w:sz w:val="24"/>
          <w:szCs w:val="24"/>
        </w:rPr>
        <w:t xml:space="preserve"> for most of the </w:t>
      </w:r>
      <w:r w:rsidR="00AF0EE0" w:rsidRPr="00CF4E04">
        <w:rPr>
          <w:rFonts w:ascii="Times New Roman" w:hAnsi="Times New Roman"/>
          <w:sz w:val="24"/>
          <w:szCs w:val="24"/>
        </w:rPr>
        <w:t xml:space="preserve">analysis </w:t>
      </w:r>
      <w:r w:rsidR="000F7773" w:rsidRPr="00CF4E04">
        <w:rPr>
          <w:rFonts w:ascii="Times New Roman" w:hAnsi="Times New Roman"/>
          <w:sz w:val="24"/>
          <w:szCs w:val="24"/>
        </w:rPr>
        <w:lastRenderedPageBreak/>
        <w:t>period</w:t>
      </w:r>
      <w:r w:rsidR="0007260F" w:rsidRPr="00CF4E04">
        <w:rPr>
          <w:rFonts w:ascii="Times New Roman" w:hAnsi="Times New Roman"/>
          <w:sz w:val="24"/>
          <w:szCs w:val="24"/>
        </w:rPr>
        <w:t>. While seasonality persisted throughout the entire analysis period</w:t>
      </w:r>
      <w:r w:rsidR="007C0F0B" w:rsidRPr="00CF4E04">
        <w:rPr>
          <w:rFonts w:ascii="Times New Roman" w:hAnsi="Times New Roman"/>
          <w:sz w:val="24"/>
          <w:szCs w:val="24"/>
        </w:rPr>
        <w:t xml:space="preserve"> in older ages</w:t>
      </w:r>
      <w:r w:rsidR="00B938DB" w:rsidRPr="00CF4E04">
        <w:rPr>
          <w:rFonts w:ascii="Times New Roman" w:hAnsi="Times New Roman"/>
          <w:sz w:val="24"/>
          <w:szCs w:val="24"/>
        </w:rPr>
        <w:t>,</w:t>
      </w:r>
      <w:r w:rsidR="007C0F0B" w:rsidRPr="00CF4E04">
        <w:rPr>
          <w:rFonts w:ascii="Times New Roman" w:hAnsi="Times New Roman"/>
          <w:sz w:val="24"/>
          <w:szCs w:val="24"/>
        </w:rPr>
        <w:t xml:space="preserve"> </w:t>
      </w:r>
      <w:r w:rsidR="00B938DB" w:rsidRPr="00CF4E04">
        <w:rPr>
          <w:rFonts w:ascii="Times New Roman" w:hAnsi="Times New Roman"/>
          <w:sz w:val="24"/>
          <w:szCs w:val="24"/>
        </w:rPr>
        <w:t xml:space="preserve">it largely disappeared after </w:t>
      </w:r>
      <w:r w:rsidR="00D656A1" w:rsidRPr="00CF4E04">
        <w:rPr>
          <w:rFonts w:ascii="Times New Roman" w:hAnsi="Times New Roman"/>
          <w:sz w:val="24"/>
          <w:szCs w:val="24"/>
        </w:rPr>
        <w:t>late</w:t>
      </w:r>
      <w:r w:rsidR="00EB72BE">
        <w:rPr>
          <w:rFonts w:ascii="Times New Roman" w:hAnsi="Times New Roman"/>
          <w:sz w:val="24"/>
          <w:szCs w:val="24"/>
        </w:rPr>
        <w:t xml:space="preserve"> </w:t>
      </w:r>
      <w:r w:rsidR="00B938DB" w:rsidRPr="00CF4E04">
        <w:rPr>
          <w:rFonts w:ascii="Times New Roman" w:hAnsi="Times New Roman"/>
          <w:sz w:val="24"/>
          <w:szCs w:val="24"/>
        </w:rPr>
        <w:t xml:space="preserve">1990s </w:t>
      </w:r>
      <w:r w:rsidR="0007260F" w:rsidRPr="00CF4E04">
        <w:rPr>
          <w:rFonts w:ascii="Times New Roman" w:hAnsi="Times New Roman"/>
          <w:sz w:val="24"/>
          <w:szCs w:val="24"/>
        </w:rPr>
        <w:t xml:space="preserve">in children aged </w:t>
      </w:r>
      <w:r w:rsidR="00840AE5" w:rsidRPr="00CF4E04">
        <w:rPr>
          <w:rFonts w:ascii="Times New Roman" w:hAnsi="Times New Roman"/>
          <w:sz w:val="24"/>
          <w:szCs w:val="24"/>
        </w:rPr>
        <w:t xml:space="preserve">0-4 years in both sexes and </w:t>
      </w:r>
      <w:r w:rsidR="0007260F" w:rsidRPr="00CF4E04">
        <w:rPr>
          <w:rFonts w:ascii="Times New Roman" w:hAnsi="Times New Roman"/>
          <w:sz w:val="24"/>
          <w:szCs w:val="24"/>
        </w:rPr>
        <w:t xml:space="preserve">in women aged 15-24 years. </w:t>
      </w:r>
    </w:p>
    <w:p w14:paraId="7DB41B73" w14:textId="77777777" w:rsidR="00DB35AA" w:rsidRPr="00CF4E04" w:rsidRDefault="00DB35AA" w:rsidP="000A2B50">
      <w:pPr>
        <w:spacing w:after="0" w:line="480" w:lineRule="auto"/>
        <w:rPr>
          <w:rFonts w:ascii="Times New Roman" w:hAnsi="Times New Roman"/>
          <w:sz w:val="24"/>
          <w:szCs w:val="24"/>
        </w:rPr>
      </w:pPr>
    </w:p>
    <w:p w14:paraId="5DA87DC6" w14:textId="7CE679F4" w:rsidR="0007260F"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Death rates in men aged </w:t>
      </w:r>
      <w:r w:rsidR="00C10CFC">
        <w:rPr>
          <w:rFonts w:ascii="Times New Roman" w:hAnsi="Times New Roman"/>
          <w:sz w:val="24"/>
          <w:szCs w:val="24"/>
        </w:rPr>
        <w:t>≥</w:t>
      </w:r>
      <w:r w:rsidRPr="00CF4E04">
        <w:rPr>
          <w:rFonts w:ascii="Times New Roman" w:hAnsi="Times New Roman"/>
          <w:sz w:val="24"/>
          <w:szCs w:val="24"/>
        </w:rPr>
        <w:t>45</w:t>
      </w:r>
      <w:r w:rsidR="00BC6AB1" w:rsidRPr="00CF4E04">
        <w:rPr>
          <w:rFonts w:ascii="Times New Roman" w:hAnsi="Times New Roman"/>
          <w:sz w:val="24"/>
          <w:szCs w:val="24"/>
        </w:rPr>
        <w:t xml:space="preserve"> </w:t>
      </w:r>
      <w:r w:rsidRPr="00CF4E04">
        <w:rPr>
          <w:rFonts w:ascii="Times New Roman" w:hAnsi="Times New Roman"/>
          <w:sz w:val="24"/>
          <w:szCs w:val="24"/>
        </w:rPr>
        <w:t xml:space="preserve">years and women aged </w:t>
      </w:r>
      <w:r w:rsidR="00C10CFC">
        <w:rPr>
          <w:rFonts w:ascii="Times New Roman" w:hAnsi="Times New Roman"/>
          <w:sz w:val="24"/>
          <w:szCs w:val="24"/>
        </w:rPr>
        <w:t>≥</w:t>
      </w:r>
      <w:r w:rsidRPr="00CF4E04">
        <w:rPr>
          <w:rFonts w:ascii="Times New Roman" w:hAnsi="Times New Roman"/>
          <w:sz w:val="24"/>
          <w:szCs w:val="24"/>
        </w:rPr>
        <w:t>35</w:t>
      </w:r>
      <w:r w:rsidR="00F010FB" w:rsidRPr="00CF4E04">
        <w:rPr>
          <w:rFonts w:ascii="Times New Roman" w:hAnsi="Times New Roman"/>
          <w:sz w:val="24"/>
          <w:szCs w:val="24"/>
        </w:rPr>
        <w:t xml:space="preserve"> </w:t>
      </w:r>
      <w:r w:rsidRPr="00CF4E04">
        <w:rPr>
          <w:rFonts w:ascii="Times New Roman" w:hAnsi="Times New Roman"/>
          <w:sz w:val="24"/>
          <w:szCs w:val="24"/>
        </w:rPr>
        <w:t xml:space="preserve">years peaked in January and February, and </w:t>
      </w:r>
      <w:r w:rsidR="00B938DB" w:rsidRPr="00CF4E04">
        <w:rPr>
          <w:rFonts w:ascii="Times New Roman" w:hAnsi="Times New Roman"/>
          <w:sz w:val="24"/>
          <w:szCs w:val="24"/>
        </w:rPr>
        <w:t xml:space="preserve">were </w:t>
      </w:r>
      <w:r w:rsidRPr="00CF4E04">
        <w:rPr>
          <w:rFonts w:ascii="Times New Roman" w:hAnsi="Times New Roman"/>
          <w:sz w:val="24"/>
          <w:szCs w:val="24"/>
        </w:rPr>
        <w:t>lowest in July and August</w:t>
      </w:r>
      <w:r w:rsidR="00EE76C0" w:rsidRPr="00CF4E04">
        <w:rPr>
          <w:rFonts w:ascii="Times New Roman" w:hAnsi="Times New Roman"/>
          <w:sz w:val="24"/>
          <w:szCs w:val="24"/>
        </w:rPr>
        <w:t xml:space="preserve"> (Figure 2)</w:t>
      </w:r>
      <w:r w:rsidRPr="00CF4E04">
        <w:rPr>
          <w:rFonts w:ascii="Times New Roman" w:hAnsi="Times New Roman"/>
          <w:sz w:val="24"/>
          <w:szCs w:val="24"/>
        </w:rPr>
        <w:t xml:space="preserve">. A similar temporal pattern was seen in children </w:t>
      </w:r>
      <w:r w:rsidR="00B938DB" w:rsidRPr="00CF4E04">
        <w:rPr>
          <w:rFonts w:ascii="Times New Roman" w:hAnsi="Times New Roman"/>
          <w:sz w:val="24"/>
          <w:szCs w:val="24"/>
        </w:rPr>
        <w:t xml:space="preserve">younger than </w:t>
      </w:r>
      <w:r w:rsidR="00C537A1" w:rsidRPr="00CF4E04">
        <w:rPr>
          <w:rFonts w:ascii="Times New Roman" w:hAnsi="Times New Roman"/>
          <w:sz w:val="24"/>
          <w:szCs w:val="24"/>
        </w:rPr>
        <w:t>five</w:t>
      </w:r>
      <w:r w:rsidR="00B938DB" w:rsidRPr="00CF4E04">
        <w:rPr>
          <w:rFonts w:ascii="Times New Roman" w:hAnsi="Times New Roman"/>
          <w:sz w:val="24"/>
          <w:szCs w:val="24"/>
        </w:rPr>
        <w:t xml:space="preserve"> years of age, </w:t>
      </w:r>
      <w:r w:rsidRPr="00CF4E04">
        <w:rPr>
          <w:rFonts w:ascii="Times New Roman" w:hAnsi="Times New Roman"/>
          <w:sz w:val="24"/>
          <w:szCs w:val="24"/>
        </w:rPr>
        <w:t xml:space="preserve">whose mortality was highest in February and lowest in August. In contrast, the peak </w:t>
      </w:r>
      <w:r w:rsidR="00B938DB" w:rsidRPr="00CF4E04">
        <w:rPr>
          <w:rFonts w:ascii="Times New Roman" w:hAnsi="Times New Roman"/>
          <w:sz w:val="24"/>
          <w:szCs w:val="24"/>
        </w:rPr>
        <w:t xml:space="preserve">and minimum </w:t>
      </w:r>
      <w:r w:rsidRPr="00CF4E04">
        <w:rPr>
          <w:rFonts w:ascii="Times New Roman" w:hAnsi="Times New Roman"/>
          <w:sz w:val="24"/>
          <w:szCs w:val="24"/>
        </w:rPr>
        <w:t>of mortality in older boys and young men (ages 5-34 years) occurred in June/July</w:t>
      </w:r>
      <w:r w:rsidR="00B938DB" w:rsidRPr="00CF4E04">
        <w:rPr>
          <w:rFonts w:ascii="Times New Roman" w:hAnsi="Times New Roman"/>
          <w:sz w:val="24"/>
          <w:szCs w:val="24"/>
        </w:rPr>
        <w:t xml:space="preserve"> and</w:t>
      </w:r>
      <w:r w:rsidRPr="00CF4E04">
        <w:rPr>
          <w:rFonts w:ascii="Times New Roman" w:hAnsi="Times New Roman"/>
          <w:sz w:val="24"/>
          <w:szCs w:val="24"/>
        </w:rPr>
        <w:t xml:space="preserve"> December/January</w:t>
      </w:r>
      <w:r w:rsidR="00B938DB" w:rsidRPr="00CF4E04">
        <w:rPr>
          <w:rFonts w:ascii="Times New Roman" w:hAnsi="Times New Roman"/>
          <w:sz w:val="24"/>
          <w:szCs w:val="24"/>
        </w:rPr>
        <w:t>, respectively</w:t>
      </w:r>
      <w:r w:rsidRPr="00CF4E04">
        <w:rPr>
          <w:rFonts w:ascii="Times New Roman" w:hAnsi="Times New Roman"/>
          <w:sz w:val="24"/>
          <w:szCs w:val="24"/>
        </w:rPr>
        <w:t xml:space="preserve">. </w:t>
      </w:r>
    </w:p>
    <w:p w14:paraId="018DF674" w14:textId="77777777" w:rsidR="00DB35AA" w:rsidRPr="00CF4E04" w:rsidRDefault="00DB35AA" w:rsidP="000A2B50">
      <w:pPr>
        <w:spacing w:after="0" w:line="480" w:lineRule="auto"/>
        <w:rPr>
          <w:rFonts w:ascii="Times New Roman" w:hAnsi="Times New Roman"/>
          <w:sz w:val="24"/>
          <w:szCs w:val="24"/>
        </w:rPr>
      </w:pPr>
    </w:p>
    <w:p w14:paraId="1B149B63" w14:textId="7567EF83" w:rsidR="0078333E" w:rsidRPr="00CF4E04" w:rsidRDefault="0007260F" w:rsidP="000A2B50">
      <w:pPr>
        <w:spacing w:after="0" w:line="480" w:lineRule="auto"/>
        <w:rPr>
          <w:rFonts w:ascii="Times New Roman" w:hAnsi="Times New Roman"/>
          <w:sz w:val="24"/>
          <w:szCs w:val="24"/>
        </w:rPr>
      </w:pPr>
      <w:r w:rsidRPr="00CF4E04">
        <w:rPr>
          <w:rFonts w:ascii="Times New Roman" w:hAnsi="Times New Roman"/>
          <w:sz w:val="24"/>
          <w:szCs w:val="24"/>
        </w:rPr>
        <w:t xml:space="preserve">Percent </w:t>
      </w:r>
      <w:r w:rsidR="004978B1">
        <w:rPr>
          <w:rFonts w:ascii="Times New Roman" w:hAnsi="Times New Roman"/>
          <w:sz w:val="24"/>
          <w:szCs w:val="24"/>
        </w:rPr>
        <w:t xml:space="preserve">difference </w:t>
      </w:r>
      <w:r w:rsidR="004978B1" w:rsidRPr="004978B1">
        <w:rPr>
          <w:rFonts w:ascii="Times New Roman" w:hAnsi="Times New Roman"/>
          <w:sz w:val="24"/>
          <w:szCs w:val="24"/>
        </w:rPr>
        <w:t xml:space="preserve">in death rates between mortality in peak </w:t>
      </w:r>
      <w:proofErr w:type="gramStart"/>
      <w:r w:rsidR="004978B1" w:rsidRPr="004978B1">
        <w:rPr>
          <w:rFonts w:ascii="Times New Roman" w:hAnsi="Times New Roman"/>
          <w:sz w:val="24"/>
          <w:szCs w:val="24"/>
        </w:rPr>
        <w:t>and  minimum</w:t>
      </w:r>
      <w:proofErr w:type="gramEnd"/>
      <w:r w:rsidR="004978B1" w:rsidRPr="004978B1">
        <w:rPr>
          <w:rFonts w:ascii="Times New Roman" w:hAnsi="Times New Roman"/>
          <w:sz w:val="24"/>
          <w:szCs w:val="24"/>
        </w:rPr>
        <w:t xml:space="preserve"> months</w:t>
      </w:r>
      <w:r w:rsidRPr="00CF4E04">
        <w:rPr>
          <w:rFonts w:ascii="Times New Roman" w:hAnsi="Times New Roman"/>
          <w:sz w:val="24"/>
          <w:szCs w:val="24"/>
        </w:rPr>
        <w:t xml:space="preserve"> declined by less than </w:t>
      </w:r>
      <w:r w:rsidR="004F1977">
        <w:rPr>
          <w:rFonts w:ascii="Times New Roman" w:hAnsi="Times New Roman"/>
          <w:sz w:val="24"/>
          <w:szCs w:val="24"/>
        </w:rPr>
        <w:t>seven</w:t>
      </w:r>
      <w:r w:rsidR="004F1977" w:rsidRPr="00CF4E04">
        <w:rPr>
          <w:rFonts w:ascii="Times New Roman" w:hAnsi="Times New Roman"/>
          <w:sz w:val="24"/>
          <w:szCs w:val="24"/>
        </w:rPr>
        <w:t xml:space="preserve"> </w:t>
      </w:r>
      <w:r w:rsidRPr="00CF4E04">
        <w:rPr>
          <w:rFonts w:ascii="Times New Roman" w:hAnsi="Times New Roman"/>
          <w:sz w:val="24"/>
          <w:szCs w:val="24"/>
        </w:rPr>
        <w:t>percentag</w:t>
      </w:r>
      <w:r w:rsidR="00E512DF" w:rsidRPr="00CF4E04">
        <w:rPr>
          <w:rFonts w:ascii="Times New Roman" w:hAnsi="Times New Roman"/>
          <w:sz w:val="24"/>
          <w:szCs w:val="24"/>
        </w:rPr>
        <w:t xml:space="preserve">e points for people older than </w:t>
      </w:r>
      <w:r w:rsidR="00312402">
        <w:rPr>
          <w:rFonts w:ascii="Times New Roman" w:hAnsi="Times New Roman"/>
          <w:sz w:val="24"/>
          <w:szCs w:val="24"/>
        </w:rPr>
        <w:t>4</w:t>
      </w:r>
      <w:r w:rsidRPr="00CF4E04">
        <w:rPr>
          <w:rFonts w:ascii="Times New Roman" w:hAnsi="Times New Roman"/>
          <w:sz w:val="24"/>
          <w:szCs w:val="24"/>
        </w:rPr>
        <w:t>5 years of age</w:t>
      </w:r>
      <w:r w:rsidR="000B0CBD" w:rsidRPr="00CF4E04">
        <w:rPr>
          <w:rFonts w:ascii="Times New Roman" w:hAnsi="Times New Roman"/>
          <w:sz w:val="24"/>
          <w:szCs w:val="24"/>
        </w:rPr>
        <w:t xml:space="preserve"> from 1982 to 2013</w:t>
      </w:r>
      <w:r w:rsidRPr="00CF4E04">
        <w:rPr>
          <w:rFonts w:ascii="Times New Roman" w:hAnsi="Times New Roman"/>
          <w:sz w:val="24"/>
          <w:szCs w:val="24"/>
        </w:rPr>
        <w:t xml:space="preserve"> (Figure 3)</w:t>
      </w:r>
      <w:r w:rsidR="007F22D2" w:rsidRPr="00CF4E04">
        <w:rPr>
          <w:rFonts w:ascii="Times New Roman" w:hAnsi="Times New Roman"/>
          <w:sz w:val="24"/>
          <w:szCs w:val="24"/>
        </w:rPr>
        <w:t>.</w:t>
      </w:r>
      <w:r w:rsidRPr="00CF4E04">
        <w:rPr>
          <w:rFonts w:ascii="Times New Roman" w:hAnsi="Times New Roman"/>
          <w:sz w:val="24"/>
          <w:szCs w:val="24"/>
        </w:rPr>
        <w:t xml:space="preserve"> In contrast, the difference between peak (summer) and minimum (winter) declined </w:t>
      </w:r>
      <w:r w:rsidR="003D6C08" w:rsidRPr="00CF4E04">
        <w:rPr>
          <w:rFonts w:ascii="Times New Roman" w:hAnsi="Times New Roman"/>
          <w:sz w:val="24"/>
          <w:szCs w:val="24"/>
        </w:rPr>
        <w:t>signif</w:t>
      </w:r>
      <w:r w:rsidR="00CC5C93" w:rsidRPr="00CF4E04">
        <w:rPr>
          <w:rFonts w:ascii="Times New Roman" w:hAnsi="Times New Roman"/>
          <w:sz w:val="24"/>
          <w:szCs w:val="24"/>
        </w:rPr>
        <w:t xml:space="preserve">icantly </w:t>
      </w:r>
      <w:r w:rsidRPr="00CF4E04">
        <w:rPr>
          <w:rFonts w:ascii="Times New Roman" w:hAnsi="Times New Roman"/>
          <w:sz w:val="24"/>
          <w:szCs w:val="24"/>
        </w:rPr>
        <w:t xml:space="preserve">in younger ages, by </w:t>
      </w:r>
      <w:r w:rsidR="00162AB7" w:rsidRPr="00CF4E04">
        <w:rPr>
          <w:rFonts w:ascii="Times New Roman" w:hAnsi="Times New Roman"/>
          <w:sz w:val="24"/>
          <w:szCs w:val="24"/>
        </w:rPr>
        <w:t xml:space="preserve">nearly 25 </w:t>
      </w:r>
      <w:r w:rsidRPr="00CF4E04">
        <w:rPr>
          <w:rFonts w:ascii="Times New Roman" w:hAnsi="Times New Roman"/>
          <w:sz w:val="24"/>
          <w:szCs w:val="24"/>
        </w:rPr>
        <w:t>percentage points</w:t>
      </w:r>
      <w:r w:rsidR="00657028" w:rsidRPr="00CF4E04">
        <w:rPr>
          <w:rFonts w:ascii="Times New Roman" w:hAnsi="Times New Roman"/>
          <w:sz w:val="24"/>
          <w:szCs w:val="24"/>
        </w:rPr>
        <w:t xml:space="preserve"> </w:t>
      </w:r>
      <w:r w:rsidRPr="00CF4E04">
        <w:rPr>
          <w:rFonts w:ascii="Times New Roman" w:hAnsi="Times New Roman"/>
          <w:sz w:val="24"/>
          <w:szCs w:val="24"/>
        </w:rPr>
        <w:t xml:space="preserve">in </w:t>
      </w:r>
      <w:r w:rsidR="00162AB7" w:rsidRPr="00CF4E04">
        <w:rPr>
          <w:rFonts w:ascii="Times New Roman" w:hAnsi="Times New Roman"/>
          <w:sz w:val="24"/>
          <w:szCs w:val="24"/>
        </w:rPr>
        <w:t xml:space="preserve">males </w:t>
      </w:r>
      <w:r w:rsidRPr="00CF4E04">
        <w:rPr>
          <w:rFonts w:ascii="Times New Roman" w:hAnsi="Times New Roman"/>
          <w:sz w:val="24"/>
          <w:szCs w:val="24"/>
        </w:rPr>
        <w:t xml:space="preserve">aged 5-14 years </w:t>
      </w:r>
      <w:r w:rsidR="00162AB7" w:rsidRPr="00CF4E04">
        <w:rPr>
          <w:rFonts w:ascii="Times New Roman" w:hAnsi="Times New Roman"/>
          <w:sz w:val="24"/>
          <w:szCs w:val="24"/>
        </w:rPr>
        <w:t>and</w:t>
      </w:r>
      <w:r w:rsidR="00CF2214" w:rsidRPr="00CF4E04">
        <w:rPr>
          <w:rFonts w:ascii="Times New Roman" w:hAnsi="Times New Roman"/>
          <w:sz w:val="24"/>
          <w:szCs w:val="24"/>
        </w:rPr>
        <w:t xml:space="preserve"> 15-24-year</w:t>
      </w:r>
      <w:r w:rsidR="00162AB7" w:rsidRPr="00CF4E04">
        <w:rPr>
          <w:rFonts w:ascii="Times New Roman" w:hAnsi="Times New Roman"/>
          <w:sz w:val="24"/>
          <w:szCs w:val="24"/>
        </w:rPr>
        <w:t>s</w:t>
      </w:r>
      <w:r w:rsidR="00CF2214" w:rsidRPr="00CF4E04">
        <w:rPr>
          <w:rFonts w:ascii="Times New Roman" w:hAnsi="Times New Roman"/>
          <w:sz w:val="24"/>
          <w:szCs w:val="24"/>
        </w:rPr>
        <w:t>.</w:t>
      </w:r>
      <w:r w:rsidR="00183441" w:rsidRPr="00CF4E04">
        <w:rPr>
          <w:rFonts w:ascii="Times New Roman" w:hAnsi="Times New Roman"/>
          <w:sz w:val="24"/>
          <w:szCs w:val="24"/>
        </w:rPr>
        <w:t xml:space="preserve"> </w:t>
      </w:r>
      <w:r w:rsidR="00671506" w:rsidRPr="00CF4E04">
        <w:rPr>
          <w:rFonts w:ascii="Times New Roman" w:hAnsi="Times New Roman"/>
          <w:sz w:val="24"/>
          <w:szCs w:val="24"/>
        </w:rPr>
        <w:t xml:space="preserve">Under five years of age, percent </w:t>
      </w:r>
      <w:r w:rsidR="004978B1">
        <w:rPr>
          <w:rFonts w:ascii="Times New Roman" w:hAnsi="Times New Roman"/>
          <w:sz w:val="24"/>
          <w:szCs w:val="24"/>
        </w:rPr>
        <w:t>seasonal difference declined</w:t>
      </w:r>
      <w:r w:rsidR="00671506" w:rsidRPr="00CF4E04">
        <w:rPr>
          <w:rFonts w:ascii="Times New Roman" w:hAnsi="Times New Roman"/>
          <w:sz w:val="24"/>
          <w:szCs w:val="24"/>
        </w:rPr>
        <w:t xml:space="preserve"> by a statistically-significant </w:t>
      </w:r>
      <w:r w:rsidR="00BE069F" w:rsidRPr="00CF4E04">
        <w:rPr>
          <w:rFonts w:ascii="Times New Roman" w:hAnsi="Times New Roman"/>
          <w:sz w:val="24"/>
          <w:szCs w:val="24"/>
        </w:rPr>
        <w:t>13.2 percentage points (</w:t>
      </w:r>
      <w:r w:rsidR="00162AB7" w:rsidRPr="00CF4E04">
        <w:rPr>
          <w:rFonts w:ascii="Times New Roman" w:hAnsi="Times New Roman"/>
          <w:sz w:val="24"/>
          <w:szCs w:val="24"/>
        </w:rPr>
        <w:t xml:space="preserve">95% CI </w:t>
      </w:r>
      <w:r w:rsidR="00671506" w:rsidRPr="00CF4E04">
        <w:rPr>
          <w:rFonts w:ascii="Times New Roman" w:hAnsi="Times New Roman"/>
          <w:sz w:val="24"/>
          <w:szCs w:val="24"/>
        </w:rPr>
        <w:t>8.1</w:t>
      </w:r>
      <w:r w:rsidR="00162AB7" w:rsidRPr="00CF4E04">
        <w:rPr>
          <w:rFonts w:ascii="Times New Roman" w:hAnsi="Times New Roman"/>
          <w:sz w:val="24"/>
          <w:szCs w:val="24"/>
        </w:rPr>
        <w:t xml:space="preserve"> to </w:t>
      </w:r>
      <w:r w:rsidR="00BE069F" w:rsidRPr="00CF4E04">
        <w:rPr>
          <w:rFonts w:ascii="Times New Roman" w:hAnsi="Times New Roman"/>
          <w:sz w:val="24"/>
          <w:szCs w:val="24"/>
        </w:rPr>
        <w:t>18.2)</w:t>
      </w:r>
      <w:r w:rsidR="00671506" w:rsidRPr="00CF4E04">
        <w:rPr>
          <w:rFonts w:ascii="Times New Roman" w:hAnsi="Times New Roman"/>
          <w:sz w:val="24"/>
          <w:szCs w:val="24"/>
        </w:rPr>
        <w:t xml:space="preserve"> for boys but only</w:t>
      </w:r>
      <w:r w:rsidR="005F5127" w:rsidRPr="00CF4E04">
        <w:rPr>
          <w:rFonts w:ascii="Times New Roman" w:hAnsi="Times New Roman"/>
          <w:sz w:val="24"/>
          <w:szCs w:val="24"/>
        </w:rPr>
        <w:t xml:space="preserve"> a statistically insignificant</w:t>
      </w:r>
      <w:r w:rsidR="00671506" w:rsidRPr="00CF4E04">
        <w:rPr>
          <w:rFonts w:ascii="Times New Roman" w:hAnsi="Times New Roman"/>
          <w:sz w:val="24"/>
          <w:szCs w:val="24"/>
        </w:rPr>
        <w:t xml:space="preserve"> </w:t>
      </w:r>
      <w:r w:rsidR="005F5127" w:rsidRPr="00CF4E04">
        <w:rPr>
          <w:rFonts w:ascii="Times New Roman" w:hAnsi="Times New Roman"/>
          <w:sz w:val="24"/>
          <w:szCs w:val="24"/>
        </w:rPr>
        <w:t>5.0 percentage points</w:t>
      </w:r>
      <w:r w:rsidR="00671506" w:rsidRPr="00CF4E04">
        <w:rPr>
          <w:rFonts w:ascii="Times New Roman" w:hAnsi="Times New Roman"/>
          <w:sz w:val="24"/>
          <w:szCs w:val="24"/>
        </w:rPr>
        <w:t xml:space="preserve"> (</w:t>
      </w:r>
      <w:r w:rsidR="005F5127" w:rsidRPr="00CF4E04">
        <w:rPr>
          <w:rFonts w:ascii="Times New Roman" w:hAnsi="Times New Roman"/>
          <w:sz w:val="24"/>
          <w:szCs w:val="24"/>
        </w:rPr>
        <w:t>-12.0</w:t>
      </w:r>
      <w:r w:rsidR="00162AB7" w:rsidRPr="00CF4E04">
        <w:rPr>
          <w:rFonts w:ascii="Times New Roman" w:hAnsi="Times New Roman"/>
          <w:sz w:val="24"/>
          <w:szCs w:val="24"/>
        </w:rPr>
        <w:t xml:space="preserve"> to </w:t>
      </w:r>
      <w:r w:rsidR="005F5127" w:rsidRPr="00CF4E04">
        <w:rPr>
          <w:rFonts w:ascii="Times New Roman" w:hAnsi="Times New Roman"/>
          <w:sz w:val="24"/>
          <w:szCs w:val="24"/>
        </w:rPr>
        <w:t>2.0</w:t>
      </w:r>
      <w:r w:rsidR="00671506" w:rsidRPr="00CF4E04">
        <w:rPr>
          <w:rFonts w:ascii="Times New Roman" w:hAnsi="Times New Roman"/>
          <w:sz w:val="24"/>
          <w:szCs w:val="24"/>
        </w:rPr>
        <w:t>) for girls</w:t>
      </w:r>
      <w:r w:rsidR="006501F5" w:rsidRPr="00CF4E04">
        <w:rPr>
          <w:rFonts w:ascii="Times New Roman" w:hAnsi="Times New Roman"/>
          <w:sz w:val="24"/>
          <w:szCs w:val="24"/>
        </w:rPr>
        <w:t>.</w:t>
      </w:r>
    </w:p>
    <w:p w14:paraId="3E34745E" w14:textId="77777777" w:rsidR="00DB35AA" w:rsidRPr="00CF4E04" w:rsidRDefault="00DB35AA" w:rsidP="000A2B50">
      <w:pPr>
        <w:spacing w:after="0" w:line="480" w:lineRule="auto"/>
        <w:rPr>
          <w:rFonts w:ascii="Times New Roman" w:hAnsi="Times New Roman"/>
          <w:sz w:val="24"/>
          <w:szCs w:val="24"/>
        </w:rPr>
      </w:pPr>
    </w:p>
    <w:p w14:paraId="1F12A931" w14:textId="472F05A4" w:rsidR="004C6F20" w:rsidRDefault="009C289C" w:rsidP="000A2B50">
      <w:pPr>
        <w:spacing w:after="0" w:line="480" w:lineRule="auto"/>
        <w:rPr>
          <w:rFonts w:ascii="Times New Roman" w:hAnsi="Times New Roman"/>
          <w:sz w:val="24"/>
          <w:szCs w:val="24"/>
        </w:rPr>
      </w:pPr>
      <w:r w:rsidRPr="00CF4E04">
        <w:rPr>
          <w:rFonts w:ascii="Times New Roman" w:hAnsi="Times New Roman"/>
          <w:sz w:val="24"/>
          <w:szCs w:val="24"/>
        </w:rPr>
        <w:t>The</w:t>
      </w:r>
      <w:r w:rsidR="0007260F" w:rsidRPr="00CF4E04">
        <w:rPr>
          <w:rFonts w:ascii="Times New Roman" w:hAnsi="Times New Roman"/>
          <w:sz w:val="24"/>
          <w:szCs w:val="24"/>
        </w:rPr>
        <w:t xml:space="preserve"> sub-national centre of</w:t>
      </w:r>
      <w:r w:rsidR="00113C44" w:rsidRPr="00CF4E04">
        <w:rPr>
          <w:rFonts w:ascii="Times New Roman" w:hAnsi="Times New Roman"/>
          <w:sz w:val="24"/>
          <w:szCs w:val="24"/>
        </w:rPr>
        <w:t xml:space="preserve"> gravity analysis </w:t>
      </w:r>
      <w:r w:rsidRPr="00CF4E04">
        <w:rPr>
          <w:rFonts w:ascii="Times New Roman" w:hAnsi="Times New Roman"/>
          <w:sz w:val="24"/>
          <w:szCs w:val="24"/>
        </w:rPr>
        <w:t>shows that</w:t>
      </w:r>
      <w:r w:rsidR="0007260F" w:rsidRPr="00CF4E04">
        <w:rPr>
          <w:rFonts w:ascii="Times New Roman" w:hAnsi="Times New Roman"/>
          <w:sz w:val="24"/>
          <w:szCs w:val="24"/>
        </w:rPr>
        <w:t xml:space="preserve"> </w:t>
      </w:r>
      <w:r w:rsidRPr="00CF4E04">
        <w:rPr>
          <w:rFonts w:ascii="Times New Roman" w:hAnsi="Times New Roman"/>
          <w:sz w:val="24"/>
          <w:szCs w:val="24"/>
        </w:rPr>
        <w:t>mortality peaks and minima in different climate regions</w:t>
      </w:r>
      <w:r w:rsidR="0007260F" w:rsidRPr="00CF4E04">
        <w:rPr>
          <w:rFonts w:ascii="Times New Roman" w:hAnsi="Times New Roman"/>
          <w:sz w:val="24"/>
          <w:szCs w:val="24"/>
        </w:rPr>
        <w:t xml:space="preserve"> </w:t>
      </w:r>
      <w:r w:rsidR="0050434E" w:rsidRPr="00CF4E04">
        <w:rPr>
          <w:rFonts w:ascii="Times New Roman" w:hAnsi="Times New Roman"/>
          <w:sz w:val="24"/>
          <w:szCs w:val="24"/>
        </w:rPr>
        <w:t xml:space="preserve">(Figure S1) </w:t>
      </w:r>
      <w:r w:rsidR="0007260F" w:rsidRPr="00CF4E04">
        <w:rPr>
          <w:rFonts w:ascii="Times New Roman" w:hAnsi="Times New Roman"/>
          <w:sz w:val="24"/>
          <w:szCs w:val="24"/>
        </w:rPr>
        <w:t xml:space="preserve">are consistent with the national </w:t>
      </w:r>
      <w:r w:rsidRPr="00CF4E04">
        <w:rPr>
          <w:rFonts w:ascii="Times New Roman" w:hAnsi="Times New Roman"/>
          <w:sz w:val="24"/>
          <w:szCs w:val="24"/>
        </w:rPr>
        <w:t>ones</w:t>
      </w:r>
      <w:r w:rsidR="00162AB7" w:rsidRPr="00CF4E04">
        <w:rPr>
          <w:rFonts w:ascii="Times New Roman" w:hAnsi="Times New Roman"/>
          <w:sz w:val="24"/>
          <w:szCs w:val="24"/>
        </w:rPr>
        <w:t xml:space="preserve"> (Figure 4)</w:t>
      </w:r>
      <w:r w:rsidR="0007260F" w:rsidRPr="00CF4E04">
        <w:rPr>
          <w:rFonts w:ascii="Times New Roman" w:hAnsi="Times New Roman"/>
          <w:sz w:val="24"/>
          <w:szCs w:val="24"/>
        </w:rPr>
        <w:t xml:space="preserve">, indicating the </w:t>
      </w:r>
      <w:r w:rsidRPr="00CF4E04">
        <w:rPr>
          <w:rFonts w:ascii="Times New Roman" w:hAnsi="Times New Roman"/>
          <w:sz w:val="24"/>
          <w:szCs w:val="24"/>
        </w:rPr>
        <w:t>seasonality</w:t>
      </w:r>
      <w:r w:rsidR="0007260F" w:rsidRPr="00CF4E04">
        <w:rPr>
          <w:rFonts w:ascii="Times New Roman" w:hAnsi="Times New Roman"/>
          <w:sz w:val="24"/>
          <w:szCs w:val="24"/>
        </w:rPr>
        <w:t xml:space="preserve"> is largely independent of geography. </w:t>
      </w:r>
      <w:r w:rsidR="009A4004" w:rsidRPr="00CF4E04">
        <w:rPr>
          <w:rFonts w:ascii="Times New Roman" w:hAnsi="Times New Roman"/>
          <w:sz w:val="24"/>
          <w:szCs w:val="24"/>
        </w:rPr>
        <w:t>The relative homoge</w:t>
      </w:r>
      <w:r w:rsidR="00270B4B" w:rsidRPr="00CF4E04">
        <w:rPr>
          <w:rFonts w:ascii="Times New Roman" w:hAnsi="Times New Roman"/>
          <w:sz w:val="24"/>
          <w:szCs w:val="24"/>
        </w:rPr>
        <w:t>neity of the timing of maximum and mortality</w:t>
      </w:r>
      <w:r w:rsidR="00E844E9" w:rsidRPr="00CF4E04">
        <w:rPr>
          <w:rFonts w:ascii="Times New Roman" w:hAnsi="Times New Roman"/>
          <w:sz w:val="24"/>
          <w:szCs w:val="24"/>
        </w:rPr>
        <w:t xml:space="preserve"> is evident, despite the large variation in temperatures that exist between climate regions</w:t>
      </w:r>
      <w:r w:rsidR="00C424DF" w:rsidRPr="00CF4E04">
        <w:rPr>
          <w:rFonts w:ascii="Times New Roman" w:hAnsi="Times New Roman"/>
          <w:sz w:val="24"/>
          <w:szCs w:val="24"/>
        </w:rPr>
        <w:t xml:space="preserve"> during the same months. </w:t>
      </w:r>
      <w:r w:rsidR="00472EC1" w:rsidRPr="00CF4E04">
        <w:rPr>
          <w:rFonts w:ascii="Times New Roman" w:hAnsi="Times New Roman"/>
          <w:sz w:val="24"/>
          <w:szCs w:val="24"/>
        </w:rPr>
        <w:t>F</w:t>
      </w:r>
      <w:r w:rsidR="00113C44" w:rsidRPr="00CF4E04">
        <w:rPr>
          <w:rFonts w:ascii="Times New Roman" w:hAnsi="Times New Roman"/>
          <w:sz w:val="24"/>
          <w:szCs w:val="24"/>
        </w:rPr>
        <w:t xml:space="preserve">or </w:t>
      </w:r>
      <w:r w:rsidR="00E34290" w:rsidRPr="00CF4E04">
        <w:rPr>
          <w:rFonts w:ascii="Times New Roman" w:hAnsi="Times New Roman"/>
          <w:sz w:val="24"/>
          <w:szCs w:val="24"/>
        </w:rPr>
        <w:t xml:space="preserve">example, </w:t>
      </w:r>
      <w:r w:rsidR="00472EC1" w:rsidRPr="00CF4E04">
        <w:rPr>
          <w:rFonts w:ascii="Times New Roman" w:hAnsi="Times New Roman"/>
          <w:sz w:val="24"/>
          <w:szCs w:val="24"/>
        </w:rPr>
        <w:t>in men and women aged</w:t>
      </w:r>
      <w:r w:rsidR="00E34290" w:rsidRPr="00CF4E04">
        <w:rPr>
          <w:rFonts w:ascii="Times New Roman" w:hAnsi="Times New Roman"/>
          <w:sz w:val="24"/>
          <w:szCs w:val="24"/>
        </w:rPr>
        <w:t xml:space="preserve"> 65-74 </w:t>
      </w:r>
      <w:r w:rsidR="00472EC1" w:rsidRPr="00CF4E04">
        <w:rPr>
          <w:rFonts w:ascii="Times New Roman" w:hAnsi="Times New Roman"/>
          <w:sz w:val="24"/>
          <w:szCs w:val="24"/>
        </w:rPr>
        <w:t>years</w:t>
      </w:r>
      <w:r w:rsidR="00E34290" w:rsidRPr="00CF4E04">
        <w:rPr>
          <w:rFonts w:ascii="Times New Roman" w:hAnsi="Times New Roman"/>
          <w:sz w:val="24"/>
          <w:szCs w:val="24"/>
        </w:rPr>
        <w:t xml:space="preserve">, </w:t>
      </w:r>
      <w:r w:rsidR="00472EC1" w:rsidRPr="00CF4E04">
        <w:rPr>
          <w:rFonts w:ascii="Times New Roman" w:hAnsi="Times New Roman"/>
          <w:sz w:val="24"/>
          <w:szCs w:val="24"/>
        </w:rPr>
        <w:t xml:space="preserve">mortality peaked in February in the </w:t>
      </w:r>
      <w:r w:rsidR="000953D4" w:rsidRPr="00CF4E04">
        <w:rPr>
          <w:rFonts w:ascii="Times New Roman" w:hAnsi="Times New Roman"/>
          <w:sz w:val="24"/>
          <w:szCs w:val="24"/>
        </w:rPr>
        <w:t xml:space="preserve">Northeast </w:t>
      </w:r>
      <w:r w:rsidR="00E34290" w:rsidRPr="00CF4E04">
        <w:rPr>
          <w:rFonts w:ascii="Times New Roman" w:hAnsi="Times New Roman"/>
          <w:sz w:val="24"/>
          <w:szCs w:val="24"/>
        </w:rPr>
        <w:t>and South</w:t>
      </w:r>
      <w:r w:rsidR="000953D4" w:rsidRPr="00CF4E04">
        <w:rPr>
          <w:rFonts w:ascii="Times New Roman" w:hAnsi="Times New Roman"/>
          <w:sz w:val="24"/>
          <w:szCs w:val="24"/>
        </w:rPr>
        <w:t>east</w:t>
      </w:r>
      <w:r w:rsidR="00393B92" w:rsidRPr="00CF4E04">
        <w:rPr>
          <w:rFonts w:ascii="Times New Roman" w:hAnsi="Times New Roman"/>
          <w:sz w:val="24"/>
          <w:szCs w:val="24"/>
        </w:rPr>
        <w:t>,</w:t>
      </w:r>
      <w:r w:rsidR="00490CB6" w:rsidRPr="00CF4E04">
        <w:rPr>
          <w:rFonts w:ascii="Times New Roman" w:hAnsi="Times New Roman"/>
          <w:sz w:val="24"/>
          <w:szCs w:val="24"/>
        </w:rPr>
        <w:t xml:space="preserve"> </w:t>
      </w:r>
      <w:r w:rsidR="00472EC1" w:rsidRPr="00CF4E04">
        <w:rPr>
          <w:rFonts w:ascii="Times New Roman" w:hAnsi="Times New Roman"/>
          <w:sz w:val="24"/>
          <w:szCs w:val="24"/>
        </w:rPr>
        <w:t xml:space="preserve">even though </w:t>
      </w:r>
      <w:r w:rsidR="00490CB6" w:rsidRPr="00CF4E04">
        <w:rPr>
          <w:rFonts w:ascii="Times New Roman" w:hAnsi="Times New Roman"/>
          <w:sz w:val="24"/>
          <w:szCs w:val="24"/>
        </w:rPr>
        <w:t xml:space="preserve">the average temperatures for those regions were different by </w:t>
      </w:r>
      <w:r w:rsidR="004B7609" w:rsidRPr="00CF4E04">
        <w:rPr>
          <w:rFonts w:ascii="Times New Roman" w:hAnsi="Times New Roman"/>
          <w:sz w:val="24"/>
          <w:szCs w:val="24"/>
        </w:rPr>
        <w:t>over 13</w:t>
      </w:r>
      <w:r w:rsidR="00490CB6" w:rsidRPr="00CF4E04">
        <w:rPr>
          <w:rFonts w:ascii="Times New Roman" w:hAnsi="Times New Roman"/>
          <w:sz w:val="24"/>
          <w:szCs w:val="24"/>
        </w:rPr>
        <w:t xml:space="preserve"> degrees Celsius (</w:t>
      </w:r>
      <w:r w:rsidR="00393A4F" w:rsidRPr="00CF4E04">
        <w:rPr>
          <w:rFonts w:ascii="Times New Roman" w:hAnsi="Times New Roman"/>
          <w:sz w:val="24"/>
          <w:szCs w:val="24"/>
        </w:rPr>
        <w:t>9.3</w:t>
      </w:r>
      <w:r w:rsidR="00490CB6" w:rsidRPr="00CF4E04">
        <w:rPr>
          <w:rFonts w:ascii="Times New Roman" w:hAnsi="Times New Roman"/>
          <w:sz w:val="24"/>
          <w:szCs w:val="24"/>
        </w:rPr>
        <w:t xml:space="preserve"> in </w:t>
      </w:r>
      <w:r w:rsidR="00490CB6" w:rsidRPr="00CF4E04">
        <w:rPr>
          <w:rFonts w:ascii="Times New Roman" w:hAnsi="Times New Roman"/>
          <w:sz w:val="24"/>
          <w:szCs w:val="24"/>
        </w:rPr>
        <w:lastRenderedPageBreak/>
        <w:t>the South</w:t>
      </w:r>
      <w:r w:rsidR="00393A4F" w:rsidRPr="00CF4E04">
        <w:rPr>
          <w:rFonts w:ascii="Times New Roman" w:hAnsi="Times New Roman"/>
          <w:sz w:val="24"/>
          <w:szCs w:val="24"/>
        </w:rPr>
        <w:t>east</w:t>
      </w:r>
      <w:r w:rsidR="00490CB6" w:rsidRPr="00CF4E04">
        <w:rPr>
          <w:rFonts w:ascii="Times New Roman" w:hAnsi="Times New Roman"/>
          <w:sz w:val="24"/>
          <w:szCs w:val="24"/>
        </w:rPr>
        <w:t xml:space="preserve"> compared with </w:t>
      </w:r>
      <w:r w:rsidR="00B657EF" w:rsidRPr="00CF4E04">
        <w:rPr>
          <w:rFonts w:ascii="Times New Roman" w:hAnsi="Times New Roman"/>
          <w:sz w:val="24"/>
          <w:szCs w:val="24"/>
        </w:rPr>
        <w:t>-3.8</w:t>
      </w:r>
      <w:r w:rsidR="00490CB6" w:rsidRPr="00CF4E04">
        <w:rPr>
          <w:rFonts w:ascii="Times New Roman" w:hAnsi="Times New Roman"/>
          <w:sz w:val="24"/>
          <w:szCs w:val="24"/>
        </w:rPr>
        <w:t xml:space="preserve"> in the North</w:t>
      </w:r>
      <w:r w:rsidR="005A2FD2" w:rsidRPr="00CF4E04">
        <w:rPr>
          <w:rFonts w:ascii="Times New Roman" w:hAnsi="Times New Roman"/>
          <w:sz w:val="24"/>
          <w:szCs w:val="24"/>
        </w:rPr>
        <w:t>east</w:t>
      </w:r>
      <w:r w:rsidR="00490CB6" w:rsidRPr="00CF4E04">
        <w:rPr>
          <w:rFonts w:ascii="Times New Roman" w:hAnsi="Times New Roman"/>
          <w:sz w:val="24"/>
          <w:szCs w:val="24"/>
        </w:rPr>
        <w:t>).</w:t>
      </w:r>
      <w:r w:rsidR="00146224" w:rsidRPr="00CF4E04">
        <w:rPr>
          <w:rFonts w:ascii="Times New Roman" w:hAnsi="Times New Roman"/>
          <w:sz w:val="24"/>
          <w:szCs w:val="24"/>
        </w:rPr>
        <w:t xml:space="preserve"> </w:t>
      </w:r>
      <w:r w:rsidR="00162AB7" w:rsidRPr="00CF4E04">
        <w:rPr>
          <w:rFonts w:ascii="Times New Roman" w:hAnsi="Times New Roman"/>
          <w:sz w:val="24"/>
          <w:szCs w:val="24"/>
        </w:rPr>
        <w:t>Furthermore</w:t>
      </w:r>
      <w:r w:rsidR="00186415" w:rsidRPr="00CF4E04">
        <w:rPr>
          <w:rFonts w:ascii="Times New Roman" w:hAnsi="Times New Roman"/>
          <w:sz w:val="24"/>
          <w:szCs w:val="24"/>
        </w:rPr>
        <w:t xml:space="preserve">, </w:t>
      </w:r>
      <w:r w:rsidR="0050434E" w:rsidRPr="00CF4E04">
        <w:rPr>
          <w:rFonts w:ascii="Times New Roman" w:hAnsi="Times New Roman"/>
          <w:sz w:val="24"/>
          <w:szCs w:val="24"/>
        </w:rPr>
        <w:t xml:space="preserve">above 45 years of age, there is </w:t>
      </w:r>
      <w:r w:rsidR="007F7C38">
        <w:rPr>
          <w:rFonts w:ascii="Times New Roman" w:hAnsi="Times New Roman"/>
          <w:sz w:val="24"/>
          <w:szCs w:val="24"/>
        </w:rPr>
        <w:t>little</w:t>
      </w:r>
      <w:r w:rsidR="0050434E" w:rsidRPr="00CF4E04">
        <w:rPr>
          <w:rFonts w:ascii="Times New Roman" w:hAnsi="Times New Roman"/>
          <w:sz w:val="24"/>
          <w:szCs w:val="24"/>
        </w:rPr>
        <w:t xml:space="preserve"> </w:t>
      </w:r>
      <w:r w:rsidR="004C6F20" w:rsidRPr="00CF4E04">
        <w:rPr>
          <w:rFonts w:ascii="Times New Roman" w:hAnsi="Times New Roman"/>
          <w:sz w:val="24"/>
          <w:szCs w:val="24"/>
        </w:rPr>
        <w:t xml:space="preserve">inter-region </w:t>
      </w:r>
      <w:r w:rsidR="0050434E" w:rsidRPr="00CF4E04">
        <w:rPr>
          <w:rFonts w:ascii="Times New Roman" w:hAnsi="Times New Roman"/>
          <w:sz w:val="24"/>
          <w:szCs w:val="24"/>
        </w:rPr>
        <w:t xml:space="preserve">variation in the </w:t>
      </w:r>
      <w:r w:rsidR="004978B1" w:rsidRPr="00CF4E04">
        <w:rPr>
          <w:rFonts w:ascii="Times New Roman" w:hAnsi="Times New Roman"/>
          <w:sz w:val="24"/>
          <w:szCs w:val="24"/>
        </w:rPr>
        <w:t xml:space="preserve">percent </w:t>
      </w:r>
      <w:r w:rsidR="004978B1">
        <w:rPr>
          <w:rFonts w:ascii="Times New Roman" w:hAnsi="Times New Roman"/>
          <w:sz w:val="24"/>
          <w:szCs w:val="24"/>
        </w:rPr>
        <w:t>seasonal difference</w:t>
      </w:r>
      <w:r w:rsidR="0050434E" w:rsidRPr="00CF4E04">
        <w:rPr>
          <w:rFonts w:ascii="Times New Roman" w:hAnsi="Times New Roman"/>
          <w:sz w:val="24"/>
          <w:szCs w:val="24"/>
        </w:rPr>
        <w:t>, despite</w:t>
      </w:r>
      <w:r w:rsidR="004C6F20">
        <w:rPr>
          <w:rFonts w:ascii="Times New Roman" w:hAnsi="Times New Roman"/>
          <w:sz w:val="24"/>
          <w:szCs w:val="24"/>
        </w:rPr>
        <w:t xml:space="preserve"> the</w:t>
      </w:r>
      <w:r w:rsidR="0050434E" w:rsidRPr="00CF4E04">
        <w:rPr>
          <w:rFonts w:ascii="Times New Roman" w:hAnsi="Times New Roman"/>
          <w:sz w:val="24"/>
          <w:szCs w:val="24"/>
        </w:rPr>
        <w:t xml:space="preserve"> large variation in </w:t>
      </w:r>
      <w:r w:rsidR="00D16348" w:rsidRPr="00CF4E04">
        <w:rPr>
          <w:rFonts w:ascii="Times New Roman" w:hAnsi="Times New Roman"/>
          <w:sz w:val="24"/>
          <w:szCs w:val="24"/>
        </w:rPr>
        <w:t xml:space="preserve">temperature </w:t>
      </w:r>
      <w:r w:rsidR="0050434E" w:rsidRPr="00CF4E04">
        <w:rPr>
          <w:rFonts w:ascii="Times New Roman" w:hAnsi="Times New Roman"/>
          <w:sz w:val="24"/>
          <w:szCs w:val="24"/>
        </w:rPr>
        <w:t xml:space="preserve">difference between the </w:t>
      </w:r>
      <w:r w:rsidR="00282BF0" w:rsidRPr="00CF4E04">
        <w:rPr>
          <w:rFonts w:ascii="Times New Roman" w:hAnsi="Times New Roman"/>
          <w:sz w:val="24"/>
          <w:szCs w:val="24"/>
        </w:rPr>
        <w:t>peak and minimum months</w:t>
      </w:r>
      <w:r w:rsidR="009548C7" w:rsidRPr="00CF4E04">
        <w:rPr>
          <w:rFonts w:ascii="Times New Roman" w:hAnsi="Times New Roman"/>
          <w:sz w:val="24"/>
          <w:szCs w:val="24"/>
        </w:rPr>
        <w:t xml:space="preserve"> (Figure </w:t>
      </w:r>
      <w:r w:rsidR="00282BF0" w:rsidRPr="00CF4E04">
        <w:rPr>
          <w:rFonts w:ascii="Times New Roman" w:hAnsi="Times New Roman"/>
          <w:sz w:val="24"/>
          <w:szCs w:val="24"/>
        </w:rPr>
        <w:t>5</w:t>
      </w:r>
      <w:r w:rsidR="004F1977">
        <w:rPr>
          <w:rFonts w:ascii="Times New Roman" w:hAnsi="Times New Roman"/>
          <w:sz w:val="24"/>
          <w:szCs w:val="24"/>
        </w:rPr>
        <w:t>; none of the associations with temperature difference were statistically significant above 45 years of age</w:t>
      </w:r>
      <w:r w:rsidR="00995D68" w:rsidRPr="00CF4E04">
        <w:rPr>
          <w:rFonts w:ascii="Times New Roman" w:hAnsi="Times New Roman"/>
          <w:sz w:val="24"/>
          <w:szCs w:val="24"/>
        </w:rPr>
        <w:t>)</w:t>
      </w:r>
      <w:r w:rsidR="00D16348" w:rsidRPr="00CF4E04">
        <w:rPr>
          <w:rFonts w:ascii="Times New Roman" w:hAnsi="Times New Roman"/>
          <w:sz w:val="24"/>
          <w:szCs w:val="24"/>
        </w:rPr>
        <w:t>.</w:t>
      </w:r>
      <w:r w:rsidR="00792B0B">
        <w:rPr>
          <w:rFonts w:ascii="Times New Roman" w:hAnsi="Times New Roman"/>
          <w:sz w:val="24"/>
          <w:szCs w:val="24"/>
        </w:rPr>
        <w:t xml:space="preserve"> The observed geographical consistency </w:t>
      </w:r>
      <w:r w:rsidR="00AA5037">
        <w:rPr>
          <w:rFonts w:ascii="Times New Roman" w:hAnsi="Times New Roman"/>
          <w:sz w:val="24"/>
          <w:szCs w:val="24"/>
        </w:rPr>
        <w:t xml:space="preserve">in </w:t>
      </w:r>
      <w:r w:rsidR="004978B1">
        <w:rPr>
          <w:rFonts w:ascii="Times New Roman" w:hAnsi="Times New Roman"/>
          <w:sz w:val="24"/>
          <w:szCs w:val="24"/>
        </w:rPr>
        <w:t>seasonal</w:t>
      </w:r>
      <w:r w:rsidR="00AA5037">
        <w:rPr>
          <w:rFonts w:ascii="Times New Roman" w:hAnsi="Times New Roman"/>
          <w:sz w:val="24"/>
          <w:szCs w:val="24"/>
        </w:rPr>
        <w:t xml:space="preserve"> mortality </w:t>
      </w:r>
      <w:r w:rsidR="004978B1">
        <w:rPr>
          <w:rFonts w:ascii="Times New Roman" w:hAnsi="Times New Roman"/>
          <w:sz w:val="24"/>
          <w:szCs w:val="24"/>
        </w:rPr>
        <w:t xml:space="preserve">variation </w:t>
      </w:r>
      <w:r w:rsidR="00AA5037">
        <w:rPr>
          <w:rFonts w:ascii="Times New Roman" w:hAnsi="Times New Roman"/>
          <w:sz w:val="24"/>
          <w:szCs w:val="24"/>
        </w:rPr>
        <w:t xml:space="preserve">in </w:t>
      </w:r>
      <w:r w:rsidR="00792B0B">
        <w:rPr>
          <w:rFonts w:ascii="Times New Roman" w:hAnsi="Times New Roman"/>
          <w:sz w:val="24"/>
          <w:szCs w:val="24"/>
        </w:rPr>
        <w:t>the USA</w:t>
      </w:r>
      <w:r w:rsidR="004C6F20">
        <w:rPr>
          <w:rFonts w:ascii="Times New Roman" w:hAnsi="Times New Roman"/>
          <w:sz w:val="24"/>
          <w:szCs w:val="24"/>
        </w:rPr>
        <w:t>, also seen in a study that aggregated deaths across age groups and over time,</w:t>
      </w:r>
      <w:r w:rsidR="00EF59F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&lt;EndNote&gt;&lt;Cite&gt;&lt;Author&gt;Kinney&lt;/Author&gt;&lt;Year&gt;2015&lt;/Year&gt;&lt;RecNum&gt;79&lt;/RecNum&gt;&lt;DisplayText&gt;&lt;style face="superscript"&gt;28&lt;/style&gt;&lt;/DisplayText&gt;&lt;record&gt;&lt;rec-number&gt;79&lt;/rec-number&gt;&lt;foreign-keys&gt;&lt;key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00EF59F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28</w:t>
      </w:r>
      <w:r w:rsidR="00EF59F0">
        <w:rPr>
          <w:rFonts w:ascii="Times New Roman" w:hAnsi="Times New Roman"/>
          <w:sz w:val="24"/>
          <w:szCs w:val="24"/>
        </w:rPr>
        <w:fldChar w:fldCharType="end"/>
      </w:r>
      <w:r w:rsidR="00792B0B">
        <w:rPr>
          <w:rFonts w:ascii="Times New Roman" w:hAnsi="Times New Roman"/>
          <w:sz w:val="24"/>
          <w:szCs w:val="24"/>
        </w:rPr>
        <w:t xml:space="preserve"> </w:t>
      </w:r>
      <w:r w:rsidR="00AA5037">
        <w:rPr>
          <w:rFonts w:ascii="Times New Roman" w:hAnsi="Times New Roman"/>
          <w:sz w:val="24"/>
          <w:szCs w:val="24"/>
        </w:rPr>
        <w:t>contrasts from</w:t>
      </w:r>
      <w:r w:rsidR="00792B0B">
        <w:rPr>
          <w:rFonts w:ascii="Times New Roman" w:hAnsi="Times New Roman"/>
          <w:sz w:val="24"/>
          <w:szCs w:val="24"/>
        </w:rPr>
        <w:t xml:space="preserve"> the pattern observed across Europe, where </w:t>
      </w:r>
      <w:r w:rsidR="004978B1">
        <w:rPr>
          <w:rFonts w:ascii="Times New Roman" w:hAnsi="Times New Roman"/>
          <w:sz w:val="24"/>
          <w:szCs w:val="24"/>
        </w:rPr>
        <w:t>the difference between winter and summer mortality</w:t>
      </w:r>
      <w:r w:rsidR="00792B0B">
        <w:rPr>
          <w:rFonts w:ascii="Times New Roman" w:hAnsi="Times New Roman"/>
          <w:sz w:val="24"/>
          <w:szCs w:val="24"/>
        </w:rPr>
        <w:t xml:space="preserve"> tends to be lower in the colder </w:t>
      </w:r>
      <w:r w:rsidR="006901F1">
        <w:rPr>
          <w:rFonts w:ascii="Times New Roman" w:hAnsi="Times New Roman"/>
          <w:sz w:val="24"/>
          <w:szCs w:val="24"/>
        </w:rPr>
        <w:t>Nordic countries</w:t>
      </w:r>
      <w:r w:rsidR="00792B0B">
        <w:rPr>
          <w:rFonts w:ascii="Times New Roman" w:hAnsi="Times New Roman"/>
          <w:sz w:val="24"/>
          <w:szCs w:val="24"/>
        </w:rPr>
        <w:t xml:space="preserve"> than in warmer southern European </w:t>
      </w:r>
      <w:r w:rsidR="006901F1">
        <w:rPr>
          <w:rFonts w:ascii="Times New Roman" w:hAnsi="Times New Roman"/>
          <w:sz w:val="24"/>
          <w:szCs w:val="24"/>
        </w:rPr>
        <w:t>nations</w:t>
      </w:r>
      <w:r w:rsidR="00792B0B">
        <w:rPr>
          <w:rFonts w:ascii="Times New Roman" w:hAnsi="Times New Roman"/>
          <w:sz w:val="24"/>
          <w:szCs w:val="24"/>
        </w:rPr>
        <w:t>, possibly because the former have institutionalised environmental (e.g., housing insulation and heating) and health system measures to counter the effects of cold winters.</w:t>
      </w:r>
      <w:r w:rsidR="00016654">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Y051bT45MzY8L1JlY051bT48RGlzcGxheVRleHQ+PHN0eWxlIGZhY2U9InN1cGVyc2NyaXB0Ij4z
LDQsNjwvc3R5bGU+PC9EaXNwbGF5VGV4dD48cmVjb3JkPjxyZWMtbnVtYmVyPjkzNjwvcmVjLW51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PEVuZE5vdGU+PENpdGU+PEF1dGhvcj5NY0tlZTwvQXV0aG9yPjxZZWFyPjE5ODk8L1llYXI+PFJl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016654">
        <w:rPr>
          <w:rFonts w:ascii="Times New Roman" w:hAnsi="Times New Roman"/>
          <w:sz w:val="24"/>
          <w:szCs w:val="24"/>
        </w:rPr>
      </w:r>
      <w:r w:rsidR="00016654">
        <w:rPr>
          <w:rFonts w:ascii="Times New Roman" w:hAnsi="Times New Roman"/>
          <w:sz w:val="24"/>
          <w:szCs w:val="24"/>
        </w:rPr>
        <w:fldChar w:fldCharType="separate"/>
      </w:r>
      <w:r w:rsidR="00EF59F0" w:rsidRPr="00EF59F0">
        <w:rPr>
          <w:rFonts w:ascii="Times New Roman" w:hAnsi="Times New Roman"/>
          <w:noProof/>
          <w:sz w:val="24"/>
          <w:szCs w:val="24"/>
          <w:vertAlign w:val="superscript"/>
        </w:rPr>
        <w:t>3,4,6</w:t>
      </w:r>
      <w:r w:rsidR="00016654">
        <w:rPr>
          <w:rFonts w:ascii="Times New Roman" w:hAnsi="Times New Roman"/>
          <w:sz w:val="24"/>
          <w:szCs w:val="24"/>
        </w:rPr>
        <w:fldChar w:fldCharType="end"/>
      </w:r>
      <w:r w:rsidR="00341340">
        <w:rPr>
          <w:rFonts w:ascii="Times New Roman" w:hAnsi="Times New Roman"/>
          <w:sz w:val="24"/>
          <w:szCs w:val="24"/>
        </w:rPr>
        <w:t xml:space="preserve"> </w:t>
      </w:r>
      <w:r w:rsidR="00075024">
        <w:rPr>
          <w:rFonts w:ascii="Times New Roman" w:hAnsi="Times New Roman"/>
          <w:sz w:val="24"/>
          <w:szCs w:val="24"/>
        </w:rPr>
        <w:t xml:space="preserve">This also agrees with previous work, which has found that </w:t>
      </w:r>
      <w:r w:rsidR="003A2708">
        <w:rPr>
          <w:rFonts w:ascii="Times New Roman" w:hAnsi="Times New Roman"/>
          <w:sz w:val="24"/>
          <w:szCs w:val="24"/>
        </w:rPr>
        <w:t xml:space="preserve">the so-called </w:t>
      </w:r>
      <w:r w:rsidR="00075024">
        <w:rPr>
          <w:rFonts w:ascii="Times New Roman" w:hAnsi="Times New Roman"/>
          <w:sz w:val="24"/>
          <w:szCs w:val="24"/>
        </w:rPr>
        <w:t xml:space="preserve">winter excess mortality in several countries was not driven by </w:t>
      </w:r>
      <w:r w:rsidR="0008794F">
        <w:rPr>
          <w:rFonts w:ascii="Times New Roman" w:hAnsi="Times New Roman"/>
          <w:sz w:val="24"/>
          <w:szCs w:val="24"/>
        </w:rPr>
        <w:t xml:space="preserve">outdoor </w:t>
      </w:r>
      <w:r w:rsidR="00075024">
        <w:rPr>
          <w:rFonts w:ascii="Times New Roman" w:hAnsi="Times New Roman"/>
          <w:sz w:val="24"/>
          <w:szCs w:val="24"/>
        </w:rPr>
        <w:t>cold temperature values.</w:t>
      </w:r>
      <w:r w:rsidR="00075024">
        <w:rPr>
          <w:rFonts w:ascii="Times New Roman" w:hAnsi="Times New Roman"/>
          <w:sz w:val="24"/>
          <w:szCs w:val="24"/>
        </w:rPr>
        <w:fldChar w:fldCharType="begin"/>
      </w:r>
      <w:r w:rsidR="00B7252C">
        <w:rPr>
          <w:rFonts w:ascii="Times New Roman" w:hAnsi="Times New Roman"/>
          <w:sz w:val="24"/>
          <w:szCs w:val="24"/>
        </w:rPr>
        <w:instrText xml:space="preserve"> ADDIN EN.CITE &lt;EndNote&gt;&lt;Cite&gt;&lt;Author&gt;Kinney&lt;/Author&gt;&lt;Year&gt;2015&lt;/Year&gt;&lt;RecNum&gt;79&lt;/RecNum&gt;&lt;DisplayText&gt;&lt;style face="superscript"&gt;28&lt;/style&gt;&lt;/DisplayText&gt;&lt;record&gt;&lt;rec-number&gt;79&lt;/rec-number&gt;&lt;foreign-keys&gt;&lt;key app="EN" db-id="t0tw0zzvgt0wf4erero5steu5rx5tpas22wa" timestamp="1476194314"&gt;79&lt;/key&gt;&lt;/foreign-keys&gt;&lt;ref-type name="Journal Article"&gt;17&lt;/ref-type&gt;&lt;contributors&gt;&lt;authors&gt;&lt;author&gt;Kinney, Patrick L.&lt;/author&gt;&lt;author&gt;Schwartz, Joel&lt;/author&gt;&lt;author&gt;Pascal, Mathilde&lt;/author&gt;&lt;author&gt;Petkova, Elisaveta&lt;/author&gt;&lt;author&gt;Le Tertre, Alain&lt;/author&gt;&lt;author&gt;Medina, Sylvia&lt;/author&gt;&lt;author&gt;Vautard, Robert&lt;/author&gt;&lt;/authors&gt;&lt;/contributors&gt;&lt;titles&gt;&lt;title&gt;Winter season mortality: will climate warming bring benefits?&lt;/title&gt;&lt;secondary-title&gt;Environmental Research Letters&lt;/secondary-title&gt;&lt;/titles&gt;&lt;periodical&gt;&lt;full-title&gt;Environmental Research Letters&lt;/full-title&gt;&lt;/periodical&gt;&lt;volume&gt;10&lt;/volume&gt;&lt;number&gt;6&lt;/number&gt;&lt;dates&gt;&lt;year&gt;2015&lt;/year&gt;&lt;pub-dates&gt;&lt;date&gt;Jun&lt;/date&gt;&lt;/pub-dates&gt;&lt;/dates&gt;&lt;isbn&gt;1748-9326&lt;/isbn&gt;&lt;accession-num&gt;WOS:000356835600018&lt;/accession-num&gt;&lt;urls&gt;&lt;related-urls&gt;&lt;url&gt;&amp;lt;Go to ISI&amp;gt;://WOS:000356835600018&lt;/url&gt;&lt;/related-urls&gt;&lt;/urls&gt;&lt;custom7&gt;064016&lt;/custom7&gt;&lt;electronic-resource-num&gt;10.1088/1748-9326/10/6/064016&lt;/electronic-resource-num&gt;&lt;/record&gt;&lt;/Cite&gt;&lt;/EndNote&gt;</w:instrText>
      </w:r>
      <w:r w:rsidR="00075024">
        <w:rPr>
          <w:rFonts w:ascii="Times New Roman" w:hAnsi="Times New Roman"/>
          <w:sz w:val="24"/>
          <w:szCs w:val="24"/>
        </w:rPr>
        <w:fldChar w:fldCharType="separate"/>
      </w:r>
      <w:r w:rsidR="00B7252C" w:rsidRPr="00B7252C">
        <w:rPr>
          <w:rFonts w:ascii="Times New Roman" w:hAnsi="Times New Roman"/>
          <w:noProof/>
          <w:sz w:val="24"/>
          <w:szCs w:val="24"/>
          <w:vertAlign w:val="superscript"/>
        </w:rPr>
        <w:t>28</w:t>
      </w:r>
      <w:r w:rsidR="00075024">
        <w:rPr>
          <w:rFonts w:ascii="Times New Roman" w:hAnsi="Times New Roman"/>
          <w:sz w:val="24"/>
          <w:szCs w:val="24"/>
        </w:rPr>
        <w:fldChar w:fldCharType="end"/>
      </w:r>
      <w:r w:rsidR="004C6F20" w:rsidRPr="004C6F20">
        <w:rPr>
          <w:rFonts w:ascii="Times New Roman" w:hAnsi="Times New Roman"/>
          <w:sz w:val="24"/>
          <w:szCs w:val="24"/>
        </w:rPr>
        <w:t xml:space="preserve"> </w:t>
      </w:r>
      <w:r w:rsidR="004C6F20">
        <w:rPr>
          <w:rFonts w:ascii="Times New Roman" w:hAnsi="Times New Roman"/>
          <w:sz w:val="24"/>
          <w:szCs w:val="24"/>
        </w:rPr>
        <w:t xml:space="preserve">The absence of association between </w:t>
      </w:r>
      <w:r w:rsidR="004C6F20" w:rsidRPr="00CF4E04">
        <w:rPr>
          <w:rFonts w:ascii="Times New Roman" w:hAnsi="Times New Roman"/>
          <w:sz w:val="24"/>
          <w:szCs w:val="24"/>
        </w:rPr>
        <w:t xml:space="preserve">the magnitude of </w:t>
      </w:r>
      <w:r w:rsidR="00131FD9">
        <w:rPr>
          <w:rFonts w:ascii="Times New Roman" w:hAnsi="Times New Roman"/>
          <w:sz w:val="24"/>
          <w:szCs w:val="24"/>
        </w:rPr>
        <w:t>mortality seasonality</w:t>
      </w:r>
      <w:r w:rsidR="004C6F20" w:rsidRPr="004C6F20">
        <w:rPr>
          <w:rFonts w:ascii="Times New Roman" w:hAnsi="Times New Roman"/>
          <w:sz w:val="24"/>
          <w:szCs w:val="24"/>
        </w:rPr>
        <w:t xml:space="preserve"> </w:t>
      </w:r>
      <w:r w:rsidR="004C6F20">
        <w:rPr>
          <w:rFonts w:ascii="Times New Roman" w:hAnsi="Times New Roman"/>
          <w:sz w:val="24"/>
          <w:szCs w:val="24"/>
        </w:rPr>
        <w:t xml:space="preserve">and seasonal temperature difference also indicates that </w:t>
      </w:r>
      <w:r w:rsidR="00B2557C">
        <w:rPr>
          <w:rFonts w:ascii="Times New Roman" w:hAnsi="Times New Roman"/>
          <w:sz w:val="24"/>
          <w:szCs w:val="24"/>
        </w:rPr>
        <w:t xml:space="preserve">the </w:t>
      </w:r>
      <w:r w:rsidR="00131FD9">
        <w:rPr>
          <w:rFonts w:ascii="Times New Roman" w:hAnsi="Times New Roman"/>
          <w:sz w:val="24"/>
          <w:szCs w:val="24"/>
        </w:rPr>
        <w:t>USA</w:t>
      </w:r>
      <w:r w:rsidR="00B2557C">
        <w:rPr>
          <w:rFonts w:ascii="Times New Roman" w:hAnsi="Times New Roman"/>
          <w:sz w:val="24"/>
          <w:szCs w:val="24"/>
        </w:rPr>
        <w:t xml:space="preserve"> is </w:t>
      </w:r>
      <w:r w:rsidR="00131FD9">
        <w:rPr>
          <w:rFonts w:ascii="Times New Roman" w:hAnsi="Times New Roman"/>
          <w:sz w:val="24"/>
          <w:szCs w:val="24"/>
        </w:rPr>
        <w:t xml:space="preserve">uniformly </w:t>
      </w:r>
      <w:r w:rsidR="00B2557C">
        <w:rPr>
          <w:rFonts w:ascii="Times New Roman" w:hAnsi="Times New Roman"/>
          <w:sz w:val="24"/>
          <w:szCs w:val="24"/>
        </w:rPr>
        <w:t xml:space="preserve">adapted to temperature </w:t>
      </w:r>
      <w:r w:rsidR="00131FD9">
        <w:rPr>
          <w:rFonts w:ascii="Times New Roman" w:hAnsi="Times New Roman"/>
          <w:sz w:val="24"/>
          <w:szCs w:val="24"/>
        </w:rPr>
        <w:t>seasonality</w:t>
      </w:r>
      <w:r w:rsidR="004C6F20" w:rsidRPr="004C6F20">
        <w:rPr>
          <w:rFonts w:ascii="Times New Roman" w:hAnsi="Times New Roman"/>
          <w:sz w:val="24"/>
          <w:szCs w:val="24"/>
        </w:rPr>
        <w:t>.</w:t>
      </w:r>
      <w:r w:rsidR="004C6F20">
        <w:rPr>
          <w:rFonts w:ascii="Times New Roman" w:hAnsi="Times New Roman"/>
          <w:sz w:val="24"/>
          <w:szCs w:val="24"/>
        </w:rPr>
        <w:t xml:space="preserve"> </w:t>
      </w:r>
    </w:p>
    <w:p w14:paraId="29F1845C" w14:textId="77777777" w:rsidR="004C6F20" w:rsidRPr="00CF4E04" w:rsidRDefault="004C6F20" w:rsidP="000A2B50">
      <w:pPr>
        <w:spacing w:after="0" w:line="480" w:lineRule="auto"/>
        <w:rPr>
          <w:rFonts w:ascii="Times New Roman" w:hAnsi="Times New Roman"/>
          <w:sz w:val="24"/>
          <w:szCs w:val="24"/>
        </w:rPr>
      </w:pPr>
    </w:p>
    <w:p w14:paraId="463F44DB" w14:textId="77777777" w:rsidR="00D01AE8" w:rsidRPr="00CF4E04" w:rsidRDefault="00D01AE8" w:rsidP="00B938DB">
      <w:pPr>
        <w:spacing w:after="0" w:line="480" w:lineRule="auto"/>
        <w:rPr>
          <w:rFonts w:ascii="Times New Roman" w:hAnsi="Times New Roman"/>
          <w:sz w:val="24"/>
          <w:szCs w:val="24"/>
        </w:rPr>
      </w:pPr>
    </w:p>
    <w:p w14:paraId="7A82CA12" w14:textId="7216747A" w:rsidR="0007260F" w:rsidRPr="00CF4E04" w:rsidRDefault="0007260F" w:rsidP="00472EC1">
      <w:pPr>
        <w:spacing w:after="0" w:line="480" w:lineRule="auto"/>
        <w:rPr>
          <w:rFonts w:ascii="Times New Roman" w:hAnsi="Times New Roman"/>
          <w:sz w:val="24"/>
          <w:szCs w:val="24"/>
        </w:rPr>
      </w:pPr>
      <w:r w:rsidRPr="00CF4E04">
        <w:rPr>
          <w:rFonts w:ascii="Times New Roman" w:hAnsi="Times New Roman"/>
          <w:sz w:val="24"/>
          <w:szCs w:val="24"/>
        </w:rPr>
        <w:t xml:space="preserve">The </w:t>
      </w:r>
      <w:r w:rsidR="00282BF0" w:rsidRPr="00CF4E04">
        <w:rPr>
          <w:rFonts w:ascii="Times New Roman" w:hAnsi="Times New Roman"/>
          <w:sz w:val="24"/>
          <w:szCs w:val="24"/>
        </w:rPr>
        <w:t xml:space="preserve">main </w:t>
      </w:r>
      <w:r w:rsidRPr="00CF4E04">
        <w:rPr>
          <w:rFonts w:ascii="Times New Roman" w:hAnsi="Times New Roman"/>
          <w:sz w:val="24"/>
          <w:szCs w:val="24"/>
        </w:rPr>
        <w:t xml:space="preserve">contribution of our study is a comprehensive analysis of seasonality over three decades in relation to age, sex, </w:t>
      </w:r>
      <w:r w:rsidR="00F01033" w:rsidRPr="00CF4E04">
        <w:rPr>
          <w:rFonts w:ascii="Times New Roman" w:hAnsi="Times New Roman"/>
          <w:sz w:val="24"/>
          <w:szCs w:val="24"/>
        </w:rPr>
        <w:t xml:space="preserve">and </w:t>
      </w:r>
      <w:r w:rsidRPr="00CF4E04">
        <w:rPr>
          <w:rFonts w:ascii="Times New Roman" w:hAnsi="Times New Roman"/>
          <w:sz w:val="24"/>
          <w:szCs w:val="24"/>
        </w:rPr>
        <w:t xml:space="preserve">geography. </w:t>
      </w:r>
      <w:r w:rsidR="00B80FF0" w:rsidRPr="00CF4E04">
        <w:rPr>
          <w:rFonts w:ascii="Times New Roman" w:hAnsi="Times New Roman"/>
          <w:sz w:val="24"/>
          <w:szCs w:val="24"/>
        </w:rPr>
        <w:t>Analysing by these strata</w:t>
      </w:r>
      <w:r w:rsidRPr="00CF4E04">
        <w:rPr>
          <w:rFonts w:ascii="Times New Roman" w:hAnsi="Times New Roman"/>
          <w:sz w:val="24"/>
          <w:szCs w:val="24"/>
        </w:rPr>
        <w:t xml:space="preserve"> allowed us to identify distinct seasonal behaviours in relation to age and</w:t>
      </w:r>
      <w:r w:rsidR="00F719C2" w:rsidRPr="00CF4E04">
        <w:rPr>
          <w:rFonts w:ascii="Times New Roman" w:hAnsi="Times New Roman"/>
          <w:sz w:val="24"/>
          <w:szCs w:val="24"/>
        </w:rPr>
        <w:t xml:space="preserve"> </w:t>
      </w:r>
      <w:r w:rsidRPr="00CF4E04">
        <w:rPr>
          <w:rFonts w:ascii="Times New Roman" w:hAnsi="Times New Roman"/>
          <w:sz w:val="24"/>
          <w:szCs w:val="24"/>
        </w:rPr>
        <w:t xml:space="preserve">sex, including the </w:t>
      </w:r>
      <w:r w:rsidR="003A2708">
        <w:rPr>
          <w:rFonts w:ascii="Times New Roman" w:hAnsi="Times New Roman"/>
          <w:sz w:val="24"/>
          <w:szCs w:val="24"/>
        </w:rPr>
        <w:t>higher</w:t>
      </w:r>
      <w:r w:rsidR="003A2708" w:rsidRPr="00CF4E04">
        <w:rPr>
          <w:rFonts w:ascii="Times New Roman" w:hAnsi="Times New Roman"/>
          <w:sz w:val="24"/>
          <w:szCs w:val="24"/>
        </w:rPr>
        <w:t xml:space="preserve"> </w:t>
      </w:r>
      <w:r w:rsidRPr="00CF4E04">
        <w:rPr>
          <w:rFonts w:ascii="Times New Roman" w:hAnsi="Times New Roman"/>
          <w:sz w:val="24"/>
          <w:szCs w:val="24"/>
        </w:rPr>
        <w:t xml:space="preserve">summer mortality in young men which </w:t>
      </w:r>
      <w:r w:rsidR="00075024">
        <w:rPr>
          <w:rFonts w:ascii="Times New Roman" w:hAnsi="Times New Roman"/>
          <w:sz w:val="24"/>
          <w:szCs w:val="24"/>
        </w:rPr>
        <w:t>has rarely been reported</w:t>
      </w:r>
      <w:r w:rsidRPr="00CF4E04">
        <w:rPr>
          <w:rFonts w:ascii="Times New Roman" w:hAnsi="Times New Roman"/>
          <w:sz w:val="24"/>
          <w:szCs w:val="24"/>
        </w:rPr>
        <w:t>,</w:t>
      </w:r>
      <w:r w:rsidR="00434096">
        <w:rPr>
          <w:rFonts w:ascii="Times New Roman" w:hAnsi="Times New Roman"/>
          <w:sz w:val="24"/>
          <w:szCs w:val="24"/>
        </w:rPr>
        <w:fldChar w:fldCharType="begin"/>
      </w:r>
      <w:r w:rsidR="00434096">
        <w:rPr>
          <w:rFonts w:ascii="Times New Roman" w:hAnsi="Times New Roman"/>
          <w:sz w:val="24"/>
          <w:szCs w:val="24"/>
        </w:rPr>
        <w:instrText xml:space="preserve"> ADDIN EN.CITE &lt;EndNote&gt;&lt;Cite&gt;&lt;Author&gt;Feinstein&lt;/Author&gt;&lt;Year&gt;2002&lt;/Year&gt;&lt;RecNum&gt;361&lt;/RecNum&gt;&lt;DisplayText&gt;&lt;style face="superscript"&gt;8&lt;/style&gt;&lt;/DisplayText&gt;&lt;record&gt;&lt;rec-number&gt;361&lt;/rec-number&gt;&lt;foreign-keys&gt;&lt;key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Research&lt;/full-title&gt;&lt;/periodical&gt;&lt;pages&gt;469-486&lt;/pages&gt;&lt;volume&gt;6&lt;/volume&gt;&lt;number&gt;17&lt;/number&gt;&lt;dates&gt;&lt;year&gt;2002&lt;/year&gt;&lt;/dates&gt;&lt;urls&gt;&lt;/urls&gt;&lt;/record&gt;&lt;/Cite&gt;&lt;/EndNote&gt;</w:instrText>
      </w:r>
      <w:r w:rsidR="00434096">
        <w:rPr>
          <w:rFonts w:ascii="Times New Roman" w:hAnsi="Times New Roman"/>
          <w:sz w:val="24"/>
          <w:szCs w:val="24"/>
        </w:rPr>
        <w:fldChar w:fldCharType="separate"/>
      </w:r>
      <w:r w:rsidR="00434096" w:rsidRPr="00434096">
        <w:rPr>
          <w:rFonts w:ascii="Times New Roman" w:hAnsi="Times New Roman"/>
          <w:noProof/>
          <w:sz w:val="24"/>
          <w:szCs w:val="24"/>
          <w:vertAlign w:val="superscript"/>
        </w:rPr>
        <w:t>8</w:t>
      </w:r>
      <w:r w:rsidR="00434096">
        <w:rPr>
          <w:rFonts w:ascii="Times New Roman" w:hAnsi="Times New Roman"/>
          <w:sz w:val="24"/>
          <w:szCs w:val="24"/>
        </w:rPr>
        <w:fldChar w:fldCharType="end"/>
      </w:r>
      <w:r w:rsidRPr="00CF4E04">
        <w:rPr>
          <w:rFonts w:ascii="Times New Roman" w:hAnsi="Times New Roman"/>
          <w:sz w:val="24"/>
          <w:szCs w:val="24"/>
        </w:rPr>
        <w:t xml:space="preserve"> and to establish that </w:t>
      </w:r>
      <w:r w:rsidR="00816E1F" w:rsidRPr="00CF4E04">
        <w:rPr>
          <w:rFonts w:ascii="Times New Roman" w:hAnsi="Times New Roman"/>
          <w:sz w:val="24"/>
          <w:szCs w:val="24"/>
        </w:rPr>
        <w:t xml:space="preserve">mortality seasonality </w:t>
      </w:r>
      <w:r w:rsidRPr="00CF4E04">
        <w:rPr>
          <w:rFonts w:ascii="Times New Roman" w:hAnsi="Times New Roman"/>
          <w:sz w:val="24"/>
          <w:szCs w:val="24"/>
        </w:rPr>
        <w:t>is consistent sub-nationally</w:t>
      </w:r>
      <w:r w:rsidR="00816E1F" w:rsidRPr="00CF4E04">
        <w:rPr>
          <w:rFonts w:ascii="Times New Roman" w:hAnsi="Times New Roman"/>
          <w:sz w:val="24"/>
          <w:szCs w:val="24"/>
        </w:rPr>
        <w:t xml:space="preserve"> in terms of both timing and magnitude</w:t>
      </w:r>
      <w:r w:rsidRPr="00CF4E04">
        <w:rPr>
          <w:rFonts w:ascii="Times New Roman" w:hAnsi="Times New Roman"/>
          <w:sz w:val="24"/>
          <w:szCs w:val="24"/>
        </w:rPr>
        <w:t>. In a novel approach to m</w:t>
      </w:r>
      <w:r w:rsidR="00D01CEF" w:rsidRPr="00CF4E04">
        <w:rPr>
          <w:rFonts w:ascii="Times New Roman" w:hAnsi="Times New Roman"/>
          <w:sz w:val="24"/>
          <w:szCs w:val="24"/>
        </w:rPr>
        <w:t>ortality seasonality, we used</w:t>
      </w:r>
      <w:r w:rsidRPr="00CF4E04">
        <w:rPr>
          <w:rFonts w:ascii="Times New Roman" w:hAnsi="Times New Roman"/>
          <w:sz w:val="24"/>
          <w:szCs w:val="24"/>
        </w:rPr>
        <w:t xml:space="preserve"> wavelet and centre of gravity analyses</w:t>
      </w:r>
      <w:r w:rsidR="0028660C" w:rsidRPr="00CF4E04">
        <w:rPr>
          <w:rFonts w:ascii="Times New Roman" w:hAnsi="Times New Roman"/>
          <w:sz w:val="24"/>
          <w:szCs w:val="24"/>
        </w:rPr>
        <w:t xml:space="preserve">, which </w:t>
      </w:r>
      <w:r w:rsidR="00075024">
        <w:rPr>
          <w:rFonts w:ascii="Times New Roman" w:hAnsi="Times New Roman"/>
          <w:sz w:val="24"/>
          <w:szCs w:val="24"/>
        </w:rPr>
        <w:t>allowed not only systematically</w:t>
      </w:r>
      <w:r w:rsidRPr="00CF4E04">
        <w:rPr>
          <w:rFonts w:ascii="Times New Roman" w:hAnsi="Times New Roman"/>
          <w:sz w:val="24"/>
          <w:szCs w:val="24"/>
        </w:rPr>
        <w:t xml:space="preserve"> identify</w:t>
      </w:r>
      <w:r w:rsidR="00075024">
        <w:rPr>
          <w:rFonts w:ascii="Times New Roman" w:hAnsi="Times New Roman"/>
          <w:sz w:val="24"/>
          <w:szCs w:val="24"/>
        </w:rPr>
        <w:t>ing</w:t>
      </w:r>
      <w:r w:rsidRPr="00CF4E04">
        <w:rPr>
          <w:rFonts w:ascii="Times New Roman" w:hAnsi="Times New Roman"/>
          <w:sz w:val="24"/>
          <w:szCs w:val="24"/>
        </w:rPr>
        <w:t xml:space="preserve"> </w:t>
      </w:r>
      <w:r w:rsidR="00075024">
        <w:rPr>
          <w:rFonts w:ascii="Times New Roman" w:hAnsi="Times New Roman"/>
          <w:sz w:val="24"/>
          <w:szCs w:val="24"/>
        </w:rPr>
        <w:t>and characterising seasonality</w:t>
      </w:r>
      <w:r w:rsidRPr="00CF4E04">
        <w:rPr>
          <w:rFonts w:ascii="Times New Roman" w:hAnsi="Times New Roman"/>
          <w:sz w:val="24"/>
          <w:szCs w:val="24"/>
        </w:rPr>
        <w:t xml:space="preserve">, </w:t>
      </w:r>
      <w:r w:rsidR="00075024">
        <w:rPr>
          <w:rFonts w:ascii="Times New Roman" w:hAnsi="Times New Roman"/>
          <w:sz w:val="24"/>
          <w:szCs w:val="24"/>
        </w:rPr>
        <w:t>but also examining</w:t>
      </w:r>
      <w:r w:rsidR="00075024" w:rsidRPr="00CF4E04">
        <w:rPr>
          <w:rFonts w:ascii="Times New Roman" w:hAnsi="Times New Roman"/>
          <w:sz w:val="24"/>
          <w:szCs w:val="24"/>
        </w:rPr>
        <w:t xml:space="preserve"> </w:t>
      </w:r>
      <w:r w:rsidRPr="00CF4E04">
        <w:rPr>
          <w:rFonts w:ascii="Times New Roman" w:hAnsi="Times New Roman"/>
          <w:sz w:val="24"/>
          <w:szCs w:val="24"/>
        </w:rPr>
        <w:t xml:space="preserve">how it changes </w:t>
      </w:r>
      <w:r w:rsidR="00671506" w:rsidRPr="00CF4E04">
        <w:rPr>
          <w:rFonts w:ascii="Times New Roman" w:hAnsi="Times New Roman"/>
          <w:sz w:val="24"/>
          <w:szCs w:val="24"/>
        </w:rPr>
        <w:t xml:space="preserve">or disappears </w:t>
      </w:r>
      <w:r w:rsidRPr="00CF4E04">
        <w:rPr>
          <w:rFonts w:ascii="Times New Roman" w:hAnsi="Times New Roman"/>
          <w:sz w:val="24"/>
          <w:szCs w:val="24"/>
        </w:rPr>
        <w:t xml:space="preserve">over time. </w:t>
      </w:r>
      <w:r w:rsidR="00AD2EAA" w:rsidRPr="00CF4E04">
        <w:rPr>
          <w:rFonts w:ascii="Times New Roman" w:hAnsi="Times New Roman"/>
          <w:sz w:val="24"/>
          <w:szCs w:val="24"/>
        </w:rPr>
        <w:t>Insights of this kind</w:t>
      </w:r>
      <w:r w:rsidRPr="00CF4E04">
        <w:rPr>
          <w:rFonts w:ascii="Times New Roman" w:hAnsi="Times New Roman"/>
          <w:sz w:val="24"/>
          <w:szCs w:val="24"/>
        </w:rPr>
        <w:t xml:space="preserve"> would not have been possible analysing data averaged ov</w:t>
      </w:r>
      <w:r w:rsidR="0028660C" w:rsidRPr="00CF4E04">
        <w:rPr>
          <w:rFonts w:ascii="Times New Roman" w:hAnsi="Times New Roman"/>
          <w:sz w:val="24"/>
          <w:szCs w:val="24"/>
        </w:rPr>
        <w:t xml:space="preserve">er time or fixed to </w:t>
      </w:r>
      <w:r w:rsidR="00075024">
        <w:rPr>
          <w:rFonts w:ascii="Times New Roman" w:hAnsi="Times New Roman"/>
          <w:sz w:val="24"/>
          <w:szCs w:val="24"/>
        </w:rPr>
        <w:t xml:space="preserve">pre-specified </w:t>
      </w:r>
      <w:r w:rsidRPr="00CF4E04">
        <w:rPr>
          <w:rFonts w:ascii="Times New Roman" w:hAnsi="Times New Roman"/>
          <w:sz w:val="24"/>
          <w:szCs w:val="24"/>
        </w:rPr>
        <w:t xml:space="preserve">frequencies. </w:t>
      </w:r>
    </w:p>
    <w:p w14:paraId="068F1558" w14:textId="77777777" w:rsidR="0007260F" w:rsidRPr="00CF4E04" w:rsidRDefault="0007260F" w:rsidP="006A5826">
      <w:pPr>
        <w:spacing w:after="0" w:line="480" w:lineRule="auto"/>
        <w:outlineLvl w:val="0"/>
        <w:rPr>
          <w:rFonts w:ascii="Times New Roman" w:hAnsi="Times New Roman"/>
          <w:sz w:val="24"/>
          <w:szCs w:val="24"/>
        </w:rPr>
      </w:pPr>
    </w:p>
    <w:p w14:paraId="3A328DBC" w14:textId="025CE05F" w:rsidR="0007260F"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The </w:t>
      </w:r>
      <w:r w:rsidR="00D14671" w:rsidRPr="00CF4E04">
        <w:rPr>
          <w:rFonts w:ascii="Times New Roman" w:hAnsi="Times New Roman"/>
          <w:sz w:val="24"/>
          <w:szCs w:val="24"/>
        </w:rPr>
        <w:t xml:space="preserve">main </w:t>
      </w:r>
      <w:r w:rsidRPr="00CF4E04">
        <w:rPr>
          <w:rFonts w:ascii="Times New Roman" w:hAnsi="Times New Roman"/>
          <w:sz w:val="24"/>
          <w:szCs w:val="24"/>
        </w:rPr>
        <w:t xml:space="preserve">limitation </w:t>
      </w:r>
      <w:r w:rsidR="00D14671" w:rsidRPr="00CF4E04">
        <w:rPr>
          <w:rFonts w:ascii="Times New Roman" w:hAnsi="Times New Roman"/>
          <w:sz w:val="24"/>
          <w:szCs w:val="24"/>
        </w:rPr>
        <w:t xml:space="preserve">of </w:t>
      </w:r>
      <w:r w:rsidRPr="00CF4E04">
        <w:rPr>
          <w:rFonts w:ascii="Times New Roman" w:hAnsi="Times New Roman"/>
          <w:sz w:val="24"/>
          <w:szCs w:val="24"/>
        </w:rPr>
        <w:t>our study is that we have analysed all-cause mortality. Different diseases and injuries may be differentially affected by environmental and behavioural factors associated with season and hence differ in their seasonal behaviour. For example, suicides have been found to peak in early spring,</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&lt;EndNote&gt;&lt;Cite&gt;&lt;Author&gt;Feinstein&lt;/Author&gt;&lt;Year&gt;2002&lt;/Year&gt;&lt;RecNum&gt;361&lt;/RecNum&gt;&lt;DisplayText&gt;&lt;style face="superscript"&gt;8,20&lt;/style&gt;&lt;/DisplayText&gt;&lt;record&gt;&lt;rec-number&gt;361&lt;/rec-number&gt;&lt;foreign-keys&gt;&lt;key app="EN" db-id="t0tw0zzvgt0wf4erero5steu5rx5tpas22wa" timestamp="1477301883"&gt;361&lt;/key&gt;&lt;/foreign-keys&gt;&lt;ref-type name="Journal Article"&gt;17&lt;/ref-type&gt;&lt;contributors&gt;&lt;authors&gt;&lt;author&gt;Feinstein, Craig A&lt;/author&gt;&lt;/authors&gt;&lt;/contributors&gt;&lt;titles&gt;&lt;title&gt;Seasonality of deaths in the US by age and cause&lt;/title&gt;&lt;secondary-title&gt;Demographic Research&lt;/secondary-title&gt;&lt;/titles&gt;&lt;periodical&gt;&lt;full-title&gt;Demographic Research&lt;/full-title&gt;&lt;/periodical&gt;&lt;pages&gt;469-486&lt;/pages&gt;&lt;volume&gt;6&lt;/volume&gt;&lt;number&gt;17&lt;/number&gt;&lt;dates&gt;&lt;year&gt;2002&lt;/year&gt;&lt;/dates&gt;&lt;urls&gt;&lt;/urls&gt;&lt;/record&gt;&lt;/Cite&gt;&lt;Cite&gt;&lt;Author&gt;Trudeau&lt;/Author&gt;&lt;Year&gt;1997&lt;/Year&gt;&lt;RecNum&gt;565&lt;/RecNum&gt;&lt;record&gt;&lt;rec-number&gt;565&lt;/rec-number&gt;&lt;foreign-keys&gt;&lt;key app="EN" db-id="t0tw0zzvgt0wf4erero5steu5rx5tpas22wa" timestamp="1480353753"&gt;565&lt;/key&gt;&lt;/foreign-keys&gt;&lt;ref-type name="Journal Article"&gt;17&lt;/ref-type&gt;&lt;contributors&gt;&lt;authors&gt;&lt;author&gt;Trudeau, Richard&lt;/author&gt;&lt;/authors&gt;&lt;/contributors&gt;&lt;titles&gt;&lt;title&gt;Monthly and daily patterns of death&lt;/title&gt;&lt;secondary-title&gt;Health Reports-Statistics Canada&lt;/secondary-title&gt;&lt;/titles&gt;&lt;periodical&gt;&lt;full-title&gt;HEALTH REPORTS-STATISTICS CANADA&lt;/full-title&gt;&lt;/periodical&gt;&lt;pages&gt;43-52&lt;/pages&gt;&lt;volume&gt;9&lt;/volume&gt;&lt;dates&gt;&lt;year&gt;1997&lt;/year&gt;&lt;/dates&gt;&lt;isbn&gt;0840-6529&lt;/isbn&gt;&lt;urls&gt;&lt;/urls&gt;&lt;/record&gt;&lt;/Cite&gt;&lt;/EndNote&gt;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8,20</w:t>
      </w:r>
      <w:r w:rsidRPr="00EA38A0">
        <w:rPr>
          <w:rFonts w:ascii="Times New Roman" w:hAnsi="Times New Roman"/>
          <w:sz w:val="24"/>
          <w:szCs w:val="24"/>
        </w:rPr>
        <w:fldChar w:fldCharType="end"/>
      </w:r>
      <w:r w:rsidRPr="00CF4E04">
        <w:rPr>
          <w:rFonts w:ascii="Times New Roman" w:hAnsi="Times New Roman"/>
          <w:sz w:val="24"/>
          <w:szCs w:val="24"/>
        </w:rPr>
        <w:t xml:space="preserve"> and cardiovascular disease</w:t>
      </w:r>
      <w:r w:rsidR="00B71A20" w:rsidRPr="00CF4E04">
        <w:rPr>
          <w:rFonts w:ascii="Times New Roman" w:hAnsi="Times New Roman"/>
          <w:sz w:val="24"/>
          <w:szCs w:val="24"/>
        </w:rPr>
        <w:t xml:space="preserve"> mortality</w:t>
      </w:r>
      <w:r w:rsidRPr="00CF4E04">
        <w:rPr>
          <w:rFonts w:ascii="Times New Roman" w:hAnsi="Times New Roman"/>
          <w:sz w:val="24"/>
          <w:szCs w:val="24"/>
        </w:rPr>
        <w:t xml:space="preserve"> may peak earlier in the winter than that from respiratory conditions.</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&lt;EndNote&gt;&lt;Cite&gt;&lt;Author&gt;Mackenbach&lt;/Author&gt;&lt;Year&gt;1992&lt;/Year&gt;&lt;RecNum&gt;457&lt;/RecNum&gt;&lt;DisplayText&gt;&lt;style face="superscript"&gt;18&lt;/style&gt;&lt;/DisplayText&gt;&lt;record&gt;&lt;rec-number&gt;457&lt;/rec-number&gt;&lt;foreign-keys&gt;&lt;key app="EN" db-id="t0tw0zzvgt0wf4erero5steu5rx5tpas22wa" timestamp="1480334390"&gt;457&lt;/key&gt;&lt;/foreign-keys&gt;&lt;ref-type name="Journal Article"&gt;17&lt;/ref-type&gt;&lt;contributors&gt;&lt;authors&gt;&lt;author&gt;Mackenbach, JP&lt;/author&gt;&lt;author&gt;Kunst, AE&lt;/author&gt;&lt;author&gt;Looman, CW&lt;/author&gt;&lt;/authors&gt;&lt;/contributors&gt;&lt;titles&gt;&lt;title&gt;Seasonal variation in mortality in The Netherlands&lt;/title&gt;&lt;secondary-title&gt;Journal of Epidemiology and Community Health&lt;/secondary-title&gt;&lt;/titles&gt;&lt;periodical&gt;&lt;full-title&gt;Journal of Epidemiology and Community Health&lt;/full-title&gt;&lt;/periodical&gt;&lt;pages&gt;261-265&lt;/pages&gt;&lt;volume&gt;46&lt;/volume&gt;&lt;number&gt;3&lt;/number&gt;&lt;dates&gt;&lt;year&gt;1992&lt;/year&gt;&lt;/dates&gt;&lt;isbn&gt;1470-2738&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18</w:t>
      </w:r>
      <w:r w:rsidRPr="00EA38A0">
        <w:rPr>
          <w:rFonts w:ascii="Times New Roman" w:hAnsi="Times New Roman"/>
          <w:sz w:val="24"/>
          <w:szCs w:val="24"/>
        </w:rPr>
        <w:fldChar w:fldCharType="end"/>
      </w:r>
      <w:r w:rsidRPr="00CF4E04">
        <w:rPr>
          <w:rFonts w:ascii="Times New Roman" w:hAnsi="Times New Roman"/>
          <w:sz w:val="24"/>
          <w:szCs w:val="24"/>
        </w:rPr>
        <w:t xml:space="preserve"> In </w:t>
      </w:r>
      <w:r w:rsidR="00DC5874" w:rsidRPr="00CF4E04">
        <w:rPr>
          <w:rFonts w:ascii="Times New Roman" w:hAnsi="Times New Roman"/>
          <w:sz w:val="24"/>
          <w:szCs w:val="24"/>
        </w:rPr>
        <w:t xml:space="preserve">contrast </w:t>
      </w:r>
      <w:r w:rsidRPr="00CF4E04">
        <w:rPr>
          <w:rFonts w:ascii="Times New Roman" w:hAnsi="Times New Roman"/>
          <w:sz w:val="24"/>
          <w:szCs w:val="24"/>
        </w:rPr>
        <w:t>deaths from cancer show little or no seasonality.</w:t>
      </w:r>
      <w:r w:rsidRPr="00EA38A0">
        <w:rPr>
          <w:rFonts w:ascii="Times New Roman" w:hAnsi="Times New Roman"/>
          <w:sz w:val="24"/>
          <w:szCs w:val="24"/>
        </w:rPr>
        <w:fldChar w:fldCharType="begin"/>
      </w:r>
      <w:r w:rsidR="00EF59F0">
        <w:rPr>
          <w:rFonts w:ascii="Times New Roman" w:hAnsi="Times New Roman"/>
          <w:sz w:val="24"/>
          <w:szCs w:val="24"/>
        </w:rPr>
        <w:instrText xml:space="preserve"> ADDIN EN.CITE &lt;EndNote&gt;&lt;Cite&gt;&lt;Author&gt;Rosenwaike&lt;/Author&gt;&lt;Year&gt;1966&lt;/Year&gt;&lt;RecNum&gt;355&lt;/RecNum&gt;&lt;DisplayText&gt;&lt;style face="superscript"&gt;17&lt;/style&gt;&lt;/DisplayText&gt;&lt;record&gt;&lt;rec-number&gt;355&lt;/rec-number&gt;&lt;foreign-keys&gt;&lt;key app="EN" db-id="t0tw0zzvgt0wf4erero5steu5rx5tpas22wa" timestamp="1476199414"&gt;355&lt;/key&gt;&lt;/foreign-keys&gt;&lt;ref-type name="Journal Article"&gt;17&lt;/ref-type&gt;&lt;contributors&gt;&lt;authors&gt;&lt;author&gt;Rosenwaike, Ira&lt;/author&gt;&lt;/authors&gt;&lt;/contributors&gt;&lt;titles&gt;&lt;title&gt;Seasonal variation of deaths in the United States, 1951–1960&lt;/title&gt;&lt;secondary-title&gt;Journal of the American Statistical Association&lt;/secondary-title&gt;&lt;/titles&gt;&lt;periodical&gt;&lt;full-title&gt;Journal of the American Statistical Association&lt;/full-title&gt;&lt;/periodical&gt;&lt;pages&gt;706-719&lt;/pages&gt;&lt;volume&gt;61&lt;/volume&gt;&lt;number&gt;315&lt;/number&gt;&lt;dates&gt;&lt;year&gt;1966&lt;/year&gt;&lt;/dates&gt;&lt;isbn&gt;0162-1459&lt;/isbn&gt;&lt;urls&gt;&lt;/urls&gt;&lt;/record&gt;&lt;/Cite&gt;&lt;/EndNote&gt;</w:instrText>
      </w:r>
      <w:r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17</w:t>
      </w:r>
      <w:r w:rsidRPr="00EA38A0">
        <w:rPr>
          <w:rFonts w:ascii="Times New Roman" w:hAnsi="Times New Roman"/>
          <w:sz w:val="24"/>
          <w:szCs w:val="24"/>
        </w:rPr>
        <w:fldChar w:fldCharType="end"/>
      </w:r>
      <w:r w:rsidRPr="00CF4E04">
        <w:rPr>
          <w:rFonts w:ascii="Times New Roman" w:hAnsi="Times New Roman"/>
          <w:sz w:val="24"/>
          <w:szCs w:val="24"/>
        </w:rPr>
        <w:t xml:space="preserve"> </w:t>
      </w:r>
      <w:r w:rsidR="00DC5874" w:rsidRPr="00CF4E04">
        <w:rPr>
          <w:rFonts w:ascii="Times New Roman" w:hAnsi="Times New Roman"/>
          <w:sz w:val="24"/>
          <w:szCs w:val="24"/>
        </w:rPr>
        <w:t>A</w:t>
      </w:r>
      <w:r w:rsidRPr="00CF4E04">
        <w:rPr>
          <w:rFonts w:ascii="Times New Roman" w:hAnsi="Times New Roman"/>
          <w:sz w:val="24"/>
          <w:szCs w:val="24"/>
        </w:rPr>
        <w:t xml:space="preserve">ll-cause mortality measures total mortality burden, and </w:t>
      </w:r>
      <w:r w:rsidR="00475BFB" w:rsidRPr="00CF4E04">
        <w:rPr>
          <w:rFonts w:ascii="Times New Roman" w:hAnsi="Times New Roman"/>
          <w:sz w:val="24"/>
          <w:szCs w:val="24"/>
        </w:rPr>
        <w:t xml:space="preserve">has the advantage </w:t>
      </w:r>
      <w:r w:rsidR="0021414E" w:rsidRPr="00CF4E04">
        <w:rPr>
          <w:rFonts w:ascii="Times New Roman" w:hAnsi="Times New Roman"/>
          <w:sz w:val="24"/>
          <w:szCs w:val="24"/>
        </w:rPr>
        <w:t>of not being</w:t>
      </w:r>
      <w:r w:rsidRPr="00CF4E04">
        <w:rPr>
          <w:rFonts w:ascii="Times New Roman" w:hAnsi="Times New Roman"/>
          <w:sz w:val="24"/>
          <w:szCs w:val="24"/>
        </w:rPr>
        <w:t xml:space="preserve"> affected by errors and variations over time and space in assignment of cause of death</w:t>
      </w:r>
      <w:r w:rsidR="00DC5874" w:rsidRPr="00CF4E04">
        <w:rPr>
          <w:rFonts w:ascii="Times New Roman" w:hAnsi="Times New Roman"/>
          <w:sz w:val="24"/>
          <w:szCs w:val="24"/>
        </w:rPr>
        <w:t xml:space="preserve">. Nonetheless </w:t>
      </w:r>
      <w:r w:rsidRPr="00CF4E04">
        <w:rPr>
          <w:rFonts w:ascii="Times New Roman" w:hAnsi="Times New Roman"/>
          <w:sz w:val="24"/>
          <w:szCs w:val="24"/>
        </w:rPr>
        <w:t>future work should apply our methods to specific causes of death that have public health importance or known interventions.</w:t>
      </w:r>
      <w:r w:rsidRPr="00CF4E04" w:rsidDel="009F79BF">
        <w:rPr>
          <w:rFonts w:ascii="Times New Roman" w:hAnsi="Times New Roman"/>
          <w:sz w:val="24"/>
          <w:szCs w:val="24"/>
        </w:rPr>
        <w:t xml:space="preserve"> </w:t>
      </w:r>
    </w:p>
    <w:p w14:paraId="28D18867" w14:textId="77777777" w:rsidR="001A0C5A" w:rsidRPr="00CF4E04" w:rsidRDefault="001A0C5A" w:rsidP="006A5826">
      <w:pPr>
        <w:spacing w:after="0" w:line="480" w:lineRule="auto"/>
        <w:outlineLvl w:val="0"/>
        <w:rPr>
          <w:rFonts w:ascii="Times New Roman" w:hAnsi="Times New Roman"/>
          <w:sz w:val="24"/>
          <w:szCs w:val="24"/>
        </w:rPr>
      </w:pPr>
    </w:p>
    <w:p w14:paraId="6D7A3BC1" w14:textId="1A400F6F" w:rsidR="00510715" w:rsidRPr="00CF4E04" w:rsidRDefault="0007260F" w:rsidP="006A5826">
      <w:pPr>
        <w:spacing w:after="0" w:line="480" w:lineRule="auto"/>
        <w:outlineLvl w:val="0"/>
        <w:rPr>
          <w:rFonts w:ascii="Times New Roman" w:hAnsi="Times New Roman"/>
          <w:sz w:val="24"/>
          <w:szCs w:val="24"/>
        </w:rPr>
      </w:pPr>
      <w:r w:rsidRPr="00CF4E04">
        <w:rPr>
          <w:rFonts w:ascii="Times New Roman" w:hAnsi="Times New Roman"/>
          <w:sz w:val="24"/>
          <w:szCs w:val="24"/>
        </w:rPr>
        <w:t xml:space="preserve">Our study framework and methods can also be applied to other countries with </w:t>
      </w:r>
      <w:r w:rsidR="00907217" w:rsidRPr="00CF4E04">
        <w:rPr>
          <w:rFonts w:ascii="Times New Roman" w:hAnsi="Times New Roman"/>
          <w:sz w:val="24"/>
          <w:szCs w:val="24"/>
        </w:rPr>
        <w:t xml:space="preserve">time- and </w:t>
      </w:r>
      <w:r w:rsidRPr="00CF4E04">
        <w:rPr>
          <w:rFonts w:ascii="Times New Roman" w:hAnsi="Times New Roman"/>
          <w:sz w:val="24"/>
          <w:szCs w:val="24"/>
        </w:rPr>
        <w:t xml:space="preserve">geo-coded </w:t>
      </w:r>
      <w:r w:rsidR="006F03EA" w:rsidRPr="00CF4E04">
        <w:rPr>
          <w:rFonts w:ascii="Times New Roman" w:hAnsi="Times New Roman"/>
          <w:sz w:val="24"/>
          <w:szCs w:val="24"/>
        </w:rPr>
        <w:t>death</w:t>
      </w:r>
      <w:r w:rsidRPr="00CF4E04">
        <w:rPr>
          <w:rFonts w:ascii="Times New Roman" w:hAnsi="Times New Roman"/>
          <w:sz w:val="24"/>
          <w:szCs w:val="24"/>
        </w:rPr>
        <w:t xml:space="preserve"> records. </w:t>
      </w:r>
      <w:r w:rsidR="0026280A" w:rsidRPr="00CF4E04">
        <w:rPr>
          <w:rFonts w:ascii="Times New Roman" w:hAnsi="Times New Roman"/>
          <w:sz w:val="24"/>
          <w:szCs w:val="24"/>
        </w:rPr>
        <w:t>S</w:t>
      </w:r>
      <w:r w:rsidR="00907217" w:rsidRPr="00CF4E04">
        <w:rPr>
          <w:rFonts w:ascii="Times New Roman" w:hAnsi="Times New Roman"/>
          <w:sz w:val="24"/>
          <w:szCs w:val="24"/>
        </w:rPr>
        <w:t>uch data are</w:t>
      </w:r>
      <w:r w:rsidRPr="00CF4E04">
        <w:rPr>
          <w:rFonts w:ascii="Times New Roman" w:hAnsi="Times New Roman"/>
          <w:sz w:val="24"/>
          <w:szCs w:val="24"/>
        </w:rPr>
        <w:t xml:space="preserve"> available in high-income and some middle-income countries. It would be of further interest to </w:t>
      </w:r>
      <w:r w:rsidR="00907217" w:rsidRPr="00CF4E04">
        <w:rPr>
          <w:rFonts w:ascii="Times New Roman" w:hAnsi="Times New Roman"/>
          <w:sz w:val="24"/>
          <w:szCs w:val="24"/>
        </w:rPr>
        <w:t>compare</w:t>
      </w:r>
      <w:r w:rsidRPr="00CF4E04">
        <w:rPr>
          <w:rFonts w:ascii="Times New Roman" w:hAnsi="Times New Roman"/>
          <w:sz w:val="24"/>
          <w:szCs w:val="24"/>
        </w:rPr>
        <w:t xml:space="preserve"> </w:t>
      </w:r>
      <w:r w:rsidR="00907217" w:rsidRPr="00CF4E04">
        <w:rPr>
          <w:rFonts w:ascii="Times New Roman" w:hAnsi="Times New Roman"/>
          <w:sz w:val="24"/>
          <w:szCs w:val="24"/>
        </w:rPr>
        <w:t xml:space="preserve">seasonality </w:t>
      </w:r>
      <w:r w:rsidR="00B71A20" w:rsidRPr="00CF4E04">
        <w:rPr>
          <w:rFonts w:ascii="Times New Roman" w:hAnsi="Times New Roman"/>
          <w:sz w:val="24"/>
          <w:szCs w:val="24"/>
        </w:rPr>
        <w:t xml:space="preserve">by other population characteristics, e.g., </w:t>
      </w:r>
      <w:r w:rsidRPr="00CF4E04">
        <w:rPr>
          <w:rFonts w:ascii="Times New Roman" w:hAnsi="Times New Roman"/>
          <w:sz w:val="24"/>
          <w:szCs w:val="24"/>
        </w:rPr>
        <w:t xml:space="preserve">between urban and rural </w:t>
      </w:r>
      <w:r w:rsidR="00B71A20" w:rsidRPr="00CF4E04">
        <w:rPr>
          <w:rFonts w:ascii="Times New Roman" w:hAnsi="Times New Roman"/>
          <w:sz w:val="24"/>
          <w:szCs w:val="24"/>
        </w:rPr>
        <w:t>areas</w:t>
      </w:r>
      <w:r w:rsidRPr="00CF4E04">
        <w:rPr>
          <w:rFonts w:ascii="Times New Roman" w:hAnsi="Times New Roman"/>
          <w:sz w:val="24"/>
          <w:szCs w:val="24"/>
        </w:rPr>
        <w:t xml:space="preserve"> </w:t>
      </w:r>
      <w:r w:rsidR="00907217" w:rsidRPr="00CF4E04">
        <w:rPr>
          <w:rFonts w:ascii="Times New Roman" w:hAnsi="Times New Roman"/>
          <w:sz w:val="24"/>
          <w:szCs w:val="24"/>
        </w:rPr>
        <w:t>or in relation to</w:t>
      </w:r>
      <w:r w:rsidRPr="00CF4E04">
        <w:rPr>
          <w:rFonts w:ascii="Times New Roman" w:hAnsi="Times New Roman"/>
          <w:sz w:val="24"/>
          <w:szCs w:val="24"/>
        </w:rPr>
        <w:t xml:space="preserve"> socio-economic status. </w:t>
      </w:r>
      <w:r w:rsidR="001C52F1" w:rsidRPr="00CF4E04">
        <w:rPr>
          <w:rFonts w:ascii="Times New Roman" w:hAnsi="Times New Roman"/>
          <w:sz w:val="24"/>
          <w:szCs w:val="24"/>
        </w:rPr>
        <w:t>Further</w:t>
      </w:r>
      <w:r w:rsidR="009B67A3" w:rsidRPr="00CF4E04">
        <w:rPr>
          <w:rFonts w:ascii="Times New Roman" w:hAnsi="Times New Roman"/>
          <w:sz w:val="24"/>
          <w:szCs w:val="24"/>
        </w:rPr>
        <w:t xml:space="preserve">, </w:t>
      </w:r>
      <w:r w:rsidR="001903A4" w:rsidRPr="00CF4E04">
        <w:rPr>
          <w:rFonts w:ascii="Times New Roman" w:hAnsi="Times New Roman"/>
          <w:sz w:val="24"/>
          <w:szCs w:val="24"/>
        </w:rPr>
        <w:t>our analytical</w:t>
      </w:r>
      <w:r w:rsidR="00341626" w:rsidRPr="00CF4E04">
        <w:rPr>
          <w:rFonts w:ascii="Times New Roman" w:hAnsi="Times New Roman"/>
          <w:sz w:val="24"/>
          <w:szCs w:val="24"/>
        </w:rPr>
        <w:t xml:space="preserve"> framework </w:t>
      </w:r>
      <w:r w:rsidR="0021414E" w:rsidRPr="00CF4E04">
        <w:rPr>
          <w:rFonts w:ascii="Times New Roman" w:hAnsi="Times New Roman"/>
          <w:sz w:val="24"/>
          <w:szCs w:val="24"/>
        </w:rPr>
        <w:t xml:space="preserve">can be used </w:t>
      </w:r>
      <w:r w:rsidR="00341626" w:rsidRPr="00CF4E04">
        <w:rPr>
          <w:rFonts w:ascii="Times New Roman" w:hAnsi="Times New Roman"/>
          <w:sz w:val="24"/>
          <w:szCs w:val="24"/>
        </w:rPr>
        <w:t xml:space="preserve">to </w:t>
      </w:r>
      <w:r w:rsidR="001903A4" w:rsidRPr="00CF4E04">
        <w:rPr>
          <w:rFonts w:ascii="Times New Roman" w:hAnsi="Times New Roman"/>
          <w:sz w:val="24"/>
          <w:szCs w:val="24"/>
        </w:rPr>
        <w:t xml:space="preserve">investigate </w:t>
      </w:r>
      <w:r w:rsidR="00341626" w:rsidRPr="00CF4E04">
        <w:rPr>
          <w:rFonts w:ascii="Times New Roman" w:hAnsi="Times New Roman"/>
          <w:sz w:val="24"/>
          <w:szCs w:val="24"/>
        </w:rPr>
        <w:t xml:space="preserve">the </w:t>
      </w:r>
      <w:r w:rsidR="00004579" w:rsidRPr="00CF4E04">
        <w:rPr>
          <w:rFonts w:ascii="Times New Roman" w:hAnsi="Times New Roman"/>
          <w:sz w:val="24"/>
          <w:szCs w:val="24"/>
        </w:rPr>
        <w:t xml:space="preserve">changing </w:t>
      </w:r>
      <w:r w:rsidR="00341626" w:rsidRPr="00CF4E04">
        <w:rPr>
          <w:rFonts w:ascii="Times New Roman" w:hAnsi="Times New Roman"/>
          <w:sz w:val="24"/>
          <w:szCs w:val="24"/>
        </w:rPr>
        <w:t xml:space="preserve">role </w:t>
      </w:r>
      <w:r w:rsidR="001903A4" w:rsidRPr="00CF4E04">
        <w:rPr>
          <w:rFonts w:ascii="Times New Roman" w:hAnsi="Times New Roman"/>
          <w:sz w:val="24"/>
          <w:szCs w:val="24"/>
        </w:rPr>
        <w:t xml:space="preserve">of temperature and other environmental factors </w:t>
      </w:r>
      <w:r w:rsidR="00341626" w:rsidRPr="00CF4E04">
        <w:rPr>
          <w:rFonts w:ascii="Times New Roman" w:hAnsi="Times New Roman"/>
          <w:sz w:val="24"/>
          <w:szCs w:val="24"/>
        </w:rPr>
        <w:t xml:space="preserve">as </w:t>
      </w:r>
      <w:r w:rsidR="001903A4" w:rsidRPr="00CF4E04">
        <w:rPr>
          <w:rFonts w:ascii="Times New Roman" w:hAnsi="Times New Roman"/>
          <w:sz w:val="24"/>
          <w:szCs w:val="24"/>
        </w:rPr>
        <w:t>determinant</w:t>
      </w:r>
      <w:r w:rsidR="00004579" w:rsidRPr="00CF4E04">
        <w:rPr>
          <w:rFonts w:ascii="Times New Roman" w:hAnsi="Times New Roman"/>
          <w:sz w:val="24"/>
          <w:szCs w:val="24"/>
        </w:rPr>
        <w:t>s</w:t>
      </w:r>
      <w:r w:rsidR="001903A4" w:rsidRPr="00CF4E04">
        <w:rPr>
          <w:rFonts w:ascii="Times New Roman" w:hAnsi="Times New Roman"/>
          <w:sz w:val="24"/>
          <w:szCs w:val="24"/>
        </w:rPr>
        <w:t xml:space="preserve"> </w:t>
      </w:r>
      <w:r w:rsidR="00341626" w:rsidRPr="00CF4E04">
        <w:rPr>
          <w:rFonts w:ascii="Times New Roman" w:hAnsi="Times New Roman"/>
          <w:sz w:val="24"/>
          <w:szCs w:val="24"/>
        </w:rPr>
        <w:t xml:space="preserve">of </w:t>
      </w:r>
      <w:r w:rsidR="0021414E" w:rsidRPr="00CF4E04">
        <w:rPr>
          <w:rFonts w:ascii="Times New Roman" w:hAnsi="Times New Roman"/>
          <w:sz w:val="24"/>
          <w:szCs w:val="24"/>
        </w:rPr>
        <w:t xml:space="preserve">the </w:t>
      </w:r>
      <w:r w:rsidR="00004579" w:rsidRPr="00CF4E04">
        <w:rPr>
          <w:rFonts w:ascii="Times New Roman" w:hAnsi="Times New Roman"/>
          <w:sz w:val="24"/>
          <w:szCs w:val="24"/>
        </w:rPr>
        <w:t>dynamic</w:t>
      </w:r>
      <w:r w:rsidR="0021414E" w:rsidRPr="00CF4E04">
        <w:rPr>
          <w:rFonts w:ascii="Times New Roman" w:hAnsi="Times New Roman"/>
          <w:sz w:val="24"/>
          <w:szCs w:val="24"/>
        </w:rPr>
        <w:t>s of</w:t>
      </w:r>
      <w:r w:rsidR="00341626" w:rsidRPr="00CF4E04">
        <w:rPr>
          <w:rFonts w:ascii="Times New Roman" w:hAnsi="Times New Roman"/>
          <w:sz w:val="24"/>
          <w:szCs w:val="24"/>
        </w:rPr>
        <w:t xml:space="preserve"> </w:t>
      </w:r>
      <w:r w:rsidR="0021414E" w:rsidRPr="00CF4E04">
        <w:rPr>
          <w:rFonts w:ascii="Times New Roman" w:hAnsi="Times New Roman"/>
          <w:sz w:val="24"/>
          <w:szCs w:val="24"/>
        </w:rPr>
        <w:t>mortality</w:t>
      </w:r>
      <w:r w:rsidR="00341626" w:rsidRPr="00CF4E04">
        <w:rPr>
          <w:rFonts w:ascii="Times New Roman" w:hAnsi="Times New Roman"/>
          <w:sz w:val="24"/>
          <w:szCs w:val="24"/>
        </w:rPr>
        <w:t>.</w:t>
      </w:r>
      <w:r w:rsidR="006C45BE" w:rsidRPr="00CF4E04">
        <w:rPr>
          <w:rFonts w:ascii="Times New Roman" w:hAnsi="Times New Roman"/>
          <w:sz w:val="24"/>
          <w:szCs w:val="24"/>
        </w:rPr>
        <w:t xml:space="preserve"> It would be of interest, for example, to examine </w:t>
      </w:r>
      <w:r w:rsidR="00004579" w:rsidRPr="00CF4E04">
        <w:rPr>
          <w:rFonts w:ascii="Times New Roman" w:hAnsi="Times New Roman"/>
          <w:sz w:val="24"/>
          <w:szCs w:val="24"/>
        </w:rPr>
        <w:t xml:space="preserve">the coupling versus decoupling of temperature and mortality in younger and older age groups over time, </w:t>
      </w:r>
      <w:r w:rsidR="00101A8E" w:rsidRPr="00CF4E04">
        <w:rPr>
          <w:rFonts w:ascii="Times New Roman" w:hAnsi="Times New Roman"/>
          <w:sz w:val="24"/>
          <w:szCs w:val="24"/>
        </w:rPr>
        <w:t xml:space="preserve">using a </w:t>
      </w:r>
      <w:r w:rsidR="00771EA4" w:rsidRPr="00CF4E04">
        <w:rPr>
          <w:rFonts w:ascii="Times New Roman" w:hAnsi="Times New Roman"/>
          <w:sz w:val="24"/>
          <w:szCs w:val="24"/>
        </w:rPr>
        <w:t xml:space="preserve">wavelet </w:t>
      </w:r>
      <w:r w:rsidR="00101A8E" w:rsidRPr="00CF4E04">
        <w:rPr>
          <w:rFonts w:ascii="Times New Roman" w:hAnsi="Times New Roman"/>
          <w:sz w:val="24"/>
          <w:szCs w:val="24"/>
        </w:rPr>
        <w:t>coherence analysis of the bivariate time series</w:t>
      </w:r>
      <w:r w:rsidR="00B35265" w:rsidRPr="00CF4E04">
        <w:rPr>
          <w:rFonts w:ascii="Times New Roman" w:hAnsi="Times New Roman"/>
          <w:sz w:val="24"/>
          <w:szCs w:val="24"/>
        </w:rPr>
        <w:t>.</w:t>
      </w:r>
      <w:r w:rsidR="006D55E7" w:rsidRPr="00EA38A0">
        <w:rPr>
          <w:rFonts w:ascii="Times New Roman" w:hAnsi="Times New Roman"/>
          <w:sz w:val="24"/>
          <w:szCs w:val="24"/>
        </w:rPr>
        <w:fldChar w:fldCharType="begin"/>
      </w:r>
      <w:r w:rsidR="001D1DD2">
        <w:rPr>
          <w:rFonts w:ascii="Times New Roman" w:hAnsi="Times New Roman"/>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006D55E7" w:rsidRPr="00EA38A0">
        <w:rPr>
          <w:rFonts w:ascii="Times New Roman" w:hAnsi="Times New Roman"/>
          <w:sz w:val="24"/>
          <w:szCs w:val="24"/>
        </w:rPr>
        <w:fldChar w:fldCharType="separate"/>
      </w:r>
      <w:r w:rsidR="001D1DD2" w:rsidRPr="001D1DD2">
        <w:rPr>
          <w:rFonts w:ascii="Times New Roman" w:hAnsi="Times New Roman"/>
          <w:noProof/>
          <w:sz w:val="24"/>
          <w:szCs w:val="24"/>
          <w:vertAlign w:val="superscript"/>
        </w:rPr>
        <w:t>29</w:t>
      </w:r>
      <w:r w:rsidR="006D55E7" w:rsidRPr="00EA38A0">
        <w:rPr>
          <w:rFonts w:ascii="Times New Roman" w:hAnsi="Times New Roman"/>
          <w:sz w:val="24"/>
          <w:szCs w:val="24"/>
        </w:rPr>
        <w:fldChar w:fldCharType="end"/>
      </w:r>
      <w:r w:rsidR="006C45BE" w:rsidRPr="00CF4E04">
        <w:rPr>
          <w:rFonts w:ascii="Times New Roman" w:hAnsi="Times New Roman"/>
          <w:sz w:val="24"/>
          <w:szCs w:val="24"/>
        </w:rPr>
        <w:t xml:space="preserve"> </w:t>
      </w:r>
      <w:r w:rsidR="00341626" w:rsidRPr="00CF4E04">
        <w:rPr>
          <w:rFonts w:ascii="Times New Roman" w:hAnsi="Times New Roman"/>
          <w:sz w:val="24"/>
          <w:szCs w:val="24"/>
        </w:rPr>
        <w:t xml:space="preserve"> </w:t>
      </w:r>
      <w:r w:rsidR="00131FD9">
        <w:rPr>
          <w:rFonts w:ascii="Times New Roman" w:hAnsi="Times New Roman"/>
          <w:sz w:val="24"/>
          <w:szCs w:val="24"/>
        </w:rPr>
        <w:t>Further analyses can also examine the relationship between both average monthly temperature and its variability with death rates, to inform risk and adaptation assessment.</w:t>
      </w:r>
    </w:p>
    <w:p w14:paraId="1C66BE3C" w14:textId="77777777" w:rsidR="003F1547" w:rsidRPr="00CF4E04" w:rsidRDefault="003F1547" w:rsidP="006A5826">
      <w:pPr>
        <w:spacing w:after="0" w:line="480" w:lineRule="auto"/>
        <w:outlineLvl w:val="0"/>
        <w:rPr>
          <w:rFonts w:ascii="Times New Roman" w:hAnsi="Times New Roman"/>
          <w:sz w:val="24"/>
          <w:szCs w:val="24"/>
        </w:rPr>
      </w:pPr>
    </w:p>
    <w:p w14:paraId="596F5FE8" w14:textId="735ABFE6" w:rsidR="00DE3091" w:rsidRPr="00CF4E04" w:rsidRDefault="00DD7953" w:rsidP="00B938DB">
      <w:pPr>
        <w:spacing w:after="0" w:line="480" w:lineRule="auto"/>
        <w:rPr>
          <w:rFonts w:ascii="Times New Roman" w:hAnsi="Times New Roman"/>
          <w:sz w:val="24"/>
          <w:szCs w:val="24"/>
        </w:rPr>
      </w:pPr>
      <w:r w:rsidRPr="00CF4E04">
        <w:rPr>
          <w:rFonts w:ascii="Times New Roman" w:hAnsi="Times New Roman"/>
          <w:sz w:val="24"/>
          <w:szCs w:val="24"/>
        </w:rPr>
        <w:t xml:space="preserve">The substantial decline in </w:t>
      </w:r>
      <w:r w:rsidR="003A2708">
        <w:rPr>
          <w:rFonts w:ascii="Times New Roman" w:hAnsi="Times New Roman"/>
          <w:sz w:val="24"/>
          <w:szCs w:val="24"/>
        </w:rPr>
        <w:t>seasonal mortality differences</w:t>
      </w:r>
      <w:r w:rsidRPr="00CF4E04">
        <w:rPr>
          <w:rFonts w:ascii="Times New Roman" w:hAnsi="Times New Roman"/>
          <w:sz w:val="24"/>
          <w:szCs w:val="24"/>
        </w:rPr>
        <w:t xml:space="preserve"> in </w:t>
      </w:r>
      <w:r w:rsidR="00A54685" w:rsidRPr="00CF4E04">
        <w:rPr>
          <w:rFonts w:ascii="Times New Roman" w:hAnsi="Times New Roman"/>
          <w:sz w:val="24"/>
          <w:szCs w:val="24"/>
        </w:rPr>
        <w:t>adolescents and young adults</w:t>
      </w:r>
      <w:r w:rsidRPr="00CF4E04">
        <w:rPr>
          <w:rFonts w:ascii="Times New Roman" w:hAnsi="Times New Roman"/>
          <w:sz w:val="24"/>
          <w:szCs w:val="24"/>
        </w:rPr>
        <w:t xml:space="preserve"> </w:t>
      </w:r>
      <w:r w:rsidR="00B12045" w:rsidRPr="00CF4E04">
        <w:rPr>
          <w:rFonts w:ascii="Times New Roman" w:hAnsi="Times New Roman"/>
          <w:sz w:val="24"/>
          <w:szCs w:val="24"/>
        </w:rPr>
        <w:t>may</w:t>
      </w:r>
      <w:r w:rsidR="000B42BF" w:rsidRPr="00CF4E04">
        <w:rPr>
          <w:rFonts w:ascii="Times New Roman" w:hAnsi="Times New Roman"/>
          <w:sz w:val="24"/>
          <w:szCs w:val="24"/>
        </w:rPr>
        <w:t xml:space="preserve"> be related to </w:t>
      </w:r>
      <w:r w:rsidR="00A54685" w:rsidRPr="00CF4E04">
        <w:rPr>
          <w:rFonts w:ascii="Times New Roman" w:hAnsi="Times New Roman"/>
          <w:sz w:val="24"/>
          <w:szCs w:val="24"/>
        </w:rPr>
        <w:t xml:space="preserve">diminishing role of </w:t>
      </w:r>
      <w:r w:rsidR="008D2E11" w:rsidRPr="00CF4E04">
        <w:rPr>
          <w:rFonts w:ascii="Times New Roman" w:hAnsi="Times New Roman"/>
          <w:sz w:val="24"/>
          <w:szCs w:val="24"/>
        </w:rPr>
        <w:t>injuries</w:t>
      </w:r>
      <w:r w:rsidR="00A54685" w:rsidRPr="00CF4E04">
        <w:rPr>
          <w:rFonts w:ascii="Times New Roman" w:hAnsi="Times New Roman"/>
          <w:sz w:val="24"/>
          <w:szCs w:val="24"/>
        </w:rPr>
        <w:t xml:space="preserve">, especially from </w:t>
      </w:r>
      <w:r w:rsidR="00FC5718" w:rsidRPr="00CF4E04">
        <w:rPr>
          <w:rFonts w:ascii="Times New Roman" w:hAnsi="Times New Roman"/>
          <w:sz w:val="24"/>
          <w:szCs w:val="24"/>
        </w:rPr>
        <w:t xml:space="preserve">road </w:t>
      </w:r>
      <w:r w:rsidR="00A54685" w:rsidRPr="00CF4E04">
        <w:rPr>
          <w:rFonts w:ascii="Times New Roman" w:hAnsi="Times New Roman"/>
          <w:sz w:val="24"/>
          <w:szCs w:val="24"/>
        </w:rPr>
        <w:t>traffic</w:t>
      </w:r>
      <w:r w:rsidR="00FC5718" w:rsidRPr="00CF4E04">
        <w:rPr>
          <w:rFonts w:ascii="Times New Roman" w:hAnsi="Times New Roman"/>
          <w:sz w:val="24"/>
          <w:szCs w:val="24"/>
        </w:rPr>
        <w:t xml:space="preserve"> crashes</w:t>
      </w:r>
      <w:r w:rsidR="00A54685" w:rsidRPr="00CF4E04">
        <w:rPr>
          <w:rFonts w:ascii="Times New Roman" w:hAnsi="Times New Roman"/>
          <w:sz w:val="24"/>
          <w:szCs w:val="24"/>
        </w:rPr>
        <w:t>,</w:t>
      </w:r>
      <w:r w:rsidR="000B42BF" w:rsidRPr="00CF4E04">
        <w:rPr>
          <w:rFonts w:ascii="Times New Roman" w:hAnsi="Times New Roman"/>
          <w:sz w:val="24"/>
          <w:szCs w:val="24"/>
        </w:rPr>
        <w:t xml:space="preserve"> </w:t>
      </w:r>
      <w:r w:rsidR="00A54685" w:rsidRPr="00CF4E04">
        <w:rPr>
          <w:rFonts w:ascii="Times New Roman" w:hAnsi="Times New Roman"/>
          <w:sz w:val="24"/>
          <w:szCs w:val="24"/>
        </w:rPr>
        <w:t>which</w:t>
      </w:r>
      <w:r w:rsidR="00276E84" w:rsidRPr="00CF4E04">
        <w:rPr>
          <w:rFonts w:ascii="Times New Roman" w:hAnsi="Times New Roman"/>
          <w:sz w:val="24"/>
          <w:szCs w:val="24"/>
        </w:rPr>
        <w:t xml:space="preserve"> </w:t>
      </w:r>
      <w:r w:rsidR="00FC5718" w:rsidRPr="00CF4E04">
        <w:rPr>
          <w:rFonts w:ascii="Times New Roman" w:hAnsi="Times New Roman"/>
          <w:sz w:val="24"/>
          <w:szCs w:val="24"/>
        </w:rPr>
        <w:t xml:space="preserve">are </w:t>
      </w:r>
      <w:r w:rsidR="00276E84" w:rsidRPr="00CF4E04">
        <w:rPr>
          <w:rFonts w:ascii="Times New Roman" w:hAnsi="Times New Roman"/>
          <w:sz w:val="24"/>
          <w:szCs w:val="24"/>
        </w:rPr>
        <w:t xml:space="preserve">more </w:t>
      </w:r>
      <w:r w:rsidR="00276E84" w:rsidRPr="00CF4E04">
        <w:rPr>
          <w:rFonts w:ascii="Times New Roman" w:hAnsi="Times New Roman"/>
          <w:sz w:val="24"/>
          <w:szCs w:val="24"/>
        </w:rPr>
        <w:lastRenderedPageBreak/>
        <w:t>likely to occur in the summer months</w:t>
      </w:r>
      <w:r w:rsidR="00075024">
        <w:rPr>
          <w:rFonts w:ascii="Times New Roman" w:hAnsi="Times New Roman"/>
          <w:sz w:val="24"/>
          <w:szCs w:val="24"/>
        </w:rPr>
        <w:t>,</w:t>
      </w:r>
      <w:r w:rsidR="00BF3B32" w:rsidRPr="00EA38A0">
        <w:rPr>
          <w:rFonts w:ascii="Times New Roman" w:hAnsi="Times New Roman"/>
          <w:sz w:val="24"/>
          <w:szCs w:val="24"/>
        </w:rPr>
        <w:fldChar w:fldCharType="begin"/>
      </w:r>
      <w:r w:rsidR="001D1DD2">
        <w:rPr>
          <w:rFonts w:ascii="Times New Roman" w:hAnsi="Times New Roman"/>
          <w:sz w:val="24"/>
          <w:szCs w:val="24"/>
        </w:rPr>
        <w:instrText xml:space="preserve"> ADDIN EN.CITE &lt;EndNote&gt;&lt;Cite&gt;&lt;Author&gt;Statistics&lt;/Author&gt;&lt;Year&gt;2012&lt;/Year&gt;&lt;RecNum&gt;951&lt;/RecNum&gt;&lt;DisplayText&gt;&lt;style face="superscript"&gt;30,31&lt;/style&gt;&lt;/DisplayText&gt;&lt;record&gt;&lt;rec-number&gt;951&lt;/rec-number&gt;&lt;foreign-keys&gt;&lt;key app="EN" db-id="t0tw0zzvgt0wf4erero5steu5rx5tpas22wa" timestamp="1483456547"&gt;951&lt;/key&gt;&lt;/foreign-keys&gt;&lt;ref-type name="Journal Article"&gt;17&lt;/ref-type&gt;&lt;contributors&gt;&lt;authors&gt;&lt;author&gt;National Center for Health Statistics, &lt;/author&gt;&lt;/authors&gt;&lt;/contributors&gt;&lt;titles&gt;&lt;title&gt;Leading causes of death and numbers of deaths, by sex, race, and Hispanic origin: United States, 1980 and 2010&lt;/title&gt;&lt;secondary-title&gt;National Center for Health Statistics (NCHS)&lt;/secondary-title&gt;&lt;/titles&gt;&lt;periodical&gt;&lt;full-title&gt;National Center for Health Statistics (NCHS)&lt;/full-title&gt;&lt;/periodical&gt;&lt;dates&gt;&lt;year&gt;2012&lt;/year&gt;&lt;/dates&gt;&lt;urls&gt;&lt;/urls&gt;&lt;/record&gt;&lt;/Cite&gt;&lt;Cite&gt;&lt;Author&gt;Administration&lt;/Author&gt;&lt;Year&gt;2005&lt;/Year&gt;&lt;RecNum&gt;952&lt;/RecNum&gt;&lt;record&gt;&lt;rec-number&gt;952&lt;/rec-number&gt;&lt;foreign-keys&gt;&lt;key app="EN" db-id="t0tw0zzvgt0wf4erero5steu5rx5tpas22wa" timestamp="1483465618"&gt;952&lt;/key&gt;&lt;/foreign-keys&gt;&lt;ref-type name="Journal Article"&gt;17&lt;/ref-type&gt;&lt;contributors&gt;&lt;authors&gt;&lt;author&gt;National Highway Traffic Safety Administration,&lt;/author&gt;&lt;/authors&gt;&lt;/contributors&gt;&lt;titles&gt;&lt;title&gt;Trend and Pattern Analysis of Highway Crash Fatality By Month and Day&lt;/title&gt;&lt;secondary-title&gt;National Center for Statistics and Analysis&lt;/secondary-title&gt;&lt;/titles&gt;&lt;periodical&gt;&lt;full-title&gt;National Center for Statistics and Analysis&lt;/full-title&gt;&lt;/periodical&gt;&lt;dates&gt;&lt;year&gt;2005&lt;/year&gt;&lt;/dates&gt;&lt;urls&gt;&lt;/urls&gt;&lt;/record&gt;&lt;/Cite&gt;&lt;/EndNote&gt;</w:instrText>
      </w:r>
      <w:r w:rsidR="00BF3B32" w:rsidRPr="00EA38A0">
        <w:rPr>
          <w:rFonts w:ascii="Times New Roman" w:hAnsi="Times New Roman"/>
          <w:sz w:val="24"/>
          <w:szCs w:val="24"/>
        </w:rPr>
        <w:fldChar w:fldCharType="separate"/>
      </w:r>
      <w:r w:rsidR="001D1DD2" w:rsidRPr="001D1DD2">
        <w:rPr>
          <w:rFonts w:ascii="Times New Roman" w:hAnsi="Times New Roman"/>
          <w:noProof/>
          <w:sz w:val="24"/>
          <w:szCs w:val="24"/>
          <w:vertAlign w:val="superscript"/>
        </w:rPr>
        <w:t>30,31</w:t>
      </w:r>
      <w:r w:rsidR="00BF3B32" w:rsidRPr="00EA38A0">
        <w:rPr>
          <w:rFonts w:ascii="Times New Roman" w:hAnsi="Times New Roman"/>
          <w:sz w:val="24"/>
          <w:szCs w:val="24"/>
        </w:rPr>
        <w:fldChar w:fldCharType="end"/>
      </w:r>
      <w:r w:rsidR="000B42BF" w:rsidRPr="00CF4E04">
        <w:rPr>
          <w:rFonts w:ascii="Times New Roman" w:hAnsi="Times New Roman"/>
          <w:sz w:val="24"/>
          <w:szCs w:val="24"/>
        </w:rPr>
        <w:t xml:space="preserve"> </w:t>
      </w:r>
      <w:r w:rsidR="00075024">
        <w:rPr>
          <w:rFonts w:ascii="Times New Roman" w:hAnsi="Times New Roman"/>
          <w:sz w:val="24"/>
          <w:szCs w:val="24"/>
        </w:rPr>
        <w:t>and are more common in men.</w:t>
      </w:r>
      <w:r w:rsidR="00075024" w:rsidRPr="00CF4E04">
        <w:rPr>
          <w:rFonts w:ascii="Times New Roman" w:hAnsi="Times New Roman"/>
          <w:sz w:val="24"/>
          <w:szCs w:val="24"/>
        </w:rPr>
        <w:t xml:space="preserve"> </w:t>
      </w:r>
      <w:r w:rsidR="00B02A6E" w:rsidRPr="00CF4E04">
        <w:rPr>
          <w:rFonts w:ascii="Times New Roman" w:hAnsi="Times New Roman"/>
          <w:sz w:val="24"/>
          <w:szCs w:val="24"/>
        </w:rPr>
        <w:t>The weakening of seasonality in children under five years of age</w:t>
      </w:r>
      <w:r w:rsidR="009321F1" w:rsidRPr="00CF4E04">
        <w:rPr>
          <w:rFonts w:ascii="Times New Roman" w:hAnsi="Times New Roman"/>
          <w:sz w:val="24"/>
          <w:szCs w:val="24"/>
        </w:rPr>
        <w:t xml:space="preserve"> </w:t>
      </w:r>
      <w:r w:rsidR="00805AB6" w:rsidRPr="00CF4E04">
        <w:rPr>
          <w:rFonts w:ascii="Times New Roman" w:hAnsi="Times New Roman"/>
          <w:sz w:val="24"/>
          <w:szCs w:val="24"/>
        </w:rPr>
        <w:t>may be re</w:t>
      </w:r>
      <w:r w:rsidR="00C02ACF" w:rsidRPr="00CF4E04">
        <w:rPr>
          <w:rFonts w:ascii="Times New Roman" w:hAnsi="Times New Roman"/>
          <w:sz w:val="24"/>
          <w:szCs w:val="24"/>
        </w:rPr>
        <w:t>lated to the reduction of death</w:t>
      </w:r>
      <w:r w:rsidR="00FC5718" w:rsidRPr="00CF4E04">
        <w:rPr>
          <w:rFonts w:ascii="Times New Roman" w:hAnsi="Times New Roman"/>
          <w:sz w:val="24"/>
          <w:szCs w:val="24"/>
        </w:rPr>
        <w:t>s</w:t>
      </w:r>
      <w:r w:rsidR="00805AB6" w:rsidRPr="00CF4E04">
        <w:rPr>
          <w:rFonts w:ascii="Times New Roman" w:hAnsi="Times New Roman"/>
          <w:sz w:val="24"/>
          <w:szCs w:val="24"/>
        </w:rPr>
        <w:t xml:space="preserve"> </w:t>
      </w:r>
      <w:r w:rsidR="00FC5718" w:rsidRPr="00CF4E04">
        <w:rPr>
          <w:rFonts w:ascii="Times New Roman" w:hAnsi="Times New Roman"/>
          <w:sz w:val="24"/>
          <w:szCs w:val="24"/>
        </w:rPr>
        <w:t>from</w:t>
      </w:r>
      <w:r w:rsidR="00805AB6" w:rsidRPr="00CF4E04">
        <w:rPr>
          <w:rFonts w:ascii="Times New Roman" w:hAnsi="Times New Roman"/>
          <w:sz w:val="24"/>
          <w:szCs w:val="24"/>
        </w:rPr>
        <w:t xml:space="preserve"> respiratory </w:t>
      </w:r>
      <w:r w:rsidR="00A62D4A" w:rsidRPr="00CF4E04">
        <w:rPr>
          <w:rFonts w:ascii="Times New Roman" w:hAnsi="Times New Roman"/>
          <w:sz w:val="24"/>
          <w:szCs w:val="24"/>
        </w:rPr>
        <w:t>causes</w:t>
      </w:r>
      <w:r w:rsidR="00805AB6" w:rsidRPr="00CF4E04">
        <w:rPr>
          <w:rFonts w:ascii="Times New Roman" w:hAnsi="Times New Roman"/>
          <w:sz w:val="24"/>
          <w:szCs w:val="24"/>
        </w:rPr>
        <w:t xml:space="preserve">, </w:t>
      </w:r>
      <w:r w:rsidR="00FC5718" w:rsidRPr="00CF4E04">
        <w:rPr>
          <w:rFonts w:ascii="Times New Roman" w:hAnsi="Times New Roman"/>
          <w:sz w:val="24"/>
          <w:szCs w:val="24"/>
        </w:rPr>
        <w:t xml:space="preserve">which </w:t>
      </w:r>
      <w:r w:rsidR="00075024" w:rsidRPr="00CF4E04">
        <w:rPr>
          <w:rFonts w:ascii="Times New Roman" w:hAnsi="Times New Roman"/>
          <w:sz w:val="24"/>
          <w:szCs w:val="24"/>
        </w:rPr>
        <w:t>ha</w:t>
      </w:r>
      <w:r w:rsidR="00075024">
        <w:rPr>
          <w:rFonts w:ascii="Times New Roman" w:hAnsi="Times New Roman"/>
          <w:sz w:val="24"/>
          <w:szCs w:val="24"/>
        </w:rPr>
        <w:t>ve</w:t>
      </w:r>
      <w:r w:rsidR="00075024" w:rsidRPr="00CF4E04">
        <w:rPr>
          <w:rFonts w:ascii="Times New Roman" w:hAnsi="Times New Roman"/>
          <w:sz w:val="24"/>
          <w:szCs w:val="24"/>
        </w:rPr>
        <w:t xml:space="preserve"> </w:t>
      </w:r>
      <w:r w:rsidR="00BD6E46" w:rsidRPr="00CF4E04">
        <w:rPr>
          <w:rFonts w:ascii="Times New Roman" w:hAnsi="Times New Roman"/>
          <w:sz w:val="24"/>
          <w:szCs w:val="24"/>
        </w:rPr>
        <w:t>a strong seasonality</w:t>
      </w:r>
      <w:r w:rsidR="007A5A8A" w:rsidRPr="00CF4E04">
        <w:rPr>
          <w:rFonts w:ascii="Times New Roman" w:hAnsi="Times New Roman"/>
          <w:sz w:val="24"/>
          <w:szCs w:val="24"/>
        </w:rPr>
        <w:t xml:space="preserve">, as well as the increase in the proportion of </w:t>
      </w:r>
      <w:r w:rsidR="00FC5718" w:rsidRPr="00CF4E04">
        <w:rPr>
          <w:rFonts w:ascii="Times New Roman" w:hAnsi="Times New Roman"/>
          <w:sz w:val="24"/>
          <w:szCs w:val="24"/>
        </w:rPr>
        <w:t xml:space="preserve">deaths that occur in the </w:t>
      </w:r>
      <w:r w:rsidR="007A5A8A" w:rsidRPr="00CF4E04">
        <w:rPr>
          <w:rFonts w:ascii="Times New Roman" w:hAnsi="Times New Roman"/>
          <w:sz w:val="24"/>
          <w:szCs w:val="24"/>
        </w:rPr>
        <w:t xml:space="preserve">neonatal </w:t>
      </w:r>
      <w:r w:rsidR="00FC5718" w:rsidRPr="00CF4E04">
        <w:rPr>
          <w:rFonts w:ascii="Times New Roman" w:hAnsi="Times New Roman"/>
          <w:sz w:val="24"/>
          <w:szCs w:val="24"/>
        </w:rPr>
        <w:t>period</w:t>
      </w:r>
      <w:r w:rsidR="007A5A8A" w:rsidRPr="00CF4E04">
        <w:rPr>
          <w:rFonts w:ascii="Times New Roman" w:hAnsi="Times New Roman"/>
          <w:sz w:val="24"/>
          <w:szCs w:val="24"/>
        </w:rPr>
        <w:t xml:space="preserve">, which </w:t>
      </w:r>
      <w:r w:rsidR="00FC5718" w:rsidRPr="00CF4E04">
        <w:rPr>
          <w:rFonts w:ascii="Times New Roman" w:hAnsi="Times New Roman"/>
          <w:sz w:val="24"/>
          <w:szCs w:val="24"/>
        </w:rPr>
        <w:t>do not vary noticeabl</w:t>
      </w:r>
      <w:r w:rsidR="0001736B">
        <w:rPr>
          <w:rFonts w:ascii="Times New Roman" w:hAnsi="Times New Roman"/>
          <w:sz w:val="24"/>
          <w:szCs w:val="24"/>
        </w:rPr>
        <w:t>y</w:t>
      </w:r>
      <w:r w:rsidR="00FC5718" w:rsidRPr="00CF4E04">
        <w:rPr>
          <w:rFonts w:ascii="Times New Roman" w:hAnsi="Times New Roman"/>
          <w:sz w:val="24"/>
          <w:szCs w:val="24"/>
        </w:rPr>
        <w:t xml:space="preserve"> throughout the year</w:t>
      </w:r>
      <w:r w:rsidR="00805AB6" w:rsidRPr="00CF4E04">
        <w:rPr>
          <w:rFonts w:ascii="Times New Roman" w:hAnsi="Times New Roman"/>
          <w:sz w:val="24"/>
          <w:szCs w:val="24"/>
        </w:rPr>
        <w:t>.</w:t>
      </w:r>
      <w:r w:rsidR="00805AB6" w:rsidRPr="00EA38A0">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cHQiPjgsMzAsMzIsMzM8L3N0eWxlPjwvRGlzcGxheVRleHQ+PHJlY29yZD48cmVjLW51bWJlcj45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PEVuZE5vdGU+PENpdGU+PEF1dGhvcj5TdGF0aXN0aWNzPC9BdXRob3I+PFllYXI+MjAxMjwvWWVh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805AB6" w:rsidRPr="00EA38A0">
        <w:rPr>
          <w:rFonts w:ascii="Times New Roman" w:hAnsi="Times New Roman"/>
          <w:sz w:val="24"/>
          <w:szCs w:val="24"/>
        </w:rPr>
      </w:r>
      <w:r w:rsidR="00805AB6"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8,30,32,33</w:t>
      </w:r>
      <w:r w:rsidR="00805AB6" w:rsidRPr="00EA38A0">
        <w:rPr>
          <w:rFonts w:ascii="Times New Roman" w:hAnsi="Times New Roman"/>
          <w:sz w:val="24"/>
          <w:szCs w:val="24"/>
        </w:rPr>
        <w:fldChar w:fldCharType="end"/>
      </w:r>
      <w:r w:rsidR="00AE1AFE" w:rsidRPr="00CF4E04">
        <w:rPr>
          <w:rFonts w:ascii="Times New Roman" w:hAnsi="Times New Roman"/>
          <w:sz w:val="24"/>
          <w:szCs w:val="24"/>
        </w:rPr>
        <w:t xml:space="preserve"> </w:t>
      </w:r>
      <w:r w:rsidR="00A1552B" w:rsidRPr="00CF4E04">
        <w:rPr>
          <w:rFonts w:ascii="Times New Roman" w:hAnsi="Times New Roman"/>
          <w:sz w:val="24"/>
          <w:szCs w:val="24"/>
        </w:rPr>
        <w:t xml:space="preserve">Further elucidation on the causes of </w:t>
      </w:r>
      <w:r w:rsidR="00D85F98" w:rsidRPr="00CF4E04">
        <w:rPr>
          <w:rFonts w:ascii="Times New Roman" w:hAnsi="Times New Roman"/>
          <w:sz w:val="24"/>
          <w:szCs w:val="24"/>
        </w:rPr>
        <w:t xml:space="preserve">deseasonalisation </w:t>
      </w:r>
      <w:r w:rsidR="00D932A5" w:rsidRPr="00CF4E04">
        <w:rPr>
          <w:rFonts w:ascii="Times New Roman" w:hAnsi="Times New Roman"/>
          <w:sz w:val="24"/>
          <w:szCs w:val="24"/>
        </w:rPr>
        <w:t xml:space="preserve">in </w:t>
      </w:r>
      <w:r w:rsidR="00350DD6" w:rsidRPr="00CF4E04">
        <w:rPr>
          <w:rFonts w:ascii="Times New Roman" w:hAnsi="Times New Roman"/>
          <w:sz w:val="24"/>
          <w:szCs w:val="24"/>
        </w:rPr>
        <w:t>these age groups</w:t>
      </w:r>
      <w:r w:rsidR="00A1552B" w:rsidRPr="00CF4E04">
        <w:rPr>
          <w:rFonts w:ascii="Times New Roman" w:hAnsi="Times New Roman"/>
          <w:sz w:val="24"/>
          <w:szCs w:val="24"/>
        </w:rPr>
        <w:t xml:space="preserve"> require</w:t>
      </w:r>
      <w:r w:rsidR="00350DD6" w:rsidRPr="00CF4E04">
        <w:rPr>
          <w:rFonts w:ascii="Times New Roman" w:hAnsi="Times New Roman"/>
          <w:sz w:val="24"/>
          <w:szCs w:val="24"/>
        </w:rPr>
        <w:t>s</w:t>
      </w:r>
      <w:r w:rsidR="00A1552B" w:rsidRPr="00CF4E04">
        <w:rPr>
          <w:rFonts w:ascii="Times New Roman" w:hAnsi="Times New Roman"/>
          <w:sz w:val="24"/>
          <w:szCs w:val="24"/>
        </w:rPr>
        <w:t xml:space="preserve"> </w:t>
      </w:r>
      <w:r w:rsidR="00FC5718" w:rsidRPr="00CF4E04">
        <w:rPr>
          <w:rFonts w:ascii="Times New Roman" w:hAnsi="Times New Roman"/>
          <w:sz w:val="24"/>
          <w:szCs w:val="24"/>
        </w:rPr>
        <w:t>analysing</w:t>
      </w:r>
      <w:r w:rsidR="00A1552B" w:rsidRPr="00CF4E04">
        <w:rPr>
          <w:rFonts w:ascii="Times New Roman" w:hAnsi="Times New Roman"/>
          <w:sz w:val="24"/>
          <w:szCs w:val="24"/>
        </w:rPr>
        <w:t xml:space="preserve"> </w:t>
      </w:r>
      <w:r w:rsidR="001B722E" w:rsidRPr="00CF4E04">
        <w:rPr>
          <w:rFonts w:ascii="Times New Roman" w:hAnsi="Times New Roman"/>
          <w:sz w:val="24"/>
          <w:szCs w:val="24"/>
        </w:rPr>
        <w:t>changes in the composition</w:t>
      </w:r>
      <w:r w:rsidR="00A1552B" w:rsidRPr="00CF4E04">
        <w:rPr>
          <w:rFonts w:ascii="Times New Roman" w:hAnsi="Times New Roman"/>
          <w:sz w:val="24"/>
          <w:szCs w:val="24"/>
        </w:rPr>
        <w:t xml:space="preserve"> of </w:t>
      </w:r>
      <w:r w:rsidR="001B722E" w:rsidRPr="00CF4E04">
        <w:rPr>
          <w:rFonts w:ascii="Times New Roman" w:hAnsi="Times New Roman"/>
          <w:sz w:val="24"/>
          <w:szCs w:val="24"/>
        </w:rPr>
        <w:t>causes of deaths, as well as</w:t>
      </w:r>
      <w:r w:rsidR="00F91C20" w:rsidRPr="00CF4E04">
        <w:rPr>
          <w:rFonts w:ascii="Times New Roman" w:hAnsi="Times New Roman"/>
          <w:sz w:val="24"/>
          <w:szCs w:val="24"/>
        </w:rPr>
        <w:t xml:space="preserve"> shifts in seasonality of causes of death themselves.</w:t>
      </w:r>
      <w:r w:rsidR="00A1552B" w:rsidRPr="00CF4E04">
        <w:rPr>
          <w:rFonts w:ascii="Times New Roman" w:hAnsi="Times New Roman"/>
          <w:sz w:val="24"/>
          <w:szCs w:val="24"/>
        </w:rPr>
        <w:t xml:space="preserve"> </w:t>
      </w:r>
    </w:p>
    <w:p w14:paraId="6091667B" w14:textId="77777777" w:rsidR="00DE3091" w:rsidRPr="00CF4E04" w:rsidRDefault="00DE3091" w:rsidP="00B938DB">
      <w:pPr>
        <w:spacing w:after="0" w:line="480" w:lineRule="auto"/>
        <w:rPr>
          <w:rFonts w:ascii="Times New Roman" w:hAnsi="Times New Roman"/>
          <w:sz w:val="24"/>
          <w:szCs w:val="24"/>
        </w:rPr>
      </w:pPr>
    </w:p>
    <w:p w14:paraId="18CB7C09" w14:textId="7B80C94C" w:rsidR="004D18B5" w:rsidRPr="00CF4E04" w:rsidRDefault="00C2786A" w:rsidP="00506BDF">
      <w:pPr>
        <w:spacing w:after="0" w:line="480" w:lineRule="auto"/>
        <w:rPr>
          <w:rFonts w:ascii="Times New Roman" w:hAnsi="Times New Roman"/>
          <w:sz w:val="24"/>
          <w:szCs w:val="24"/>
        </w:rPr>
      </w:pPr>
      <w:r w:rsidRPr="00CF4E04">
        <w:rPr>
          <w:rFonts w:ascii="Times New Roman" w:hAnsi="Times New Roman"/>
          <w:sz w:val="24"/>
          <w:szCs w:val="24"/>
        </w:rPr>
        <w:t xml:space="preserve">In contrast to young and middle ages, </w:t>
      </w:r>
      <w:r w:rsidR="00452AB5" w:rsidRPr="00CF4E04">
        <w:rPr>
          <w:rFonts w:ascii="Times New Roman" w:hAnsi="Times New Roman"/>
          <w:sz w:val="24"/>
          <w:szCs w:val="24"/>
        </w:rPr>
        <w:t>mortality in older ages</w:t>
      </w:r>
      <w:r w:rsidRPr="00CF4E04">
        <w:rPr>
          <w:rFonts w:ascii="Times New Roman" w:hAnsi="Times New Roman"/>
          <w:sz w:val="24"/>
          <w:szCs w:val="24"/>
        </w:rPr>
        <w:t>, where death rates are highest,</w:t>
      </w:r>
      <w:r w:rsidR="00452AB5" w:rsidRPr="00CF4E04">
        <w:rPr>
          <w:rFonts w:ascii="Times New Roman" w:hAnsi="Times New Roman"/>
          <w:sz w:val="24"/>
          <w:szCs w:val="24"/>
        </w:rPr>
        <w:t xml:space="preserve"> </w:t>
      </w:r>
      <w:r w:rsidRPr="00CF4E04">
        <w:rPr>
          <w:rFonts w:ascii="Times New Roman" w:hAnsi="Times New Roman"/>
          <w:sz w:val="24"/>
          <w:szCs w:val="24"/>
        </w:rPr>
        <w:t>maintained</w:t>
      </w:r>
      <w:r w:rsidR="00452AB5" w:rsidRPr="00CF4E04">
        <w:rPr>
          <w:rFonts w:ascii="Times New Roman" w:hAnsi="Times New Roman"/>
          <w:sz w:val="24"/>
          <w:szCs w:val="24"/>
        </w:rPr>
        <w:t xml:space="preserve"> persistent seasonality over a period of three decades</w:t>
      </w:r>
      <w:r w:rsidRPr="00CF4E04">
        <w:rPr>
          <w:rFonts w:ascii="Times New Roman" w:hAnsi="Times New Roman"/>
          <w:sz w:val="24"/>
          <w:szCs w:val="24"/>
        </w:rPr>
        <w:t xml:space="preserve"> </w:t>
      </w:r>
      <w:r w:rsidR="00D85F98" w:rsidRPr="00CF4E04">
        <w:rPr>
          <w:rFonts w:ascii="Times New Roman" w:hAnsi="Times New Roman"/>
          <w:sz w:val="24"/>
          <w:szCs w:val="24"/>
        </w:rPr>
        <w:t>(w</w:t>
      </w:r>
      <w:r w:rsidR="00452AB5" w:rsidRPr="00CF4E04">
        <w:rPr>
          <w:rFonts w:ascii="Times New Roman" w:hAnsi="Times New Roman"/>
          <w:sz w:val="24"/>
          <w:szCs w:val="24"/>
        </w:rPr>
        <w:t xml:space="preserve">e note that although the percent </w:t>
      </w:r>
      <w:r w:rsidR="003A2708">
        <w:rPr>
          <w:rFonts w:ascii="Times New Roman" w:hAnsi="Times New Roman"/>
          <w:sz w:val="24"/>
          <w:szCs w:val="24"/>
        </w:rPr>
        <w:t>seasonal difference in</w:t>
      </w:r>
      <w:r w:rsidR="003A2708" w:rsidRPr="00CF4E04">
        <w:rPr>
          <w:rFonts w:ascii="Times New Roman" w:hAnsi="Times New Roman"/>
          <w:sz w:val="24"/>
          <w:szCs w:val="24"/>
        </w:rPr>
        <w:t xml:space="preserve"> </w:t>
      </w:r>
      <w:r w:rsidR="00452AB5" w:rsidRPr="00CF4E04">
        <w:rPr>
          <w:rFonts w:ascii="Times New Roman" w:hAnsi="Times New Roman"/>
          <w:sz w:val="24"/>
          <w:szCs w:val="24"/>
        </w:rPr>
        <w:t>mortality has remained largely unchanged in these ages, the absolute difference in death rates between the peak and minimum months has declined because total mortality has a declining trend</w:t>
      </w:r>
      <w:r w:rsidR="00B65688" w:rsidRPr="00CF4E04">
        <w:rPr>
          <w:rFonts w:ascii="Times New Roman" w:hAnsi="Times New Roman"/>
          <w:sz w:val="24"/>
          <w:szCs w:val="24"/>
        </w:rPr>
        <w:t xml:space="preserve">). </w:t>
      </w:r>
      <w:r w:rsidRPr="00CF4E04">
        <w:rPr>
          <w:rFonts w:ascii="Times New Roman" w:hAnsi="Times New Roman"/>
          <w:sz w:val="24"/>
          <w:szCs w:val="24"/>
        </w:rPr>
        <w:t>This finding demonstrates the need for environmental and health service interventions targeted towards this group</w:t>
      </w:r>
      <w:r w:rsidR="00B65688" w:rsidRPr="00CF4E04">
        <w:rPr>
          <w:rFonts w:ascii="Times New Roman" w:hAnsi="Times New Roman"/>
          <w:sz w:val="24"/>
          <w:szCs w:val="24"/>
        </w:rPr>
        <w:t xml:space="preserve"> irrespective of geography and local climate</w:t>
      </w:r>
      <w:r w:rsidRPr="00CF4E04">
        <w:rPr>
          <w:rFonts w:ascii="Times New Roman" w:hAnsi="Times New Roman"/>
          <w:sz w:val="24"/>
          <w:szCs w:val="24"/>
        </w:rPr>
        <w:t xml:space="preserve">. </w:t>
      </w:r>
      <w:r w:rsidR="0095509B" w:rsidRPr="00CF4E04">
        <w:rPr>
          <w:rFonts w:ascii="Times New Roman" w:hAnsi="Times New Roman"/>
          <w:sz w:val="24"/>
          <w:szCs w:val="24"/>
        </w:rPr>
        <w:t>Examples</w:t>
      </w:r>
      <w:r w:rsidR="003C12EF" w:rsidRPr="00CF4E04">
        <w:rPr>
          <w:rFonts w:ascii="Times New Roman" w:hAnsi="Times New Roman"/>
          <w:sz w:val="24"/>
          <w:szCs w:val="24"/>
        </w:rPr>
        <w:t xml:space="preserve"> include </w:t>
      </w:r>
      <w:r w:rsidR="00B65688" w:rsidRPr="00CF4E04">
        <w:rPr>
          <w:rFonts w:ascii="Times New Roman" w:hAnsi="Times New Roman"/>
          <w:sz w:val="24"/>
          <w:szCs w:val="24"/>
        </w:rPr>
        <w:t>enhancing</w:t>
      </w:r>
      <w:r w:rsidR="00274E12" w:rsidRPr="00CF4E04">
        <w:rPr>
          <w:rFonts w:ascii="Times New Roman" w:hAnsi="Times New Roman"/>
          <w:sz w:val="24"/>
          <w:szCs w:val="24"/>
        </w:rPr>
        <w:t xml:space="preserve"> the availability of </w:t>
      </w:r>
      <w:r w:rsidR="00D85F98" w:rsidRPr="00CF4E04">
        <w:rPr>
          <w:rFonts w:ascii="Times New Roman" w:hAnsi="Times New Roman"/>
          <w:sz w:val="24"/>
          <w:szCs w:val="24"/>
        </w:rPr>
        <w:t xml:space="preserve">both environmental and medical protective factors, such as </w:t>
      </w:r>
      <w:r w:rsidR="00FE389A">
        <w:rPr>
          <w:rFonts w:ascii="Times New Roman" w:hAnsi="Times New Roman"/>
          <w:sz w:val="24"/>
          <w:szCs w:val="24"/>
        </w:rPr>
        <w:t xml:space="preserve">better insulation of homes, </w:t>
      </w:r>
      <w:r w:rsidR="00B65688" w:rsidRPr="00CF4E04">
        <w:rPr>
          <w:rFonts w:ascii="Times New Roman" w:hAnsi="Times New Roman"/>
          <w:sz w:val="24"/>
          <w:szCs w:val="24"/>
        </w:rPr>
        <w:t xml:space="preserve">winter </w:t>
      </w:r>
      <w:r w:rsidR="00D85F98" w:rsidRPr="00CF4E04">
        <w:rPr>
          <w:rFonts w:ascii="Times New Roman" w:hAnsi="Times New Roman"/>
          <w:sz w:val="24"/>
          <w:szCs w:val="24"/>
        </w:rPr>
        <w:t>heating provision and flu vaccinations,</w:t>
      </w:r>
      <w:r w:rsidR="00E63761" w:rsidRPr="00CF4E04">
        <w:rPr>
          <w:rFonts w:ascii="Times New Roman" w:hAnsi="Times New Roman"/>
          <w:sz w:val="24"/>
          <w:szCs w:val="24"/>
        </w:rPr>
        <w:t xml:space="preserve"> for</w:t>
      </w:r>
      <w:r w:rsidR="00455B56" w:rsidRPr="00CF4E04">
        <w:rPr>
          <w:rFonts w:ascii="Times New Roman" w:hAnsi="Times New Roman"/>
          <w:sz w:val="24"/>
          <w:szCs w:val="24"/>
        </w:rPr>
        <w:t xml:space="preserve"> the vulnerable</w:t>
      </w:r>
      <w:r w:rsidR="00E63761" w:rsidRPr="00CF4E04">
        <w:rPr>
          <w:rFonts w:ascii="Times New Roman" w:hAnsi="Times New Roman"/>
          <w:sz w:val="24"/>
          <w:szCs w:val="24"/>
        </w:rPr>
        <w:t xml:space="preserve"> older population</w:t>
      </w:r>
      <w:r w:rsidR="008B1C81" w:rsidRPr="00CF4E04">
        <w:rPr>
          <w:rFonts w:ascii="Times New Roman" w:hAnsi="Times New Roman"/>
          <w:sz w:val="24"/>
          <w:szCs w:val="24"/>
        </w:rPr>
        <w:t>.</w:t>
      </w:r>
      <w:r w:rsidR="008B1C81"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&lt;EndNote&gt;&lt;Cite&gt;&lt;Author&gt;England&lt;/Author&gt;&lt;Year&gt;2016&lt;/Year&gt;&lt;RecNum&gt;953&lt;/RecNum&gt;&lt;DisplayText&gt;&lt;style face="superscript"&gt;34&lt;/style&gt;&lt;/DisplayText&gt;&lt;record&gt;&lt;rec-number&gt;953&lt;/rec-number&gt;&lt;foreign-keys&gt;&lt;key app="EN" db-id="t0tw0zzvgt0wf4erero5steu5rx5tpas22wa" timestamp="1483547520"&gt;953&lt;/key&gt;&lt;/foreign-keys&gt;&lt;ref-type name="Journal Article"&gt;17&lt;/ref-type&gt;&lt;contributors&gt;&lt;authors&gt;&lt;author&gt;Public Health England,&lt;/author&gt;&lt;/authors&gt;&lt;/contributors&gt;&lt;titles&gt;&lt;title&gt;The cold weather plan for England&lt;/title&gt;&lt;secondary-title&gt;Public Health England&lt;/secondary-title&gt;&lt;/titles&gt;&lt;periodical&gt;&lt;full-title&gt;Public Health England&lt;/full-title&gt;&lt;/periodical&gt;&lt;dates&gt;&lt;year&gt;2016&lt;/year&gt;&lt;/dates&gt;&lt;urls&gt;&lt;/urls&gt;&lt;/record&gt;&lt;/Cite&gt;&lt;/EndNote&gt;</w:instrText>
      </w:r>
      <w:r w:rsidR="008B1C81"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34</w:t>
      </w:r>
      <w:r w:rsidR="008B1C81" w:rsidRPr="00EA38A0">
        <w:rPr>
          <w:rFonts w:ascii="Times New Roman" w:hAnsi="Times New Roman"/>
          <w:sz w:val="24"/>
          <w:szCs w:val="24"/>
        </w:rPr>
        <w:fldChar w:fldCharType="end"/>
      </w:r>
      <w:r w:rsidR="008B1C81" w:rsidRPr="00CF4E04">
        <w:rPr>
          <w:rFonts w:ascii="Times New Roman" w:hAnsi="Times New Roman"/>
          <w:sz w:val="24"/>
          <w:szCs w:val="24"/>
        </w:rPr>
        <w:t xml:space="preserve"> </w:t>
      </w:r>
      <w:r w:rsidR="00D85F98" w:rsidRPr="00CF4E04">
        <w:rPr>
          <w:rFonts w:ascii="Times New Roman" w:hAnsi="Times New Roman"/>
          <w:sz w:val="24"/>
          <w:szCs w:val="24"/>
        </w:rPr>
        <w:t>S</w:t>
      </w:r>
      <w:r w:rsidR="005F6B8E" w:rsidRPr="00CF4E04">
        <w:rPr>
          <w:rFonts w:ascii="Times New Roman" w:hAnsi="Times New Roman"/>
          <w:sz w:val="24"/>
          <w:szCs w:val="24"/>
        </w:rPr>
        <w:t>ocial interventions</w:t>
      </w:r>
      <w:r w:rsidR="009E01A1" w:rsidRPr="00CF4E04">
        <w:rPr>
          <w:rFonts w:ascii="Times New Roman" w:hAnsi="Times New Roman"/>
          <w:sz w:val="24"/>
          <w:szCs w:val="24"/>
        </w:rPr>
        <w:t xml:space="preserve">, </w:t>
      </w:r>
      <w:r w:rsidR="0067082C" w:rsidRPr="00CF4E04">
        <w:rPr>
          <w:rFonts w:ascii="Times New Roman" w:hAnsi="Times New Roman"/>
          <w:sz w:val="24"/>
          <w:szCs w:val="24"/>
        </w:rPr>
        <w:t>including</w:t>
      </w:r>
      <w:r w:rsidR="009E01A1" w:rsidRPr="00CF4E04">
        <w:rPr>
          <w:rFonts w:ascii="Times New Roman" w:hAnsi="Times New Roman"/>
          <w:sz w:val="24"/>
          <w:szCs w:val="24"/>
        </w:rPr>
        <w:t xml:space="preserve"> </w:t>
      </w:r>
      <w:r w:rsidR="00BF5ED2" w:rsidRPr="00CF4E04">
        <w:rPr>
          <w:rFonts w:ascii="Times New Roman" w:hAnsi="Times New Roman"/>
          <w:sz w:val="24"/>
          <w:szCs w:val="24"/>
        </w:rPr>
        <w:t>regular visits to</w:t>
      </w:r>
      <w:r w:rsidR="009E01A1" w:rsidRPr="00CF4E04">
        <w:rPr>
          <w:rFonts w:ascii="Times New Roman" w:hAnsi="Times New Roman"/>
          <w:sz w:val="24"/>
          <w:szCs w:val="24"/>
        </w:rPr>
        <w:t xml:space="preserve"> the </w:t>
      </w:r>
      <w:r w:rsidR="000E4D80" w:rsidRPr="00CF4E04">
        <w:rPr>
          <w:rFonts w:ascii="Times New Roman" w:hAnsi="Times New Roman"/>
          <w:sz w:val="24"/>
          <w:szCs w:val="24"/>
        </w:rPr>
        <w:t xml:space="preserve">isolated </w:t>
      </w:r>
      <w:r w:rsidR="009E01A1" w:rsidRPr="00CF4E04">
        <w:rPr>
          <w:rFonts w:ascii="Times New Roman" w:hAnsi="Times New Roman"/>
          <w:sz w:val="24"/>
          <w:szCs w:val="24"/>
        </w:rPr>
        <w:t xml:space="preserve">elderly </w:t>
      </w:r>
      <w:r w:rsidR="00335A7D" w:rsidRPr="00CF4E04">
        <w:rPr>
          <w:rFonts w:ascii="Times New Roman" w:hAnsi="Times New Roman"/>
          <w:sz w:val="24"/>
          <w:szCs w:val="24"/>
        </w:rPr>
        <w:t xml:space="preserve">during peak mortality periods to ensure that they are </w:t>
      </w:r>
      <w:r w:rsidR="00BF5ED2" w:rsidRPr="00CF4E04">
        <w:rPr>
          <w:rFonts w:ascii="Times New Roman" w:hAnsi="Times New Roman"/>
          <w:sz w:val="24"/>
          <w:szCs w:val="24"/>
        </w:rPr>
        <w:t>optimally prepared</w:t>
      </w:r>
      <w:r w:rsidR="00D07EC4" w:rsidRPr="00CF4E04">
        <w:rPr>
          <w:rFonts w:ascii="Times New Roman" w:hAnsi="Times New Roman"/>
          <w:sz w:val="24"/>
          <w:szCs w:val="24"/>
        </w:rPr>
        <w:t xml:space="preserve"> </w:t>
      </w:r>
      <w:r w:rsidR="00341F77" w:rsidRPr="00CF4E04">
        <w:rPr>
          <w:rFonts w:ascii="Times New Roman" w:hAnsi="Times New Roman"/>
          <w:sz w:val="24"/>
          <w:szCs w:val="24"/>
        </w:rPr>
        <w:t>for adverse conditions</w:t>
      </w:r>
      <w:r w:rsidR="00D85F98" w:rsidRPr="00CF4E04">
        <w:rPr>
          <w:rFonts w:ascii="Times New Roman" w:hAnsi="Times New Roman"/>
          <w:sz w:val="24"/>
          <w:szCs w:val="24"/>
        </w:rPr>
        <w:t xml:space="preserve">, </w:t>
      </w:r>
      <w:r w:rsidR="00B65688" w:rsidRPr="00CF4E04">
        <w:rPr>
          <w:rFonts w:ascii="Times New Roman" w:hAnsi="Times New Roman"/>
          <w:sz w:val="24"/>
          <w:szCs w:val="24"/>
        </w:rPr>
        <w:t>and</w:t>
      </w:r>
      <w:r w:rsidR="00447CCE" w:rsidRPr="00CF4E04">
        <w:rPr>
          <w:rFonts w:ascii="Times New Roman" w:hAnsi="Times New Roman"/>
          <w:sz w:val="24"/>
          <w:szCs w:val="24"/>
        </w:rPr>
        <w:t xml:space="preserve"> responsive and high-quality emergency care, </w:t>
      </w:r>
      <w:r w:rsidR="00D85F98" w:rsidRPr="00CF4E04">
        <w:rPr>
          <w:rFonts w:ascii="Times New Roman" w:hAnsi="Times New Roman"/>
          <w:sz w:val="24"/>
          <w:szCs w:val="24"/>
        </w:rPr>
        <w:t>are also important to protect this vulnerable group</w:t>
      </w:r>
      <w:r w:rsidR="00292548" w:rsidRPr="00CF4E04">
        <w:rPr>
          <w:rFonts w:ascii="Times New Roman" w:hAnsi="Times New Roman"/>
          <w:sz w:val="24"/>
          <w:szCs w:val="24"/>
        </w:rPr>
        <w:t>.</w:t>
      </w:r>
      <w:r w:rsidR="008B1C81" w:rsidRPr="00EA38A0">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PjQsMjEsMzQ8L3N0eWxlPjwvRGlzcGxheVRleHQ+PHJlY29yZD48cmVjLW51bWJlcj45NTM8L3Jl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EF59F0">
        <w:rPr>
          <w:rFonts w:ascii="Times New Roman" w:hAnsi="Times New Roman"/>
          <w:sz w:val="24"/>
          <w:szCs w:val="24"/>
        </w:rPr>
        <w:instrText xml:space="preserve"> ADDIN EN.CITE </w:instrText>
      </w:r>
      <w:r w:rsidR="00EF59F0">
        <w:rPr>
          <w:rFonts w:ascii="Times New Roman" w:hAnsi="Times New Roman"/>
          <w:sz w:val="24"/>
          <w:szCs w:val="24"/>
        </w:rPr>
        <w:fldChar w:fldCharType="begin">
          <w:fldData xml:space="preserve">PEVuZE5vdGU+PENpdGU+PEF1dGhvcj5FbmdsYW5kPC9BdXRob3I+PFllYXI+MjAxNjwvWWVhcj48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=
</w:fldData>
        </w:fldChar>
      </w:r>
      <w:r w:rsidR="00EF59F0">
        <w:rPr>
          <w:rFonts w:ascii="Times New Roman" w:hAnsi="Times New Roman"/>
          <w:sz w:val="24"/>
          <w:szCs w:val="24"/>
        </w:rPr>
        <w:instrText xml:space="preserve"> ADDIN EN.CITE.DATA </w:instrText>
      </w:r>
      <w:r w:rsidR="00EF59F0">
        <w:rPr>
          <w:rFonts w:ascii="Times New Roman" w:hAnsi="Times New Roman"/>
          <w:sz w:val="24"/>
          <w:szCs w:val="24"/>
        </w:rPr>
      </w:r>
      <w:r w:rsidR="00EF59F0">
        <w:rPr>
          <w:rFonts w:ascii="Times New Roman" w:hAnsi="Times New Roman"/>
          <w:sz w:val="24"/>
          <w:szCs w:val="24"/>
        </w:rPr>
        <w:fldChar w:fldCharType="end"/>
      </w:r>
      <w:r w:rsidR="008B1C81" w:rsidRPr="00EA38A0">
        <w:rPr>
          <w:rFonts w:ascii="Times New Roman" w:hAnsi="Times New Roman"/>
          <w:sz w:val="24"/>
          <w:szCs w:val="24"/>
        </w:rPr>
      </w:r>
      <w:r w:rsidR="008B1C81" w:rsidRPr="00EA38A0">
        <w:rPr>
          <w:rFonts w:ascii="Times New Roman" w:hAnsi="Times New Roman"/>
          <w:sz w:val="24"/>
          <w:szCs w:val="24"/>
        </w:rPr>
        <w:fldChar w:fldCharType="separate"/>
      </w:r>
      <w:r w:rsidR="00EF59F0" w:rsidRPr="00EF59F0">
        <w:rPr>
          <w:rFonts w:ascii="Times New Roman" w:hAnsi="Times New Roman"/>
          <w:noProof/>
          <w:sz w:val="24"/>
          <w:szCs w:val="24"/>
          <w:vertAlign w:val="superscript"/>
        </w:rPr>
        <w:t>4,21,34</w:t>
      </w:r>
      <w:r w:rsidR="008B1C81" w:rsidRPr="00EA38A0">
        <w:rPr>
          <w:rFonts w:ascii="Times New Roman" w:hAnsi="Times New Roman"/>
          <w:sz w:val="24"/>
          <w:szCs w:val="24"/>
        </w:rPr>
        <w:fldChar w:fldCharType="end"/>
      </w:r>
      <w:r w:rsidR="004C0C71" w:rsidRPr="00CF4E04">
        <w:rPr>
          <w:rFonts w:ascii="Times New Roman" w:hAnsi="Times New Roman"/>
          <w:sz w:val="24"/>
          <w:szCs w:val="24"/>
        </w:rPr>
        <w:t xml:space="preserve"> </w:t>
      </w:r>
      <w:r w:rsidR="00B65688" w:rsidRPr="00CF4E04">
        <w:rPr>
          <w:rFonts w:ascii="Times New Roman" w:hAnsi="Times New Roman"/>
          <w:sz w:val="24"/>
          <w:szCs w:val="24"/>
        </w:rPr>
        <w:t xml:space="preserve">In many countries such services are increasingly under strain in an era of austerity. </w:t>
      </w:r>
      <w:r w:rsidR="00D85F98" w:rsidRPr="00CF4E04">
        <w:rPr>
          <w:rFonts w:ascii="Times New Roman" w:hAnsi="Times New Roman"/>
          <w:sz w:val="24"/>
          <w:szCs w:val="24"/>
        </w:rPr>
        <w:t>E</w:t>
      </w:r>
      <w:r w:rsidR="004C02DD" w:rsidRPr="00CF4E04">
        <w:rPr>
          <w:rFonts w:ascii="Times New Roman" w:hAnsi="Times New Roman"/>
          <w:sz w:val="24"/>
          <w:szCs w:val="24"/>
        </w:rPr>
        <w:t xml:space="preserve">mergent new </w:t>
      </w:r>
      <w:r w:rsidR="00B65688" w:rsidRPr="00CF4E04">
        <w:rPr>
          <w:rFonts w:ascii="Times New Roman" w:hAnsi="Times New Roman"/>
          <w:sz w:val="24"/>
          <w:szCs w:val="24"/>
        </w:rPr>
        <w:t>technologies</w:t>
      </w:r>
      <w:r w:rsidR="004C02DD" w:rsidRPr="00CF4E04">
        <w:rPr>
          <w:rFonts w:ascii="Times New Roman" w:hAnsi="Times New Roman"/>
          <w:sz w:val="24"/>
          <w:szCs w:val="24"/>
        </w:rPr>
        <w:t>, such as</w:t>
      </w:r>
      <w:r w:rsidR="00DF210F" w:rsidRPr="00CF4E04">
        <w:rPr>
          <w:rFonts w:ascii="Times New Roman" w:hAnsi="Times New Roman"/>
          <w:sz w:val="24"/>
          <w:szCs w:val="24"/>
        </w:rPr>
        <w:t xml:space="preserve"> always-connected hands-free communications devices with</w:t>
      </w:r>
      <w:r w:rsidR="00B77C3F" w:rsidRPr="00CF4E04">
        <w:rPr>
          <w:rFonts w:ascii="Times New Roman" w:hAnsi="Times New Roman"/>
          <w:sz w:val="24"/>
          <w:szCs w:val="24"/>
        </w:rPr>
        <w:t xml:space="preserve"> the outside world</w:t>
      </w:r>
      <w:r w:rsidR="00B42C4B">
        <w:rPr>
          <w:rFonts w:ascii="Times New Roman" w:hAnsi="Times New Roman"/>
          <w:sz w:val="24"/>
          <w:szCs w:val="24"/>
        </w:rPr>
        <w:t>,</w:t>
      </w:r>
      <w:r w:rsidR="00BA1B73" w:rsidRPr="00CF4E04">
        <w:rPr>
          <w:rFonts w:ascii="Times New Roman" w:hAnsi="Times New Roman"/>
          <w:sz w:val="24"/>
          <w:szCs w:val="24"/>
        </w:rPr>
        <w:t xml:space="preserve"> in-house cameras, and personal sensors </w:t>
      </w:r>
      <w:r w:rsidR="007B5D34" w:rsidRPr="00CF4E04">
        <w:rPr>
          <w:rFonts w:ascii="Times New Roman" w:hAnsi="Times New Roman"/>
          <w:sz w:val="24"/>
          <w:szCs w:val="24"/>
        </w:rPr>
        <w:t>also provide an opportunity to</w:t>
      </w:r>
      <w:r w:rsidR="00274E12" w:rsidRPr="00CF4E04">
        <w:rPr>
          <w:rFonts w:ascii="Times New Roman" w:hAnsi="Times New Roman"/>
          <w:sz w:val="24"/>
          <w:szCs w:val="24"/>
        </w:rPr>
        <w:t xml:space="preserve"> </w:t>
      </w:r>
      <w:r w:rsidR="007B5D34" w:rsidRPr="00CF4E04">
        <w:rPr>
          <w:rFonts w:ascii="Times New Roman" w:hAnsi="Times New Roman"/>
          <w:sz w:val="24"/>
          <w:szCs w:val="24"/>
        </w:rPr>
        <w:t>enhance care for the</w:t>
      </w:r>
      <w:r w:rsidR="00911634" w:rsidRPr="00CF4E04">
        <w:rPr>
          <w:rFonts w:ascii="Times New Roman" w:hAnsi="Times New Roman"/>
          <w:sz w:val="24"/>
          <w:szCs w:val="24"/>
        </w:rPr>
        <w:t xml:space="preserve"> older, more vulnerable groups in the population</w:t>
      </w:r>
      <w:r w:rsidR="00B65688" w:rsidRPr="00CF4E04">
        <w:rPr>
          <w:rFonts w:ascii="Times New Roman" w:hAnsi="Times New Roman"/>
          <w:sz w:val="24"/>
          <w:szCs w:val="24"/>
        </w:rPr>
        <w:t>,</w:t>
      </w:r>
      <w:r w:rsidR="007B5D34" w:rsidRPr="00CF4E04">
        <w:rPr>
          <w:rFonts w:ascii="Times New Roman" w:hAnsi="Times New Roman"/>
          <w:sz w:val="24"/>
          <w:szCs w:val="24"/>
        </w:rPr>
        <w:t xml:space="preserve"> especially </w:t>
      </w:r>
      <w:r w:rsidR="00B65688" w:rsidRPr="00CF4E04">
        <w:rPr>
          <w:rFonts w:ascii="Times New Roman" w:hAnsi="Times New Roman"/>
          <w:sz w:val="24"/>
          <w:szCs w:val="24"/>
        </w:rPr>
        <w:t>in</w:t>
      </w:r>
      <w:r w:rsidR="007B5D34" w:rsidRPr="00CF4E04">
        <w:rPr>
          <w:rFonts w:ascii="Times New Roman" w:hAnsi="Times New Roman"/>
          <w:sz w:val="24"/>
          <w:szCs w:val="24"/>
        </w:rPr>
        <w:t xml:space="preserve"> winter when</w:t>
      </w:r>
      <w:r w:rsidR="00041FBD" w:rsidRPr="00CF4E04">
        <w:rPr>
          <w:rFonts w:ascii="Times New Roman" w:hAnsi="Times New Roman"/>
          <w:sz w:val="24"/>
          <w:szCs w:val="24"/>
        </w:rPr>
        <w:t xml:space="preserve"> </w:t>
      </w:r>
      <w:r w:rsidR="00757A7C" w:rsidRPr="00CF4E04">
        <w:rPr>
          <w:rFonts w:ascii="Times New Roman" w:hAnsi="Times New Roman"/>
          <w:sz w:val="24"/>
          <w:szCs w:val="24"/>
        </w:rPr>
        <w:t>the elderly have fewer social interactions.</w:t>
      </w:r>
      <w:r w:rsidR="004A0AF3"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&lt;EndNote&gt;&lt;Cite&gt;&lt;Author&gt;Morris&lt;/Author&gt;&lt;Year&gt;2013&lt;/Year&gt;&lt;RecNum&gt;955&lt;/RecNum&gt;&lt;DisplayText&gt;&lt;style face="superscript"&gt;35&lt;/style&gt;&lt;/DisplayText&gt;&lt;record&gt;&lt;rec-number&gt;955&lt;/rec-number&gt;&lt;foreign-keys&gt;&lt;key app="EN" db-id="t0tw0zzvgt0wf4erero5steu5rx5tpas22wa" timestamp="1483695921"&gt;955&lt;/key&gt;&lt;/foreign-keys&gt;&lt;ref-type name="Journal Article"&gt;17&lt;/ref-type&gt;&lt;contributors&gt;&lt;authors&gt;&lt;author&gt;Morris, Meg E&lt;/author&gt;&lt;author&gt;Adair, Brooke&lt;/author&gt;&lt;author&gt;Miller, Kimberly&lt;/author&gt;&lt;author&gt;Ozanne, Elizabeth&lt;/author&gt;&lt;author&gt;Hansen, Ralph&lt;/author&gt;&lt;author&gt;Pearce, Alan J&lt;/author&gt;&lt;author&gt;Santamaria, Nick&lt;/author&gt;&lt;author&gt;Viega, Luan&lt;/author&gt;&lt;author&gt;Long, Maureen&lt;/author&gt;&lt;author&gt;Said, Catherine M&lt;/author&gt;&lt;/authors&gt;&lt;/contributors&gt;&lt;titles&gt;&lt;title&gt;Smart-home technologies to assist older people to live well at home&lt;/title&gt;&lt;secondary-title&gt;Journal of aging science&lt;/secondary-title&gt;&lt;/titles&gt;&lt;periodical&gt;&lt;full-title&gt;Journal of aging science&lt;/full-title&gt;&lt;/periodical&gt;&lt;pages&gt;1-9&lt;/pages&gt;&lt;volume&gt;1&lt;/volume&gt;&lt;number&gt;1&lt;/number&gt;&lt;dates&gt;&lt;year&gt;2013&lt;/year&gt;&lt;/dates&gt;&lt;isbn&gt;2329-8847&lt;/isbn&gt;&lt;urls&gt;&lt;/urls&gt;&lt;/record&gt;&lt;/Cite&gt;&lt;/EndNote&gt;</w:instrText>
      </w:r>
      <w:r w:rsidR="004A0AF3"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35</w:t>
      </w:r>
      <w:r w:rsidR="004A0AF3" w:rsidRPr="00EA38A0">
        <w:rPr>
          <w:rFonts w:ascii="Times New Roman" w:hAnsi="Times New Roman"/>
          <w:sz w:val="24"/>
          <w:szCs w:val="24"/>
        </w:rPr>
        <w:fldChar w:fldCharType="end"/>
      </w:r>
      <w:r w:rsidR="007B5D34" w:rsidRPr="00CF4E04">
        <w:rPr>
          <w:rFonts w:ascii="Times New Roman" w:hAnsi="Times New Roman"/>
          <w:sz w:val="24"/>
          <w:szCs w:val="24"/>
        </w:rPr>
        <w:t xml:space="preserve"> Such interventions are important today, </w:t>
      </w:r>
      <w:r w:rsidR="00506BDF">
        <w:rPr>
          <w:rFonts w:ascii="Times New Roman" w:hAnsi="Times New Roman"/>
          <w:sz w:val="24"/>
          <w:szCs w:val="24"/>
        </w:rPr>
        <w:t xml:space="preserve">although under </w:t>
      </w:r>
      <w:r w:rsidR="00506BDF">
        <w:rPr>
          <w:rFonts w:ascii="Times New Roman" w:hAnsi="Times New Roman"/>
          <w:sz w:val="24"/>
          <w:szCs w:val="24"/>
        </w:rPr>
        <w:lastRenderedPageBreak/>
        <w:t xml:space="preserve">threat from various austerity measures, </w:t>
      </w:r>
      <w:r w:rsidR="007B5D34" w:rsidRPr="00CF4E04">
        <w:rPr>
          <w:rFonts w:ascii="Times New Roman" w:hAnsi="Times New Roman"/>
          <w:sz w:val="24"/>
          <w:szCs w:val="24"/>
        </w:rPr>
        <w:t xml:space="preserve">and will remain </w:t>
      </w:r>
      <w:r w:rsidR="004A0AF3" w:rsidRPr="00CF4E04">
        <w:rPr>
          <w:rFonts w:ascii="Times New Roman" w:hAnsi="Times New Roman"/>
          <w:sz w:val="24"/>
          <w:szCs w:val="24"/>
        </w:rPr>
        <w:t xml:space="preserve">so </w:t>
      </w:r>
      <w:r w:rsidR="007B5D34" w:rsidRPr="00CF4E04">
        <w:rPr>
          <w:rFonts w:ascii="Times New Roman" w:hAnsi="Times New Roman"/>
          <w:sz w:val="24"/>
          <w:szCs w:val="24"/>
        </w:rPr>
        <w:t xml:space="preserve">as the population ages and </w:t>
      </w:r>
      <w:r w:rsidR="00290AF5" w:rsidRPr="00CF4E04">
        <w:rPr>
          <w:rFonts w:ascii="Times New Roman" w:hAnsi="Times New Roman"/>
          <w:sz w:val="24"/>
          <w:szCs w:val="24"/>
        </w:rPr>
        <w:t xml:space="preserve">climate change </w:t>
      </w:r>
      <w:r w:rsidR="006462A4" w:rsidRPr="00CF4E04">
        <w:rPr>
          <w:rFonts w:ascii="Times New Roman" w:hAnsi="Times New Roman"/>
          <w:sz w:val="24"/>
          <w:szCs w:val="24"/>
        </w:rPr>
        <w:t>increases the within- and between-season weather variability.</w:t>
      </w:r>
    </w:p>
    <w:p w14:paraId="2BA5AA88" w14:textId="25D21CC1" w:rsidR="0007260F" w:rsidRPr="00CF4E04" w:rsidRDefault="0007260F" w:rsidP="007869DC">
      <w:pPr>
        <w:spacing w:after="0" w:line="480" w:lineRule="auto"/>
        <w:rPr>
          <w:rFonts w:ascii="Times New Roman" w:hAnsi="Times New Roman"/>
          <w:b/>
          <w:color w:val="000000" w:themeColor="text1"/>
          <w:sz w:val="24"/>
          <w:szCs w:val="24"/>
        </w:rPr>
      </w:pPr>
    </w:p>
    <w:p w14:paraId="4C97E5BE" w14:textId="77777777" w:rsidR="000D31A7" w:rsidRDefault="000D31A7" w:rsidP="00506BDF">
      <w:pPr>
        <w:spacing w:after="0" w:line="480" w:lineRule="auto"/>
        <w:outlineLvl w:val="0"/>
        <w:rPr>
          <w:rFonts w:ascii="Times New Roman" w:hAnsi="Times New Roman"/>
          <w:b/>
          <w:color w:val="000000" w:themeColor="text1"/>
          <w:sz w:val="24"/>
          <w:szCs w:val="24"/>
        </w:rPr>
      </w:pPr>
    </w:p>
    <w:p w14:paraId="0D8BFB3A" w14:textId="77777777" w:rsidR="0007260F" w:rsidRPr="00CF4E04" w:rsidRDefault="0007260F" w:rsidP="00AE7607">
      <w:pPr>
        <w:spacing w:after="0" w:line="480" w:lineRule="auto"/>
        <w:outlineLvl w:val="0"/>
        <w:rPr>
          <w:rFonts w:ascii="Times New Roman" w:hAnsi="Times New Roman"/>
          <w:b/>
          <w:color w:val="000000" w:themeColor="text1"/>
          <w:sz w:val="24"/>
          <w:szCs w:val="24"/>
        </w:rPr>
      </w:pPr>
      <w:r w:rsidRPr="00CF4E04">
        <w:rPr>
          <w:rFonts w:ascii="Times New Roman" w:hAnsi="Times New Roman"/>
          <w:b/>
          <w:color w:val="000000" w:themeColor="text1"/>
          <w:sz w:val="24"/>
          <w:szCs w:val="24"/>
        </w:rPr>
        <w:t>Methods</w:t>
      </w:r>
    </w:p>
    <w:p w14:paraId="4E318F0D" w14:textId="77777777" w:rsidR="0007260F" w:rsidRPr="00CF4E04" w:rsidRDefault="0007260F" w:rsidP="00AE7607">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Data</w:t>
      </w:r>
    </w:p>
    <w:p w14:paraId="4DA2F05B" w14:textId="69731088" w:rsidR="0007260F" w:rsidRPr="00CF4E04" w:rsidRDefault="0007260F" w:rsidP="00B938DB">
      <w:pPr>
        <w:spacing w:after="0" w:line="480" w:lineRule="auto"/>
        <w:rPr>
          <w:rFonts w:ascii="Times New Roman" w:hAnsi="Times New Roman"/>
          <w:color w:val="000000" w:themeColor="text1"/>
          <w:sz w:val="24"/>
          <w:szCs w:val="24"/>
        </w:rPr>
      </w:pPr>
      <w:r w:rsidRPr="00CF4E04">
        <w:rPr>
          <w:rStyle w:val="apple-style-span"/>
          <w:rFonts w:ascii="Times New Roman" w:hAnsi="Times New Roman"/>
          <w:color w:val="000000" w:themeColor="text1"/>
          <w:sz w:val="24"/>
          <w:szCs w:val="24"/>
        </w:rPr>
        <w:t xml:space="preserve">We obtained data on all 73,804,561 deaths in the USA from 1982 to 2013 from the National Center for Health Statistics (NCHS). </w:t>
      </w:r>
      <w:r w:rsidRPr="00CF4E04">
        <w:rPr>
          <w:rFonts w:ascii="Times New Roman" w:hAnsi="Times New Roman"/>
          <w:color w:val="000000" w:themeColor="text1"/>
          <w:sz w:val="24"/>
          <w:szCs w:val="24"/>
        </w:rPr>
        <w:t>Age, sex, state of residence, and month of death were available for each record. Yearly population counts were available from NCHS for 1990 to 2013 and from the US Census Bureau prior to 1990.</w:t>
      </w:r>
      <w:r w:rsidRPr="00EA38A0">
        <w:rPr>
          <w:rFonts w:ascii="Times New Roman" w:hAnsi="Times New Roman"/>
          <w:color w:val="000000" w:themeColor="text1"/>
          <w:sz w:val="24"/>
          <w:szCs w:val="24"/>
        </w:rPr>
        <w:fldChar w:fldCharType="begin"/>
      </w:r>
      <w:r w:rsidR="00FC5682">
        <w:rPr>
          <w:rFonts w:ascii="Times New Roman" w:hAnsi="Times New Roman"/>
          <w:color w:val="000000" w:themeColor="text1"/>
          <w:sz w:val="24"/>
          <w:szCs w:val="24"/>
        </w:rPr>
        <w:instrText xml:space="preserve"> ADDIN EN.CITE &lt;EndNote&gt;&lt;Cite&gt;&lt;Author&gt;Ingram&lt;/Author&gt;&lt;Year&gt;2003&lt;/Year&gt;&lt;RecNum&gt;456&lt;/RecNum&gt;&lt;DisplayText&gt;&lt;style face="superscript"&gt;36&lt;/style&gt;&lt;/DisplayText&gt;&lt;record&gt;&lt;rec-number&gt;456&lt;/rec-number&gt;&lt;foreign-keys&gt;&lt;key app="EN" db-id="t0tw0zzvgt0wf4erero5steu5rx5tpas22wa" timestamp="1480017786"&gt;456&lt;/key&gt;&lt;/foreign-keys&gt;&lt;ref-type name="Journal Article"&gt;17&lt;/ref-type&gt;&lt;contributors&gt;&lt;authors&gt;&lt;author&gt;Ingram, Deborah D&lt;/author&gt;&lt;author&gt;Parker, Jennifer D&lt;/author&gt;&lt;author&gt;Schenker, Nathaniel&lt;/author&gt;&lt;author&gt;Weed, James A&lt;/author&gt;&lt;author&gt;Hamilton, Brady&lt;/author&gt;&lt;author&gt;Arias, Elizabeth&lt;/author&gt;&lt;author&gt;Madans, Jennifer H&lt;/author&gt;&lt;/authors&gt;&lt;/contributors&gt;&lt;titles&gt;&lt;title&gt;United States Census 2000 population with bridged race categories&lt;/title&gt;&lt;secondary-title&gt;Vital and health statistics. Series 2, Data evaluation and methods research&lt;/secondary-title&gt;&lt;/titles&gt;&lt;periodical&gt;&lt;full-title&gt;Vital and health statistics. Series 2, Data evaluation and methods research&lt;/full-title&gt;&lt;/periodical&gt;&lt;pages&gt;1-55&lt;/pages&gt;&lt;number&gt;135&lt;/number&gt;&lt;dates&gt;&lt;year&gt;2003&lt;/year&gt;&lt;/dates&gt;&lt;isbn&gt;0083-2057&lt;/isbn&gt;&lt;urls&gt;&lt;/urls&gt;&lt;/record&gt;&lt;/Cite&gt;&lt;/EndNote&gt;</w:instrText>
      </w:r>
      <w:r w:rsidRPr="00EA38A0">
        <w:rPr>
          <w:rFonts w:ascii="Times New Roman" w:hAnsi="Times New Roman"/>
          <w:color w:val="000000" w:themeColor="text1"/>
          <w:sz w:val="24"/>
          <w:szCs w:val="24"/>
        </w:rPr>
        <w:fldChar w:fldCharType="separate"/>
      </w:r>
      <w:r w:rsidR="00FC5682" w:rsidRPr="00FC5682">
        <w:rPr>
          <w:rFonts w:ascii="Times New Roman" w:hAnsi="Times New Roman"/>
          <w:noProof/>
          <w:color w:val="000000" w:themeColor="text1"/>
          <w:sz w:val="24"/>
          <w:szCs w:val="24"/>
          <w:vertAlign w:val="superscript"/>
        </w:rPr>
        <w:t>36</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We inferred monthly population counts through linear interpolation, assigning each yearly count to July.</w:t>
      </w:r>
      <w:r w:rsidR="00B71A20" w:rsidRPr="00CF4E04">
        <w:rPr>
          <w:rFonts w:ascii="Times New Roman" w:hAnsi="Times New Roman"/>
          <w:sz w:val="24"/>
          <w:szCs w:val="24"/>
        </w:rPr>
        <w:t xml:space="preserve"> We also subdivided the national data geographically by climate regions used by the National Oceanic and Atmospheric Administration (NOAA);</w:t>
      </w:r>
      <w:r w:rsidR="00B71A20" w:rsidRPr="00EA38A0">
        <w:rPr>
          <w:rFonts w:ascii="Times New Roman" w:hAnsi="Times New Roman"/>
          <w:sz w:val="24"/>
          <w:szCs w:val="24"/>
        </w:rPr>
        <w:fldChar w:fldCharType="begin"/>
      </w:r>
      <w:r w:rsidR="00FC5682">
        <w:rPr>
          <w:rFonts w:ascii="Times New Roman" w:hAnsi="Times New Roman"/>
          <w:sz w:val="24"/>
          <w:szCs w:val="24"/>
        </w:rPr>
        <w:instrText xml:space="preserve"> ADDIN EN.CITE &lt;EndNote&gt;&lt;Cite&gt;&lt;Author&gt;Karl&lt;/Author&gt;&lt;Year&gt;1984&lt;/Year&gt;&lt;RecNum&gt;454&lt;/RecNum&gt;&lt;DisplayText&gt;&lt;style face="superscript"&gt;37&lt;/style&gt;&lt;/DisplayText&gt;&lt;record&gt;&lt;rec-number&gt;454&lt;/rec-number&gt;&lt;foreign-keys&gt;&lt;key app="EN" db-id="t0tw0zzvgt0wf4erero5steu5rx5tpas22wa" timestamp="1480017599"&gt;454&lt;/key&gt;&lt;/foreign-keys&gt;&lt;ref-type name="Journal Article"&gt;17&lt;/ref-type&gt;&lt;contributors&gt;&lt;authors&gt;&lt;author&gt;Karl, Thomas&lt;/author&gt;&lt;author&gt;Koss, Walter James&lt;/author&gt;&lt;/authors&gt;&lt;/contributors&gt;&lt;titles&gt;&lt;title&gt;Regional and national monthly, seasonal, and annual temperature weighted by area, 1895-1983&lt;/title&gt;&lt;secondary-title&gt;National Climatic Data Center&lt;/secondary-title&gt;&lt;/titles&gt;&lt;periodical&gt;&lt;full-title&gt;National Climatic Data Center&lt;/full-title&gt;&lt;/periodical&gt;&lt;dates&gt;&lt;year&gt;1984&lt;/year&gt;&lt;/dates&gt;&lt;pub-location&gt;National Climatic Data Center&lt;/pub-location&gt;&lt;publisher&gt;National Climatic Data Center&lt;/publisher&gt;&lt;urls&gt;&lt;/urls&gt;&lt;/record&gt;&lt;/Cite&gt;&lt;/EndNote&gt;</w:instrText>
      </w:r>
      <w:r w:rsidR="00B71A20" w:rsidRPr="00EA38A0">
        <w:rPr>
          <w:rFonts w:ascii="Times New Roman" w:hAnsi="Times New Roman"/>
          <w:sz w:val="24"/>
          <w:szCs w:val="24"/>
        </w:rPr>
        <w:fldChar w:fldCharType="separate"/>
      </w:r>
      <w:r w:rsidR="00FC5682" w:rsidRPr="00FC5682">
        <w:rPr>
          <w:rFonts w:ascii="Times New Roman" w:hAnsi="Times New Roman"/>
          <w:noProof/>
          <w:sz w:val="24"/>
          <w:szCs w:val="24"/>
          <w:vertAlign w:val="superscript"/>
        </w:rPr>
        <w:t>37</w:t>
      </w:r>
      <w:r w:rsidR="00B71A20" w:rsidRPr="00EA38A0">
        <w:rPr>
          <w:rFonts w:ascii="Times New Roman" w:hAnsi="Times New Roman"/>
          <w:sz w:val="24"/>
          <w:szCs w:val="24"/>
        </w:rPr>
        <w:fldChar w:fldCharType="end"/>
      </w:r>
      <w:r w:rsidR="00B71A20" w:rsidRPr="00CF4E04">
        <w:rPr>
          <w:rFonts w:ascii="Times New Roman" w:hAnsi="Times New Roman"/>
          <w:sz w:val="24"/>
          <w:szCs w:val="24"/>
        </w:rPr>
        <w:t xml:space="preserve"> Hawaii was included in the West region, and Alaska in the Northwest region.</w:t>
      </w:r>
      <w:r w:rsidR="004C6F20">
        <w:rPr>
          <w:rFonts w:ascii="Times New Roman" w:hAnsi="Times New Roman"/>
          <w:sz w:val="24"/>
          <w:szCs w:val="24"/>
        </w:rPr>
        <w:t xml:space="preserve"> </w:t>
      </w:r>
    </w:p>
    <w:p w14:paraId="7EEBB12A" w14:textId="77777777" w:rsidR="0007260F" w:rsidRPr="00CF4E04" w:rsidRDefault="0007260F" w:rsidP="00472EC1">
      <w:pPr>
        <w:spacing w:after="0" w:line="480" w:lineRule="auto"/>
        <w:rPr>
          <w:rFonts w:ascii="Times New Roman" w:hAnsi="Times New Roman"/>
          <w:color w:val="000000" w:themeColor="text1"/>
          <w:sz w:val="24"/>
          <w:szCs w:val="24"/>
        </w:rPr>
      </w:pPr>
    </w:p>
    <w:p w14:paraId="0099D9A5" w14:textId="493F3C1C" w:rsidR="0078333E" w:rsidRDefault="0007260F" w:rsidP="00472EC1">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w:t>
      </w:r>
    </w:p>
    <w:p w14:paraId="14492314" w14:textId="77777777" w:rsidR="004C6F20" w:rsidRPr="00CF4E04" w:rsidRDefault="004C6F20" w:rsidP="00472EC1">
      <w:pPr>
        <w:spacing w:after="0" w:line="480" w:lineRule="auto"/>
        <w:rPr>
          <w:rFonts w:ascii="Times New Roman" w:hAnsi="Times New Roman"/>
          <w:color w:val="000000" w:themeColor="text1"/>
          <w:sz w:val="24"/>
          <w:szCs w:val="24"/>
        </w:rPr>
      </w:pPr>
    </w:p>
    <w:p w14:paraId="06CCAF4E" w14:textId="773C392A" w:rsidR="0007260F" w:rsidRDefault="004C6F20" w:rsidP="00AE7607">
      <w:pPr>
        <w:spacing w:after="0" w:line="480" w:lineRule="auto"/>
        <w:outlineLvl w:val="0"/>
        <w:rPr>
          <w:rFonts w:ascii="Times New Roman" w:hAnsi="Times New Roman"/>
          <w:sz w:val="24"/>
          <w:szCs w:val="24"/>
        </w:rPr>
      </w:pPr>
      <w:r>
        <w:rPr>
          <w:rFonts w:ascii="Times New Roman" w:hAnsi="Times New Roman"/>
          <w:sz w:val="24"/>
          <w:szCs w:val="24"/>
        </w:rPr>
        <w:t xml:space="preserve">We obtained data on temperature </w:t>
      </w:r>
      <w:r w:rsidR="001812E3">
        <w:rPr>
          <w:rFonts w:ascii="Times New Roman" w:hAnsi="Times New Roman"/>
          <w:sz w:val="24"/>
          <w:szCs w:val="24"/>
        </w:rPr>
        <w:t>from ERA-Interim</w:t>
      </w:r>
      <w:r w:rsidR="00D91715">
        <w:rPr>
          <w:rFonts w:ascii="Times New Roman" w:hAnsi="Times New Roman"/>
          <w:sz w:val="24"/>
          <w:szCs w:val="24"/>
        </w:rPr>
        <w:t xml:space="preserve">, </w:t>
      </w:r>
      <w:r w:rsidR="007F622B">
        <w:rPr>
          <w:rFonts w:ascii="Times New Roman" w:hAnsi="Times New Roman"/>
          <w:sz w:val="24"/>
          <w:szCs w:val="24"/>
        </w:rPr>
        <w:t xml:space="preserve">which </w:t>
      </w:r>
      <w:del w:id="2" w:author="Parks, Robbie M" w:date="2017-01-31T13:52:00Z">
        <w:r w:rsidR="0055086C" w:rsidDel="00A53BA2">
          <w:rPr>
            <w:rFonts w:ascii="Times New Roman" w:hAnsi="Times New Roman"/>
            <w:sz w:val="24"/>
            <w:szCs w:val="24"/>
          </w:rPr>
          <w:delText>process</w:delText>
        </w:r>
        <w:r w:rsidR="007F622B" w:rsidDel="00A53BA2">
          <w:rPr>
            <w:rFonts w:ascii="Times New Roman" w:hAnsi="Times New Roman"/>
            <w:sz w:val="24"/>
            <w:szCs w:val="24"/>
          </w:rPr>
          <w:delText>es</w:delText>
        </w:r>
        <w:r w:rsidR="009466E2" w:rsidDel="00A53BA2">
          <w:rPr>
            <w:rFonts w:ascii="Times New Roman" w:hAnsi="Times New Roman"/>
            <w:sz w:val="24"/>
            <w:szCs w:val="24"/>
          </w:rPr>
          <w:delText xml:space="preserve"> </w:delText>
        </w:r>
      </w:del>
      <w:ins w:id="3" w:author="Parks, Robbie M" w:date="2017-01-31T14:11:00Z">
        <w:r w:rsidR="00BA06DA">
          <w:rPr>
            <w:rFonts w:ascii="Times New Roman" w:hAnsi="Times New Roman"/>
            <w:sz w:val="24"/>
            <w:szCs w:val="24"/>
          </w:rPr>
          <w:t>merges</w:t>
        </w:r>
      </w:ins>
      <w:ins w:id="4" w:author="Parks, Robbie M" w:date="2017-01-31T13:52:00Z">
        <w:r w:rsidR="00A53BA2">
          <w:rPr>
            <w:rFonts w:ascii="Times New Roman" w:hAnsi="Times New Roman"/>
            <w:sz w:val="24"/>
            <w:szCs w:val="24"/>
          </w:rPr>
          <w:t xml:space="preserve"> </w:t>
        </w:r>
      </w:ins>
      <w:ins w:id="5" w:author="Parks, Robbie M" w:date="2017-01-31T14:12:00Z">
        <w:r w:rsidR="00BA06DA">
          <w:rPr>
            <w:rFonts w:ascii="Times New Roman" w:hAnsi="Times New Roman"/>
            <w:sz w:val="24"/>
            <w:szCs w:val="24"/>
          </w:rPr>
          <w:t>observation</w:t>
        </w:r>
      </w:ins>
      <w:del w:id="6" w:author="Parks, Robbie M" w:date="2017-01-31T14:12:00Z">
        <w:r w:rsidR="009466E2" w:rsidDel="00BA06DA">
          <w:rPr>
            <w:rFonts w:ascii="Times New Roman" w:hAnsi="Times New Roman"/>
            <w:sz w:val="24"/>
            <w:szCs w:val="24"/>
          </w:rPr>
          <w:delText>ground</w:delText>
        </w:r>
      </w:del>
      <w:r w:rsidR="0055086C">
        <w:rPr>
          <w:rFonts w:ascii="Times New Roman" w:hAnsi="Times New Roman"/>
          <w:sz w:val="24"/>
          <w:szCs w:val="24"/>
        </w:rPr>
        <w:t>-based</w:t>
      </w:r>
      <w:r w:rsidR="009466E2">
        <w:rPr>
          <w:rFonts w:ascii="Times New Roman" w:hAnsi="Times New Roman"/>
          <w:sz w:val="24"/>
          <w:szCs w:val="24"/>
        </w:rPr>
        <w:t xml:space="preserve"> </w:t>
      </w:r>
      <w:ins w:id="7" w:author="Parks, Robbie M" w:date="2017-01-31T13:55:00Z">
        <w:r w:rsidR="001E1FC6">
          <w:rPr>
            <w:rFonts w:ascii="Times New Roman" w:hAnsi="Times New Roman"/>
            <w:sz w:val="24"/>
            <w:szCs w:val="24"/>
          </w:rPr>
          <w:t xml:space="preserve">weather </w:t>
        </w:r>
      </w:ins>
      <w:r w:rsidR="0055086C">
        <w:rPr>
          <w:rFonts w:ascii="Times New Roman" w:hAnsi="Times New Roman"/>
          <w:sz w:val="24"/>
          <w:szCs w:val="24"/>
        </w:rPr>
        <w:t xml:space="preserve">measurements </w:t>
      </w:r>
      <w:del w:id="8" w:author="Parks, Robbie M" w:date="2017-01-31T14:11:00Z">
        <w:r w:rsidR="0055086C" w:rsidDel="00BA06DA">
          <w:rPr>
            <w:rFonts w:ascii="Times New Roman" w:hAnsi="Times New Roman"/>
            <w:sz w:val="24"/>
            <w:szCs w:val="24"/>
          </w:rPr>
          <w:delText xml:space="preserve">through </w:delText>
        </w:r>
      </w:del>
      <w:ins w:id="9" w:author="Parks, Robbie M" w:date="2017-01-31T14:11:00Z">
        <w:r w:rsidR="00BA06DA">
          <w:rPr>
            <w:rFonts w:ascii="Times New Roman" w:hAnsi="Times New Roman"/>
            <w:sz w:val="24"/>
            <w:szCs w:val="24"/>
          </w:rPr>
          <w:t>with</w:t>
        </w:r>
        <w:r w:rsidR="00BA06DA">
          <w:rPr>
            <w:rFonts w:ascii="Times New Roman" w:hAnsi="Times New Roman"/>
            <w:sz w:val="24"/>
            <w:szCs w:val="24"/>
          </w:rPr>
          <w:t xml:space="preserve"> </w:t>
        </w:r>
      </w:ins>
      <w:del w:id="10" w:author="Parks, Robbie M" w:date="2017-01-31T13:52:00Z">
        <w:r w:rsidR="0055086C" w:rsidDel="00A53BA2">
          <w:rPr>
            <w:rFonts w:ascii="Times New Roman" w:hAnsi="Times New Roman"/>
            <w:sz w:val="24"/>
            <w:szCs w:val="24"/>
          </w:rPr>
          <w:delText xml:space="preserve">a </w:delText>
        </w:r>
        <w:commentRangeStart w:id="11"/>
        <w:r w:rsidR="0055086C" w:rsidDel="00A53BA2">
          <w:rPr>
            <w:rFonts w:ascii="Times New Roman" w:hAnsi="Times New Roman"/>
            <w:sz w:val="24"/>
            <w:szCs w:val="24"/>
          </w:rPr>
          <w:delText>data cleansing process</w:delText>
        </w:r>
        <w:commentRangeEnd w:id="11"/>
        <w:r w:rsidR="00506BDF" w:rsidDel="00A53BA2">
          <w:rPr>
            <w:rStyle w:val="CommentReference"/>
            <w:rFonts w:asciiTheme="minorHAnsi" w:eastAsiaTheme="minorHAnsi" w:hAnsiTheme="minorHAnsi" w:cstheme="minorBidi"/>
          </w:rPr>
          <w:commentReference w:id="11"/>
        </w:r>
        <w:r w:rsidDel="00A53BA2">
          <w:rPr>
            <w:rFonts w:ascii="Times New Roman" w:hAnsi="Times New Roman"/>
            <w:sz w:val="24"/>
            <w:szCs w:val="24"/>
          </w:rPr>
          <w:delText>.</w:delText>
        </w:r>
      </w:del>
      <w:ins w:id="12" w:author="Parks, Robbie M" w:date="2017-01-31T13:53:00Z">
        <w:r w:rsidR="00A53BA2">
          <w:rPr>
            <w:rFonts w:ascii="Times New Roman" w:hAnsi="Times New Roman"/>
            <w:sz w:val="24"/>
            <w:szCs w:val="24"/>
          </w:rPr>
          <w:t>a physical model</w:t>
        </w:r>
      </w:ins>
      <w:ins w:id="13" w:author="Parks, Robbie M" w:date="2017-01-31T13:55:00Z">
        <w:r w:rsidR="001E1FC6">
          <w:rPr>
            <w:rFonts w:ascii="Times New Roman" w:hAnsi="Times New Roman"/>
            <w:sz w:val="24"/>
            <w:szCs w:val="24"/>
          </w:rPr>
          <w:t>.</w:t>
        </w:r>
      </w:ins>
      <w:r w:rsidR="00AC4299">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dW0+MjA1PC9SZWNOdW0+PERpc3BsYXlUZXh0PjxzdHlsZSBmYWNlPSJzdXBlcnNjcmlwdCI+Mzg8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dDs6Ly9XT1M6MDAwMjkwNDUwOTAwMDAxPC91cmw+PC9yZWxhdGVkLXVybHM+PC91cmxzPjxlbGVj
dHJvbmljLXJlc291cmNlLW51bT4xMC4xMDAyL3FqLjgyODwvZWxlY3Ryb25pYy1yZXNvdXJjZS1u
dW0+PC9yZWNvcmQ+PC9DaXRlPjwvRW5kTm90ZT5=
</w:fldData>
        </w:fldChar>
      </w:r>
      <w:r w:rsidR="00AC4299">
        <w:rPr>
          <w:rFonts w:ascii="Times New Roman" w:hAnsi="Times New Roman"/>
          <w:sz w:val="24"/>
          <w:szCs w:val="24"/>
        </w:rPr>
        <w:instrText xml:space="preserve"> ADDIN EN.CITE </w:instrText>
      </w:r>
      <w:r w:rsidR="00AC4299">
        <w:rPr>
          <w:rFonts w:ascii="Times New Roman" w:hAnsi="Times New Roman"/>
          <w:sz w:val="24"/>
          <w:szCs w:val="24"/>
        </w:rPr>
        <w:fldChar w:fldCharType="begin">
          <w:fldData xml:space="preserve">PEVuZE5vdGU+PENpdGU+PEF1dGhvcj5EZWU8L0F1dGhvcj48WWVhcj4yMDExPC9ZZWFyPjxSZWNO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</w:fldData>
        </w:fldChar>
      </w:r>
      <w:r w:rsidR="00AC4299">
        <w:rPr>
          <w:rFonts w:ascii="Times New Roman" w:hAnsi="Times New Roman"/>
          <w:sz w:val="24"/>
          <w:szCs w:val="24"/>
        </w:rPr>
        <w:instrText xml:space="preserve"> ADDIN EN.CITE.DATA </w:instrText>
      </w:r>
      <w:r w:rsidR="00AC4299">
        <w:rPr>
          <w:rFonts w:ascii="Times New Roman" w:hAnsi="Times New Roman"/>
          <w:sz w:val="24"/>
          <w:szCs w:val="24"/>
        </w:rPr>
      </w:r>
      <w:r w:rsidR="00AC4299">
        <w:rPr>
          <w:rFonts w:ascii="Times New Roman" w:hAnsi="Times New Roman"/>
          <w:sz w:val="24"/>
          <w:szCs w:val="24"/>
        </w:rPr>
        <w:fldChar w:fldCharType="end"/>
      </w:r>
      <w:r w:rsidR="00AC4299">
        <w:rPr>
          <w:rFonts w:ascii="Times New Roman" w:hAnsi="Times New Roman"/>
          <w:sz w:val="24"/>
          <w:szCs w:val="24"/>
        </w:rPr>
      </w:r>
      <w:r w:rsidR="00AC4299">
        <w:rPr>
          <w:rFonts w:ascii="Times New Roman" w:hAnsi="Times New Roman"/>
          <w:sz w:val="24"/>
          <w:szCs w:val="24"/>
        </w:rPr>
        <w:fldChar w:fldCharType="separate"/>
      </w:r>
      <w:r w:rsidR="00AC4299" w:rsidRPr="00AC4299">
        <w:rPr>
          <w:rFonts w:ascii="Times New Roman" w:hAnsi="Times New Roman"/>
          <w:noProof/>
          <w:sz w:val="24"/>
          <w:szCs w:val="24"/>
          <w:vertAlign w:val="superscript"/>
        </w:rPr>
        <w:t>38</w:t>
      </w:r>
      <w:r w:rsidR="00AC4299">
        <w:rPr>
          <w:rFonts w:ascii="Times New Roman" w:hAnsi="Times New Roman"/>
          <w:sz w:val="24"/>
          <w:szCs w:val="24"/>
        </w:rPr>
        <w:fldChar w:fldCharType="end"/>
      </w:r>
      <w:r w:rsidR="00C634DB">
        <w:rPr>
          <w:rFonts w:ascii="Times New Roman" w:hAnsi="Times New Roman"/>
          <w:sz w:val="24"/>
          <w:szCs w:val="24"/>
        </w:rPr>
        <w:t xml:space="preserve"> </w:t>
      </w:r>
      <w:r w:rsidR="009029C7">
        <w:rPr>
          <w:rFonts w:ascii="Times New Roman" w:hAnsi="Times New Roman"/>
          <w:sz w:val="24"/>
          <w:szCs w:val="24"/>
        </w:rPr>
        <w:t>We used gridded four-times-daily estimates</w:t>
      </w:r>
      <w:r w:rsidR="00385588">
        <w:rPr>
          <w:rFonts w:ascii="Times New Roman" w:hAnsi="Times New Roman"/>
          <w:sz w:val="24"/>
          <w:szCs w:val="24"/>
        </w:rPr>
        <w:t xml:space="preserve"> at a resolution of </w:t>
      </w:r>
      <w:r w:rsidR="004135FD">
        <w:rPr>
          <w:rFonts w:ascii="Times New Roman" w:hAnsi="Times New Roman"/>
          <w:sz w:val="24"/>
          <w:szCs w:val="24"/>
        </w:rPr>
        <w:t>80km</w:t>
      </w:r>
      <w:r w:rsidR="009029C7">
        <w:rPr>
          <w:rFonts w:ascii="Times New Roman" w:hAnsi="Times New Roman"/>
          <w:sz w:val="24"/>
          <w:szCs w:val="24"/>
        </w:rPr>
        <w:t xml:space="preserve"> to</w:t>
      </w:r>
      <w:r w:rsidR="00C634DB">
        <w:rPr>
          <w:rFonts w:ascii="Times New Roman" w:hAnsi="Times New Roman"/>
          <w:sz w:val="24"/>
          <w:szCs w:val="24"/>
        </w:rPr>
        <w:t xml:space="preserve"> generate</w:t>
      </w:r>
      <w:r w:rsidR="009029C7">
        <w:rPr>
          <w:rFonts w:ascii="Times New Roman" w:hAnsi="Times New Roman"/>
          <w:sz w:val="24"/>
          <w:szCs w:val="24"/>
        </w:rPr>
        <w:t xml:space="preserve"> monthly</w:t>
      </w:r>
      <w:r w:rsidR="00C634DB">
        <w:rPr>
          <w:rFonts w:ascii="Times New Roman" w:hAnsi="Times New Roman"/>
          <w:sz w:val="24"/>
          <w:szCs w:val="24"/>
        </w:rPr>
        <w:t xml:space="preserve"> </w:t>
      </w:r>
      <w:r w:rsidR="00E046BA">
        <w:rPr>
          <w:rFonts w:ascii="Times New Roman" w:hAnsi="Times New Roman"/>
          <w:sz w:val="24"/>
          <w:szCs w:val="24"/>
        </w:rPr>
        <w:t xml:space="preserve">population-weighted temperature </w:t>
      </w:r>
      <w:r w:rsidR="00C634DB">
        <w:rPr>
          <w:rFonts w:ascii="Times New Roman" w:hAnsi="Times New Roman"/>
          <w:sz w:val="24"/>
          <w:szCs w:val="24"/>
        </w:rPr>
        <w:t>by climate region throughout the analysis</w:t>
      </w:r>
      <w:r w:rsidR="009029C7" w:rsidRPr="009029C7">
        <w:rPr>
          <w:rFonts w:ascii="Times New Roman" w:hAnsi="Times New Roman"/>
          <w:sz w:val="24"/>
          <w:szCs w:val="24"/>
        </w:rPr>
        <w:t xml:space="preserve"> </w:t>
      </w:r>
      <w:r w:rsidR="009029C7">
        <w:rPr>
          <w:rFonts w:ascii="Times New Roman" w:hAnsi="Times New Roman"/>
          <w:sz w:val="24"/>
          <w:szCs w:val="24"/>
        </w:rPr>
        <w:t>period</w:t>
      </w:r>
      <w:r w:rsidR="00C634DB">
        <w:rPr>
          <w:rFonts w:ascii="Times New Roman" w:hAnsi="Times New Roman"/>
          <w:sz w:val="24"/>
          <w:szCs w:val="24"/>
        </w:rPr>
        <w:t>.</w:t>
      </w:r>
    </w:p>
    <w:p w14:paraId="54D35FC6" w14:textId="77777777" w:rsidR="004C6F20" w:rsidRPr="00CF4E04" w:rsidRDefault="004C6F20">
      <w:pPr>
        <w:spacing w:after="0" w:line="480" w:lineRule="auto"/>
        <w:rPr>
          <w:rFonts w:ascii="Times New Roman" w:hAnsi="Times New Roman"/>
          <w:color w:val="000000" w:themeColor="text1"/>
          <w:sz w:val="24"/>
          <w:szCs w:val="24"/>
        </w:rPr>
      </w:pPr>
    </w:p>
    <w:p w14:paraId="756E0785" w14:textId="77777777" w:rsidR="0007260F" w:rsidRPr="00CF4E04" w:rsidRDefault="0007260F" w:rsidP="00AE7607">
      <w:pPr>
        <w:spacing w:after="0" w:line="480" w:lineRule="auto"/>
        <w:outlineLvl w:val="0"/>
        <w:rPr>
          <w:rFonts w:ascii="Times New Roman" w:hAnsi="Times New Roman"/>
          <w:i/>
          <w:color w:val="000000" w:themeColor="text1"/>
          <w:sz w:val="24"/>
          <w:szCs w:val="24"/>
        </w:rPr>
      </w:pPr>
      <w:r w:rsidRPr="00CF4E04">
        <w:rPr>
          <w:rFonts w:ascii="Times New Roman" w:hAnsi="Times New Roman"/>
          <w:i/>
          <w:color w:val="000000" w:themeColor="text1"/>
          <w:sz w:val="24"/>
          <w:szCs w:val="24"/>
        </w:rPr>
        <w:t>Statistical methods</w:t>
      </w:r>
    </w:p>
    <w:p w14:paraId="7CE923E0" w14:textId="63B117CE" w:rsidR="0007260F" w:rsidRPr="00CF4E04" w:rsidRDefault="0007260F">
      <w:pPr>
        <w:widowControl w:val="0"/>
        <w:autoSpaceDE w:val="0"/>
        <w:autoSpaceDN w:val="0"/>
        <w:adjustRightInd w:val="0"/>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t xml:space="preserve">We used wavelet analysis to </w:t>
      </w:r>
      <w:r w:rsidR="00B71A20" w:rsidRPr="00CF4E04">
        <w:rPr>
          <w:rFonts w:ascii="Times New Roman" w:hAnsi="Times New Roman"/>
          <w:color w:val="000000" w:themeColor="text1"/>
          <w:sz w:val="24"/>
          <w:szCs w:val="24"/>
        </w:rPr>
        <w:t>investigate</w:t>
      </w:r>
      <w:r w:rsidRPr="00CF4E04">
        <w:rPr>
          <w:rFonts w:ascii="Times New Roman" w:hAnsi="Times New Roman"/>
          <w:color w:val="000000" w:themeColor="text1"/>
          <w:sz w:val="24"/>
          <w:szCs w:val="24"/>
        </w:rPr>
        <w:t xml:space="preserve"> seasonality, both nationally and sub-nationally, for each age-sex group. Wavelet analysis uncovers the presence, and frequency, of repeated maxima and minima in each age-sex-specific death rate time series. In brief, a Morlet wavelet, described in detail elsewhere,</w:t>
      </w:r>
      <w:r w:rsidRPr="00EA38A0">
        <w:rPr>
          <w:rFonts w:ascii="Times New Roman" w:hAnsi="Times New Roman"/>
          <w:color w:val="000000" w:themeColor="text1"/>
          <w:sz w:val="24"/>
          <w:szCs w:val="24"/>
        </w:rPr>
        <w:fldChar w:fldCharType="begin"/>
      </w:r>
      <w:r w:rsidR="001D1DD2">
        <w:rPr>
          <w:rFonts w:ascii="Times New Roman" w:hAnsi="Times New Roman"/>
          <w:color w:val="000000" w:themeColor="text1"/>
          <w:sz w:val="24"/>
          <w:szCs w:val="24"/>
        </w:rPr>
        <w:instrText xml:space="preserve"> ADDIN EN.CITE &lt;EndNote&gt;&lt;Cite&gt;&lt;Author&gt;Cazelles&lt;/Author&gt;&lt;Year&gt;2008&lt;/Year&gt;&lt;RecNum&gt;455&lt;/RecNum&gt;&lt;DisplayText&gt;&lt;style face="superscript"&gt;29&lt;/style&gt;&lt;/DisplayText&gt;&lt;record&gt;&lt;rec-number&gt;455&lt;/rec-number&gt;&lt;foreign-keys&gt;&lt;key app="EN" db-id="t0tw0zzvgt0wf4erero5steu5rx5tpas22wa" timestamp="1480017609"&gt;455&lt;/key&gt;&lt;/foreign-keys&gt;&lt;ref-type name="Journal Article"&gt;17&lt;/ref-type&gt;&lt;contributors&gt;&lt;authors&gt;&lt;author&gt;Cazelles, Bernard&lt;/author&gt;&lt;author&gt;Chavez, Mario&lt;/author&gt;&lt;author&gt;Berteaux, Dominique&lt;/author&gt;&lt;author&gt;Ménard, Frédéric&lt;/author&gt;&lt;author&gt;Vik, Jon Olav&lt;/author&gt;&lt;author&gt;Jenouvrier, Stéphanie&lt;/author&gt;&lt;author&gt;Stenseth, Nils C&lt;/author&gt;&lt;/authors&gt;&lt;/contributors&gt;&lt;titles&gt;&lt;title&gt;Wavelet analysis of ecological time series&lt;/title&gt;&lt;secondary-title&gt;Oecologia&lt;/secondary-title&gt;&lt;/titles&gt;&lt;periodical&gt;&lt;full-title&gt;Oecologia&lt;/full-title&gt;&lt;/periodical&gt;&lt;pages&gt;287-304&lt;/pages&gt;&lt;volume&gt;156&lt;/volume&gt;&lt;number&gt;2&lt;/number&gt;&lt;dates&gt;&lt;year&gt;2008&lt;/year&gt;&lt;/dates&gt;&lt;isbn&gt;0029-8549&lt;/isbn&gt;&lt;urls&gt;&lt;/urls&gt;&lt;/record&gt;&lt;/Cite&gt;&lt;/EndNote&gt;</w:instrText>
      </w:r>
      <w:r w:rsidRPr="00EA38A0">
        <w:rPr>
          <w:rFonts w:ascii="Times New Roman" w:hAnsi="Times New Roman"/>
          <w:color w:val="000000" w:themeColor="text1"/>
          <w:sz w:val="24"/>
          <w:szCs w:val="24"/>
        </w:rPr>
        <w:fldChar w:fldCharType="separate"/>
      </w:r>
      <w:r w:rsidR="001D1DD2" w:rsidRPr="001D1DD2">
        <w:rPr>
          <w:rFonts w:ascii="Times New Roman" w:hAnsi="Times New Roman"/>
          <w:noProof/>
          <w:color w:val="000000" w:themeColor="text1"/>
          <w:sz w:val="24"/>
          <w:szCs w:val="24"/>
          <w:vertAlign w:val="superscript"/>
        </w:rPr>
        <w:t>29</w:t>
      </w:r>
      <w:r w:rsidRPr="00EA38A0">
        <w:rPr>
          <w:rFonts w:ascii="Times New Roman" w:hAnsi="Times New Roman"/>
          <w:color w:val="000000" w:themeColor="text1"/>
          <w:sz w:val="24"/>
          <w:szCs w:val="24"/>
        </w:rPr>
        <w:fldChar w:fldCharType="end"/>
      </w:r>
      <w:r w:rsidRPr="00CF4E04">
        <w:rPr>
          <w:rFonts w:ascii="Times New Roman" w:hAnsi="Times New Roman"/>
          <w:color w:val="000000" w:themeColor="text1"/>
          <w:sz w:val="24"/>
          <w:szCs w:val="24"/>
        </w:rPr>
        <w:t xml:space="preserve"> is equivalent to using a moving window on the death rate time series and analysing periodicity in each window using a short-form Fourier transform, hence generating a dynamic spectral analysis. The resulting coefficients can be presented on a two-dimensional plot of time against frequency (Figure 1). Importantly, wavelet analysis </w:t>
      </w:r>
      <w:r w:rsidR="00290FD5" w:rsidRPr="00CF4E04">
        <w:rPr>
          <w:rFonts w:ascii="Times New Roman" w:hAnsi="Times New Roman"/>
          <w:color w:val="000000" w:themeColor="text1"/>
          <w:sz w:val="24"/>
          <w:szCs w:val="24"/>
        </w:rPr>
        <w:t xml:space="preserve">is able to </w:t>
      </w:r>
      <w:r w:rsidRPr="00CF4E04">
        <w:rPr>
          <w:rFonts w:ascii="Times New Roman" w:hAnsi="Times New Roman"/>
          <w:color w:val="000000" w:themeColor="text1"/>
          <w:sz w:val="24"/>
          <w:szCs w:val="24"/>
        </w:rPr>
        <w:t>measure dynamic seasonal behaviour, in which the periodicity of death rates may disappear, emerge, or change over time. This is not possible in standard Fourier analysis or when fitting a statistical model with a period basis function. We used the R package</w:t>
      </w:r>
      <w:r w:rsidR="008C2086"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WaveletComp</w:t>
      </w:r>
      <w:r w:rsidR="00E80EA7" w:rsidRPr="00CF4E04">
        <w:rPr>
          <w:rFonts w:ascii="Times New Roman" w:hAnsi="Times New Roman"/>
          <w:color w:val="000000" w:themeColor="text1"/>
          <w:sz w:val="24"/>
          <w:szCs w:val="24"/>
        </w:rPr>
        <w:t xml:space="preserve"> (version 1.0) </w:t>
      </w:r>
      <w:r w:rsidRPr="00CF4E04">
        <w:rPr>
          <w:rFonts w:ascii="Times New Roman" w:hAnsi="Times New Roman"/>
          <w:color w:val="000000" w:themeColor="text1"/>
          <w:sz w:val="24"/>
          <w:szCs w:val="24"/>
        </w:rPr>
        <w:t xml:space="preserve">for the wavelet analysis. Before analysis, we logarithmically transformed death rates, detrended using a polynomial regression, and </w:t>
      </w:r>
      <w:r w:rsidR="00E10B5A">
        <w:rPr>
          <w:rFonts w:ascii="Times New Roman" w:hAnsi="Times New Roman"/>
          <w:color w:val="000000" w:themeColor="text1"/>
          <w:sz w:val="24"/>
          <w:szCs w:val="24"/>
        </w:rPr>
        <w:t>rescaled</w:t>
      </w:r>
      <w:r w:rsidR="00E10B5A" w:rsidRPr="00CF4E04">
        <w:rPr>
          <w:rFonts w:ascii="Times New Roman" w:hAnsi="Times New Roman"/>
          <w:color w:val="000000" w:themeColor="text1"/>
          <w:sz w:val="24"/>
          <w:szCs w:val="24"/>
        </w:rPr>
        <w:t xml:space="preserve"> </w:t>
      </w:r>
      <w:r w:rsidRPr="00CF4E04">
        <w:rPr>
          <w:rFonts w:ascii="Times New Roman" w:hAnsi="Times New Roman"/>
          <w:color w:val="000000" w:themeColor="text1"/>
          <w:sz w:val="24"/>
          <w:szCs w:val="24"/>
        </w:rPr>
        <w:t xml:space="preserve">each all-cause mortality death rate time series so as to range between 1 and -1. </w:t>
      </w:r>
    </w:p>
    <w:p w14:paraId="17124AC1" w14:textId="77777777" w:rsidR="0007260F" w:rsidRPr="00CF4E04" w:rsidRDefault="0007260F">
      <w:pPr>
        <w:spacing w:after="0" w:line="480" w:lineRule="auto"/>
        <w:rPr>
          <w:rFonts w:ascii="Times New Roman" w:hAnsi="Times New Roman"/>
          <w:color w:val="000000" w:themeColor="text1"/>
          <w:sz w:val="24"/>
          <w:szCs w:val="24"/>
        </w:rPr>
      </w:pPr>
    </w:p>
    <w:p w14:paraId="33CA83B0" w14:textId="2D4FA90A" w:rsidR="0007260F" w:rsidRPr="00CF4E04" w:rsidRDefault="0007260F">
      <w:pPr>
        <w:pStyle w:val="CommentText"/>
        <w:spacing w:line="480" w:lineRule="auto"/>
        <w:rPr>
          <w:rFonts w:ascii="Times New Roman" w:hAnsi="Times New Roman" w:cs="Times New Roman"/>
          <w:noProof/>
          <w:sz w:val="24"/>
          <w:szCs w:val="24"/>
        </w:rPr>
      </w:pPr>
      <w:r w:rsidRPr="00EA38A0">
        <w:rPr>
          <w:rFonts w:ascii="Times New Roman" w:hAnsi="Times New Roman" w:cs="Times New Roman"/>
          <w:color w:val="000000" w:themeColor="text1"/>
          <w:sz w:val="24"/>
          <w:szCs w:val="24"/>
        </w:rPr>
        <w:t>We identified age-sex groups whose wavelet power spectra differed from that of a white noise spectrum, which represents random fluctuations, at 5% significance level, for</w:t>
      </w:r>
      <w:r w:rsidRPr="007B6142">
        <w:rPr>
          <w:rFonts w:ascii="Times New Roman" w:hAnsi="Times New Roman" w:cs="Times New Roman"/>
          <w:color w:val="000000" w:themeColor="text1"/>
          <w:sz w:val="24"/>
          <w:szCs w:val="24"/>
        </w:rPr>
        <w:t xml:space="preserve"> the entire study period (1982-2013), as well as in separate wavelet analyses for 1982-1997 and 1998-2013.  For age-sex groups which had statistically significant power spectra for 1982-2013, as well as for both time sections (1982-1997</w:t>
      </w:r>
      <w:r w:rsidR="00DF65A8">
        <w:rPr>
          <w:rFonts w:ascii="Times New Roman" w:hAnsi="Times New Roman" w:cs="Times New Roman"/>
          <w:color w:val="000000" w:themeColor="text1"/>
          <w:sz w:val="24"/>
          <w:szCs w:val="24"/>
        </w:rPr>
        <w:t xml:space="preserve"> and </w:t>
      </w:r>
      <w:r w:rsidRPr="007B6142">
        <w:rPr>
          <w:rFonts w:ascii="Times New Roman" w:hAnsi="Times New Roman" w:cs="Times New Roman"/>
          <w:color w:val="000000" w:themeColor="text1"/>
          <w:sz w:val="24"/>
          <w:szCs w:val="24"/>
        </w:rPr>
        <w:t>1998-2013), we calculated the centre of gravity and the negative centre of gravity of monthly death rates. These</w:t>
      </w:r>
      <w:r w:rsidR="008C2086" w:rsidRPr="00792B0B">
        <w:rPr>
          <w:rFonts w:ascii="Times New Roman" w:hAnsi="Times New Roman" w:cs="Times New Roman"/>
          <w:color w:val="000000" w:themeColor="text1"/>
          <w:sz w:val="24"/>
          <w:szCs w:val="24"/>
        </w:rPr>
        <w:t xml:space="preserve"> parameters</w:t>
      </w:r>
      <w:r w:rsidRPr="00792B0B">
        <w:rPr>
          <w:rFonts w:ascii="Times New Roman" w:hAnsi="Times New Roman" w:cs="Times New Roman"/>
          <w:color w:val="000000" w:themeColor="text1"/>
          <w:sz w:val="24"/>
          <w:szCs w:val="24"/>
        </w:rPr>
        <w:t xml:space="preserve"> estimate when in the year, on average, maximum and minimum death rates occur, respectively. For calculating centre of gravity, each month </w:t>
      </w:r>
      <w:r w:rsidR="008C2086" w:rsidRPr="00792B0B">
        <w:rPr>
          <w:rFonts w:ascii="Times New Roman" w:hAnsi="Times New Roman" w:cs="Times New Roman"/>
          <w:color w:val="000000" w:themeColor="text1"/>
          <w:sz w:val="24"/>
          <w:szCs w:val="24"/>
        </w:rPr>
        <w:t xml:space="preserve">was </w:t>
      </w:r>
      <w:r w:rsidRPr="00792B0B">
        <w:rPr>
          <w:rFonts w:ascii="Times New Roman" w:hAnsi="Times New Roman" w:cs="Times New Roman"/>
          <w:color w:val="000000" w:themeColor="text1"/>
          <w:sz w:val="24"/>
          <w:szCs w:val="24"/>
        </w:rPr>
        <w:t>weighted by its death rate</w:t>
      </w:r>
      <w:r w:rsidR="003B49F1" w:rsidRPr="00792B0B">
        <w:rPr>
          <w:rFonts w:ascii="Times New Roman" w:hAnsi="Times New Roman" w:cs="Times New Roman"/>
          <w:color w:val="000000" w:themeColor="text1"/>
          <w:sz w:val="24"/>
          <w:szCs w:val="24"/>
        </w:rPr>
        <w:t xml:space="preserve">; </w:t>
      </w:r>
      <w:r w:rsidRPr="000A1E38">
        <w:rPr>
          <w:rFonts w:ascii="Times New Roman" w:hAnsi="Times New Roman" w:cs="Times New Roman"/>
          <w:color w:val="000000" w:themeColor="text1"/>
          <w:sz w:val="24"/>
          <w:szCs w:val="24"/>
        </w:rPr>
        <w:t xml:space="preserve">for negative centre of gravity, each month </w:t>
      </w:r>
      <w:r w:rsidR="008C2086" w:rsidRPr="000A1E38">
        <w:rPr>
          <w:rFonts w:ascii="Times New Roman" w:hAnsi="Times New Roman" w:cs="Times New Roman"/>
          <w:color w:val="000000" w:themeColor="text1"/>
          <w:sz w:val="24"/>
          <w:szCs w:val="24"/>
        </w:rPr>
        <w:t xml:space="preserve">was </w:t>
      </w:r>
      <w:r w:rsidRPr="00845FF2">
        <w:rPr>
          <w:rFonts w:ascii="Times New Roman" w:hAnsi="Times New Roman" w:cs="Times New Roman"/>
          <w:color w:val="000000" w:themeColor="text1"/>
          <w:sz w:val="24"/>
          <w:szCs w:val="24"/>
        </w:rPr>
        <w:t xml:space="preserve">weighted by the difference between its death rate and the </w:t>
      </w:r>
      <w:r w:rsidR="008C2086" w:rsidRPr="00845FF2">
        <w:rPr>
          <w:rFonts w:ascii="Times New Roman" w:hAnsi="Times New Roman" w:cs="Times New Roman"/>
          <w:color w:val="000000" w:themeColor="text1"/>
          <w:sz w:val="24"/>
          <w:szCs w:val="24"/>
        </w:rPr>
        <w:t xml:space="preserve">year’s </w:t>
      </w:r>
      <w:r w:rsidRPr="00845FF2">
        <w:rPr>
          <w:rFonts w:ascii="Times New Roman" w:hAnsi="Times New Roman" w:cs="Times New Roman"/>
          <w:color w:val="000000" w:themeColor="text1"/>
          <w:sz w:val="24"/>
          <w:szCs w:val="24"/>
        </w:rPr>
        <w:t xml:space="preserve">maximum </w:t>
      </w:r>
      <w:r w:rsidRPr="00845FF2">
        <w:rPr>
          <w:rFonts w:ascii="Times New Roman" w:hAnsi="Times New Roman" w:cs="Times New Roman"/>
          <w:color w:val="000000" w:themeColor="text1"/>
          <w:sz w:val="24"/>
          <w:szCs w:val="24"/>
        </w:rPr>
        <w:lastRenderedPageBreak/>
        <w:t xml:space="preserve">death rate. </w:t>
      </w:r>
      <w:r w:rsidRPr="00CF4E04">
        <w:rPr>
          <w:rFonts w:ascii="Times New Roman" w:hAnsi="Times New Roman" w:cs="Times New Roman"/>
          <w:sz w:val="24"/>
          <w:szCs w:val="24"/>
        </w:rPr>
        <w:t xml:space="preserve">In taking the weighted average, we allowed </w:t>
      </w:r>
      <w:r w:rsidRPr="00CF4E04">
        <w:rPr>
          <w:rFonts w:ascii="Times New Roman" w:hAnsi="Times New Roman" w:cs="Times New Roman"/>
          <w:noProof/>
          <w:sz w:val="24"/>
          <w:szCs w:val="24"/>
        </w:rPr>
        <w:t xml:space="preserve">January (month 1) to neighbour December (month 12), a technique called circular statistics. </w:t>
      </w:r>
      <w:r w:rsidRPr="00EA38A0">
        <w:rPr>
          <w:rFonts w:ascii="Times New Roman" w:hAnsi="Times New Roman" w:cs="Times New Roman"/>
          <w:color w:val="000000" w:themeColor="text1"/>
          <w:sz w:val="24"/>
          <w:szCs w:val="24"/>
        </w:rPr>
        <w:t xml:space="preserve">Along with each circular mean, a 95% confidence interval (CI) was calculated by using 1000 bootstrap samples. The R package CircStats </w:t>
      </w:r>
      <w:r w:rsidR="00950D39" w:rsidRPr="007B6142">
        <w:rPr>
          <w:rFonts w:ascii="Times New Roman" w:hAnsi="Times New Roman" w:cs="Times New Roman"/>
          <w:color w:val="000000" w:themeColor="text1"/>
          <w:sz w:val="24"/>
          <w:szCs w:val="24"/>
        </w:rPr>
        <w:t xml:space="preserve">(version </w:t>
      </w:r>
      <w:r w:rsidR="0006220C" w:rsidRPr="007B6142">
        <w:rPr>
          <w:rFonts w:ascii="Times New Roman" w:hAnsi="Times New Roman" w:cs="Times New Roman"/>
          <w:color w:val="000000" w:themeColor="text1"/>
          <w:sz w:val="24"/>
          <w:szCs w:val="24"/>
        </w:rPr>
        <w:t>0.2.4</w:t>
      </w:r>
      <w:r w:rsidR="00690629" w:rsidRPr="00792B0B">
        <w:rPr>
          <w:rFonts w:ascii="Times New Roman" w:hAnsi="Times New Roman" w:cs="Times New Roman"/>
          <w:color w:val="000000" w:themeColor="text1"/>
          <w:sz w:val="24"/>
          <w:szCs w:val="24"/>
        </w:rPr>
        <w:t xml:space="preserve">) </w:t>
      </w:r>
      <w:r w:rsidRPr="00792B0B">
        <w:rPr>
          <w:rFonts w:ascii="Times New Roman" w:hAnsi="Times New Roman" w:cs="Times New Roman"/>
          <w:color w:val="000000" w:themeColor="text1"/>
          <w:sz w:val="24"/>
          <w:szCs w:val="24"/>
        </w:rPr>
        <w:t>was used for this purpose.</w:t>
      </w:r>
    </w:p>
    <w:p w14:paraId="7B2ACBE7" w14:textId="77777777" w:rsidR="0007260F" w:rsidRPr="00CF4E04" w:rsidRDefault="0007260F">
      <w:pPr>
        <w:spacing w:after="0" w:line="480" w:lineRule="auto"/>
        <w:rPr>
          <w:rFonts w:ascii="Times New Roman" w:hAnsi="Times New Roman"/>
          <w:color w:val="000000" w:themeColor="text1"/>
          <w:sz w:val="24"/>
          <w:szCs w:val="24"/>
        </w:rPr>
      </w:pPr>
    </w:p>
    <w:p w14:paraId="428E8A4F" w14:textId="77777777" w:rsidR="00B3448D" w:rsidRPr="00CF4E04" w:rsidRDefault="00B3448D" w:rsidP="00B3448D">
      <w:pPr>
        <w:spacing w:after="0" w:line="480" w:lineRule="auto"/>
        <w:rPr>
          <w:ins w:id="14" w:author="Parks, Robbie M" w:date="2017-01-31T11:58:00Z"/>
          <w:rFonts w:ascii="Times New Roman" w:hAnsi="Times New Roman"/>
          <w:color w:val="000000" w:themeColor="text1"/>
          <w:sz w:val="24"/>
          <w:szCs w:val="24"/>
        </w:rPr>
      </w:pPr>
      <w:ins w:id="15" w:author="Parks, Robbie M" w:date="2017-01-31T11:58:00Z">
        <w:r w:rsidRPr="00CF4E04">
          <w:rPr>
            <w:rFonts w:ascii="Times New Roman" w:hAnsi="Times New Roman"/>
            <w:color w:val="000000" w:themeColor="text1"/>
            <w:sz w:val="24"/>
            <w:szCs w:val="24"/>
          </w:rPr>
          <w:t xml:space="preserve">For each age-sex group and year, we used a Poisson model to estimate the percentage excess mortality between the maximum and minimum mortality months for each year, and its </w:t>
        </w:r>
        <w:r>
          <w:rPr>
            <w:rFonts w:ascii="Times New Roman" w:hAnsi="Times New Roman"/>
            <w:color w:val="000000" w:themeColor="text1"/>
            <w:sz w:val="24"/>
            <w:szCs w:val="24"/>
          </w:rPr>
          <w:t>standard error</w:t>
        </w:r>
        <w:r w:rsidRPr="00CF4E04">
          <w:rPr>
            <w:rFonts w:ascii="Times New Roman" w:hAnsi="Times New Roman"/>
            <w:color w:val="000000" w:themeColor="text1"/>
            <w:sz w:val="24"/>
            <w:szCs w:val="24"/>
          </w:rPr>
          <w:t xml:space="preserve"> which accounts for population size. We then fitted a linear regression to the time series of seasonal percentage excess mortality for each age and sex group, weighting each annual excess death rate by the inverse of </w:t>
        </w:r>
        <w:r>
          <w:rPr>
            <w:rFonts w:ascii="Times New Roman" w:hAnsi="Times New Roman"/>
            <w:color w:val="000000" w:themeColor="text1"/>
            <w:sz w:val="24"/>
            <w:szCs w:val="24"/>
          </w:rPr>
          <w:t xml:space="preserve">the square of </w:t>
        </w:r>
        <w:r w:rsidRPr="00CF4E04">
          <w:rPr>
            <w:rFonts w:ascii="Times New Roman" w:hAnsi="Times New Roman"/>
            <w:color w:val="000000" w:themeColor="text1"/>
            <w:sz w:val="24"/>
            <w:szCs w:val="24"/>
          </w:rPr>
          <w:t xml:space="preserve">its </w:t>
        </w:r>
        <w:r>
          <w:rPr>
            <w:rFonts w:ascii="Times New Roman" w:hAnsi="Times New Roman"/>
            <w:color w:val="000000" w:themeColor="text1"/>
            <w:sz w:val="24"/>
            <w:szCs w:val="24"/>
          </w:rPr>
          <w:t>standard error</w:t>
        </w:r>
        <w:r w:rsidRPr="00CF4E04">
          <w:rPr>
            <w:rFonts w:ascii="Times New Roman" w:hAnsi="Times New Roman"/>
            <w:color w:val="000000" w:themeColor="text1"/>
            <w:sz w:val="24"/>
            <w:szCs w:val="24"/>
          </w:rPr>
          <w:t xml:space="preserve">. We calculated change in the fitted values from 1982 to 2013, reported as percentage point difference, as a quantitative measure of how the seasonality of death rates has changed over time. </w:t>
        </w:r>
      </w:ins>
    </w:p>
    <w:p w14:paraId="5C1783A6" w14:textId="6250C560" w:rsidR="00227503" w:rsidRPr="00CF4E04" w:rsidRDefault="00227503">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4CE9AC0B" w14:textId="36227993" w:rsidR="002C5FB9" w:rsidRPr="00CF4E04" w:rsidRDefault="002C5FB9" w:rsidP="00AE7607">
      <w:pPr>
        <w:spacing w:after="0" w:line="240" w:lineRule="auto"/>
        <w:outlineLvl w:val="0"/>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References</w:t>
      </w:r>
    </w:p>
    <w:p w14:paraId="3B79FB27" w14:textId="77777777" w:rsidR="002C5FB9" w:rsidRPr="00CF4E04" w:rsidRDefault="002C5FB9">
      <w:pPr>
        <w:spacing w:after="0" w:line="240" w:lineRule="auto"/>
        <w:rPr>
          <w:rFonts w:ascii="Times New Roman" w:hAnsi="Times New Roman"/>
          <w:b/>
          <w:color w:val="000000" w:themeColor="text1"/>
          <w:sz w:val="24"/>
          <w:szCs w:val="24"/>
        </w:rPr>
      </w:pPr>
    </w:p>
    <w:p w14:paraId="741BB501" w14:textId="77777777" w:rsidR="00B7252C" w:rsidRPr="00B7252C" w:rsidRDefault="002C5FB9" w:rsidP="00B7252C">
      <w:pPr>
        <w:pStyle w:val="EndNoteBibliography"/>
        <w:spacing w:after="0"/>
        <w:ind w:left="720" w:hanging="720"/>
        <w:rPr>
          <w:noProof/>
        </w:rPr>
      </w:pPr>
      <w:r w:rsidRPr="00937A23">
        <w:rPr>
          <w:rFonts w:ascii="Times New Roman" w:hAnsi="Times New Roman"/>
          <w:color w:val="000000" w:themeColor="text1"/>
          <w:sz w:val="24"/>
          <w:szCs w:val="24"/>
        </w:rPr>
        <w:fldChar w:fldCharType="begin"/>
      </w:r>
      <w:r w:rsidRPr="00CF4E04">
        <w:rPr>
          <w:rFonts w:ascii="Times New Roman" w:hAnsi="Times New Roman"/>
          <w:color w:val="000000" w:themeColor="text1"/>
          <w:sz w:val="24"/>
          <w:szCs w:val="24"/>
        </w:rPr>
        <w:instrText xml:space="preserve"> ADDIN EN.REFLIST </w:instrText>
      </w:r>
      <w:r w:rsidRPr="00937A23">
        <w:rPr>
          <w:rFonts w:ascii="Times New Roman" w:hAnsi="Times New Roman"/>
          <w:color w:val="000000" w:themeColor="text1"/>
          <w:sz w:val="24"/>
          <w:szCs w:val="24"/>
        </w:rPr>
        <w:fldChar w:fldCharType="separate"/>
      </w:r>
      <w:r w:rsidR="00B7252C" w:rsidRPr="00B7252C">
        <w:rPr>
          <w:noProof/>
        </w:rPr>
        <w:t>1</w:t>
      </w:r>
      <w:r w:rsidR="00B7252C" w:rsidRPr="00B7252C">
        <w:rPr>
          <w:noProof/>
        </w:rPr>
        <w:tab/>
        <w:t xml:space="preserve">Langford, I. H. &amp; Bentham, G. The potential effects of climate change on winter mortality in England and Wales. </w:t>
      </w:r>
      <w:r w:rsidR="00B7252C" w:rsidRPr="00B7252C">
        <w:rPr>
          <w:i/>
          <w:noProof/>
        </w:rPr>
        <w:t>Int J Biometeorol</w:t>
      </w:r>
      <w:r w:rsidR="00B7252C" w:rsidRPr="00B7252C">
        <w:rPr>
          <w:noProof/>
        </w:rPr>
        <w:t xml:space="preserve"> </w:t>
      </w:r>
      <w:r w:rsidR="00B7252C" w:rsidRPr="00B7252C">
        <w:rPr>
          <w:b/>
          <w:noProof/>
        </w:rPr>
        <w:t>38</w:t>
      </w:r>
      <w:r w:rsidR="00B7252C" w:rsidRPr="00B7252C">
        <w:rPr>
          <w:noProof/>
        </w:rPr>
        <w:t>, 141-147 (1995).</w:t>
      </w:r>
    </w:p>
    <w:p w14:paraId="0B48BEED" w14:textId="77777777" w:rsidR="00B7252C" w:rsidRPr="00B7252C" w:rsidRDefault="00B7252C" w:rsidP="00B7252C">
      <w:pPr>
        <w:pStyle w:val="EndNoteBibliography"/>
        <w:spacing w:after="0"/>
        <w:ind w:left="720" w:hanging="720"/>
        <w:rPr>
          <w:noProof/>
        </w:rPr>
      </w:pPr>
      <w:r w:rsidRPr="00B7252C">
        <w:rPr>
          <w:noProof/>
        </w:rPr>
        <w:t>2</w:t>
      </w:r>
      <w:r w:rsidRPr="00B7252C">
        <w:rPr>
          <w:noProof/>
        </w:rPr>
        <w:tab/>
        <w:t xml:space="preserve">Martens, W. J. Climate change, thermal stress and mortality changes. </w:t>
      </w:r>
      <w:r w:rsidRPr="00B7252C">
        <w:rPr>
          <w:i/>
          <w:noProof/>
        </w:rPr>
        <w:t>Soc Sci Med</w:t>
      </w:r>
      <w:r w:rsidRPr="00B7252C">
        <w:rPr>
          <w:noProof/>
        </w:rPr>
        <w:t xml:space="preserve"> </w:t>
      </w:r>
      <w:r w:rsidRPr="00B7252C">
        <w:rPr>
          <w:b/>
          <w:noProof/>
        </w:rPr>
        <w:t>46</w:t>
      </w:r>
      <w:r w:rsidRPr="00B7252C">
        <w:rPr>
          <w:noProof/>
        </w:rPr>
        <w:t>, 331-344 (1998).</w:t>
      </w:r>
    </w:p>
    <w:p w14:paraId="7881478F" w14:textId="77777777" w:rsidR="00B7252C" w:rsidRPr="00B7252C" w:rsidRDefault="00B7252C" w:rsidP="00B7252C">
      <w:pPr>
        <w:pStyle w:val="EndNoteBibliography"/>
        <w:spacing w:after="0"/>
        <w:ind w:left="720" w:hanging="720"/>
        <w:rPr>
          <w:noProof/>
        </w:rPr>
      </w:pPr>
      <w:r w:rsidRPr="00B7252C">
        <w:rPr>
          <w:noProof/>
        </w:rPr>
        <w:t>3</w:t>
      </w:r>
      <w:r w:rsidRPr="00B7252C">
        <w:rPr>
          <w:noProof/>
        </w:rPr>
        <w:tab/>
        <w:t xml:space="preserve">McKee, C. Deaths in winter: can Britain learn from Europe? </w:t>
      </w:r>
      <w:r w:rsidRPr="00B7252C">
        <w:rPr>
          <w:i/>
          <w:noProof/>
        </w:rPr>
        <w:t>European journal of epidemiology</w:t>
      </w:r>
      <w:r w:rsidRPr="00B7252C">
        <w:rPr>
          <w:noProof/>
        </w:rPr>
        <w:t xml:space="preserve"> </w:t>
      </w:r>
      <w:r w:rsidRPr="00B7252C">
        <w:rPr>
          <w:b/>
          <w:noProof/>
        </w:rPr>
        <w:t>5</w:t>
      </w:r>
      <w:r w:rsidRPr="00B7252C">
        <w:rPr>
          <w:noProof/>
        </w:rPr>
        <w:t>, 178-182 (1989).</w:t>
      </w:r>
    </w:p>
    <w:p w14:paraId="0F54DB71" w14:textId="77777777" w:rsidR="00B7252C" w:rsidRPr="00B7252C" w:rsidRDefault="00B7252C" w:rsidP="00B7252C">
      <w:pPr>
        <w:pStyle w:val="EndNoteBibliography"/>
        <w:spacing w:after="0"/>
        <w:ind w:left="720" w:hanging="720"/>
        <w:rPr>
          <w:noProof/>
        </w:rPr>
      </w:pPr>
      <w:r w:rsidRPr="00B7252C">
        <w:rPr>
          <w:noProof/>
        </w:rPr>
        <w:t>4</w:t>
      </w:r>
      <w:r w:rsidRPr="00B7252C">
        <w:rPr>
          <w:noProof/>
        </w:rPr>
        <w:tab/>
        <w:t xml:space="preserve">Healy, J. D. Excess winter mortality in Europe: a cross country analysis identifying key risk factors. </w:t>
      </w:r>
      <w:r w:rsidRPr="00B7252C">
        <w:rPr>
          <w:i/>
          <w:noProof/>
        </w:rPr>
        <w:t>Journal of Epidemiology and Community Health</w:t>
      </w:r>
      <w:r w:rsidRPr="00B7252C">
        <w:rPr>
          <w:noProof/>
        </w:rPr>
        <w:t xml:space="preserve"> </w:t>
      </w:r>
      <w:r w:rsidRPr="00B7252C">
        <w:rPr>
          <w:b/>
          <w:noProof/>
        </w:rPr>
        <w:t>57</w:t>
      </w:r>
      <w:r w:rsidRPr="00B7252C">
        <w:rPr>
          <w:noProof/>
        </w:rPr>
        <w:t>, 784-789, doi:10.1136/jech.57.10.784 (2003).</w:t>
      </w:r>
    </w:p>
    <w:p w14:paraId="6F2E9A7D" w14:textId="77777777" w:rsidR="00B7252C" w:rsidRPr="00B7252C" w:rsidRDefault="00B7252C" w:rsidP="00B7252C">
      <w:pPr>
        <w:pStyle w:val="EndNoteBibliography"/>
        <w:spacing w:after="0"/>
        <w:ind w:left="720" w:hanging="720"/>
        <w:rPr>
          <w:noProof/>
        </w:rPr>
      </w:pPr>
      <w:r w:rsidRPr="00B7252C">
        <w:rPr>
          <w:noProof/>
        </w:rPr>
        <w:t>5</w:t>
      </w:r>
      <w:r w:rsidRPr="00B7252C">
        <w:rPr>
          <w:noProof/>
        </w:rPr>
        <w:tab/>
        <w:t xml:space="preserve">Campbell, A. Excess winter mortality in England and Wales: 2015/16 (provisional) and 2014/15 (final). </w:t>
      </w:r>
      <w:r w:rsidRPr="00B7252C">
        <w:rPr>
          <w:i/>
          <w:noProof/>
        </w:rPr>
        <w:t>Statistical bulletin, Office for National Statistics</w:t>
      </w:r>
      <w:r w:rsidRPr="00B7252C">
        <w:rPr>
          <w:noProof/>
        </w:rPr>
        <w:t xml:space="preserve"> (2016).</w:t>
      </w:r>
    </w:p>
    <w:p w14:paraId="20EAE292" w14:textId="77777777" w:rsidR="00B7252C" w:rsidRPr="00B7252C" w:rsidRDefault="00B7252C" w:rsidP="00B7252C">
      <w:pPr>
        <w:pStyle w:val="EndNoteBibliography"/>
        <w:spacing w:after="0"/>
        <w:ind w:left="720" w:hanging="720"/>
        <w:rPr>
          <w:noProof/>
        </w:rPr>
      </w:pPr>
      <w:r w:rsidRPr="00B7252C">
        <w:rPr>
          <w:noProof/>
        </w:rPr>
        <w:t>6</w:t>
      </w:r>
      <w:r w:rsidRPr="00B7252C">
        <w:rPr>
          <w:noProof/>
        </w:rPr>
        <w:tab/>
        <w:t>Fowler, T.</w:t>
      </w:r>
      <w:r w:rsidRPr="00B7252C">
        <w:rPr>
          <w:i/>
          <w:noProof/>
        </w:rPr>
        <w:t xml:space="preserve"> et al.</w:t>
      </w:r>
      <w:r w:rsidRPr="00B7252C">
        <w:rPr>
          <w:noProof/>
        </w:rPr>
        <w:t xml:space="preserve"> Excess winter deaths in Europe: a multi-country descriptive analysis. </w:t>
      </w:r>
      <w:r w:rsidRPr="00B7252C">
        <w:rPr>
          <w:i/>
          <w:noProof/>
        </w:rPr>
        <w:t>Eur J Public Health</w:t>
      </w:r>
      <w:r w:rsidRPr="00B7252C">
        <w:rPr>
          <w:noProof/>
        </w:rPr>
        <w:t xml:space="preserve"> </w:t>
      </w:r>
      <w:r w:rsidRPr="00B7252C">
        <w:rPr>
          <w:b/>
          <w:noProof/>
        </w:rPr>
        <w:t>25</w:t>
      </w:r>
      <w:r w:rsidRPr="00B7252C">
        <w:rPr>
          <w:noProof/>
        </w:rPr>
        <w:t>, 339-345, doi:10.1093/eurpub/cku073 (2015).</w:t>
      </w:r>
    </w:p>
    <w:p w14:paraId="3F6EB050" w14:textId="77777777" w:rsidR="00B7252C" w:rsidRPr="00B7252C" w:rsidRDefault="00B7252C" w:rsidP="00B7252C">
      <w:pPr>
        <w:pStyle w:val="EndNoteBibliography"/>
        <w:spacing w:after="0"/>
        <w:ind w:left="720" w:hanging="720"/>
        <w:rPr>
          <w:noProof/>
        </w:rPr>
      </w:pPr>
      <w:r w:rsidRPr="00B7252C">
        <w:rPr>
          <w:noProof/>
        </w:rPr>
        <w:t>7</w:t>
      </w:r>
      <w:r w:rsidRPr="00B7252C">
        <w:rPr>
          <w:noProof/>
        </w:rPr>
        <w:tab/>
        <w:t xml:space="preserve">Gemmell, I., McLoone, P., Boddy, F. A., Dickinson, G. J. &amp; Watt, G. C. M. Seasonal variation in mortality in Scotland. </w:t>
      </w:r>
      <w:r w:rsidRPr="00B7252C">
        <w:rPr>
          <w:i/>
          <w:noProof/>
        </w:rPr>
        <w:t>International Journal of Epidemiology</w:t>
      </w:r>
      <w:r w:rsidRPr="00B7252C">
        <w:rPr>
          <w:noProof/>
        </w:rPr>
        <w:t xml:space="preserve"> </w:t>
      </w:r>
      <w:r w:rsidRPr="00B7252C">
        <w:rPr>
          <w:b/>
          <w:noProof/>
        </w:rPr>
        <w:t>29</w:t>
      </w:r>
      <w:r w:rsidRPr="00B7252C">
        <w:rPr>
          <w:noProof/>
        </w:rPr>
        <w:t>, 274-279, doi:10.1093/ije/29.2.274 (2000).</w:t>
      </w:r>
    </w:p>
    <w:p w14:paraId="75C380C3" w14:textId="77777777" w:rsidR="00B7252C" w:rsidRPr="00B7252C" w:rsidRDefault="00B7252C" w:rsidP="00B7252C">
      <w:pPr>
        <w:pStyle w:val="EndNoteBibliography"/>
        <w:spacing w:after="0"/>
        <w:ind w:left="720" w:hanging="720"/>
        <w:rPr>
          <w:noProof/>
        </w:rPr>
      </w:pPr>
      <w:r w:rsidRPr="00B7252C">
        <w:rPr>
          <w:noProof/>
        </w:rPr>
        <w:t>8</w:t>
      </w:r>
      <w:r w:rsidRPr="00B7252C">
        <w:rPr>
          <w:noProof/>
        </w:rPr>
        <w:tab/>
        <w:t xml:space="preserve">Feinstein, C. A. Seasonality of deaths in the US by age and cause. </w:t>
      </w:r>
      <w:r w:rsidRPr="00B7252C">
        <w:rPr>
          <w:i/>
          <w:noProof/>
        </w:rPr>
        <w:t>Demographic Research</w:t>
      </w:r>
      <w:r w:rsidRPr="00B7252C">
        <w:rPr>
          <w:noProof/>
        </w:rPr>
        <w:t xml:space="preserve"> </w:t>
      </w:r>
      <w:r w:rsidRPr="00B7252C">
        <w:rPr>
          <w:b/>
          <w:noProof/>
        </w:rPr>
        <w:t>6</w:t>
      </w:r>
      <w:r w:rsidRPr="00B7252C">
        <w:rPr>
          <w:noProof/>
        </w:rPr>
        <w:t>, 469-486 (2002).</w:t>
      </w:r>
    </w:p>
    <w:p w14:paraId="4E49ADCA" w14:textId="77777777" w:rsidR="00B7252C" w:rsidRPr="00B7252C" w:rsidRDefault="00B7252C" w:rsidP="00B7252C">
      <w:pPr>
        <w:pStyle w:val="EndNoteBibliography"/>
        <w:spacing w:after="0"/>
        <w:ind w:left="720" w:hanging="720"/>
        <w:rPr>
          <w:noProof/>
        </w:rPr>
      </w:pPr>
      <w:r w:rsidRPr="00B7252C">
        <w:rPr>
          <w:noProof/>
        </w:rPr>
        <w:t>9</w:t>
      </w:r>
      <w:r w:rsidRPr="00B7252C">
        <w:rPr>
          <w:noProof/>
        </w:rPr>
        <w:tab/>
        <w:t xml:space="preserve">Rau, R. &amp; Doblhammer, G. Seasonal mortality in Denmark: the role of sex and age. </w:t>
      </w:r>
      <w:r w:rsidRPr="00B7252C">
        <w:rPr>
          <w:i/>
          <w:noProof/>
        </w:rPr>
        <w:t>Demographic Research</w:t>
      </w:r>
      <w:r w:rsidRPr="00B7252C">
        <w:rPr>
          <w:noProof/>
        </w:rPr>
        <w:t xml:space="preserve"> </w:t>
      </w:r>
      <w:r w:rsidRPr="00B7252C">
        <w:rPr>
          <w:b/>
          <w:noProof/>
        </w:rPr>
        <w:t>9</w:t>
      </w:r>
      <w:r w:rsidRPr="00B7252C">
        <w:rPr>
          <w:noProof/>
        </w:rPr>
        <w:t>, 197-222 (2003).</w:t>
      </w:r>
    </w:p>
    <w:p w14:paraId="53834AFE" w14:textId="77777777" w:rsidR="00B7252C" w:rsidRPr="00B7252C" w:rsidRDefault="00B7252C" w:rsidP="00B7252C">
      <w:pPr>
        <w:pStyle w:val="EndNoteBibliography"/>
        <w:spacing w:after="0"/>
        <w:ind w:left="720" w:hanging="720"/>
        <w:rPr>
          <w:noProof/>
        </w:rPr>
      </w:pPr>
      <w:r w:rsidRPr="00B7252C">
        <w:rPr>
          <w:noProof/>
        </w:rPr>
        <w:t>10</w:t>
      </w:r>
      <w:r w:rsidRPr="00B7252C">
        <w:rPr>
          <w:noProof/>
        </w:rPr>
        <w:tab/>
        <w:t xml:space="preserve">Davis, R. E., Knappenberger, P. C., Michaels, P. J. &amp; Novicoff, W. M. Seasonality of climate-human mortality relationships in US cities and impacts of climate change. </w:t>
      </w:r>
      <w:r w:rsidRPr="00B7252C">
        <w:rPr>
          <w:i/>
          <w:noProof/>
        </w:rPr>
        <w:t>Climate Research</w:t>
      </w:r>
      <w:r w:rsidRPr="00B7252C">
        <w:rPr>
          <w:noProof/>
        </w:rPr>
        <w:t xml:space="preserve"> </w:t>
      </w:r>
      <w:r w:rsidRPr="00B7252C">
        <w:rPr>
          <w:b/>
          <w:noProof/>
        </w:rPr>
        <w:t>26</w:t>
      </w:r>
      <w:r w:rsidRPr="00B7252C">
        <w:rPr>
          <w:noProof/>
        </w:rPr>
        <w:t>, 61-76 (2004).</w:t>
      </w:r>
    </w:p>
    <w:p w14:paraId="448F9D57" w14:textId="77777777" w:rsidR="00B7252C" w:rsidRPr="00B7252C" w:rsidRDefault="00B7252C" w:rsidP="00B7252C">
      <w:pPr>
        <w:pStyle w:val="EndNoteBibliography"/>
        <w:spacing w:after="0"/>
        <w:ind w:left="720" w:hanging="720"/>
        <w:rPr>
          <w:noProof/>
        </w:rPr>
      </w:pPr>
      <w:r w:rsidRPr="00B7252C">
        <w:rPr>
          <w:noProof/>
        </w:rPr>
        <w:t>11</w:t>
      </w:r>
      <w:r w:rsidRPr="00B7252C">
        <w:rPr>
          <w:noProof/>
        </w:rPr>
        <w:tab/>
        <w:t xml:space="preserve">Medina-Ramon, M. &amp; Schwartz, J. Temperature, temperature extremes, and mortality: a study of acclimatisation and effect modification in 50 US cities. </w:t>
      </w:r>
      <w:r w:rsidRPr="00B7252C">
        <w:rPr>
          <w:i/>
          <w:noProof/>
        </w:rPr>
        <w:t>Occupational and Environmental Medicine</w:t>
      </w:r>
      <w:r w:rsidRPr="00B7252C">
        <w:rPr>
          <w:noProof/>
        </w:rPr>
        <w:t xml:space="preserve"> </w:t>
      </w:r>
      <w:r w:rsidRPr="00B7252C">
        <w:rPr>
          <w:b/>
          <w:noProof/>
        </w:rPr>
        <w:t>64</w:t>
      </w:r>
      <w:r w:rsidRPr="00B7252C">
        <w:rPr>
          <w:noProof/>
        </w:rPr>
        <w:t>, 827-833, doi:10.1136/oem.2007.033175 (2007).</w:t>
      </w:r>
    </w:p>
    <w:p w14:paraId="6D3149C1" w14:textId="77777777" w:rsidR="00B7252C" w:rsidRPr="00B7252C" w:rsidRDefault="00B7252C" w:rsidP="00B7252C">
      <w:pPr>
        <w:pStyle w:val="EndNoteBibliography"/>
        <w:spacing w:after="0"/>
        <w:ind w:left="720" w:hanging="720"/>
        <w:rPr>
          <w:noProof/>
        </w:rPr>
      </w:pPr>
      <w:r w:rsidRPr="00B7252C">
        <w:rPr>
          <w:noProof/>
        </w:rPr>
        <w:t>12</w:t>
      </w:r>
      <w:r w:rsidRPr="00B7252C">
        <w:rPr>
          <w:noProof/>
        </w:rPr>
        <w:tab/>
        <w:t xml:space="preserve">Kalkstein, A. J. Regional similarities in seasonal mortality across the United States: an examination of 28 metropolitan statistical areas. </w:t>
      </w:r>
      <w:r w:rsidRPr="00B7252C">
        <w:rPr>
          <w:i/>
          <w:noProof/>
        </w:rPr>
        <w:t>PloS one</w:t>
      </w:r>
      <w:r w:rsidRPr="00B7252C">
        <w:rPr>
          <w:noProof/>
        </w:rPr>
        <w:t xml:space="preserve"> </w:t>
      </w:r>
      <w:r w:rsidRPr="00B7252C">
        <w:rPr>
          <w:b/>
          <w:noProof/>
        </w:rPr>
        <w:t>8</w:t>
      </w:r>
      <w:r w:rsidRPr="00B7252C">
        <w:rPr>
          <w:noProof/>
        </w:rPr>
        <w:t>, e63971 (2013).</w:t>
      </w:r>
    </w:p>
    <w:p w14:paraId="3D03D84C" w14:textId="77777777" w:rsidR="00B7252C" w:rsidRPr="00B7252C" w:rsidRDefault="00B7252C" w:rsidP="00B7252C">
      <w:pPr>
        <w:pStyle w:val="EndNoteBibliography"/>
        <w:spacing w:after="0"/>
        <w:ind w:left="720" w:hanging="720"/>
        <w:rPr>
          <w:noProof/>
        </w:rPr>
      </w:pPr>
      <w:r w:rsidRPr="00B7252C">
        <w:rPr>
          <w:noProof/>
        </w:rPr>
        <w:t>13</w:t>
      </w:r>
      <w:r w:rsidRPr="00B7252C">
        <w:rPr>
          <w:noProof/>
        </w:rPr>
        <w:tab/>
        <w:t xml:space="preserve">Braga, A. L., Zanobetti, A. &amp; Schwartz, J. The time course of weather-related deaths. </w:t>
      </w:r>
      <w:r w:rsidRPr="00B7252C">
        <w:rPr>
          <w:i/>
          <w:noProof/>
        </w:rPr>
        <w:t>Epidemiology</w:t>
      </w:r>
      <w:r w:rsidRPr="00B7252C">
        <w:rPr>
          <w:noProof/>
        </w:rPr>
        <w:t xml:space="preserve"> </w:t>
      </w:r>
      <w:r w:rsidRPr="00B7252C">
        <w:rPr>
          <w:b/>
          <w:noProof/>
        </w:rPr>
        <w:t>12</w:t>
      </w:r>
      <w:r w:rsidRPr="00B7252C">
        <w:rPr>
          <w:noProof/>
        </w:rPr>
        <w:t>, 662-667 (2001).</w:t>
      </w:r>
    </w:p>
    <w:p w14:paraId="7481F6E9" w14:textId="77777777" w:rsidR="00B7252C" w:rsidRPr="00B7252C" w:rsidRDefault="00B7252C" w:rsidP="00B7252C">
      <w:pPr>
        <w:pStyle w:val="EndNoteBibliography"/>
        <w:spacing w:after="0"/>
        <w:ind w:left="720" w:hanging="720"/>
        <w:rPr>
          <w:noProof/>
        </w:rPr>
      </w:pPr>
      <w:r w:rsidRPr="00B7252C">
        <w:rPr>
          <w:noProof/>
        </w:rPr>
        <w:t>14</w:t>
      </w:r>
      <w:r w:rsidRPr="00B7252C">
        <w:rPr>
          <w:noProof/>
        </w:rPr>
        <w:tab/>
        <w:t xml:space="preserve">Carson, C., Hajat, S., Armstrong, B. &amp; Wilkinson, P. Declining vulnerability to temperature-related mortality in London over the 20th century. </w:t>
      </w:r>
      <w:r w:rsidRPr="00B7252C">
        <w:rPr>
          <w:i/>
          <w:noProof/>
        </w:rPr>
        <w:t>American Journal of Epidemiology</w:t>
      </w:r>
      <w:r w:rsidRPr="00B7252C">
        <w:rPr>
          <w:noProof/>
        </w:rPr>
        <w:t xml:space="preserve"> </w:t>
      </w:r>
      <w:r w:rsidRPr="00B7252C">
        <w:rPr>
          <w:b/>
          <w:noProof/>
        </w:rPr>
        <w:t>164</w:t>
      </w:r>
      <w:r w:rsidRPr="00B7252C">
        <w:rPr>
          <w:noProof/>
        </w:rPr>
        <w:t>, 77-84, doi:10.1093/aje/kwj147 (2006).</w:t>
      </w:r>
    </w:p>
    <w:p w14:paraId="0542B39E" w14:textId="77777777" w:rsidR="00B7252C" w:rsidRPr="00B7252C" w:rsidRDefault="00B7252C" w:rsidP="00B7252C">
      <w:pPr>
        <w:pStyle w:val="EndNoteBibliography"/>
        <w:spacing w:after="0"/>
        <w:ind w:left="720" w:hanging="720"/>
        <w:rPr>
          <w:noProof/>
        </w:rPr>
      </w:pPr>
      <w:r w:rsidRPr="00B7252C">
        <w:rPr>
          <w:noProof/>
        </w:rPr>
        <w:t>15</w:t>
      </w:r>
      <w:r w:rsidRPr="00B7252C">
        <w:rPr>
          <w:noProof/>
        </w:rPr>
        <w:tab/>
        <w:t xml:space="preserve">Sheridan, S. C., Kalkstein, A. J. &amp; Kalkstein, L. S. Trends in heat-related mortality in the United States, 1975-2004. </w:t>
      </w:r>
      <w:r w:rsidRPr="00B7252C">
        <w:rPr>
          <w:i/>
          <w:noProof/>
        </w:rPr>
        <w:t>Natural Hazards</w:t>
      </w:r>
      <w:r w:rsidRPr="00B7252C">
        <w:rPr>
          <w:noProof/>
        </w:rPr>
        <w:t xml:space="preserve"> </w:t>
      </w:r>
      <w:r w:rsidRPr="00B7252C">
        <w:rPr>
          <w:b/>
          <w:noProof/>
        </w:rPr>
        <w:t>50</w:t>
      </w:r>
      <w:r w:rsidRPr="00B7252C">
        <w:rPr>
          <w:noProof/>
        </w:rPr>
        <w:t>, 145-160, doi:10.1007/s11069-008-9327-2 (2009).</w:t>
      </w:r>
    </w:p>
    <w:p w14:paraId="4BD45436" w14:textId="77777777" w:rsidR="00B7252C" w:rsidRPr="00B7252C" w:rsidRDefault="00B7252C" w:rsidP="00B7252C">
      <w:pPr>
        <w:pStyle w:val="EndNoteBibliography"/>
        <w:spacing w:after="0"/>
        <w:ind w:left="720" w:hanging="720"/>
        <w:rPr>
          <w:noProof/>
        </w:rPr>
      </w:pPr>
      <w:r w:rsidRPr="00B7252C">
        <w:rPr>
          <w:noProof/>
        </w:rPr>
        <w:t>16</w:t>
      </w:r>
      <w:r w:rsidRPr="00B7252C">
        <w:rPr>
          <w:noProof/>
        </w:rPr>
        <w:tab/>
        <w:t xml:space="preserve">Bobb, J. F., Peng, R. D., Bell, M. L. &amp; Dominici, F. Heat-related mortality and adaptation to heat in the United States. </w:t>
      </w:r>
      <w:r w:rsidRPr="00B7252C">
        <w:rPr>
          <w:i/>
          <w:noProof/>
        </w:rPr>
        <w:t>Environ Health Perspect</w:t>
      </w:r>
      <w:r w:rsidRPr="00B7252C">
        <w:rPr>
          <w:noProof/>
        </w:rPr>
        <w:t xml:space="preserve"> </w:t>
      </w:r>
      <w:r w:rsidRPr="00B7252C">
        <w:rPr>
          <w:b/>
          <w:noProof/>
        </w:rPr>
        <w:t>122</w:t>
      </w:r>
      <w:r w:rsidRPr="00B7252C">
        <w:rPr>
          <w:noProof/>
        </w:rPr>
        <w:t>, 811-816, doi:10.1289/ehp.1307392 (2014).</w:t>
      </w:r>
    </w:p>
    <w:p w14:paraId="63D7D40B" w14:textId="77777777" w:rsidR="00B7252C" w:rsidRPr="00B7252C" w:rsidRDefault="00B7252C" w:rsidP="00B7252C">
      <w:pPr>
        <w:pStyle w:val="EndNoteBibliography"/>
        <w:spacing w:after="0"/>
        <w:ind w:left="720" w:hanging="720"/>
        <w:rPr>
          <w:noProof/>
        </w:rPr>
      </w:pPr>
      <w:r w:rsidRPr="00B7252C">
        <w:rPr>
          <w:noProof/>
        </w:rPr>
        <w:t>17</w:t>
      </w:r>
      <w:r w:rsidRPr="00B7252C">
        <w:rPr>
          <w:noProof/>
        </w:rPr>
        <w:tab/>
        <w:t xml:space="preserve">Rosenwaike, I. Seasonal variation of deaths in the United States, 1951–1960. </w:t>
      </w:r>
      <w:r w:rsidRPr="00B7252C">
        <w:rPr>
          <w:i/>
          <w:noProof/>
        </w:rPr>
        <w:t>Journal of the American Statistical Association</w:t>
      </w:r>
      <w:r w:rsidRPr="00B7252C">
        <w:rPr>
          <w:noProof/>
        </w:rPr>
        <w:t xml:space="preserve"> </w:t>
      </w:r>
      <w:r w:rsidRPr="00B7252C">
        <w:rPr>
          <w:b/>
          <w:noProof/>
        </w:rPr>
        <w:t>61</w:t>
      </w:r>
      <w:r w:rsidRPr="00B7252C">
        <w:rPr>
          <w:noProof/>
        </w:rPr>
        <w:t>, 706-719 (1966).</w:t>
      </w:r>
    </w:p>
    <w:p w14:paraId="01D0D18D" w14:textId="77777777" w:rsidR="00B7252C" w:rsidRPr="00B7252C" w:rsidRDefault="00B7252C" w:rsidP="00B7252C">
      <w:pPr>
        <w:pStyle w:val="EndNoteBibliography"/>
        <w:spacing w:after="0"/>
        <w:ind w:left="720" w:hanging="720"/>
        <w:rPr>
          <w:noProof/>
        </w:rPr>
      </w:pPr>
      <w:r w:rsidRPr="00B7252C">
        <w:rPr>
          <w:noProof/>
        </w:rPr>
        <w:t>18</w:t>
      </w:r>
      <w:r w:rsidRPr="00B7252C">
        <w:rPr>
          <w:noProof/>
        </w:rPr>
        <w:tab/>
        <w:t xml:space="preserve">Mackenbach, J., Kunst, A. &amp; Looman, C. Seasonal variation in mortality in The Netherlands. </w:t>
      </w:r>
      <w:r w:rsidRPr="00B7252C">
        <w:rPr>
          <w:i/>
          <w:noProof/>
        </w:rPr>
        <w:t>Journal of Epidemiology and Community Health</w:t>
      </w:r>
      <w:r w:rsidRPr="00B7252C">
        <w:rPr>
          <w:noProof/>
        </w:rPr>
        <w:t xml:space="preserve"> </w:t>
      </w:r>
      <w:r w:rsidRPr="00B7252C">
        <w:rPr>
          <w:b/>
          <w:noProof/>
        </w:rPr>
        <w:t>46</w:t>
      </w:r>
      <w:r w:rsidRPr="00B7252C">
        <w:rPr>
          <w:noProof/>
        </w:rPr>
        <w:t>, 261-265 (1992).</w:t>
      </w:r>
    </w:p>
    <w:p w14:paraId="3762FA04" w14:textId="77777777" w:rsidR="00B7252C" w:rsidRPr="00B7252C" w:rsidRDefault="00B7252C" w:rsidP="00B7252C">
      <w:pPr>
        <w:pStyle w:val="EndNoteBibliography"/>
        <w:spacing w:after="0"/>
        <w:ind w:left="720" w:hanging="720"/>
        <w:rPr>
          <w:noProof/>
        </w:rPr>
      </w:pPr>
      <w:r w:rsidRPr="00B7252C">
        <w:rPr>
          <w:noProof/>
        </w:rPr>
        <w:t>19</w:t>
      </w:r>
      <w:r w:rsidRPr="00B7252C">
        <w:rPr>
          <w:noProof/>
        </w:rPr>
        <w:tab/>
        <w:t xml:space="preserve">Laake, K. &amp; Sverre, J. M. Winter excess mortality: a comparison between Norway and England plus Wales. </w:t>
      </w:r>
      <w:r w:rsidRPr="00B7252C">
        <w:rPr>
          <w:i/>
          <w:noProof/>
        </w:rPr>
        <w:t>Age and ageing</w:t>
      </w:r>
      <w:r w:rsidRPr="00B7252C">
        <w:rPr>
          <w:noProof/>
        </w:rPr>
        <w:t xml:space="preserve"> </w:t>
      </w:r>
      <w:r w:rsidRPr="00B7252C">
        <w:rPr>
          <w:b/>
          <w:noProof/>
        </w:rPr>
        <w:t>25</w:t>
      </w:r>
      <w:r w:rsidRPr="00B7252C">
        <w:rPr>
          <w:noProof/>
        </w:rPr>
        <w:t>, 343-348 (1996).</w:t>
      </w:r>
    </w:p>
    <w:p w14:paraId="01780C65" w14:textId="77777777" w:rsidR="00B7252C" w:rsidRPr="00B7252C" w:rsidRDefault="00B7252C" w:rsidP="00B7252C">
      <w:pPr>
        <w:pStyle w:val="EndNoteBibliography"/>
        <w:spacing w:after="0"/>
        <w:ind w:left="720" w:hanging="720"/>
        <w:rPr>
          <w:noProof/>
        </w:rPr>
      </w:pPr>
      <w:r w:rsidRPr="00B7252C">
        <w:rPr>
          <w:noProof/>
        </w:rPr>
        <w:t>20</w:t>
      </w:r>
      <w:r w:rsidRPr="00B7252C">
        <w:rPr>
          <w:noProof/>
        </w:rPr>
        <w:tab/>
        <w:t xml:space="preserve">Trudeau, R. Monthly and daily patterns of death. </w:t>
      </w:r>
      <w:r w:rsidRPr="00B7252C">
        <w:rPr>
          <w:i/>
          <w:noProof/>
        </w:rPr>
        <w:t>Health Reports-Statistics Canada</w:t>
      </w:r>
      <w:r w:rsidRPr="00B7252C">
        <w:rPr>
          <w:noProof/>
        </w:rPr>
        <w:t xml:space="preserve"> </w:t>
      </w:r>
      <w:r w:rsidRPr="00B7252C">
        <w:rPr>
          <w:b/>
          <w:noProof/>
        </w:rPr>
        <w:t>9</w:t>
      </w:r>
      <w:r w:rsidRPr="00B7252C">
        <w:rPr>
          <w:noProof/>
        </w:rPr>
        <w:t>, 43-52 (1997).</w:t>
      </w:r>
    </w:p>
    <w:p w14:paraId="2F4B0A5B" w14:textId="77777777" w:rsidR="00B7252C" w:rsidRPr="00B7252C" w:rsidRDefault="00B7252C" w:rsidP="00B7252C">
      <w:pPr>
        <w:pStyle w:val="EndNoteBibliography"/>
        <w:spacing w:after="0"/>
        <w:ind w:left="720" w:hanging="720"/>
        <w:rPr>
          <w:noProof/>
        </w:rPr>
      </w:pPr>
      <w:r w:rsidRPr="00B7252C">
        <w:rPr>
          <w:noProof/>
        </w:rPr>
        <w:t>21</w:t>
      </w:r>
      <w:r w:rsidRPr="00B7252C">
        <w:rPr>
          <w:noProof/>
        </w:rPr>
        <w:tab/>
        <w:t xml:space="preserve">Lerchl, A. Changes in the seasonality of mortality in Germany from 1946 to 1995: the role of temperature. </w:t>
      </w:r>
      <w:r w:rsidRPr="00B7252C">
        <w:rPr>
          <w:i/>
          <w:noProof/>
        </w:rPr>
        <w:t>International Journal of Biometeorology</w:t>
      </w:r>
      <w:r w:rsidRPr="00B7252C">
        <w:rPr>
          <w:noProof/>
        </w:rPr>
        <w:t xml:space="preserve"> </w:t>
      </w:r>
      <w:r w:rsidRPr="00B7252C">
        <w:rPr>
          <w:b/>
          <w:noProof/>
        </w:rPr>
        <w:t>42</w:t>
      </w:r>
      <w:r w:rsidRPr="00B7252C">
        <w:rPr>
          <w:noProof/>
        </w:rPr>
        <w:t>, 84-88, doi:DOI 10.1007/s004840050089 (1998).</w:t>
      </w:r>
    </w:p>
    <w:p w14:paraId="5E35E9BD" w14:textId="77777777" w:rsidR="00B7252C" w:rsidRPr="00B7252C" w:rsidRDefault="00B7252C" w:rsidP="00B7252C">
      <w:pPr>
        <w:pStyle w:val="EndNoteBibliography"/>
        <w:spacing w:after="0"/>
        <w:ind w:left="720" w:hanging="720"/>
        <w:rPr>
          <w:noProof/>
        </w:rPr>
      </w:pPr>
      <w:r w:rsidRPr="00B7252C">
        <w:rPr>
          <w:noProof/>
        </w:rPr>
        <w:lastRenderedPageBreak/>
        <w:t>22</w:t>
      </w:r>
      <w:r w:rsidRPr="00B7252C">
        <w:rPr>
          <w:noProof/>
        </w:rPr>
        <w:tab/>
        <w:t>Nakaji, S.</w:t>
      </w:r>
      <w:r w:rsidRPr="00B7252C">
        <w:rPr>
          <w:i/>
          <w:noProof/>
        </w:rPr>
        <w:t xml:space="preserve"> et al.</w:t>
      </w:r>
      <w:r w:rsidRPr="00B7252C">
        <w:rPr>
          <w:noProof/>
        </w:rPr>
        <w:t xml:space="preserve"> Seasonal changes in mortality rates from main causes of death in Japan. </w:t>
      </w:r>
      <w:r w:rsidRPr="00B7252C">
        <w:rPr>
          <w:i/>
          <w:noProof/>
        </w:rPr>
        <w:t>European journal of epidemiology</w:t>
      </w:r>
      <w:r w:rsidRPr="00B7252C">
        <w:rPr>
          <w:noProof/>
        </w:rPr>
        <w:t xml:space="preserve"> </w:t>
      </w:r>
      <w:r w:rsidRPr="00B7252C">
        <w:rPr>
          <w:b/>
          <w:noProof/>
        </w:rPr>
        <w:t>19</w:t>
      </w:r>
      <w:r w:rsidRPr="00B7252C">
        <w:rPr>
          <w:noProof/>
        </w:rPr>
        <w:t>, 905-913 (2004).</w:t>
      </w:r>
    </w:p>
    <w:p w14:paraId="583F05B7" w14:textId="77777777" w:rsidR="00B7252C" w:rsidRPr="00B7252C" w:rsidRDefault="00B7252C" w:rsidP="00B7252C">
      <w:pPr>
        <w:pStyle w:val="EndNoteBibliography"/>
        <w:spacing w:after="0"/>
        <w:ind w:left="720" w:hanging="720"/>
        <w:rPr>
          <w:noProof/>
        </w:rPr>
      </w:pPr>
      <w:r w:rsidRPr="00B7252C">
        <w:rPr>
          <w:noProof/>
        </w:rPr>
        <w:t>23</w:t>
      </w:r>
      <w:r w:rsidRPr="00B7252C">
        <w:rPr>
          <w:noProof/>
        </w:rPr>
        <w:tab/>
        <w:t xml:space="preserve">Brown, G., Fearn, V. &amp; Wells, C. Exploratory analysis of seasonal mortality in England and Wales, 1998 to 2007. </w:t>
      </w:r>
      <w:r w:rsidRPr="00B7252C">
        <w:rPr>
          <w:i/>
          <w:noProof/>
        </w:rPr>
        <w:t>Health Statistics Quarterly</w:t>
      </w:r>
      <w:r w:rsidRPr="00B7252C">
        <w:rPr>
          <w:noProof/>
        </w:rPr>
        <w:t>, 58 (2010).</w:t>
      </w:r>
    </w:p>
    <w:p w14:paraId="3E2179F2" w14:textId="77777777" w:rsidR="00B7252C" w:rsidRPr="00B7252C" w:rsidRDefault="00B7252C" w:rsidP="00B7252C">
      <w:pPr>
        <w:pStyle w:val="EndNoteBibliography"/>
        <w:spacing w:after="0"/>
        <w:ind w:left="720" w:hanging="720"/>
        <w:rPr>
          <w:noProof/>
        </w:rPr>
      </w:pPr>
      <w:r w:rsidRPr="00B7252C">
        <w:rPr>
          <w:noProof/>
        </w:rPr>
        <w:t>24</w:t>
      </w:r>
      <w:r w:rsidRPr="00B7252C">
        <w:rPr>
          <w:noProof/>
        </w:rPr>
        <w:tab/>
        <w:t>Marti-Soler, H.</w:t>
      </w:r>
      <w:r w:rsidRPr="00B7252C">
        <w:rPr>
          <w:i/>
          <w:noProof/>
        </w:rPr>
        <w:t xml:space="preserve"> et al.</w:t>
      </w:r>
      <w:r w:rsidRPr="00B7252C">
        <w:rPr>
          <w:noProof/>
        </w:rPr>
        <w:t xml:space="preserve"> Seasonal Variation of Overall and Cardiovascular Mortality: A Study in 19 Countries from Different Geographic Locations. </w:t>
      </w:r>
      <w:r w:rsidRPr="00B7252C">
        <w:rPr>
          <w:i/>
          <w:noProof/>
        </w:rPr>
        <w:t>Plos One</w:t>
      </w:r>
      <w:r w:rsidRPr="00B7252C">
        <w:rPr>
          <w:noProof/>
        </w:rPr>
        <w:t xml:space="preserve"> </w:t>
      </w:r>
      <w:r w:rsidRPr="00B7252C">
        <w:rPr>
          <w:b/>
          <w:noProof/>
        </w:rPr>
        <w:t>9</w:t>
      </w:r>
      <w:r w:rsidRPr="00B7252C">
        <w:rPr>
          <w:noProof/>
        </w:rPr>
        <w:t>, 13, doi:10.1371/journal.pone.0113500 (2014).</w:t>
      </w:r>
    </w:p>
    <w:p w14:paraId="14466103" w14:textId="77777777" w:rsidR="00B7252C" w:rsidRPr="00B7252C" w:rsidRDefault="00B7252C" w:rsidP="00B7252C">
      <w:pPr>
        <w:pStyle w:val="EndNoteBibliography"/>
        <w:spacing w:after="0"/>
        <w:ind w:left="720" w:hanging="720"/>
        <w:rPr>
          <w:noProof/>
        </w:rPr>
      </w:pPr>
      <w:r w:rsidRPr="00B7252C">
        <w:rPr>
          <w:noProof/>
        </w:rPr>
        <w:t>25</w:t>
      </w:r>
      <w:r w:rsidRPr="00B7252C">
        <w:rPr>
          <w:noProof/>
        </w:rPr>
        <w:tab/>
        <w:t xml:space="preserve">Bennett, J. E., Blangiardo, M., Fecht, D., Elliott, P. &amp; Ezzati, M. Vulnerability to the mortality effects of warm temperature in the districts of England and Wales. </w:t>
      </w:r>
      <w:r w:rsidRPr="00B7252C">
        <w:rPr>
          <w:i/>
          <w:noProof/>
        </w:rPr>
        <w:t>Nature Climate Change</w:t>
      </w:r>
      <w:r w:rsidRPr="00B7252C">
        <w:rPr>
          <w:noProof/>
        </w:rPr>
        <w:t xml:space="preserve"> </w:t>
      </w:r>
      <w:r w:rsidRPr="00B7252C">
        <w:rPr>
          <w:b/>
          <w:noProof/>
        </w:rPr>
        <w:t>4</w:t>
      </w:r>
      <w:r w:rsidRPr="00B7252C">
        <w:rPr>
          <w:noProof/>
        </w:rPr>
        <w:t>, 269-273, doi:10.1038/nclimate2123 (2014).</w:t>
      </w:r>
    </w:p>
    <w:p w14:paraId="1E454930" w14:textId="77777777" w:rsidR="00B7252C" w:rsidRPr="00B7252C" w:rsidRDefault="00B7252C" w:rsidP="00B7252C">
      <w:pPr>
        <w:pStyle w:val="EndNoteBibliography"/>
        <w:spacing w:after="0"/>
        <w:ind w:left="720" w:hanging="720"/>
        <w:rPr>
          <w:noProof/>
        </w:rPr>
      </w:pPr>
      <w:r w:rsidRPr="00B7252C">
        <w:rPr>
          <w:noProof/>
        </w:rPr>
        <w:t>26</w:t>
      </w:r>
      <w:r w:rsidRPr="00B7252C">
        <w:rPr>
          <w:noProof/>
        </w:rPr>
        <w:tab/>
        <w:t xml:space="preserve">Moy, C. M., Seltzer, G. O., Rodbell, D. T. &amp; Anderson, D. M. Variability of El Nino/Southern Oscillation activity at millennial timescales during the Holocene epoch. </w:t>
      </w:r>
      <w:r w:rsidRPr="00B7252C">
        <w:rPr>
          <w:i/>
          <w:noProof/>
        </w:rPr>
        <w:t>Nature</w:t>
      </w:r>
      <w:r w:rsidRPr="00B7252C">
        <w:rPr>
          <w:noProof/>
        </w:rPr>
        <w:t xml:space="preserve"> </w:t>
      </w:r>
      <w:r w:rsidRPr="00B7252C">
        <w:rPr>
          <w:b/>
          <w:noProof/>
        </w:rPr>
        <w:t>420</w:t>
      </w:r>
      <w:r w:rsidRPr="00B7252C">
        <w:rPr>
          <w:noProof/>
        </w:rPr>
        <w:t>, 162-165, doi:10.1038/nature01194 (2002).</w:t>
      </w:r>
    </w:p>
    <w:p w14:paraId="4AD1820C" w14:textId="77777777" w:rsidR="00B7252C" w:rsidRPr="00B7252C" w:rsidRDefault="00B7252C" w:rsidP="00B7252C">
      <w:pPr>
        <w:pStyle w:val="EndNoteBibliography"/>
        <w:spacing w:after="0"/>
        <w:ind w:left="720" w:hanging="720"/>
        <w:rPr>
          <w:noProof/>
        </w:rPr>
      </w:pPr>
      <w:r w:rsidRPr="00B7252C">
        <w:rPr>
          <w:noProof/>
        </w:rPr>
        <w:t>27</w:t>
      </w:r>
      <w:r w:rsidRPr="00B7252C">
        <w:rPr>
          <w:noProof/>
        </w:rPr>
        <w:tab/>
        <w:t xml:space="preserve">Grenfell, B., Bjørnstad, O. &amp; Kappey, J. Travelling waves and spatial hierarchies in measles epidemics. </w:t>
      </w:r>
      <w:r w:rsidRPr="00B7252C">
        <w:rPr>
          <w:i/>
          <w:noProof/>
        </w:rPr>
        <w:t>Nature</w:t>
      </w:r>
      <w:r w:rsidRPr="00B7252C">
        <w:rPr>
          <w:noProof/>
        </w:rPr>
        <w:t xml:space="preserve"> </w:t>
      </w:r>
      <w:r w:rsidRPr="00B7252C">
        <w:rPr>
          <w:b/>
          <w:noProof/>
        </w:rPr>
        <w:t>414</w:t>
      </w:r>
      <w:r w:rsidRPr="00B7252C">
        <w:rPr>
          <w:noProof/>
        </w:rPr>
        <w:t>, 716-723 (2001).</w:t>
      </w:r>
    </w:p>
    <w:p w14:paraId="4D81BD1D" w14:textId="77777777" w:rsidR="00B7252C" w:rsidRPr="00B7252C" w:rsidRDefault="00B7252C" w:rsidP="00B7252C">
      <w:pPr>
        <w:pStyle w:val="EndNoteBibliography"/>
        <w:spacing w:after="0"/>
        <w:ind w:left="720" w:hanging="720"/>
        <w:rPr>
          <w:noProof/>
        </w:rPr>
      </w:pPr>
      <w:r w:rsidRPr="00B7252C">
        <w:rPr>
          <w:noProof/>
        </w:rPr>
        <w:t>28</w:t>
      </w:r>
      <w:r w:rsidRPr="00B7252C">
        <w:rPr>
          <w:noProof/>
        </w:rPr>
        <w:tab/>
        <w:t>Kinney, P. L.</w:t>
      </w:r>
      <w:r w:rsidRPr="00B7252C">
        <w:rPr>
          <w:i/>
          <w:noProof/>
        </w:rPr>
        <w:t xml:space="preserve"> et al.</w:t>
      </w:r>
      <w:r w:rsidRPr="00B7252C">
        <w:rPr>
          <w:noProof/>
        </w:rPr>
        <w:t xml:space="preserve"> Winter season mortality: will climate warming bring benefits? </w:t>
      </w:r>
      <w:r w:rsidRPr="00B7252C">
        <w:rPr>
          <w:i/>
          <w:noProof/>
        </w:rPr>
        <w:t>Environmental Research Letters</w:t>
      </w:r>
      <w:r w:rsidRPr="00B7252C">
        <w:rPr>
          <w:noProof/>
        </w:rPr>
        <w:t xml:space="preserve"> </w:t>
      </w:r>
      <w:r w:rsidRPr="00B7252C">
        <w:rPr>
          <w:b/>
          <w:noProof/>
        </w:rPr>
        <w:t>10</w:t>
      </w:r>
      <w:r w:rsidRPr="00B7252C">
        <w:rPr>
          <w:noProof/>
        </w:rPr>
        <w:t>, doi:10.1088/1748-9326/10/6/064016 (2015).</w:t>
      </w:r>
    </w:p>
    <w:p w14:paraId="2620ED0C" w14:textId="77777777" w:rsidR="00B7252C" w:rsidRPr="00B7252C" w:rsidRDefault="00B7252C" w:rsidP="00B7252C">
      <w:pPr>
        <w:pStyle w:val="EndNoteBibliography"/>
        <w:spacing w:after="0"/>
        <w:ind w:left="720" w:hanging="720"/>
        <w:rPr>
          <w:noProof/>
        </w:rPr>
      </w:pPr>
      <w:r w:rsidRPr="00B7252C">
        <w:rPr>
          <w:noProof/>
        </w:rPr>
        <w:t>29</w:t>
      </w:r>
      <w:r w:rsidRPr="00B7252C">
        <w:rPr>
          <w:noProof/>
        </w:rPr>
        <w:tab/>
        <w:t>Cazelles, B.</w:t>
      </w:r>
      <w:r w:rsidRPr="00B7252C">
        <w:rPr>
          <w:i/>
          <w:noProof/>
        </w:rPr>
        <w:t xml:space="preserve"> et al.</w:t>
      </w:r>
      <w:r w:rsidRPr="00B7252C">
        <w:rPr>
          <w:noProof/>
        </w:rPr>
        <w:t xml:space="preserve"> Wavelet analysis of ecological time series. </w:t>
      </w:r>
      <w:r w:rsidRPr="00B7252C">
        <w:rPr>
          <w:i/>
          <w:noProof/>
        </w:rPr>
        <w:t>Oecologia</w:t>
      </w:r>
      <w:r w:rsidRPr="00B7252C">
        <w:rPr>
          <w:noProof/>
        </w:rPr>
        <w:t xml:space="preserve"> </w:t>
      </w:r>
      <w:r w:rsidRPr="00B7252C">
        <w:rPr>
          <w:b/>
          <w:noProof/>
        </w:rPr>
        <w:t>156</w:t>
      </w:r>
      <w:r w:rsidRPr="00B7252C">
        <w:rPr>
          <w:noProof/>
        </w:rPr>
        <w:t>, 287-304 (2008).</w:t>
      </w:r>
    </w:p>
    <w:p w14:paraId="1FDD6A48" w14:textId="77777777" w:rsidR="00B7252C" w:rsidRPr="00B7252C" w:rsidRDefault="00B7252C" w:rsidP="00B7252C">
      <w:pPr>
        <w:pStyle w:val="EndNoteBibliography"/>
        <w:spacing w:after="0"/>
        <w:ind w:left="720" w:hanging="720"/>
        <w:rPr>
          <w:noProof/>
        </w:rPr>
      </w:pPr>
      <w:r w:rsidRPr="00B7252C">
        <w:rPr>
          <w:noProof/>
        </w:rPr>
        <w:t>30</w:t>
      </w:r>
      <w:r w:rsidRPr="00B7252C">
        <w:rPr>
          <w:noProof/>
        </w:rPr>
        <w:tab/>
        <w:t xml:space="preserve">National Center for Health Statistics. Leading causes of death and numbers of deaths, by sex, race, and Hispanic origin: United States, 1980 and 2010. </w:t>
      </w:r>
      <w:r w:rsidRPr="00B7252C">
        <w:rPr>
          <w:i/>
          <w:noProof/>
        </w:rPr>
        <w:t>National Center for Health Statistics (NCHS)</w:t>
      </w:r>
      <w:r w:rsidRPr="00B7252C">
        <w:rPr>
          <w:noProof/>
        </w:rPr>
        <w:t xml:space="preserve"> (2012).</w:t>
      </w:r>
    </w:p>
    <w:p w14:paraId="609C54E6" w14:textId="77777777" w:rsidR="00B7252C" w:rsidRPr="00B7252C" w:rsidRDefault="00B7252C" w:rsidP="00B7252C">
      <w:pPr>
        <w:pStyle w:val="EndNoteBibliography"/>
        <w:spacing w:after="0"/>
        <w:ind w:left="720" w:hanging="720"/>
        <w:rPr>
          <w:noProof/>
        </w:rPr>
      </w:pPr>
      <w:r w:rsidRPr="00B7252C">
        <w:rPr>
          <w:noProof/>
        </w:rPr>
        <w:t>31</w:t>
      </w:r>
      <w:r w:rsidRPr="00B7252C">
        <w:rPr>
          <w:noProof/>
        </w:rPr>
        <w:tab/>
        <w:t xml:space="preserve">National Highway Traffic Safety Administration. Trend and Pattern Analysis of Highway Crash Fatality By Month and Day. </w:t>
      </w:r>
      <w:r w:rsidRPr="00B7252C">
        <w:rPr>
          <w:i/>
          <w:noProof/>
        </w:rPr>
        <w:t>National Center for Statistics and Analysis</w:t>
      </w:r>
      <w:r w:rsidRPr="00B7252C">
        <w:rPr>
          <w:noProof/>
        </w:rPr>
        <w:t xml:space="preserve"> (2005).</w:t>
      </w:r>
    </w:p>
    <w:p w14:paraId="758F8446" w14:textId="77777777" w:rsidR="00B7252C" w:rsidRPr="00B7252C" w:rsidRDefault="00B7252C" w:rsidP="00B7252C">
      <w:pPr>
        <w:pStyle w:val="EndNoteBibliography"/>
        <w:spacing w:after="0"/>
        <w:ind w:left="720" w:hanging="720"/>
        <w:rPr>
          <w:noProof/>
        </w:rPr>
      </w:pPr>
      <w:r w:rsidRPr="00B7252C">
        <w:rPr>
          <w:noProof/>
        </w:rPr>
        <w:t>32</w:t>
      </w:r>
      <w:r w:rsidRPr="00B7252C">
        <w:rPr>
          <w:noProof/>
        </w:rPr>
        <w:tab/>
        <w:t xml:space="preserve">MacDorman, M. F. &amp; Rosenberg, H. M. Trends in infant mortality by cause of death and other characteristics, 1960-88. </w:t>
      </w:r>
      <w:r w:rsidRPr="00B7252C">
        <w:rPr>
          <w:i/>
          <w:noProof/>
        </w:rPr>
        <w:t>Vital Health Stat 20</w:t>
      </w:r>
      <w:r w:rsidRPr="00B7252C">
        <w:rPr>
          <w:noProof/>
        </w:rPr>
        <w:t>, 1-57 (1993).</w:t>
      </w:r>
    </w:p>
    <w:p w14:paraId="048DE38A" w14:textId="77777777" w:rsidR="00B7252C" w:rsidRPr="00B7252C" w:rsidRDefault="00B7252C" w:rsidP="00B7252C">
      <w:pPr>
        <w:pStyle w:val="EndNoteBibliography"/>
        <w:spacing w:after="0"/>
        <w:ind w:left="720" w:hanging="720"/>
        <w:rPr>
          <w:noProof/>
        </w:rPr>
      </w:pPr>
      <w:r w:rsidRPr="00B7252C">
        <w:rPr>
          <w:noProof/>
        </w:rPr>
        <w:t>33</w:t>
      </w:r>
      <w:r w:rsidRPr="00B7252C">
        <w:rPr>
          <w:noProof/>
        </w:rPr>
        <w:tab/>
        <w:t xml:space="preserve">Matthews, T. J., MacDorman, M. F. &amp; Thoma, M. E. Infant Mortality Statistics From the 2013 Period Linked Birth/Infant Death Data Set. </w:t>
      </w:r>
      <w:r w:rsidRPr="00B7252C">
        <w:rPr>
          <w:i/>
          <w:noProof/>
        </w:rPr>
        <w:t>Natl Vital Stat Rep</w:t>
      </w:r>
      <w:r w:rsidRPr="00B7252C">
        <w:rPr>
          <w:noProof/>
        </w:rPr>
        <w:t xml:space="preserve"> </w:t>
      </w:r>
      <w:r w:rsidRPr="00B7252C">
        <w:rPr>
          <w:b/>
          <w:noProof/>
        </w:rPr>
        <w:t>64</w:t>
      </w:r>
      <w:r w:rsidRPr="00B7252C">
        <w:rPr>
          <w:noProof/>
        </w:rPr>
        <w:t>, 1-30 (2015).</w:t>
      </w:r>
    </w:p>
    <w:p w14:paraId="1A277BAD" w14:textId="77777777" w:rsidR="00B7252C" w:rsidRPr="00B7252C" w:rsidRDefault="00B7252C" w:rsidP="00B7252C">
      <w:pPr>
        <w:pStyle w:val="EndNoteBibliography"/>
        <w:spacing w:after="0"/>
        <w:ind w:left="720" w:hanging="720"/>
        <w:rPr>
          <w:noProof/>
        </w:rPr>
      </w:pPr>
      <w:r w:rsidRPr="00B7252C">
        <w:rPr>
          <w:noProof/>
        </w:rPr>
        <w:t>34</w:t>
      </w:r>
      <w:r w:rsidRPr="00B7252C">
        <w:rPr>
          <w:noProof/>
        </w:rPr>
        <w:tab/>
        <w:t xml:space="preserve">Public Health England. The cold weather plan for England. </w:t>
      </w:r>
      <w:r w:rsidRPr="00B7252C">
        <w:rPr>
          <w:i/>
          <w:noProof/>
        </w:rPr>
        <w:t>Public Health England</w:t>
      </w:r>
      <w:r w:rsidRPr="00B7252C">
        <w:rPr>
          <w:noProof/>
        </w:rPr>
        <w:t xml:space="preserve"> (2016).</w:t>
      </w:r>
    </w:p>
    <w:p w14:paraId="12392EC4" w14:textId="77777777" w:rsidR="00B7252C" w:rsidRPr="00B7252C" w:rsidRDefault="00B7252C" w:rsidP="00B7252C">
      <w:pPr>
        <w:pStyle w:val="EndNoteBibliography"/>
        <w:spacing w:after="0"/>
        <w:ind w:left="720" w:hanging="720"/>
        <w:rPr>
          <w:noProof/>
        </w:rPr>
      </w:pPr>
      <w:r w:rsidRPr="00B7252C">
        <w:rPr>
          <w:noProof/>
        </w:rPr>
        <w:t>35</w:t>
      </w:r>
      <w:r w:rsidRPr="00B7252C">
        <w:rPr>
          <w:noProof/>
        </w:rPr>
        <w:tab/>
        <w:t>Morris, M. E.</w:t>
      </w:r>
      <w:r w:rsidRPr="00B7252C">
        <w:rPr>
          <w:i/>
          <w:noProof/>
        </w:rPr>
        <w:t xml:space="preserve"> et al.</w:t>
      </w:r>
      <w:r w:rsidRPr="00B7252C">
        <w:rPr>
          <w:noProof/>
        </w:rPr>
        <w:t xml:space="preserve"> Smart-home technologies to assist older people to live well at home. </w:t>
      </w:r>
      <w:r w:rsidRPr="00B7252C">
        <w:rPr>
          <w:i/>
          <w:noProof/>
        </w:rPr>
        <w:t>Journal of aging science</w:t>
      </w:r>
      <w:r w:rsidRPr="00B7252C">
        <w:rPr>
          <w:noProof/>
        </w:rPr>
        <w:t xml:space="preserve"> </w:t>
      </w:r>
      <w:r w:rsidRPr="00B7252C">
        <w:rPr>
          <w:b/>
          <w:noProof/>
        </w:rPr>
        <w:t>1</w:t>
      </w:r>
      <w:r w:rsidRPr="00B7252C">
        <w:rPr>
          <w:noProof/>
        </w:rPr>
        <w:t>, 1-9 (2013).</w:t>
      </w:r>
    </w:p>
    <w:p w14:paraId="66F432E9" w14:textId="77777777" w:rsidR="00B7252C" w:rsidRPr="00B7252C" w:rsidRDefault="00B7252C" w:rsidP="00B7252C">
      <w:pPr>
        <w:pStyle w:val="EndNoteBibliography"/>
        <w:spacing w:after="0"/>
        <w:ind w:left="720" w:hanging="720"/>
        <w:rPr>
          <w:noProof/>
        </w:rPr>
      </w:pPr>
      <w:r w:rsidRPr="00B7252C">
        <w:rPr>
          <w:noProof/>
        </w:rPr>
        <w:t>36</w:t>
      </w:r>
      <w:r w:rsidRPr="00B7252C">
        <w:rPr>
          <w:noProof/>
        </w:rPr>
        <w:tab/>
        <w:t>Ingram, D. D.</w:t>
      </w:r>
      <w:r w:rsidRPr="00B7252C">
        <w:rPr>
          <w:i/>
          <w:noProof/>
        </w:rPr>
        <w:t xml:space="preserve"> et al.</w:t>
      </w:r>
      <w:r w:rsidRPr="00B7252C">
        <w:rPr>
          <w:noProof/>
        </w:rPr>
        <w:t xml:space="preserve"> United States Census 2000 population with bridged race categories. </w:t>
      </w:r>
      <w:r w:rsidRPr="00B7252C">
        <w:rPr>
          <w:i/>
          <w:noProof/>
        </w:rPr>
        <w:t>Vital and health statistics. Series 2, Data evaluation and methods research</w:t>
      </w:r>
      <w:r w:rsidRPr="00B7252C">
        <w:rPr>
          <w:noProof/>
        </w:rPr>
        <w:t>, 1-55 (2003).</w:t>
      </w:r>
    </w:p>
    <w:p w14:paraId="027E36F6" w14:textId="77777777" w:rsidR="00B7252C" w:rsidRPr="00B7252C" w:rsidRDefault="00B7252C" w:rsidP="00B7252C">
      <w:pPr>
        <w:pStyle w:val="EndNoteBibliography"/>
        <w:spacing w:after="0"/>
        <w:ind w:left="720" w:hanging="720"/>
        <w:rPr>
          <w:noProof/>
        </w:rPr>
      </w:pPr>
      <w:r w:rsidRPr="00B7252C">
        <w:rPr>
          <w:noProof/>
        </w:rPr>
        <w:t>37</w:t>
      </w:r>
      <w:r w:rsidRPr="00B7252C">
        <w:rPr>
          <w:noProof/>
        </w:rPr>
        <w:tab/>
        <w:t xml:space="preserve">Karl, T. &amp; Koss, W. J. Regional and national monthly, seasonal, and annual temperature weighted by area, 1895-1983. </w:t>
      </w:r>
      <w:r w:rsidRPr="00B7252C">
        <w:rPr>
          <w:i/>
          <w:noProof/>
        </w:rPr>
        <w:t>National Climatic Data Center</w:t>
      </w:r>
      <w:r w:rsidRPr="00B7252C">
        <w:rPr>
          <w:noProof/>
        </w:rPr>
        <w:t xml:space="preserve"> (1984).</w:t>
      </w:r>
    </w:p>
    <w:p w14:paraId="2821A4AF" w14:textId="77777777" w:rsidR="00B7252C" w:rsidRPr="00B7252C" w:rsidRDefault="00B7252C" w:rsidP="00B7252C">
      <w:pPr>
        <w:pStyle w:val="EndNoteBibliography"/>
        <w:ind w:left="720" w:hanging="720"/>
        <w:rPr>
          <w:noProof/>
        </w:rPr>
      </w:pPr>
      <w:r w:rsidRPr="00B7252C">
        <w:rPr>
          <w:noProof/>
        </w:rPr>
        <w:t>38</w:t>
      </w:r>
      <w:r w:rsidRPr="00B7252C">
        <w:rPr>
          <w:noProof/>
        </w:rPr>
        <w:tab/>
        <w:t>Dee, D. P.</w:t>
      </w:r>
      <w:r w:rsidRPr="00B7252C">
        <w:rPr>
          <w:i/>
          <w:noProof/>
        </w:rPr>
        <w:t xml:space="preserve"> et al.</w:t>
      </w:r>
      <w:r w:rsidRPr="00B7252C">
        <w:rPr>
          <w:noProof/>
        </w:rPr>
        <w:t xml:space="preserve"> The ERA-Interim reanalysis: configuration and performance of the data assimilation system. </w:t>
      </w:r>
      <w:r w:rsidRPr="00B7252C">
        <w:rPr>
          <w:i/>
          <w:noProof/>
        </w:rPr>
        <w:t>Quarterly Journal of the Royal Meteorological Society</w:t>
      </w:r>
      <w:r w:rsidRPr="00B7252C">
        <w:rPr>
          <w:noProof/>
        </w:rPr>
        <w:t xml:space="preserve"> </w:t>
      </w:r>
      <w:r w:rsidRPr="00B7252C">
        <w:rPr>
          <w:b/>
          <w:noProof/>
        </w:rPr>
        <w:t>137</w:t>
      </w:r>
      <w:r w:rsidRPr="00B7252C">
        <w:rPr>
          <w:noProof/>
        </w:rPr>
        <w:t>, 553-597, doi:10.1002/qj.828 (2011).</w:t>
      </w:r>
    </w:p>
    <w:p w14:paraId="6317C9EC" w14:textId="42573F3B" w:rsidR="00E36439" w:rsidRPr="00937A23" w:rsidRDefault="002C5FB9" w:rsidP="00E3416C">
      <w:pPr>
        <w:pStyle w:val="EndNoteBibliography"/>
        <w:spacing w:after="0"/>
        <w:ind w:left="720" w:hanging="720"/>
        <w:rPr>
          <w:rFonts w:ascii="Times New Roman" w:hAnsi="Times New Roman"/>
          <w:sz w:val="24"/>
          <w:szCs w:val="24"/>
        </w:rPr>
      </w:pPr>
      <w:r w:rsidRPr="00937A23">
        <w:rPr>
          <w:rFonts w:ascii="Times New Roman" w:hAnsi="Times New Roman"/>
          <w:sz w:val="24"/>
          <w:szCs w:val="24"/>
        </w:rPr>
        <w:fldChar w:fldCharType="end"/>
      </w:r>
    </w:p>
    <w:p w14:paraId="768D3587" w14:textId="3507B3AD" w:rsidR="00A714AB" w:rsidRPr="00CF4E04" w:rsidRDefault="007825A4" w:rsidP="00AE7607">
      <w:pPr>
        <w:spacing w:after="0"/>
        <w:outlineLvl w:val="0"/>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r w:rsidR="00A714AB" w:rsidRPr="00CF4E04">
        <w:rPr>
          <w:rFonts w:ascii="Times New Roman" w:hAnsi="Times New Roman"/>
          <w:sz w:val="24"/>
          <w:szCs w:val="24"/>
        </w:rPr>
        <w:lastRenderedPageBreak/>
        <w:t>Correspondence and requests for materials should be addressed to ME.</w:t>
      </w:r>
    </w:p>
    <w:p w14:paraId="224B750E" w14:textId="77777777" w:rsidR="00A714AB" w:rsidRPr="00CF4E04" w:rsidRDefault="00A714AB" w:rsidP="003F6B5D">
      <w:pPr>
        <w:spacing w:after="0" w:line="480" w:lineRule="auto"/>
        <w:rPr>
          <w:rFonts w:ascii="Times New Roman" w:hAnsi="Times New Roman"/>
          <w:b/>
          <w:sz w:val="24"/>
          <w:szCs w:val="24"/>
        </w:rPr>
      </w:pPr>
    </w:p>
    <w:p w14:paraId="43D65B0D"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 xml:space="preserve">Acknowledgments </w:t>
      </w:r>
    </w:p>
    <w:p w14:paraId="065FE98A" w14:textId="77777777" w:rsidR="00484658" w:rsidRPr="00CF4E04" w:rsidRDefault="00484658" w:rsidP="00484658">
      <w:pPr>
        <w:spacing w:after="0" w:line="480" w:lineRule="auto"/>
        <w:rPr>
          <w:rFonts w:ascii="Times New Roman" w:hAnsi="Times New Roman"/>
          <w:sz w:val="24"/>
          <w:szCs w:val="24"/>
        </w:rPr>
      </w:pPr>
      <w:r w:rsidRPr="00CF4E04">
        <w:rPr>
          <w:rFonts w:ascii="Times New Roman" w:hAnsi="Times New Roman"/>
          <w:sz w:val="24"/>
          <w:szCs w:val="24"/>
        </w:rPr>
        <w:t>Robbie Parks is supported by a Wellcome Trust ISSF Studentship. Work on the US mortality data is supported by a grant from US Environmental Protection Agency.</w:t>
      </w:r>
    </w:p>
    <w:p w14:paraId="084D3742" w14:textId="77777777" w:rsidR="00A714AB" w:rsidRPr="00CF4E04" w:rsidRDefault="00A714AB">
      <w:pPr>
        <w:spacing w:after="0" w:line="480" w:lineRule="auto"/>
        <w:rPr>
          <w:rFonts w:ascii="Times New Roman" w:hAnsi="Times New Roman"/>
          <w:b/>
          <w:sz w:val="24"/>
          <w:szCs w:val="24"/>
        </w:rPr>
      </w:pPr>
    </w:p>
    <w:p w14:paraId="154DA3EA"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Author contributions</w:t>
      </w:r>
    </w:p>
    <w:p w14:paraId="5E95FFAE" w14:textId="26A17E70" w:rsidR="00A714AB" w:rsidRPr="00CF4E04" w:rsidRDefault="002426C9">
      <w:pPr>
        <w:spacing w:after="0" w:line="480" w:lineRule="auto"/>
        <w:rPr>
          <w:rFonts w:ascii="Times New Roman" w:hAnsi="Times New Roman"/>
          <w:sz w:val="24"/>
          <w:szCs w:val="24"/>
        </w:rPr>
      </w:pPr>
      <w:r w:rsidRPr="00CF4E04">
        <w:rPr>
          <w:rFonts w:ascii="Times New Roman" w:hAnsi="Times New Roman"/>
          <w:sz w:val="24"/>
          <w:szCs w:val="24"/>
        </w:rPr>
        <w:t>All authors contributed to</w:t>
      </w:r>
      <w:r w:rsidR="00601CF3" w:rsidRPr="00CF4E04">
        <w:rPr>
          <w:rFonts w:ascii="Times New Roman" w:hAnsi="Times New Roman"/>
          <w:sz w:val="24"/>
          <w:szCs w:val="24"/>
        </w:rPr>
        <w:t xml:space="preserve"> study concept</w:t>
      </w:r>
      <w:r w:rsidRPr="00CF4E04">
        <w:rPr>
          <w:rFonts w:ascii="Times New Roman" w:hAnsi="Times New Roman"/>
          <w:sz w:val="24"/>
          <w:szCs w:val="24"/>
        </w:rPr>
        <w:t xml:space="preserve">, </w:t>
      </w:r>
      <w:r w:rsidR="00A714AB" w:rsidRPr="00CF4E04">
        <w:rPr>
          <w:rFonts w:ascii="Times New Roman" w:hAnsi="Times New Roman"/>
          <w:sz w:val="24"/>
          <w:szCs w:val="24"/>
        </w:rPr>
        <w:t>analytical approach</w:t>
      </w:r>
      <w:r w:rsidRPr="00CF4E04">
        <w:rPr>
          <w:rFonts w:ascii="Times New Roman" w:hAnsi="Times New Roman"/>
          <w:sz w:val="24"/>
          <w:szCs w:val="24"/>
        </w:rPr>
        <w:t>, and interpretation of results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BE0842">
        <w:rPr>
          <w:rFonts w:ascii="Times New Roman" w:hAnsi="Times New Roman"/>
          <w:sz w:val="24"/>
          <w:szCs w:val="24"/>
        </w:rPr>
        <w:t>, KF</w:t>
      </w:r>
      <w:r w:rsidR="001654F0" w:rsidRPr="00CF4E04">
        <w:rPr>
          <w:rFonts w:ascii="Times New Roman" w:hAnsi="Times New Roman"/>
          <w:sz w:val="24"/>
          <w:szCs w:val="24"/>
        </w:rPr>
        <w:t xml:space="preserve"> and ME</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collated and </w:t>
      </w:r>
      <w:r w:rsidR="00FA0046" w:rsidRPr="00CF4E04">
        <w:rPr>
          <w:rFonts w:ascii="Times New Roman" w:hAnsi="Times New Roman"/>
          <w:sz w:val="24"/>
          <w:szCs w:val="24"/>
        </w:rPr>
        <w:t>organised mortality files</w:t>
      </w:r>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w:t>
      </w:r>
      <w:r w:rsidR="0098685A" w:rsidRPr="00CF4E04">
        <w:rPr>
          <w:rFonts w:ascii="Times New Roman" w:hAnsi="Times New Roman"/>
          <w:sz w:val="24"/>
          <w:szCs w:val="24"/>
        </w:rPr>
        <w:t xml:space="preserve">performed </w:t>
      </w:r>
      <w:r w:rsidR="003A12B6" w:rsidRPr="00CF4E04">
        <w:rPr>
          <w:rFonts w:ascii="Times New Roman" w:hAnsi="Times New Roman"/>
          <w:sz w:val="24"/>
          <w:szCs w:val="24"/>
        </w:rPr>
        <w:t>the</w:t>
      </w:r>
      <w:r w:rsidR="0098685A" w:rsidRPr="00CF4E04">
        <w:rPr>
          <w:rFonts w:ascii="Times New Roman" w:hAnsi="Times New Roman"/>
          <w:sz w:val="24"/>
          <w:szCs w:val="24"/>
        </w:rPr>
        <w:t xml:space="preserve"> analysis</w:t>
      </w:r>
      <w:ins w:id="16" w:author="Parks, Robbie M" w:date="2017-01-31T14:10:00Z">
        <w:r w:rsidR="00033255">
          <w:rPr>
            <w:rFonts w:ascii="Times New Roman" w:hAnsi="Times New Roman"/>
            <w:sz w:val="24"/>
            <w:szCs w:val="24"/>
          </w:rPr>
          <w:t>, with assistance from JB</w:t>
        </w:r>
      </w:ins>
      <w:r w:rsidR="00A714AB" w:rsidRPr="00CF4E04">
        <w:rPr>
          <w:rFonts w:ascii="Times New Roman" w:hAnsi="Times New Roman"/>
          <w:sz w:val="24"/>
          <w:szCs w:val="24"/>
        </w:rPr>
        <w:t xml:space="preserve">. </w:t>
      </w:r>
      <w:r w:rsidR="0098685A" w:rsidRPr="00CF4E04">
        <w:rPr>
          <w:rFonts w:ascii="Times New Roman" w:hAnsi="Times New Roman"/>
          <w:sz w:val="24"/>
          <w:szCs w:val="24"/>
        </w:rPr>
        <w:t>RP</w:t>
      </w:r>
      <w:r w:rsidR="00A714AB" w:rsidRPr="00CF4E04">
        <w:rPr>
          <w:rFonts w:ascii="Times New Roman" w:hAnsi="Times New Roman"/>
          <w:sz w:val="24"/>
          <w:szCs w:val="24"/>
        </w:rPr>
        <w:t xml:space="preserve"> and ME wrote the first draft of the paper</w:t>
      </w:r>
      <w:r w:rsidRPr="00CF4E04">
        <w:rPr>
          <w:rFonts w:ascii="Times New Roman" w:hAnsi="Times New Roman"/>
          <w:sz w:val="24"/>
          <w:szCs w:val="24"/>
        </w:rPr>
        <w:t>, with input from the other authors</w:t>
      </w:r>
      <w:r w:rsidR="00A714AB" w:rsidRPr="00CF4E04">
        <w:rPr>
          <w:rFonts w:ascii="Times New Roman" w:hAnsi="Times New Roman"/>
          <w:sz w:val="24"/>
          <w:szCs w:val="24"/>
        </w:rPr>
        <w:t xml:space="preserve">. </w:t>
      </w:r>
    </w:p>
    <w:p w14:paraId="3B7E8E7A" w14:textId="77777777" w:rsidR="00A714AB" w:rsidRPr="00CF4E04" w:rsidRDefault="00A714AB">
      <w:pPr>
        <w:spacing w:after="0" w:line="480" w:lineRule="auto"/>
        <w:rPr>
          <w:rFonts w:ascii="Times New Roman" w:hAnsi="Times New Roman"/>
          <w:sz w:val="24"/>
          <w:szCs w:val="24"/>
        </w:rPr>
      </w:pPr>
    </w:p>
    <w:p w14:paraId="012CB71D" w14:textId="77777777" w:rsidR="00A714AB" w:rsidRPr="00CF4E04" w:rsidRDefault="00A714AB" w:rsidP="00AE7607">
      <w:pPr>
        <w:spacing w:after="0" w:line="480" w:lineRule="auto"/>
        <w:outlineLvl w:val="0"/>
        <w:rPr>
          <w:rFonts w:ascii="Times New Roman" w:hAnsi="Times New Roman"/>
          <w:b/>
          <w:sz w:val="24"/>
          <w:szCs w:val="24"/>
        </w:rPr>
      </w:pPr>
      <w:r w:rsidRPr="00CF4E04">
        <w:rPr>
          <w:rFonts w:ascii="Times New Roman" w:hAnsi="Times New Roman"/>
          <w:b/>
          <w:sz w:val="24"/>
          <w:szCs w:val="24"/>
        </w:rPr>
        <w:t>Competing interests</w:t>
      </w:r>
    </w:p>
    <w:p w14:paraId="2B799061" w14:textId="77777777" w:rsidR="00A714AB" w:rsidRPr="00CF4E04" w:rsidRDefault="00A714AB" w:rsidP="00AE7607">
      <w:pPr>
        <w:spacing w:after="0" w:line="480" w:lineRule="auto"/>
        <w:outlineLvl w:val="0"/>
        <w:rPr>
          <w:rFonts w:ascii="Times New Roman" w:hAnsi="Times New Roman"/>
          <w:sz w:val="24"/>
          <w:szCs w:val="24"/>
        </w:rPr>
      </w:pPr>
      <w:r w:rsidRPr="00CF4E04">
        <w:rPr>
          <w:rFonts w:ascii="Times New Roman" w:hAnsi="Times New Roman"/>
          <w:sz w:val="24"/>
          <w:szCs w:val="24"/>
        </w:rPr>
        <w:t>None</w:t>
      </w:r>
    </w:p>
    <w:p w14:paraId="262EDD77" w14:textId="77777777" w:rsidR="00A714AB" w:rsidRPr="00CF4E04" w:rsidRDefault="00A714AB" w:rsidP="0088197D">
      <w:pPr>
        <w:spacing w:after="0" w:line="480" w:lineRule="auto"/>
        <w:rPr>
          <w:rFonts w:ascii="Times New Roman" w:hAnsi="Times New Roman"/>
          <w:b/>
          <w:color w:val="000000" w:themeColor="text1"/>
          <w:sz w:val="24"/>
          <w:szCs w:val="24"/>
        </w:rPr>
      </w:pPr>
    </w:p>
    <w:p w14:paraId="6EF2E021" w14:textId="77867F17" w:rsidR="0077413A" w:rsidRPr="00CF4E04" w:rsidRDefault="0077413A" w:rsidP="0088197D">
      <w:pPr>
        <w:spacing w:after="0" w:line="480" w:lineRule="auto"/>
        <w:rPr>
          <w:rFonts w:ascii="Times New Roman" w:hAnsi="Times New Roman"/>
          <w:b/>
          <w:color w:val="000000" w:themeColor="text1"/>
          <w:sz w:val="24"/>
          <w:szCs w:val="24"/>
        </w:rPr>
      </w:pPr>
      <w:r w:rsidRPr="00CF4E04">
        <w:rPr>
          <w:rFonts w:ascii="Times New Roman" w:hAnsi="Times New Roman"/>
          <w:b/>
          <w:color w:val="000000" w:themeColor="text1"/>
          <w:sz w:val="24"/>
          <w:szCs w:val="24"/>
        </w:rPr>
        <w:br w:type="page"/>
      </w:r>
    </w:p>
    <w:p w14:paraId="42626143" w14:textId="542994BA" w:rsidR="00AF52C5" w:rsidRPr="00CF4E04" w:rsidRDefault="000475BD"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1. </w:t>
      </w:r>
      <w:r w:rsidRPr="00CF4E04">
        <w:rPr>
          <w:rFonts w:ascii="Times New Roman" w:hAnsi="Times New Roman"/>
          <w:color w:val="000000" w:themeColor="text1"/>
          <w:sz w:val="24"/>
          <w:szCs w:val="24"/>
        </w:rPr>
        <w:t>Wavelet power spectra for national time series data for 1982-2013, by age group for (A) men and (B) women. Wavelet power values increase from blue to red, with white contour lines indicating the 5% significance level</w:t>
      </w:r>
      <w:r w:rsidR="00C430A9" w:rsidRPr="00CF4E04">
        <w:rPr>
          <w:rFonts w:ascii="Times New Roman" w:hAnsi="Times New Roman"/>
          <w:color w:val="000000" w:themeColor="text1"/>
          <w:sz w:val="24"/>
          <w:szCs w:val="24"/>
        </w:rPr>
        <w:t xml:space="preserve"> against a white noise spectrum</w:t>
      </w:r>
      <w:r w:rsidRPr="00CF4E04">
        <w:rPr>
          <w:rFonts w:ascii="Times New Roman" w:hAnsi="Times New Roman"/>
          <w:color w:val="000000" w:themeColor="text1"/>
          <w:sz w:val="24"/>
          <w:szCs w:val="24"/>
        </w:rPr>
        <w:t xml:space="preserve">. Age groups with significant 12-month periodicity for the entire period and for </w:t>
      </w:r>
      <w:r w:rsidR="00B1250C" w:rsidRPr="00CF4E04">
        <w:rPr>
          <w:rFonts w:ascii="Times New Roman" w:hAnsi="Times New Roman"/>
          <w:color w:val="000000" w:themeColor="text1"/>
          <w:sz w:val="24"/>
          <w:szCs w:val="24"/>
        </w:rPr>
        <w:t xml:space="preserve">both the 1982-1999 and 2000-2013 periods </w:t>
      </w:r>
      <w:r w:rsidRPr="00CF4E04">
        <w:rPr>
          <w:rFonts w:ascii="Times New Roman" w:hAnsi="Times New Roman"/>
          <w:color w:val="000000" w:themeColor="text1"/>
          <w:sz w:val="24"/>
          <w:szCs w:val="24"/>
        </w:rPr>
        <w:t>are highlighted with a bold black box</w:t>
      </w:r>
      <w:r w:rsidR="00150077" w:rsidRPr="00CF4E04">
        <w:rPr>
          <w:rFonts w:ascii="Times New Roman" w:hAnsi="Times New Roman"/>
          <w:color w:val="000000" w:themeColor="text1"/>
          <w:sz w:val="24"/>
          <w:szCs w:val="24"/>
        </w:rPr>
        <w:t xml:space="preserve"> (the same age groups would remain significant if significance had been measured against a red noise spectrum</w:t>
      </w:r>
      <w:r w:rsidRPr="00CF4E04">
        <w:rPr>
          <w:rFonts w:ascii="Times New Roman" w:hAnsi="Times New Roman"/>
          <w:color w:val="000000" w:themeColor="text1"/>
          <w:sz w:val="24"/>
          <w:szCs w:val="24"/>
        </w:rPr>
        <w:t>. The shaded regions at the left and right edge of each box indicate the cone of influence, where spectral analysis is less robust.</w:t>
      </w:r>
    </w:p>
    <w:p w14:paraId="02097D5B" w14:textId="47BFB142"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3D9E5385" w14:textId="34E3B4A0" w:rsidR="00723770" w:rsidRPr="00CF4E04" w:rsidRDefault="00723770" w:rsidP="0088197D">
      <w:pPr>
        <w:spacing w:after="0" w:line="480" w:lineRule="auto"/>
        <w:rPr>
          <w:rFonts w:ascii="Times New Roman" w:hAnsi="Times New Roman"/>
          <w:color w:val="000000" w:themeColor="text1"/>
          <w:sz w:val="24"/>
          <w:szCs w:val="24"/>
        </w:rPr>
      </w:pPr>
      <w:r w:rsidRPr="00CF4E04">
        <w:rPr>
          <w:rFonts w:ascii="Times New Roman" w:hAnsi="Times New Roman"/>
          <w:b/>
          <w:color w:val="000000" w:themeColor="text1"/>
          <w:sz w:val="24"/>
          <w:szCs w:val="24"/>
        </w:rPr>
        <w:lastRenderedPageBreak/>
        <w:t xml:space="preserve">Figure 2. </w:t>
      </w:r>
      <w:r w:rsidR="00971550" w:rsidRPr="00CF4E04">
        <w:rPr>
          <w:rFonts w:ascii="Times New Roman" w:hAnsi="Times New Roman"/>
          <w:color w:val="000000" w:themeColor="text1"/>
          <w:sz w:val="24"/>
          <w:szCs w:val="24"/>
        </w:rPr>
        <w:t>Mean timing of national maximum and minimum all-cause mortality, by sex and age group for 1982-2013. Red dots indicate centre of gravity of maximum mortality, and green dots the centre of gravity for minimum mortality. Vertical segments represent 95% confidence intervals. Only age-sex groups with statistically significant 12-month seasonality are included.</w:t>
      </w:r>
    </w:p>
    <w:p w14:paraId="6909CE73" w14:textId="6AB32225" w:rsidR="00971550" w:rsidRPr="00CF4E04" w:rsidRDefault="00971550" w:rsidP="0088197D">
      <w:pPr>
        <w:spacing w:after="0" w:line="480" w:lineRule="auto"/>
        <w:rPr>
          <w:rFonts w:ascii="Times New Roman" w:hAnsi="Times New Roman"/>
          <w:color w:val="000000" w:themeColor="text1"/>
          <w:sz w:val="24"/>
          <w:szCs w:val="24"/>
        </w:rPr>
      </w:pPr>
      <w:r w:rsidRPr="00CF4E04">
        <w:rPr>
          <w:rFonts w:ascii="Times New Roman" w:hAnsi="Times New Roman"/>
          <w:color w:val="000000" w:themeColor="text1"/>
          <w:sz w:val="24"/>
          <w:szCs w:val="24"/>
        </w:rPr>
        <w:br w:type="page"/>
      </w:r>
    </w:p>
    <w:p w14:paraId="7531DCF3" w14:textId="19774A68" w:rsidR="00971550" w:rsidRPr="00CF4E04" w:rsidRDefault="00971550" w:rsidP="0088197D">
      <w:pPr>
        <w:spacing w:after="0" w:line="480" w:lineRule="auto"/>
        <w:rPr>
          <w:rFonts w:ascii="Times New Roman" w:hAnsi="Times New Roman"/>
          <w:color w:val="000000" w:themeColor="text1"/>
          <w:sz w:val="24"/>
          <w:szCs w:val="24"/>
        </w:rPr>
      </w:pPr>
      <w:bookmarkStart w:id="17" w:name="_Ref468360496"/>
      <w:r w:rsidRPr="00CF4E04">
        <w:rPr>
          <w:rFonts w:ascii="Times New Roman" w:hAnsi="Times New Roman"/>
          <w:b/>
          <w:color w:val="000000" w:themeColor="text1"/>
          <w:sz w:val="24"/>
          <w:szCs w:val="24"/>
        </w:rPr>
        <w:lastRenderedPageBreak/>
        <w:t xml:space="preserve">Figure </w:t>
      </w:r>
      <w:bookmarkEnd w:id="17"/>
      <w:r w:rsidRPr="00CF4E04">
        <w:rPr>
          <w:rFonts w:ascii="Times New Roman" w:hAnsi="Times New Roman"/>
          <w:b/>
          <w:color w:val="000000" w:themeColor="text1"/>
          <w:sz w:val="24"/>
          <w:szCs w:val="24"/>
        </w:rPr>
        <w:t>3.</w:t>
      </w:r>
      <w:r w:rsidRPr="00CF4E04">
        <w:rPr>
          <w:rFonts w:ascii="Times New Roman" w:hAnsi="Times New Roman"/>
          <w:color w:val="000000" w:themeColor="text1"/>
          <w:sz w:val="24"/>
          <w:szCs w:val="24"/>
        </w:rPr>
        <w:t xml:space="preserve"> National seasonal </w:t>
      </w:r>
      <w:r w:rsidR="00606257">
        <w:rPr>
          <w:rFonts w:ascii="Times New Roman" w:hAnsi="Times New Roman"/>
          <w:color w:val="000000" w:themeColor="text1"/>
          <w:sz w:val="24"/>
          <w:szCs w:val="24"/>
        </w:rPr>
        <w:t xml:space="preserve">percent </w:t>
      </w:r>
      <w:r w:rsidRPr="00CF4E04">
        <w:rPr>
          <w:rFonts w:ascii="Times New Roman" w:hAnsi="Times New Roman"/>
          <w:color w:val="000000" w:themeColor="text1"/>
          <w:sz w:val="24"/>
          <w:szCs w:val="24"/>
        </w:rPr>
        <w:t>excess mortality in 2013 versus 1982 by sex and age group. Age-sex groups with a statistically significant change at the 5% level are highlighted with a bold black outline.</w:t>
      </w:r>
    </w:p>
    <w:p w14:paraId="7EE8D5D1" w14:textId="012604CF" w:rsidR="00971550" w:rsidRPr="00937A23" w:rsidRDefault="00971550" w:rsidP="0088197D">
      <w:pPr>
        <w:spacing w:after="0" w:line="480" w:lineRule="auto"/>
        <w:rPr>
          <w:rFonts w:ascii="Times New Roman" w:hAnsi="Times New Roman"/>
          <w:color w:val="000000" w:themeColor="text1"/>
          <w:sz w:val="24"/>
          <w:szCs w:val="24"/>
        </w:rPr>
      </w:pPr>
      <w:r w:rsidRPr="00937A23">
        <w:rPr>
          <w:rFonts w:ascii="Times New Roman" w:hAnsi="Times New Roman"/>
          <w:color w:val="000000" w:themeColor="text1"/>
          <w:sz w:val="24"/>
          <w:szCs w:val="24"/>
        </w:rPr>
        <w:br w:type="page"/>
      </w:r>
    </w:p>
    <w:p w14:paraId="2B86FC26" w14:textId="06D0F43F" w:rsidR="004E0482" w:rsidRPr="00CF4E04" w:rsidRDefault="00971550" w:rsidP="00E1158D">
      <w:pPr>
        <w:pStyle w:val="Caption"/>
        <w:spacing w:after="0" w:line="480" w:lineRule="auto"/>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Figure 4.</w:t>
      </w:r>
      <w:r w:rsidRPr="00CF4E04">
        <w:rPr>
          <w:rFonts w:ascii="Times New Roman" w:hAnsi="Times New Roman"/>
          <w:i w:val="0"/>
          <w:color w:val="000000" w:themeColor="text1"/>
          <w:sz w:val="24"/>
          <w:szCs w:val="24"/>
        </w:rPr>
        <w:t xml:space="preserve"> Mean timing of (A) maximum and (B) minimum all-cause mort</w:t>
      </w:r>
      <w:r w:rsidRPr="00785D32">
        <w:rPr>
          <w:rFonts w:ascii="Times New Roman" w:hAnsi="Times New Roman"/>
          <w:i w:val="0"/>
          <w:color w:val="000000" w:themeColor="text1"/>
          <w:sz w:val="24"/>
          <w:szCs w:val="24"/>
        </w:rPr>
        <w:t xml:space="preserve">ality, by climate region, sex and age group for 1982-2013 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Average temperatures (in degrees Celsius) are included in white for the corresponding month of maximum and minimum mortality for each climate region. </w:t>
      </w:r>
      <w:r w:rsidR="00A769AD" w:rsidRPr="00CF4E04">
        <w:rPr>
          <w:rFonts w:ascii="Times New Roman" w:hAnsi="Times New Roman"/>
          <w:i w:val="0"/>
          <w:color w:val="000000" w:themeColor="text1"/>
          <w:sz w:val="24"/>
          <w:szCs w:val="24"/>
        </w:rPr>
        <w:t>See figure S1 for climate regions.</w:t>
      </w:r>
    </w:p>
    <w:p w14:paraId="4765240D" w14:textId="77777777" w:rsidR="008B746F" w:rsidRPr="00CF4E04" w:rsidRDefault="008B746F" w:rsidP="008B746F">
      <w:pPr>
        <w:rPr>
          <w:rFonts w:ascii="Times New Roman" w:hAnsi="Times New Roman"/>
          <w:sz w:val="24"/>
          <w:szCs w:val="24"/>
        </w:rPr>
      </w:pPr>
    </w:p>
    <w:p w14:paraId="0E24F3E6" w14:textId="2B89FB8F" w:rsidR="00B65688" w:rsidRPr="00CF4E04" w:rsidRDefault="00B65688">
      <w:pPr>
        <w:spacing w:after="0" w:line="240" w:lineRule="auto"/>
        <w:rPr>
          <w:rFonts w:ascii="Times New Roman" w:hAnsi="Times New Roman"/>
          <w:sz w:val="24"/>
          <w:szCs w:val="24"/>
        </w:rPr>
      </w:pPr>
      <w:r w:rsidRPr="00CF4E04">
        <w:rPr>
          <w:rFonts w:ascii="Times New Roman" w:hAnsi="Times New Roman"/>
          <w:sz w:val="24"/>
          <w:szCs w:val="24"/>
        </w:rPr>
        <w:br w:type="page"/>
      </w:r>
    </w:p>
    <w:p w14:paraId="28F9E5BB" w14:textId="46DE4286" w:rsidR="008B746F" w:rsidRPr="00CF4E04" w:rsidRDefault="008B746F" w:rsidP="00E1158D">
      <w:pPr>
        <w:pStyle w:val="Caption"/>
        <w:spacing w:after="0" w:line="480" w:lineRule="auto"/>
        <w:rPr>
          <w:rFonts w:ascii="Times New Roman" w:hAnsi="Times New Roman"/>
          <w:i w:val="0"/>
          <w:color w:val="000000" w:themeColor="text1"/>
          <w:sz w:val="24"/>
          <w:szCs w:val="24"/>
        </w:rPr>
      </w:pPr>
      <w:r w:rsidRPr="00CF4E04">
        <w:rPr>
          <w:rFonts w:ascii="Times New Roman" w:hAnsi="Times New Roman"/>
          <w:b/>
          <w:i w:val="0"/>
          <w:color w:val="000000" w:themeColor="text1"/>
          <w:sz w:val="24"/>
          <w:szCs w:val="24"/>
        </w:rPr>
        <w:lastRenderedPageBreak/>
        <w:t xml:space="preserve">Figure </w:t>
      </w:r>
      <w:r w:rsidR="00C32485" w:rsidRPr="00CF4E04">
        <w:rPr>
          <w:rFonts w:ascii="Times New Roman" w:hAnsi="Times New Roman"/>
          <w:b/>
          <w:i w:val="0"/>
          <w:color w:val="000000" w:themeColor="text1"/>
          <w:sz w:val="24"/>
          <w:szCs w:val="24"/>
        </w:rPr>
        <w:t>5.</w:t>
      </w:r>
      <w:r w:rsidR="00C32485" w:rsidRPr="00CF4E04">
        <w:rPr>
          <w:rFonts w:ascii="Times New Roman" w:hAnsi="Times New Roman"/>
          <w:i w:val="0"/>
          <w:color w:val="000000" w:themeColor="text1"/>
          <w:sz w:val="24"/>
          <w:szCs w:val="24"/>
        </w:rPr>
        <w:t xml:space="preserve"> The relationship between percent excess mortality and </w:t>
      </w:r>
      <w:r w:rsidRPr="00CF4E04">
        <w:rPr>
          <w:rFonts w:ascii="Times New Roman" w:hAnsi="Times New Roman"/>
          <w:i w:val="0"/>
          <w:color w:val="000000" w:themeColor="text1"/>
          <w:sz w:val="24"/>
          <w:szCs w:val="24"/>
        </w:rPr>
        <w:t xml:space="preserve">temperature </w:t>
      </w:r>
      <w:r w:rsidR="00C32485" w:rsidRPr="00CF4E04">
        <w:rPr>
          <w:rFonts w:ascii="Times New Roman" w:hAnsi="Times New Roman"/>
          <w:i w:val="0"/>
          <w:color w:val="000000" w:themeColor="text1"/>
          <w:sz w:val="24"/>
          <w:szCs w:val="24"/>
        </w:rPr>
        <w:t xml:space="preserve">difference between months in which mortality peaks versus </w:t>
      </w:r>
      <w:r w:rsidR="00C500DF">
        <w:rPr>
          <w:rFonts w:ascii="Times New Roman" w:hAnsi="Times New Roman"/>
          <w:i w:val="0"/>
          <w:color w:val="000000" w:themeColor="text1"/>
          <w:sz w:val="24"/>
          <w:szCs w:val="24"/>
        </w:rPr>
        <w:t>troughs</w:t>
      </w:r>
      <w:r w:rsidR="00C500DF"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across</w:t>
      </w:r>
      <w:r w:rsidRPr="00CF4E04">
        <w:rPr>
          <w:rFonts w:ascii="Times New Roman" w:hAnsi="Times New Roman"/>
          <w:i w:val="0"/>
          <w:color w:val="000000" w:themeColor="text1"/>
          <w:sz w:val="24"/>
          <w:szCs w:val="24"/>
        </w:rPr>
        <w:t xml:space="preserve"> climate region</w:t>
      </w:r>
      <w:r w:rsidR="00C32485" w:rsidRPr="00CF4E04">
        <w:rPr>
          <w:rFonts w:ascii="Times New Roman" w:hAnsi="Times New Roman"/>
          <w:i w:val="0"/>
          <w:color w:val="000000" w:themeColor="text1"/>
          <w:sz w:val="24"/>
          <w:szCs w:val="24"/>
        </w:rPr>
        <w:t>s</w:t>
      </w:r>
      <w:r w:rsidRPr="00CF4E04">
        <w:rPr>
          <w:rFonts w:ascii="Times New Roman" w:hAnsi="Times New Roman"/>
          <w:i w:val="0"/>
          <w:color w:val="000000" w:themeColor="text1"/>
          <w:sz w:val="24"/>
          <w:szCs w:val="24"/>
        </w:rPr>
        <w:t xml:space="preserve">, </w:t>
      </w:r>
      <w:r w:rsidR="00C32485" w:rsidRPr="00CF4E04">
        <w:rPr>
          <w:rFonts w:ascii="Times New Roman" w:hAnsi="Times New Roman"/>
          <w:i w:val="0"/>
          <w:color w:val="000000" w:themeColor="text1"/>
          <w:sz w:val="24"/>
          <w:szCs w:val="24"/>
        </w:rPr>
        <w:t xml:space="preserve">by </w:t>
      </w:r>
      <w:r w:rsidRPr="00CF4E04">
        <w:rPr>
          <w:rFonts w:ascii="Times New Roman" w:hAnsi="Times New Roman"/>
          <w:i w:val="0"/>
          <w:color w:val="000000" w:themeColor="text1"/>
          <w:sz w:val="24"/>
          <w:szCs w:val="24"/>
        </w:rPr>
        <w:t>sex and age group</w:t>
      </w:r>
      <w:r w:rsidR="00C32485" w:rsidRPr="00CF4E04">
        <w:rPr>
          <w:rFonts w:ascii="Times New Roman" w:hAnsi="Times New Roman"/>
          <w:i w:val="0"/>
          <w:color w:val="000000" w:themeColor="text1"/>
          <w:sz w:val="24"/>
          <w:szCs w:val="24"/>
        </w:rPr>
        <w:t xml:space="preserve"> in</w:t>
      </w:r>
      <w:r w:rsidRPr="00CF4E04">
        <w:rPr>
          <w:rFonts w:ascii="Times New Roman" w:hAnsi="Times New Roman"/>
          <w:i w:val="0"/>
          <w:color w:val="000000" w:themeColor="text1"/>
          <w:sz w:val="24"/>
          <w:szCs w:val="24"/>
        </w:rPr>
        <w:t xml:space="preserve"> 2013</w:t>
      </w:r>
      <w:r w:rsidR="00E337E0" w:rsidRPr="00CF4E04">
        <w:rPr>
          <w:rFonts w:ascii="Times New Roman" w:hAnsi="Times New Roman"/>
          <w:i w:val="0"/>
          <w:color w:val="000000" w:themeColor="text1"/>
          <w:sz w:val="24"/>
          <w:szCs w:val="24"/>
        </w:rPr>
        <w:t xml:space="preserve">. </w:t>
      </w:r>
      <w:r w:rsidRPr="00CF4E04">
        <w:rPr>
          <w:rFonts w:ascii="Times New Roman" w:hAnsi="Times New Roman"/>
          <w:i w:val="0"/>
          <w:color w:val="000000" w:themeColor="text1"/>
          <w:sz w:val="24"/>
          <w:szCs w:val="24"/>
        </w:rPr>
        <w:t xml:space="preserve">Only </w:t>
      </w:r>
      <w:r w:rsidR="00C32485" w:rsidRPr="00CF4E04">
        <w:rPr>
          <w:rFonts w:ascii="Times New Roman" w:hAnsi="Times New Roman"/>
          <w:i w:val="0"/>
          <w:color w:val="000000" w:themeColor="text1"/>
          <w:sz w:val="24"/>
          <w:szCs w:val="24"/>
        </w:rPr>
        <w:t xml:space="preserve">age-sex </w:t>
      </w:r>
      <w:r w:rsidRPr="00CF4E04">
        <w:rPr>
          <w:rFonts w:ascii="Times New Roman" w:hAnsi="Times New Roman"/>
          <w:i w:val="0"/>
          <w:color w:val="000000" w:themeColor="text1"/>
          <w:sz w:val="24"/>
          <w:szCs w:val="24"/>
        </w:rPr>
        <w:t xml:space="preserve">groups </w:t>
      </w:r>
      <w:r w:rsidR="00C32485" w:rsidRPr="00CF4E04">
        <w:rPr>
          <w:rFonts w:ascii="Times New Roman" w:hAnsi="Times New Roman"/>
          <w:i w:val="0"/>
          <w:color w:val="000000" w:themeColor="text1"/>
          <w:sz w:val="24"/>
          <w:szCs w:val="24"/>
        </w:rPr>
        <w:t>with</w:t>
      </w:r>
      <w:r w:rsidRPr="00CF4E04">
        <w:rPr>
          <w:rFonts w:ascii="Times New Roman" w:hAnsi="Times New Roman"/>
          <w:i w:val="0"/>
          <w:color w:val="000000" w:themeColor="text1"/>
          <w:sz w:val="24"/>
          <w:szCs w:val="24"/>
        </w:rPr>
        <w:t xml:space="preserve"> significant 12-month seasonality in the national analysis are included. </w:t>
      </w:r>
    </w:p>
    <w:p w14:paraId="3AAD649E" w14:textId="77777777" w:rsidR="008B746F" w:rsidRPr="00CF4E04" w:rsidRDefault="008B746F" w:rsidP="00C32485">
      <w:pPr>
        <w:rPr>
          <w:rFonts w:ascii="Times New Roman" w:hAnsi="Times New Roman"/>
          <w:i/>
          <w:sz w:val="24"/>
          <w:szCs w:val="24"/>
        </w:rPr>
      </w:pPr>
    </w:p>
    <w:p w14:paraId="1C10E54C" w14:textId="452AD07B" w:rsidR="00E01502" w:rsidRPr="00937A23" w:rsidRDefault="00E01502" w:rsidP="0088197D">
      <w:pPr>
        <w:spacing w:after="0"/>
        <w:rPr>
          <w:rFonts w:ascii="Times New Roman" w:hAnsi="Times New Roman"/>
          <w:sz w:val="24"/>
          <w:szCs w:val="24"/>
        </w:rPr>
      </w:pPr>
    </w:p>
    <w:sectPr w:rsidR="00E01502" w:rsidRPr="00937A23" w:rsidSect="00795E96">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11" w:author="Majid" w:date="2017-01-30T15:27:00Z" w:initials="M">
    <w:p w14:paraId="2273803E" w14:textId="1D4E9FD9" w:rsidR="00506BDF" w:rsidRDefault="00506BDF">
      <w:pPr>
        <w:pStyle w:val="CommentText"/>
      </w:pPr>
      <w:r>
        <w:rPr>
          <w:rStyle w:val="CommentReference"/>
        </w:rPr>
        <w:annotationRef/>
      </w:r>
      <w:r>
        <w:t xml:space="preserve">can we briefly discuss this if/when we are at the same </w:t>
      </w:r>
      <w:proofErr w:type="gramStart"/>
      <w:r>
        <w:t>place.</w:t>
      </w:r>
      <w:proofErr w:type="gramEnd"/>
      <w:r>
        <w:t xml:space="preserve"> sounds like some sort of ceremony!</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273803E"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E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auto"/>
    <w:pitch w:val="variable"/>
    <w:sig w:usb0="A00002EF" w:usb1="4000207B"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A147C"/>
    <w:multiLevelType w:val="hybridMultilevel"/>
    <w:tmpl w:val="DD20A3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70E33A4"/>
    <w:multiLevelType w:val="hybridMultilevel"/>
    <w:tmpl w:val="40965044"/>
    <w:lvl w:ilvl="0" w:tplc="1D20C3B2">
      <w:numFmt w:val="bullet"/>
      <w:lvlText w:val="-"/>
      <w:lvlJc w:val="left"/>
      <w:pPr>
        <w:ind w:left="1080" w:hanging="360"/>
      </w:pPr>
      <w:rPr>
        <w:rFonts w:ascii="Calibri" w:eastAsiaTheme="minorHAnsi" w:hAnsi="Calibri"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378528A0"/>
    <w:multiLevelType w:val="hybridMultilevel"/>
    <w:tmpl w:val="1C7C1C1E"/>
    <w:lvl w:ilvl="0" w:tplc="A520571A">
      <w:start w:val="1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4AEB5E8F"/>
    <w:multiLevelType w:val="hybridMultilevel"/>
    <w:tmpl w:val="2BF852D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4CF05591"/>
    <w:multiLevelType w:val="hybridMultilevel"/>
    <w:tmpl w:val="D930BECA"/>
    <w:lvl w:ilvl="0" w:tplc="97144066">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5F7E3E29"/>
    <w:multiLevelType w:val="hybridMultilevel"/>
    <w:tmpl w:val="AA8A07FC"/>
    <w:lvl w:ilvl="0" w:tplc="FC08589C">
      <w:numFmt w:val="bullet"/>
      <w:lvlText w:val="-"/>
      <w:lvlJc w:val="left"/>
      <w:pPr>
        <w:ind w:left="720" w:hanging="360"/>
      </w:pPr>
      <w:rPr>
        <w:rFonts w:ascii="Arial" w:eastAsia="Calibri" w:hAnsi="Arial" w:cs="Aria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61124BFF"/>
    <w:multiLevelType w:val="hybridMultilevel"/>
    <w:tmpl w:val="55EA77D2"/>
    <w:lvl w:ilvl="0" w:tplc="0E1249F2">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6A9C3652"/>
    <w:multiLevelType w:val="hybridMultilevel"/>
    <w:tmpl w:val="346ED9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7E886BA1"/>
    <w:multiLevelType w:val="hybridMultilevel"/>
    <w:tmpl w:val="35D6CD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2"/>
  </w:num>
  <w:num w:numId="3">
    <w:abstractNumId w:val="5"/>
  </w:num>
  <w:num w:numId="4">
    <w:abstractNumId w:val="0"/>
  </w:num>
  <w:num w:numId="5">
    <w:abstractNumId w:val="7"/>
  </w:num>
  <w:num w:numId="6">
    <w:abstractNumId w:val="8"/>
  </w:num>
  <w:num w:numId="7">
    <w:abstractNumId w:val="3"/>
  </w:num>
  <w:num w:numId="8">
    <w:abstractNumId w:val="6"/>
  </w:num>
  <w:num w:numId="9">
    <w:abstractNumId w:val="4"/>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5"/>
  <w:proofState w:spelling="clean" w:grammar="clean"/>
  <w:trackRevision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ature&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Libraries&gt;"/>
  </w:docVars>
  <w:rsids>
    <w:rsidRoot w:val="00482D51"/>
    <w:rsid w:val="00002C90"/>
    <w:rsid w:val="00002F75"/>
    <w:rsid w:val="00004579"/>
    <w:rsid w:val="00004BD8"/>
    <w:rsid w:val="000053C5"/>
    <w:rsid w:val="000109AC"/>
    <w:rsid w:val="00011D76"/>
    <w:rsid w:val="00011E78"/>
    <w:rsid w:val="00012BD5"/>
    <w:rsid w:val="00013E3D"/>
    <w:rsid w:val="0001569A"/>
    <w:rsid w:val="00016654"/>
    <w:rsid w:val="00016928"/>
    <w:rsid w:val="0001736B"/>
    <w:rsid w:val="00017575"/>
    <w:rsid w:val="00023B97"/>
    <w:rsid w:val="00024281"/>
    <w:rsid w:val="0002565E"/>
    <w:rsid w:val="00025E03"/>
    <w:rsid w:val="00026AFF"/>
    <w:rsid w:val="0003152A"/>
    <w:rsid w:val="00032C07"/>
    <w:rsid w:val="0003307E"/>
    <w:rsid w:val="00033255"/>
    <w:rsid w:val="000338DE"/>
    <w:rsid w:val="00033A37"/>
    <w:rsid w:val="000352B3"/>
    <w:rsid w:val="00035C74"/>
    <w:rsid w:val="00041FBD"/>
    <w:rsid w:val="0004212A"/>
    <w:rsid w:val="00043FFB"/>
    <w:rsid w:val="00045836"/>
    <w:rsid w:val="00045993"/>
    <w:rsid w:val="000474A7"/>
    <w:rsid w:val="000475BD"/>
    <w:rsid w:val="00054424"/>
    <w:rsid w:val="0005500F"/>
    <w:rsid w:val="0005575A"/>
    <w:rsid w:val="000562C9"/>
    <w:rsid w:val="00056848"/>
    <w:rsid w:val="0006075B"/>
    <w:rsid w:val="00060CA5"/>
    <w:rsid w:val="00061022"/>
    <w:rsid w:val="000617C7"/>
    <w:rsid w:val="0006220C"/>
    <w:rsid w:val="000638A9"/>
    <w:rsid w:val="00063A79"/>
    <w:rsid w:val="00063F37"/>
    <w:rsid w:val="00065503"/>
    <w:rsid w:val="0006563A"/>
    <w:rsid w:val="00066B56"/>
    <w:rsid w:val="000671F1"/>
    <w:rsid w:val="00070AD0"/>
    <w:rsid w:val="0007260F"/>
    <w:rsid w:val="00074B24"/>
    <w:rsid w:val="00075024"/>
    <w:rsid w:val="00075BC0"/>
    <w:rsid w:val="000760B6"/>
    <w:rsid w:val="0007673F"/>
    <w:rsid w:val="00076B33"/>
    <w:rsid w:val="00076C18"/>
    <w:rsid w:val="0007728F"/>
    <w:rsid w:val="00080D83"/>
    <w:rsid w:val="0008276D"/>
    <w:rsid w:val="00082CE2"/>
    <w:rsid w:val="000833D7"/>
    <w:rsid w:val="00083926"/>
    <w:rsid w:val="00085916"/>
    <w:rsid w:val="00086313"/>
    <w:rsid w:val="0008794F"/>
    <w:rsid w:val="00087CDF"/>
    <w:rsid w:val="00090550"/>
    <w:rsid w:val="00090F21"/>
    <w:rsid w:val="000920C6"/>
    <w:rsid w:val="00094C5C"/>
    <w:rsid w:val="000953D4"/>
    <w:rsid w:val="000A1E38"/>
    <w:rsid w:val="000A2B50"/>
    <w:rsid w:val="000A3C50"/>
    <w:rsid w:val="000A3D21"/>
    <w:rsid w:val="000A661A"/>
    <w:rsid w:val="000B0CBD"/>
    <w:rsid w:val="000B25BA"/>
    <w:rsid w:val="000B2739"/>
    <w:rsid w:val="000B34A6"/>
    <w:rsid w:val="000B35BB"/>
    <w:rsid w:val="000B42BD"/>
    <w:rsid w:val="000B42BF"/>
    <w:rsid w:val="000B4BCA"/>
    <w:rsid w:val="000B5930"/>
    <w:rsid w:val="000B6495"/>
    <w:rsid w:val="000B7625"/>
    <w:rsid w:val="000B7DBF"/>
    <w:rsid w:val="000C0ECE"/>
    <w:rsid w:val="000C240B"/>
    <w:rsid w:val="000C2B3D"/>
    <w:rsid w:val="000C2D01"/>
    <w:rsid w:val="000C69A6"/>
    <w:rsid w:val="000C6D21"/>
    <w:rsid w:val="000C7277"/>
    <w:rsid w:val="000C7D48"/>
    <w:rsid w:val="000D1994"/>
    <w:rsid w:val="000D31A7"/>
    <w:rsid w:val="000D3576"/>
    <w:rsid w:val="000D36C1"/>
    <w:rsid w:val="000D3FD7"/>
    <w:rsid w:val="000D564E"/>
    <w:rsid w:val="000D5716"/>
    <w:rsid w:val="000D78A0"/>
    <w:rsid w:val="000E084E"/>
    <w:rsid w:val="000E1528"/>
    <w:rsid w:val="000E18B3"/>
    <w:rsid w:val="000E4D80"/>
    <w:rsid w:val="000E5C46"/>
    <w:rsid w:val="000E7907"/>
    <w:rsid w:val="000E7CB2"/>
    <w:rsid w:val="000E7D0A"/>
    <w:rsid w:val="000F2C80"/>
    <w:rsid w:val="000F594C"/>
    <w:rsid w:val="000F72E2"/>
    <w:rsid w:val="000F7773"/>
    <w:rsid w:val="00101A8E"/>
    <w:rsid w:val="00102849"/>
    <w:rsid w:val="00102DC6"/>
    <w:rsid w:val="001030B3"/>
    <w:rsid w:val="001032B6"/>
    <w:rsid w:val="00103D2B"/>
    <w:rsid w:val="001048ED"/>
    <w:rsid w:val="00107D0B"/>
    <w:rsid w:val="001102E0"/>
    <w:rsid w:val="00111002"/>
    <w:rsid w:val="0011351F"/>
    <w:rsid w:val="00113607"/>
    <w:rsid w:val="00113C44"/>
    <w:rsid w:val="00120385"/>
    <w:rsid w:val="00120479"/>
    <w:rsid w:val="001218B3"/>
    <w:rsid w:val="00126334"/>
    <w:rsid w:val="001309AB"/>
    <w:rsid w:val="00130E5F"/>
    <w:rsid w:val="00131FD9"/>
    <w:rsid w:val="00132C6C"/>
    <w:rsid w:val="0013450E"/>
    <w:rsid w:val="00134BC3"/>
    <w:rsid w:val="001371EE"/>
    <w:rsid w:val="001404CF"/>
    <w:rsid w:val="00140560"/>
    <w:rsid w:val="00140ABF"/>
    <w:rsid w:val="00146033"/>
    <w:rsid w:val="00146224"/>
    <w:rsid w:val="00147CE3"/>
    <w:rsid w:val="00150077"/>
    <w:rsid w:val="00151E7F"/>
    <w:rsid w:val="00152476"/>
    <w:rsid w:val="00154145"/>
    <w:rsid w:val="00154238"/>
    <w:rsid w:val="00154B1E"/>
    <w:rsid w:val="00155FAB"/>
    <w:rsid w:val="00162AB7"/>
    <w:rsid w:val="001649B2"/>
    <w:rsid w:val="001654F0"/>
    <w:rsid w:val="001667C6"/>
    <w:rsid w:val="00167E56"/>
    <w:rsid w:val="00170795"/>
    <w:rsid w:val="0017087D"/>
    <w:rsid w:val="0017329C"/>
    <w:rsid w:val="0017419B"/>
    <w:rsid w:val="00177281"/>
    <w:rsid w:val="001776A2"/>
    <w:rsid w:val="0018033A"/>
    <w:rsid w:val="001804AC"/>
    <w:rsid w:val="00180E15"/>
    <w:rsid w:val="001812E3"/>
    <w:rsid w:val="001815D7"/>
    <w:rsid w:val="00181D55"/>
    <w:rsid w:val="00182C38"/>
    <w:rsid w:val="00183441"/>
    <w:rsid w:val="0018351F"/>
    <w:rsid w:val="00184548"/>
    <w:rsid w:val="001849C7"/>
    <w:rsid w:val="00186415"/>
    <w:rsid w:val="001903A4"/>
    <w:rsid w:val="001955B2"/>
    <w:rsid w:val="001A0C5A"/>
    <w:rsid w:val="001A257D"/>
    <w:rsid w:val="001A271C"/>
    <w:rsid w:val="001A288C"/>
    <w:rsid w:val="001A2B8B"/>
    <w:rsid w:val="001A4EBF"/>
    <w:rsid w:val="001A679D"/>
    <w:rsid w:val="001A6832"/>
    <w:rsid w:val="001A7D62"/>
    <w:rsid w:val="001B106D"/>
    <w:rsid w:val="001B1874"/>
    <w:rsid w:val="001B23D1"/>
    <w:rsid w:val="001B2C37"/>
    <w:rsid w:val="001B6E57"/>
    <w:rsid w:val="001B722E"/>
    <w:rsid w:val="001C03EF"/>
    <w:rsid w:val="001C124F"/>
    <w:rsid w:val="001C4785"/>
    <w:rsid w:val="001C52F1"/>
    <w:rsid w:val="001D13CA"/>
    <w:rsid w:val="001D14DB"/>
    <w:rsid w:val="001D1DD2"/>
    <w:rsid w:val="001D20EA"/>
    <w:rsid w:val="001D479A"/>
    <w:rsid w:val="001D4E3C"/>
    <w:rsid w:val="001D79E8"/>
    <w:rsid w:val="001E064C"/>
    <w:rsid w:val="001E0C55"/>
    <w:rsid w:val="001E1544"/>
    <w:rsid w:val="001E1633"/>
    <w:rsid w:val="001E1FC6"/>
    <w:rsid w:val="001E1FF1"/>
    <w:rsid w:val="001E3CED"/>
    <w:rsid w:val="001E44DA"/>
    <w:rsid w:val="001E5FCA"/>
    <w:rsid w:val="001E6320"/>
    <w:rsid w:val="001E708C"/>
    <w:rsid w:val="001F32FF"/>
    <w:rsid w:val="001F34F3"/>
    <w:rsid w:val="001F4BAA"/>
    <w:rsid w:val="001F6898"/>
    <w:rsid w:val="001F7934"/>
    <w:rsid w:val="00200952"/>
    <w:rsid w:val="0020266B"/>
    <w:rsid w:val="002058C6"/>
    <w:rsid w:val="00205B6D"/>
    <w:rsid w:val="0020636A"/>
    <w:rsid w:val="00206771"/>
    <w:rsid w:val="00206E67"/>
    <w:rsid w:val="002078C1"/>
    <w:rsid w:val="00210334"/>
    <w:rsid w:val="00213D59"/>
    <w:rsid w:val="0021414E"/>
    <w:rsid w:val="00216490"/>
    <w:rsid w:val="0022073C"/>
    <w:rsid w:val="002208C6"/>
    <w:rsid w:val="00222FEF"/>
    <w:rsid w:val="00224348"/>
    <w:rsid w:val="00227503"/>
    <w:rsid w:val="00230932"/>
    <w:rsid w:val="00232E93"/>
    <w:rsid w:val="00232F41"/>
    <w:rsid w:val="00234C10"/>
    <w:rsid w:val="002369F6"/>
    <w:rsid w:val="002402B6"/>
    <w:rsid w:val="0024079D"/>
    <w:rsid w:val="002407AF"/>
    <w:rsid w:val="00240EB4"/>
    <w:rsid w:val="0024125E"/>
    <w:rsid w:val="00241832"/>
    <w:rsid w:val="002426B6"/>
    <w:rsid w:val="002426C9"/>
    <w:rsid w:val="00242781"/>
    <w:rsid w:val="00242A8A"/>
    <w:rsid w:val="002448B1"/>
    <w:rsid w:val="00244B6F"/>
    <w:rsid w:val="00245E04"/>
    <w:rsid w:val="00246C9C"/>
    <w:rsid w:val="00251CB7"/>
    <w:rsid w:val="00253174"/>
    <w:rsid w:val="00253B85"/>
    <w:rsid w:val="00256FC1"/>
    <w:rsid w:val="002571B5"/>
    <w:rsid w:val="00257A52"/>
    <w:rsid w:val="00261272"/>
    <w:rsid w:val="0026280A"/>
    <w:rsid w:val="0026325B"/>
    <w:rsid w:val="00263689"/>
    <w:rsid w:val="00265FEA"/>
    <w:rsid w:val="00267F49"/>
    <w:rsid w:val="00270B4B"/>
    <w:rsid w:val="002715D6"/>
    <w:rsid w:val="002719DF"/>
    <w:rsid w:val="00272CC6"/>
    <w:rsid w:val="00274E12"/>
    <w:rsid w:val="00275579"/>
    <w:rsid w:val="00275D62"/>
    <w:rsid w:val="002761F7"/>
    <w:rsid w:val="00276E84"/>
    <w:rsid w:val="0027795F"/>
    <w:rsid w:val="002807DD"/>
    <w:rsid w:val="002808D5"/>
    <w:rsid w:val="00282A26"/>
    <w:rsid w:val="00282BF0"/>
    <w:rsid w:val="00284309"/>
    <w:rsid w:val="0028660C"/>
    <w:rsid w:val="00286911"/>
    <w:rsid w:val="00286B27"/>
    <w:rsid w:val="00290AB7"/>
    <w:rsid w:val="00290AF5"/>
    <w:rsid w:val="00290FD5"/>
    <w:rsid w:val="00291816"/>
    <w:rsid w:val="002921BE"/>
    <w:rsid w:val="00292548"/>
    <w:rsid w:val="00293AA3"/>
    <w:rsid w:val="0029437A"/>
    <w:rsid w:val="002945EB"/>
    <w:rsid w:val="002962CE"/>
    <w:rsid w:val="0029690A"/>
    <w:rsid w:val="00296A5E"/>
    <w:rsid w:val="002A01D0"/>
    <w:rsid w:val="002A1EEE"/>
    <w:rsid w:val="002A56EE"/>
    <w:rsid w:val="002A6BF7"/>
    <w:rsid w:val="002A70F9"/>
    <w:rsid w:val="002B00D0"/>
    <w:rsid w:val="002B2306"/>
    <w:rsid w:val="002B2622"/>
    <w:rsid w:val="002B4004"/>
    <w:rsid w:val="002B402F"/>
    <w:rsid w:val="002B434F"/>
    <w:rsid w:val="002B4877"/>
    <w:rsid w:val="002C1EF8"/>
    <w:rsid w:val="002C282B"/>
    <w:rsid w:val="002C2E8F"/>
    <w:rsid w:val="002C2EE1"/>
    <w:rsid w:val="002C3D4C"/>
    <w:rsid w:val="002C44C1"/>
    <w:rsid w:val="002C46A3"/>
    <w:rsid w:val="002C4BAD"/>
    <w:rsid w:val="002C4E8C"/>
    <w:rsid w:val="002C5FB9"/>
    <w:rsid w:val="002C69CD"/>
    <w:rsid w:val="002C7535"/>
    <w:rsid w:val="002C771B"/>
    <w:rsid w:val="002C7D57"/>
    <w:rsid w:val="002D0267"/>
    <w:rsid w:val="002D0988"/>
    <w:rsid w:val="002D14DE"/>
    <w:rsid w:val="002D28CF"/>
    <w:rsid w:val="002D31F0"/>
    <w:rsid w:val="002D344B"/>
    <w:rsid w:val="002D3613"/>
    <w:rsid w:val="002D3732"/>
    <w:rsid w:val="002D3E11"/>
    <w:rsid w:val="002D4129"/>
    <w:rsid w:val="002D522E"/>
    <w:rsid w:val="002D7C8E"/>
    <w:rsid w:val="002E041E"/>
    <w:rsid w:val="002E39EC"/>
    <w:rsid w:val="002F05BF"/>
    <w:rsid w:val="002F421A"/>
    <w:rsid w:val="002F4DC5"/>
    <w:rsid w:val="002F6719"/>
    <w:rsid w:val="003015A0"/>
    <w:rsid w:val="0030189B"/>
    <w:rsid w:val="00302490"/>
    <w:rsid w:val="0030285B"/>
    <w:rsid w:val="0030551D"/>
    <w:rsid w:val="00305781"/>
    <w:rsid w:val="00305C2C"/>
    <w:rsid w:val="00307F5F"/>
    <w:rsid w:val="00311A6D"/>
    <w:rsid w:val="00312402"/>
    <w:rsid w:val="00313088"/>
    <w:rsid w:val="003179A2"/>
    <w:rsid w:val="003205CA"/>
    <w:rsid w:val="0032104A"/>
    <w:rsid w:val="0032262F"/>
    <w:rsid w:val="00323445"/>
    <w:rsid w:val="00324DAD"/>
    <w:rsid w:val="003277CB"/>
    <w:rsid w:val="003324A5"/>
    <w:rsid w:val="00332935"/>
    <w:rsid w:val="00335A7D"/>
    <w:rsid w:val="00336EA2"/>
    <w:rsid w:val="00341340"/>
    <w:rsid w:val="00341626"/>
    <w:rsid w:val="0034168A"/>
    <w:rsid w:val="00341F77"/>
    <w:rsid w:val="00343668"/>
    <w:rsid w:val="00344EA8"/>
    <w:rsid w:val="00345D0A"/>
    <w:rsid w:val="00350DD6"/>
    <w:rsid w:val="00351E9C"/>
    <w:rsid w:val="0035425C"/>
    <w:rsid w:val="00354709"/>
    <w:rsid w:val="00354A0E"/>
    <w:rsid w:val="00354B00"/>
    <w:rsid w:val="00355C9A"/>
    <w:rsid w:val="00356AD6"/>
    <w:rsid w:val="0036223C"/>
    <w:rsid w:val="00364EE9"/>
    <w:rsid w:val="00365562"/>
    <w:rsid w:val="0036619E"/>
    <w:rsid w:val="00366D17"/>
    <w:rsid w:val="003674D8"/>
    <w:rsid w:val="003700D9"/>
    <w:rsid w:val="00373A9B"/>
    <w:rsid w:val="00377B40"/>
    <w:rsid w:val="00380176"/>
    <w:rsid w:val="003809FF"/>
    <w:rsid w:val="00381442"/>
    <w:rsid w:val="003827AA"/>
    <w:rsid w:val="003834EB"/>
    <w:rsid w:val="003841B2"/>
    <w:rsid w:val="00385588"/>
    <w:rsid w:val="00391767"/>
    <w:rsid w:val="003917B1"/>
    <w:rsid w:val="00393A4F"/>
    <w:rsid w:val="00393B92"/>
    <w:rsid w:val="00396EEE"/>
    <w:rsid w:val="00397149"/>
    <w:rsid w:val="003974AD"/>
    <w:rsid w:val="0039751B"/>
    <w:rsid w:val="00397D6A"/>
    <w:rsid w:val="003A0B89"/>
    <w:rsid w:val="003A12B6"/>
    <w:rsid w:val="003A1F8F"/>
    <w:rsid w:val="003A2708"/>
    <w:rsid w:val="003A2E1C"/>
    <w:rsid w:val="003A4CC1"/>
    <w:rsid w:val="003A61E6"/>
    <w:rsid w:val="003A6DA5"/>
    <w:rsid w:val="003A7C38"/>
    <w:rsid w:val="003A7C8D"/>
    <w:rsid w:val="003B0301"/>
    <w:rsid w:val="003B2232"/>
    <w:rsid w:val="003B27D3"/>
    <w:rsid w:val="003B29FF"/>
    <w:rsid w:val="003B49F1"/>
    <w:rsid w:val="003B5D97"/>
    <w:rsid w:val="003B7A99"/>
    <w:rsid w:val="003C12EF"/>
    <w:rsid w:val="003C1BBC"/>
    <w:rsid w:val="003C22FD"/>
    <w:rsid w:val="003C2BF3"/>
    <w:rsid w:val="003C3F17"/>
    <w:rsid w:val="003C4447"/>
    <w:rsid w:val="003D0931"/>
    <w:rsid w:val="003D0AA8"/>
    <w:rsid w:val="003D0AD3"/>
    <w:rsid w:val="003D18FA"/>
    <w:rsid w:val="003D5890"/>
    <w:rsid w:val="003D6C08"/>
    <w:rsid w:val="003D76F5"/>
    <w:rsid w:val="003E068A"/>
    <w:rsid w:val="003E1B4A"/>
    <w:rsid w:val="003E1B4D"/>
    <w:rsid w:val="003E1D6B"/>
    <w:rsid w:val="003E45AC"/>
    <w:rsid w:val="003E519C"/>
    <w:rsid w:val="003E730D"/>
    <w:rsid w:val="003F1547"/>
    <w:rsid w:val="003F41EC"/>
    <w:rsid w:val="003F43BC"/>
    <w:rsid w:val="003F5189"/>
    <w:rsid w:val="003F6B5D"/>
    <w:rsid w:val="0040119B"/>
    <w:rsid w:val="0040294F"/>
    <w:rsid w:val="00403CCF"/>
    <w:rsid w:val="004055BF"/>
    <w:rsid w:val="004065A3"/>
    <w:rsid w:val="00407C20"/>
    <w:rsid w:val="00412EEB"/>
    <w:rsid w:val="00413582"/>
    <w:rsid w:val="004135FD"/>
    <w:rsid w:val="00414429"/>
    <w:rsid w:val="00414636"/>
    <w:rsid w:val="00414C6B"/>
    <w:rsid w:val="004167F6"/>
    <w:rsid w:val="00416A29"/>
    <w:rsid w:val="00417006"/>
    <w:rsid w:val="004172AA"/>
    <w:rsid w:val="00417D41"/>
    <w:rsid w:val="00420CA2"/>
    <w:rsid w:val="00421524"/>
    <w:rsid w:val="00421FFD"/>
    <w:rsid w:val="004233BA"/>
    <w:rsid w:val="00423A2C"/>
    <w:rsid w:val="004253AD"/>
    <w:rsid w:val="00426E51"/>
    <w:rsid w:val="00427833"/>
    <w:rsid w:val="004278AA"/>
    <w:rsid w:val="00427C2B"/>
    <w:rsid w:val="0043013C"/>
    <w:rsid w:val="00433EDB"/>
    <w:rsid w:val="00434096"/>
    <w:rsid w:val="0043420C"/>
    <w:rsid w:val="00434577"/>
    <w:rsid w:val="00434ACE"/>
    <w:rsid w:val="004412C7"/>
    <w:rsid w:val="004414C7"/>
    <w:rsid w:val="004416DF"/>
    <w:rsid w:val="004429ED"/>
    <w:rsid w:val="00444B7A"/>
    <w:rsid w:val="00445BC3"/>
    <w:rsid w:val="0044690B"/>
    <w:rsid w:val="00447CCE"/>
    <w:rsid w:val="00447F74"/>
    <w:rsid w:val="00450834"/>
    <w:rsid w:val="004518DC"/>
    <w:rsid w:val="0045299F"/>
    <w:rsid w:val="00452AB5"/>
    <w:rsid w:val="0045498F"/>
    <w:rsid w:val="00454DFD"/>
    <w:rsid w:val="00455B56"/>
    <w:rsid w:val="0045686C"/>
    <w:rsid w:val="004578E4"/>
    <w:rsid w:val="00460205"/>
    <w:rsid w:val="00460403"/>
    <w:rsid w:val="00460DB5"/>
    <w:rsid w:val="00461404"/>
    <w:rsid w:val="00461883"/>
    <w:rsid w:val="004625AD"/>
    <w:rsid w:val="00462B00"/>
    <w:rsid w:val="0046623D"/>
    <w:rsid w:val="00466E11"/>
    <w:rsid w:val="0047194E"/>
    <w:rsid w:val="004720DB"/>
    <w:rsid w:val="00472EC1"/>
    <w:rsid w:val="00473407"/>
    <w:rsid w:val="00474509"/>
    <w:rsid w:val="004745BD"/>
    <w:rsid w:val="00474B2C"/>
    <w:rsid w:val="0047590C"/>
    <w:rsid w:val="00475B71"/>
    <w:rsid w:val="00475BFB"/>
    <w:rsid w:val="00475DDE"/>
    <w:rsid w:val="004774DF"/>
    <w:rsid w:val="004778FB"/>
    <w:rsid w:val="004802A5"/>
    <w:rsid w:val="00480715"/>
    <w:rsid w:val="0048183C"/>
    <w:rsid w:val="00482D51"/>
    <w:rsid w:val="00483666"/>
    <w:rsid w:val="00484658"/>
    <w:rsid w:val="0048519C"/>
    <w:rsid w:val="0048630A"/>
    <w:rsid w:val="004873AE"/>
    <w:rsid w:val="004875C3"/>
    <w:rsid w:val="00487889"/>
    <w:rsid w:val="00490CB6"/>
    <w:rsid w:val="0049110E"/>
    <w:rsid w:val="004914E0"/>
    <w:rsid w:val="00491DCF"/>
    <w:rsid w:val="00492ADC"/>
    <w:rsid w:val="004978B1"/>
    <w:rsid w:val="004979E7"/>
    <w:rsid w:val="004A0AF3"/>
    <w:rsid w:val="004A5369"/>
    <w:rsid w:val="004A5B2C"/>
    <w:rsid w:val="004A638D"/>
    <w:rsid w:val="004A68D6"/>
    <w:rsid w:val="004A7A00"/>
    <w:rsid w:val="004A7C76"/>
    <w:rsid w:val="004B07CB"/>
    <w:rsid w:val="004B07DD"/>
    <w:rsid w:val="004B0DDA"/>
    <w:rsid w:val="004B1615"/>
    <w:rsid w:val="004B2161"/>
    <w:rsid w:val="004B2F85"/>
    <w:rsid w:val="004B6051"/>
    <w:rsid w:val="004B610C"/>
    <w:rsid w:val="004B7154"/>
    <w:rsid w:val="004B7609"/>
    <w:rsid w:val="004C02DD"/>
    <w:rsid w:val="004C06A5"/>
    <w:rsid w:val="004C0B6C"/>
    <w:rsid w:val="004C0C71"/>
    <w:rsid w:val="004C2124"/>
    <w:rsid w:val="004C2A06"/>
    <w:rsid w:val="004C5A3B"/>
    <w:rsid w:val="004C5E37"/>
    <w:rsid w:val="004C6F20"/>
    <w:rsid w:val="004C7DCA"/>
    <w:rsid w:val="004D00D5"/>
    <w:rsid w:val="004D18B5"/>
    <w:rsid w:val="004D29EF"/>
    <w:rsid w:val="004D2D52"/>
    <w:rsid w:val="004D70E4"/>
    <w:rsid w:val="004E0482"/>
    <w:rsid w:val="004E0B0B"/>
    <w:rsid w:val="004E387E"/>
    <w:rsid w:val="004E6709"/>
    <w:rsid w:val="004E7121"/>
    <w:rsid w:val="004E7E7C"/>
    <w:rsid w:val="004E7EC4"/>
    <w:rsid w:val="004F0C02"/>
    <w:rsid w:val="004F0DA2"/>
    <w:rsid w:val="004F1360"/>
    <w:rsid w:val="004F1977"/>
    <w:rsid w:val="004F2A07"/>
    <w:rsid w:val="004F5A7D"/>
    <w:rsid w:val="004F6749"/>
    <w:rsid w:val="004F7FD8"/>
    <w:rsid w:val="00503AEB"/>
    <w:rsid w:val="0050434E"/>
    <w:rsid w:val="00505A63"/>
    <w:rsid w:val="005066A6"/>
    <w:rsid w:val="00506BDF"/>
    <w:rsid w:val="00510715"/>
    <w:rsid w:val="00511D20"/>
    <w:rsid w:val="005120F4"/>
    <w:rsid w:val="00514C8F"/>
    <w:rsid w:val="00515033"/>
    <w:rsid w:val="00516142"/>
    <w:rsid w:val="00516C72"/>
    <w:rsid w:val="00517509"/>
    <w:rsid w:val="00520C4B"/>
    <w:rsid w:val="00521740"/>
    <w:rsid w:val="005226C3"/>
    <w:rsid w:val="00522D02"/>
    <w:rsid w:val="00524857"/>
    <w:rsid w:val="0052664F"/>
    <w:rsid w:val="00527183"/>
    <w:rsid w:val="00534DEB"/>
    <w:rsid w:val="00535034"/>
    <w:rsid w:val="005355A7"/>
    <w:rsid w:val="0053738C"/>
    <w:rsid w:val="00537B28"/>
    <w:rsid w:val="005406E8"/>
    <w:rsid w:val="0054241A"/>
    <w:rsid w:val="0054372D"/>
    <w:rsid w:val="00546FE6"/>
    <w:rsid w:val="00547C08"/>
    <w:rsid w:val="0055086C"/>
    <w:rsid w:val="0055499D"/>
    <w:rsid w:val="00554ECC"/>
    <w:rsid w:val="00554FDB"/>
    <w:rsid w:val="00556037"/>
    <w:rsid w:val="00556BC3"/>
    <w:rsid w:val="00557CBD"/>
    <w:rsid w:val="005612BD"/>
    <w:rsid w:val="00563BDF"/>
    <w:rsid w:val="00564E86"/>
    <w:rsid w:val="005671BF"/>
    <w:rsid w:val="00570C3D"/>
    <w:rsid w:val="005715E7"/>
    <w:rsid w:val="00572DEC"/>
    <w:rsid w:val="00580ABB"/>
    <w:rsid w:val="00580EFF"/>
    <w:rsid w:val="0058108C"/>
    <w:rsid w:val="00582A84"/>
    <w:rsid w:val="005835D4"/>
    <w:rsid w:val="00584A95"/>
    <w:rsid w:val="005853B5"/>
    <w:rsid w:val="0058570E"/>
    <w:rsid w:val="005862FA"/>
    <w:rsid w:val="005914BD"/>
    <w:rsid w:val="005922C9"/>
    <w:rsid w:val="00593BFA"/>
    <w:rsid w:val="00594465"/>
    <w:rsid w:val="005949B3"/>
    <w:rsid w:val="00594AAE"/>
    <w:rsid w:val="00595360"/>
    <w:rsid w:val="00597D5B"/>
    <w:rsid w:val="005A14FD"/>
    <w:rsid w:val="005A2FD2"/>
    <w:rsid w:val="005A5DB0"/>
    <w:rsid w:val="005B0832"/>
    <w:rsid w:val="005B0BF9"/>
    <w:rsid w:val="005B11E3"/>
    <w:rsid w:val="005B2736"/>
    <w:rsid w:val="005B2E41"/>
    <w:rsid w:val="005B5156"/>
    <w:rsid w:val="005B55FB"/>
    <w:rsid w:val="005B6837"/>
    <w:rsid w:val="005B6F61"/>
    <w:rsid w:val="005C0053"/>
    <w:rsid w:val="005C06D4"/>
    <w:rsid w:val="005C2358"/>
    <w:rsid w:val="005C2808"/>
    <w:rsid w:val="005C2D0A"/>
    <w:rsid w:val="005C36A7"/>
    <w:rsid w:val="005C413A"/>
    <w:rsid w:val="005C41FD"/>
    <w:rsid w:val="005C6A73"/>
    <w:rsid w:val="005C6C7D"/>
    <w:rsid w:val="005D0031"/>
    <w:rsid w:val="005D3C86"/>
    <w:rsid w:val="005D3E4E"/>
    <w:rsid w:val="005D4AFE"/>
    <w:rsid w:val="005D5DF7"/>
    <w:rsid w:val="005D7877"/>
    <w:rsid w:val="005D7CF4"/>
    <w:rsid w:val="005E100B"/>
    <w:rsid w:val="005E10E4"/>
    <w:rsid w:val="005E181A"/>
    <w:rsid w:val="005E1993"/>
    <w:rsid w:val="005E33A1"/>
    <w:rsid w:val="005E47F1"/>
    <w:rsid w:val="005E5748"/>
    <w:rsid w:val="005E608C"/>
    <w:rsid w:val="005E7E9A"/>
    <w:rsid w:val="005F1520"/>
    <w:rsid w:val="005F1606"/>
    <w:rsid w:val="005F2541"/>
    <w:rsid w:val="005F49C5"/>
    <w:rsid w:val="005F5127"/>
    <w:rsid w:val="005F5F8D"/>
    <w:rsid w:val="005F6B8E"/>
    <w:rsid w:val="005F7263"/>
    <w:rsid w:val="00600EE4"/>
    <w:rsid w:val="00601CF3"/>
    <w:rsid w:val="006025EB"/>
    <w:rsid w:val="00602CE0"/>
    <w:rsid w:val="00604FA1"/>
    <w:rsid w:val="0060576D"/>
    <w:rsid w:val="006061BA"/>
    <w:rsid w:val="00606257"/>
    <w:rsid w:val="0060671F"/>
    <w:rsid w:val="006069F2"/>
    <w:rsid w:val="00606FFC"/>
    <w:rsid w:val="00607FA8"/>
    <w:rsid w:val="006120D3"/>
    <w:rsid w:val="006124E6"/>
    <w:rsid w:val="00614523"/>
    <w:rsid w:val="00614E62"/>
    <w:rsid w:val="006154DB"/>
    <w:rsid w:val="006171FB"/>
    <w:rsid w:val="006208CA"/>
    <w:rsid w:val="0062217A"/>
    <w:rsid w:val="00624B38"/>
    <w:rsid w:val="006318F2"/>
    <w:rsid w:val="00631BF2"/>
    <w:rsid w:val="00634571"/>
    <w:rsid w:val="00634E3B"/>
    <w:rsid w:val="00635FE7"/>
    <w:rsid w:val="006366CF"/>
    <w:rsid w:val="00637329"/>
    <w:rsid w:val="00637898"/>
    <w:rsid w:val="00640757"/>
    <w:rsid w:val="00641AF0"/>
    <w:rsid w:val="006442C0"/>
    <w:rsid w:val="00644BEA"/>
    <w:rsid w:val="0064559D"/>
    <w:rsid w:val="00645F3B"/>
    <w:rsid w:val="006462A4"/>
    <w:rsid w:val="006500A7"/>
    <w:rsid w:val="006501F5"/>
    <w:rsid w:val="00650681"/>
    <w:rsid w:val="006506DE"/>
    <w:rsid w:val="00653728"/>
    <w:rsid w:val="00654329"/>
    <w:rsid w:val="00654A11"/>
    <w:rsid w:val="00654BB7"/>
    <w:rsid w:val="006557F6"/>
    <w:rsid w:val="00657028"/>
    <w:rsid w:val="00660FD9"/>
    <w:rsid w:val="006628E1"/>
    <w:rsid w:val="00664B12"/>
    <w:rsid w:val="00665CC1"/>
    <w:rsid w:val="00666288"/>
    <w:rsid w:val="006668B8"/>
    <w:rsid w:val="00666922"/>
    <w:rsid w:val="00667261"/>
    <w:rsid w:val="0067082C"/>
    <w:rsid w:val="00671506"/>
    <w:rsid w:val="0067234F"/>
    <w:rsid w:val="0067300D"/>
    <w:rsid w:val="006758D4"/>
    <w:rsid w:val="00676B86"/>
    <w:rsid w:val="0067745B"/>
    <w:rsid w:val="006807B3"/>
    <w:rsid w:val="00683977"/>
    <w:rsid w:val="0068648A"/>
    <w:rsid w:val="006901F1"/>
    <w:rsid w:val="00690629"/>
    <w:rsid w:val="006925A0"/>
    <w:rsid w:val="00692EEB"/>
    <w:rsid w:val="0069518B"/>
    <w:rsid w:val="0069627F"/>
    <w:rsid w:val="0069695F"/>
    <w:rsid w:val="006A00CF"/>
    <w:rsid w:val="006A2543"/>
    <w:rsid w:val="006A35EC"/>
    <w:rsid w:val="006A39D8"/>
    <w:rsid w:val="006A3E8B"/>
    <w:rsid w:val="006A5826"/>
    <w:rsid w:val="006A5851"/>
    <w:rsid w:val="006A5A2D"/>
    <w:rsid w:val="006A7BEF"/>
    <w:rsid w:val="006B1E6A"/>
    <w:rsid w:val="006B356C"/>
    <w:rsid w:val="006B4B1C"/>
    <w:rsid w:val="006B5097"/>
    <w:rsid w:val="006B75EE"/>
    <w:rsid w:val="006B7BCD"/>
    <w:rsid w:val="006C0352"/>
    <w:rsid w:val="006C0745"/>
    <w:rsid w:val="006C0B3D"/>
    <w:rsid w:val="006C28A6"/>
    <w:rsid w:val="006C3434"/>
    <w:rsid w:val="006C45BE"/>
    <w:rsid w:val="006C6AB2"/>
    <w:rsid w:val="006D0220"/>
    <w:rsid w:val="006D29D7"/>
    <w:rsid w:val="006D390C"/>
    <w:rsid w:val="006D55E7"/>
    <w:rsid w:val="006D6127"/>
    <w:rsid w:val="006E3210"/>
    <w:rsid w:val="006E3980"/>
    <w:rsid w:val="006E3E3C"/>
    <w:rsid w:val="006E4623"/>
    <w:rsid w:val="006F03EA"/>
    <w:rsid w:val="006F1CE1"/>
    <w:rsid w:val="006F297A"/>
    <w:rsid w:val="006F2D92"/>
    <w:rsid w:val="006F57C9"/>
    <w:rsid w:val="006F645D"/>
    <w:rsid w:val="006F6844"/>
    <w:rsid w:val="006F7313"/>
    <w:rsid w:val="006F7AAC"/>
    <w:rsid w:val="0070200C"/>
    <w:rsid w:val="00702C86"/>
    <w:rsid w:val="007050A2"/>
    <w:rsid w:val="00705AD8"/>
    <w:rsid w:val="00707CD4"/>
    <w:rsid w:val="0071189E"/>
    <w:rsid w:val="00712439"/>
    <w:rsid w:val="00713FF4"/>
    <w:rsid w:val="00714D92"/>
    <w:rsid w:val="00714FF4"/>
    <w:rsid w:val="00717133"/>
    <w:rsid w:val="00717418"/>
    <w:rsid w:val="00717527"/>
    <w:rsid w:val="007176EE"/>
    <w:rsid w:val="00717C72"/>
    <w:rsid w:val="0072296E"/>
    <w:rsid w:val="00723770"/>
    <w:rsid w:val="007243DA"/>
    <w:rsid w:val="007246A6"/>
    <w:rsid w:val="00725C10"/>
    <w:rsid w:val="00726AE0"/>
    <w:rsid w:val="00726C6B"/>
    <w:rsid w:val="00727CA3"/>
    <w:rsid w:val="007303C9"/>
    <w:rsid w:val="00731128"/>
    <w:rsid w:val="0073503A"/>
    <w:rsid w:val="00736A04"/>
    <w:rsid w:val="0073705C"/>
    <w:rsid w:val="0073779F"/>
    <w:rsid w:val="00742ADE"/>
    <w:rsid w:val="00742C8F"/>
    <w:rsid w:val="00742DE1"/>
    <w:rsid w:val="007436D7"/>
    <w:rsid w:val="007460C7"/>
    <w:rsid w:val="0074650F"/>
    <w:rsid w:val="00746762"/>
    <w:rsid w:val="00750EC9"/>
    <w:rsid w:val="007526BC"/>
    <w:rsid w:val="00752D76"/>
    <w:rsid w:val="00752EE1"/>
    <w:rsid w:val="007537F5"/>
    <w:rsid w:val="007560D4"/>
    <w:rsid w:val="0075782A"/>
    <w:rsid w:val="00757A7C"/>
    <w:rsid w:val="00760FD2"/>
    <w:rsid w:val="007611B8"/>
    <w:rsid w:val="007627AB"/>
    <w:rsid w:val="00762DDF"/>
    <w:rsid w:val="00765E44"/>
    <w:rsid w:val="0076686A"/>
    <w:rsid w:val="00771EA4"/>
    <w:rsid w:val="00772B97"/>
    <w:rsid w:val="0077413A"/>
    <w:rsid w:val="007752DB"/>
    <w:rsid w:val="00775936"/>
    <w:rsid w:val="00776990"/>
    <w:rsid w:val="007769B9"/>
    <w:rsid w:val="00776D59"/>
    <w:rsid w:val="00776EDE"/>
    <w:rsid w:val="007800AF"/>
    <w:rsid w:val="00781265"/>
    <w:rsid w:val="007825A4"/>
    <w:rsid w:val="0078333E"/>
    <w:rsid w:val="00785D32"/>
    <w:rsid w:val="007860C4"/>
    <w:rsid w:val="007869DC"/>
    <w:rsid w:val="00791713"/>
    <w:rsid w:val="00791D9C"/>
    <w:rsid w:val="00792165"/>
    <w:rsid w:val="00792B0B"/>
    <w:rsid w:val="00792C98"/>
    <w:rsid w:val="00793750"/>
    <w:rsid w:val="00793D6E"/>
    <w:rsid w:val="00793EAB"/>
    <w:rsid w:val="00795E96"/>
    <w:rsid w:val="0079658A"/>
    <w:rsid w:val="0079743E"/>
    <w:rsid w:val="007A2288"/>
    <w:rsid w:val="007A42F3"/>
    <w:rsid w:val="007A527C"/>
    <w:rsid w:val="007A5A8A"/>
    <w:rsid w:val="007A74E1"/>
    <w:rsid w:val="007A78A7"/>
    <w:rsid w:val="007A7D9E"/>
    <w:rsid w:val="007B0043"/>
    <w:rsid w:val="007B2EED"/>
    <w:rsid w:val="007B4382"/>
    <w:rsid w:val="007B5D34"/>
    <w:rsid w:val="007B6142"/>
    <w:rsid w:val="007C0F0B"/>
    <w:rsid w:val="007C3530"/>
    <w:rsid w:val="007C3C7E"/>
    <w:rsid w:val="007C5A4F"/>
    <w:rsid w:val="007C5E3F"/>
    <w:rsid w:val="007C7770"/>
    <w:rsid w:val="007C782D"/>
    <w:rsid w:val="007D00B6"/>
    <w:rsid w:val="007D3C53"/>
    <w:rsid w:val="007E1161"/>
    <w:rsid w:val="007E2DBE"/>
    <w:rsid w:val="007E3679"/>
    <w:rsid w:val="007E57E2"/>
    <w:rsid w:val="007E627E"/>
    <w:rsid w:val="007E69F1"/>
    <w:rsid w:val="007F1DCB"/>
    <w:rsid w:val="007F22D2"/>
    <w:rsid w:val="007F2E1E"/>
    <w:rsid w:val="007F3BC8"/>
    <w:rsid w:val="007F45D6"/>
    <w:rsid w:val="007F4B6E"/>
    <w:rsid w:val="007F622B"/>
    <w:rsid w:val="007F7BFF"/>
    <w:rsid w:val="007F7C38"/>
    <w:rsid w:val="007F7C9F"/>
    <w:rsid w:val="00801D92"/>
    <w:rsid w:val="00802437"/>
    <w:rsid w:val="0080293E"/>
    <w:rsid w:val="00803232"/>
    <w:rsid w:val="00803355"/>
    <w:rsid w:val="00803FD0"/>
    <w:rsid w:val="00805AB6"/>
    <w:rsid w:val="0080737F"/>
    <w:rsid w:val="00810ED6"/>
    <w:rsid w:val="0081181A"/>
    <w:rsid w:val="00811C78"/>
    <w:rsid w:val="00811F2E"/>
    <w:rsid w:val="00813259"/>
    <w:rsid w:val="00813E7F"/>
    <w:rsid w:val="00814929"/>
    <w:rsid w:val="008155F4"/>
    <w:rsid w:val="008166DC"/>
    <w:rsid w:val="00816E1F"/>
    <w:rsid w:val="00817630"/>
    <w:rsid w:val="008201D2"/>
    <w:rsid w:val="00820F50"/>
    <w:rsid w:val="00822EA3"/>
    <w:rsid w:val="00822FC4"/>
    <w:rsid w:val="00823AE1"/>
    <w:rsid w:val="008245F0"/>
    <w:rsid w:val="0082646B"/>
    <w:rsid w:val="00830E2A"/>
    <w:rsid w:val="008315AE"/>
    <w:rsid w:val="00831703"/>
    <w:rsid w:val="00831748"/>
    <w:rsid w:val="00832E24"/>
    <w:rsid w:val="0083342C"/>
    <w:rsid w:val="0083364C"/>
    <w:rsid w:val="00833790"/>
    <w:rsid w:val="00834711"/>
    <w:rsid w:val="00835568"/>
    <w:rsid w:val="0083738D"/>
    <w:rsid w:val="00837DCF"/>
    <w:rsid w:val="00837EAF"/>
    <w:rsid w:val="00840791"/>
    <w:rsid w:val="0084095B"/>
    <w:rsid w:val="0084098F"/>
    <w:rsid w:val="00840AE5"/>
    <w:rsid w:val="00840DC4"/>
    <w:rsid w:val="00842569"/>
    <w:rsid w:val="0084267F"/>
    <w:rsid w:val="00843887"/>
    <w:rsid w:val="00843B19"/>
    <w:rsid w:val="008453BA"/>
    <w:rsid w:val="00845C0D"/>
    <w:rsid w:val="00845FF2"/>
    <w:rsid w:val="00847250"/>
    <w:rsid w:val="00847AF8"/>
    <w:rsid w:val="008512E9"/>
    <w:rsid w:val="00851E2E"/>
    <w:rsid w:val="00852B36"/>
    <w:rsid w:val="008555BF"/>
    <w:rsid w:val="00857C52"/>
    <w:rsid w:val="00860396"/>
    <w:rsid w:val="008658B9"/>
    <w:rsid w:val="00866C4F"/>
    <w:rsid w:val="00866D3F"/>
    <w:rsid w:val="00867245"/>
    <w:rsid w:val="0086792C"/>
    <w:rsid w:val="00870AD7"/>
    <w:rsid w:val="00870F41"/>
    <w:rsid w:val="00872725"/>
    <w:rsid w:val="00873F50"/>
    <w:rsid w:val="00874124"/>
    <w:rsid w:val="0087537F"/>
    <w:rsid w:val="008762DA"/>
    <w:rsid w:val="0088197D"/>
    <w:rsid w:val="0088729F"/>
    <w:rsid w:val="00887389"/>
    <w:rsid w:val="008908FE"/>
    <w:rsid w:val="00892077"/>
    <w:rsid w:val="00893673"/>
    <w:rsid w:val="008937C1"/>
    <w:rsid w:val="008946C6"/>
    <w:rsid w:val="00896BF3"/>
    <w:rsid w:val="008A1BCE"/>
    <w:rsid w:val="008A27D3"/>
    <w:rsid w:val="008A3270"/>
    <w:rsid w:val="008A3348"/>
    <w:rsid w:val="008A4D12"/>
    <w:rsid w:val="008A526D"/>
    <w:rsid w:val="008A55E6"/>
    <w:rsid w:val="008A7047"/>
    <w:rsid w:val="008A7182"/>
    <w:rsid w:val="008A7468"/>
    <w:rsid w:val="008A785D"/>
    <w:rsid w:val="008B0652"/>
    <w:rsid w:val="008B0CC9"/>
    <w:rsid w:val="008B1C81"/>
    <w:rsid w:val="008B6C0C"/>
    <w:rsid w:val="008B746F"/>
    <w:rsid w:val="008C2086"/>
    <w:rsid w:val="008C22F3"/>
    <w:rsid w:val="008C3E6A"/>
    <w:rsid w:val="008C5119"/>
    <w:rsid w:val="008C58FD"/>
    <w:rsid w:val="008C720D"/>
    <w:rsid w:val="008D0F1B"/>
    <w:rsid w:val="008D180B"/>
    <w:rsid w:val="008D2235"/>
    <w:rsid w:val="008D2E11"/>
    <w:rsid w:val="008D5E3B"/>
    <w:rsid w:val="008D6A99"/>
    <w:rsid w:val="008D7F75"/>
    <w:rsid w:val="008E0425"/>
    <w:rsid w:val="008E0770"/>
    <w:rsid w:val="008E0ADE"/>
    <w:rsid w:val="008E122E"/>
    <w:rsid w:val="008E47B7"/>
    <w:rsid w:val="008E5AF8"/>
    <w:rsid w:val="008E7EF9"/>
    <w:rsid w:val="008F1CB0"/>
    <w:rsid w:val="008F3D07"/>
    <w:rsid w:val="008F4155"/>
    <w:rsid w:val="008F4196"/>
    <w:rsid w:val="008F4FBB"/>
    <w:rsid w:val="009015E8"/>
    <w:rsid w:val="00901774"/>
    <w:rsid w:val="009029C7"/>
    <w:rsid w:val="00903AEA"/>
    <w:rsid w:val="009042AC"/>
    <w:rsid w:val="00905D72"/>
    <w:rsid w:val="00907217"/>
    <w:rsid w:val="0091075A"/>
    <w:rsid w:val="00911124"/>
    <w:rsid w:val="00911391"/>
    <w:rsid w:val="00911634"/>
    <w:rsid w:val="009118C4"/>
    <w:rsid w:val="0091242B"/>
    <w:rsid w:val="0091458C"/>
    <w:rsid w:val="00914B6C"/>
    <w:rsid w:val="00915FB9"/>
    <w:rsid w:val="009221D5"/>
    <w:rsid w:val="00925037"/>
    <w:rsid w:val="00927F54"/>
    <w:rsid w:val="00932086"/>
    <w:rsid w:val="009321F1"/>
    <w:rsid w:val="0093232F"/>
    <w:rsid w:val="00932CE1"/>
    <w:rsid w:val="009334A8"/>
    <w:rsid w:val="0093368B"/>
    <w:rsid w:val="009354C1"/>
    <w:rsid w:val="00935607"/>
    <w:rsid w:val="00936272"/>
    <w:rsid w:val="00937A23"/>
    <w:rsid w:val="00937A59"/>
    <w:rsid w:val="00937AF1"/>
    <w:rsid w:val="00940052"/>
    <w:rsid w:val="0094016A"/>
    <w:rsid w:val="00941297"/>
    <w:rsid w:val="00942A83"/>
    <w:rsid w:val="00943AF9"/>
    <w:rsid w:val="00943C74"/>
    <w:rsid w:val="0094518F"/>
    <w:rsid w:val="00945B6D"/>
    <w:rsid w:val="00945DB3"/>
    <w:rsid w:val="009466E2"/>
    <w:rsid w:val="00950D39"/>
    <w:rsid w:val="0095247F"/>
    <w:rsid w:val="00953FD4"/>
    <w:rsid w:val="009548C7"/>
    <w:rsid w:val="00954E5E"/>
    <w:rsid w:val="0095509B"/>
    <w:rsid w:val="00955B50"/>
    <w:rsid w:val="00955F49"/>
    <w:rsid w:val="00960370"/>
    <w:rsid w:val="009607CA"/>
    <w:rsid w:val="00960E90"/>
    <w:rsid w:val="00960F82"/>
    <w:rsid w:val="0096284F"/>
    <w:rsid w:val="00963563"/>
    <w:rsid w:val="00965E73"/>
    <w:rsid w:val="009677AA"/>
    <w:rsid w:val="00971550"/>
    <w:rsid w:val="009716BA"/>
    <w:rsid w:val="00971980"/>
    <w:rsid w:val="00973544"/>
    <w:rsid w:val="00973DAF"/>
    <w:rsid w:val="009743F6"/>
    <w:rsid w:val="00975FF9"/>
    <w:rsid w:val="0097680C"/>
    <w:rsid w:val="0097706C"/>
    <w:rsid w:val="00980A08"/>
    <w:rsid w:val="00981384"/>
    <w:rsid w:val="00981E4C"/>
    <w:rsid w:val="00981E5B"/>
    <w:rsid w:val="00981FCD"/>
    <w:rsid w:val="00984221"/>
    <w:rsid w:val="009865BF"/>
    <w:rsid w:val="0098685A"/>
    <w:rsid w:val="009868FE"/>
    <w:rsid w:val="00987398"/>
    <w:rsid w:val="009905A0"/>
    <w:rsid w:val="00990ED1"/>
    <w:rsid w:val="00991ED2"/>
    <w:rsid w:val="009956E9"/>
    <w:rsid w:val="00995D68"/>
    <w:rsid w:val="00995F32"/>
    <w:rsid w:val="00997843"/>
    <w:rsid w:val="009A082B"/>
    <w:rsid w:val="009A1CAF"/>
    <w:rsid w:val="009A31D6"/>
    <w:rsid w:val="009A3625"/>
    <w:rsid w:val="009A4004"/>
    <w:rsid w:val="009A4ECC"/>
    <w:rsid w:val="009A58F5"/>
    <w:rsid w:val="009A5E66"/>
    <w:rsid w:val="009A78EF"/>
    <w:rsid w:val="009B00D2"/>
    <w:rsid w:val="009B07E8"/>
    <w:rsid w:val="009B16CA"/>
    <w:rsid w:val="009B1D00"/>
    <w:rsid w:val="009B275D"/>
    <w:rsid w:val="009B67A3"/>
    <w:rsid w:val="009B68C6"/>
    <w:rsid w:val="009C289C"/>
    <w:rsid w:val="009C5802"/>
    <w:rsid w:val="009C63F2"/>
    <w:rsid w:val="009D32FD"/>
    <w:rsid w:val="009D42E4"/>
    <w:rsid w:val="009D51DB"/>
    <w:rsid w:val="009D55F9"/>
    <w:rsid w:val="009D5A1B"/>
    <w:rsid w:val="009D7B53"/>
    <w:rsid w:val="009E01A1"/>
    <w:rsid w:val="009E2036"/>
    <w:rsid w:val="009E25B4"/>
    <w:rsid w:val="009E2FB8"/>
    <w:rsid w:val="009E48DD"/>
    <w:rsid w:val="009E527D"/>
    <w:rsid w:val="009E5A8C"/>
    <w:rsid w:val="009E5D36"/>
    <w:rsid w:val="009E6CBB"/>
    <w:rsid w:val="009F1B41"/>
    <w:rsid w:val="009F2E5A"/>
    <w:rsid w:val="009F353F"/>
    <w:rsid w:val="009F5D95"/>
    <w:rsid w:val="009F7D3D"/>
    <w:rsid w:val="00A02A60"/>
    <w:rsid w:val="00A033FA"/>
    <w:rsid w:val="00A0468A"/>
    <w:rsid w:val="00A05265"/>
    <w:rsid w:val="00A059A7"/>
    <w:rsid w:val="00A10491"/>
    <w:rsid w:val="00A127AD"/>
    <w:rsid w:val="00A131C2"/>
    <w:rsid w:val="00A1552B"/>
    <w:rsid w:val="00A227B6"/>
    <w:rsid w:val="00A2418A"/>
    <w:rsid w:val="00A2556E"/>
    <w:rsid w:val="00A25E55"/>
    <w:rsid w:val="00A25EF5"/>
    <w:rsid w:val="00A321EC"/>
    <w:rsid w:val="00A347E7"/>
    <w:rsid w:val="00A355D8"/>
    <w:rsid w:val="00A35A90"/>
    <w:rsid w:val="00A36C23"/>
    <w:rsid w:val="00A37081"/>
    <w:rsid w:val="00A37A93"/>
    <w:rsid w:val="00A40231"/>
    <w:rsid w:val="00A404A3"/>
    <w:rsid w:val="00A414CF"/>
    <w:rsid w:val="00A41B35"/>
    <w:rsid w:val="00A43D39"/>
    <w:rsid w:val="00A45B05"/>
    <w:rsid w:val="00A4612D"/>
    <w:rsid w:val="00A4662F"/>
    <w:rsid w:val="00A46C53"/>
    <w:rsid w:val="00A51046"/>
    <w:rsid w:val="00A53BA2"/>
    <w:rsid w:val="00A53E69"/>
    <w:rsid w:val="00A53ECA"/>
    <w:rsid w:val="00A54685"/>
    <w:rsid w:val="00A548AE"/>
    <w:rsid w:val="00A572FC"/>
    <w:rsid w:val="00A61AA2"/>
    <w:rsid w:val="00A62D4A"/>
    <w:rsid w:val="00A6434A"/>
    <w:rsid w:val="00A64B25"/>
    <w:rsid w:val="00A6510E"/>
    <w:rsid w:val="00A66275"/>
    <w:rsid w:val="00A662E3"/>
    <w:rsid w:val="00A665BA"/>
    <w:rsid w:val="00A66C68"/>
    <w:rsid w:val="00A67A78"/>
    <w:rsid w:val="00A70476"/>
    <w:rsid w:val="00A70AE0"/>
    <w:rsid w:val="00A714AB"/>
    <w:rsid w:val="00A718C6"/>
    <w:rsid w:val="00A74934"/>
    <w:rsid w:val="00A75E70"/>
    <w:rsid w:val="00A769AD"/>
    <w:rsid w:val="00A81C3C"/>
    <w:rsid w:val="00A857B7"/>
    <w:rsid w:val="00A86A7F"/>
    <w:rsid w:val="00A86B63"/>
    <w:rsid w:val="00A8740F"/>
    <w:rsid w:val="00A8770A"/>
    <w:rsid w:val="00A90A32"/>
    <w:rsid w:val="00A92ED5"/>
    <w:rsid w:val="00A96F0F"/>
    <w:rsid w:val="00AA1780"/>
    <w:rsid w:val="00AA5037"/>
    <w:rsid w:val="00AA603E"/>
    <w:rsid w:val="00AA7301"/>
    <w:rsid w:val="00AB01A1"/>
    <w:rsid w:val="00AB12C5"/>
    <w:rsid w:val="00AB2DE0"/>
    <w:rsid w:val="00AB3ABA"/>
    <w:rsid w:val="00AB540F"/>
    <w:rsid w:val="00AC16D0"/>
    <w:rsid w:val="00AC4299"/>
    <w:rsid w:val="00AC62E0"/>
    <w:rsid w:val="00AC6A94"/>
    <w:rsid w:val="00AD0224"/>
    <w:rsid w:val="00AD05A3"/>
    <w:rsid w:val="00AD2E70"/>
    <w:rsid w:val="00AD2EAA"/>
    <w:rsid w:val="00AD39FF"/>
    <w:rsid w:val="00AD3DC6"/>
    <w:rsid w:val="00AD3F0B"/>
    <w:rsid w:val="00AD45AE"/>
    <w:rsid w:val="00AD45F6"/>
    <w:rsid w:val="00AD5E23"/>
    <w:rsid w:val="00AD7256"/>
    <w:rsid w:val="00AE1AFE"/>
    <w:rsid w:val="00AE34A2"/>
    <w:rsid w:val="00AE4224"/>
    <w:rsid w:val="00AE48D9"/>
    <w:rsid w:val="00AE4F67"/>
    <w:rsid w:val="00AE62E4"/>
    <w:rsid w:val="00AE7607"/>
    <w:rsid w:val="00AF0EE0"/>
    <w:rsid w:val="00AF1444"/>
    <w:rsid w:val="00AF3603"/>
    <w:rsid w:val="00AF52C5"/>
    <w:rsid w:val="00AF5351"/>
    <w:rsid w:val="00AF536A"/>
    <w:rsid w:val="00B00667"/>
    <w:rsid w:val="00B0135B"/>
    <w:rsid w:val="00B01D71"/>
    <w:rsid w:val="00B02192"/>
    <w:rsid w:val="00B02A6E"/>
    <w:rsid w:val="00B02C5C"/>
    <w:rsid w:val="00B0462F"/>
    <w:rsid w:val="00B05BF8"/>
    <w:rsid w:val="00B05D10"/>
    <w:rsid w:val="00B11042"/>
    <w:rsid w:val="00B11DC8"/>
    <w:rsid w:val="00B12045"/>
    <w:rsid w:val="00B1250C"/>
    <w:rsid w:val="00B12C82"/>
    <w:rsid w:val="00B13E9E"/>
    <w:rsid w:val="00B1413B"/>
    <w:rsid w:val="00B158B1"/>
    <w:rsid w:val="00B1677E"/>
    <w:rsid w:val="00B16867"/>
    <w:rsid w:val="00B17B65"/>
    <w:rsid w:val="00B20DCE"/>
    <w:rsid w:val="00B2153D"/>
    <w:rsid w:val="00B22775"/>
    <w:rsid w:val="00B23DAD"/>
    <w:rsid w:val="00B2557C"/>
    <w:rsid w:val="00B2656B"/>
    <w:rsid w:val="00B3245F"/>
    <w:rsid w:val="00B3448D"/>
    <w:rsid w:val="00B35265"/>
    <w:rsid w:val="00B41680"/>
    <w:rsid w:val="00B42C4B"/>
    <w:rsid w:val="00B43778"/>
    <w:rsid w:val="00B44B24"/>
    <w:rsid w:val="00B46561"/>
    <w:rsid w:val="00B478A5"/>
    <w:rsid w:val="00B53121"/>
    <w:rsid w:val="00B54134"/>
    <w:rsid w:val="00B556C9"/>
    <w:rsid w:val="00B55FAB"/>
    <w:rsid w:val="00B57558"/>
    <w:rsid w:val="00B60A54"/>
    <w:rsid w:val="00B60DA1"/>
    <w:rsid w:val="00B61806"/>
    <w:rsid w:val="00B61D40"/>
    <w:rsid w:val="00B65688"/>
    <w:rsid w:val="00B657EF"/>
    <w:rsid w:val="00B65945"/>
    <w:rsid w:val="00B6614A"/>
    <w:rsid w:val="00B7095E"/>
    <w:rsid w:val="00B70F50"/>
    <w:rsid w:val="00B71A20"/>
    <w:rsid w:val="00B7252C"/>
    <w:rsid w:val="00B72FAD"/>
    <w:rsid w:val="00B73F7C"/>
    <w:rsid w:val="00B76107"/>
    <w:rsid w:val="00B76378"/>
    <w:rsid w:val="00B77C3F"/>
    <w:rsid w:val="00B801AF"/>
    <w:rsid w:val="00B80FF0"/>
    <w:rsid w:val="00B820DA"/>
    <w:rsid w:val="00B82978"/>
    <w:rsid w:val="00B83A43"/>
    <w:rsid w:val="00B83E20"/>
    <w:rsid w:val="00B8487E"/>
    <w:rsid w:val="00B86A6F"/>
    <w:rsid w:val="00B919D0"/>
    <w:rsid w:val="00B922F3"/>
    <w:rsid w:val="00B92C48"/>
    <w:rsid w:val="00B938DB"/>
    <w:rsid w:val="00B9397D"/>
    <w:rsid w:val="00B94067"/>
    <w:rsid w:val="00B94269"/>
    <w:rsid w:val="00B942F3"/>
    <w:rsid w:val="00B95419"/>
    <w:rsid w:val="00B973D3"/>
    <w:rsid w:val="00B97C94"/>
    <w:rsid w:val="00BA06DA"/>
    <w:rsid w:val="00BA0D14"/>
    <w:rsid w:val="00BA1B73"/>
    <w:rsid w:val="00BA2E2C"/>
    <w:rsid w:val="00BA33C8"/>
    <w:rsid w:val="00BA416B"/>
    <w:rsid w:val="00BA4253"/>
    <w:rsid w:val="00BA525F"/>
    <w:rsid w:val="00BA5CB4"/>
    <w:rsid w:val="00BA6B85"/>
    <w:rsid w:val="00BB0FD0"/>
    <w:rsid w:val="00BB23DE"/>
    <w:rsid w:val="00BB245A"/>
    <w:rsid w:val="00BB36E6"/>
    <w:rsid w:val="00BB6399"/>
    <w:rsid w:val="00BC05C2"/>
    <w:rsid w:val="00BC1F64"/>
    <w:rsid w:val="00BC2146"/>
    <w:rsid w:val="00BC2869"/>
    <w:rsid w:val="00BC2F51"/>
    <w:rsid w:val="00BC435A"/>
    <w:rsid w:val="00BC43ED"/>
    <w:rsid w:val="00BC441D"/>
    <w:rsid w:val="00BC54F3"/>
    <w:rsid w:val="00BC6AB1"/>
    <w:rsid w:val="00BD043B"/>
    <w:rsid w:val="00BD30E9"/>
    <w:rsid w:val="00BD3141"/>
    <w:rsid w:val="00BD6E46"/>
    <w:rsid w:val="00BD7F15"/>
    <w:rsid w:val="00BE069F"/>
    <w:rsid w:val="00BE0842"/>
    <w:rsid w:val="00BE0A4B"/>
    <w:rsid w:val="00BE0E43"/>
    <w:rsid w:val="00BE2134"/>
    <w:rsid w:val="00BE2768"/>
    <w:rsid w:val="00BE2DB8"/>
    <w:rsid w:val="00BE4231"/>
    <w:rsid w:val="00BE437B"/>
    <w:rsid w:val="00BE44D2"/>
    <w:rsid w:val="00BE4709"/>
    <w:rsid w:val="00BE492E"/>
    <w:rsid w:val="00BE5E5A"/>
    <w:rsid w:val="00BE6CCC"/>
    <w:rsid w:val="00BE6D53"/>
    <w:rsid w:val="00BE76D8"/>
    <w:rsid w:val="00BE7C5B"/>
    <w:rsid w:val="00BF1DBE"/>
    <w:rsid w:val="00BF3B32"/>
    <w:rsid w:val="00BF5ED2"/>
    <w:rsid w:val="00BF7DDC"/>
    <w:rsid w:val="00C02ACF"/>
    <w:rsid w:val="00C040DD"/>
    <w:rsid w:val="00C04F00"/>
    <w:rsid w:val="00C05695"/>
    <w:rsid w:val="00C078B2"/>
    <w:rsid w:val="00C07F43"/>
    <w:rsid w:val="00C10CFC"/>
    <w:rsid w:val="00C1351B"/>
    <w:rsid w:val="00C13A67"/>
    <w:rsid w:val="00C13E6F"/>
    <w:rsid w:val="00C15934"/>
    <w:rsid w:val="00C168CC"/>
    <w:rsid w:val="00C174B2"/>
    <w:rsid w:val="00C21B0A"/>
    <w:rsid w:val="00C233AE"/>
    <w:rsid w:val="00C23A06"/>
    <w:rsid w:val="00C24564"/>
    <w:rsid w:val="00C252D0"/>
    <w:rsid w:val="00C26866"/>
    <w:rsid w:val="00C2786A"/>
    <w:rsid w:val="00C30172"/>
    <w:rsid w:val="00C32485"/>
    <w:rsid w:val="00C32579"/>
    <w:rsid w:val="00C34084"/>
    <w:rsid w:val="00C357B0"/>
    <w:rsid w:val="00C362A6"/>
    <w:rsid w:val="00C424DF"/>
    <w:rsid w:val="00C42700"/>
    <w:rsid w:val="00C430A9"/>
    <w:rsid w:val="00C45215"/>
    <w:rsid w:val="00C500DF"/>
    <w:rsid w:val="00C537A1"/>
    <w:rsid w:val="00C55375"/>
    <w:rsid w:val="00C563AB"/>
    <w:rsid w:val="00C5712A"/>
    <w:rsid w:val="00C57E3D"/>
    <w:rsid w:val="00C57E45"/>
    <w:rsid w:val="00C61F47"/>
    <w:rsid w:val="00C634DB"/>
    <w:rsid w:val="00C6417F"/>
    <w:rsid w:val="00C64631"/>
    <w:rsid w:val="00C66EDD"/>
    <w:rsid w:val="00C67F19"/>
    <w:rsid w:val="00C7054A"/>
    <w:rsid w:val="00C739EB"/>
    <w:rsid w:val="00C75BEE"/>
    <w:rsid w:val="00C80547"/>
    <w:rsid w:val="00C80D62"/>
    <w:rsid w:val="00C81D59"/>
    <w:rsid w:val="00C82A04"/>
    <w:rsid w:val="00C83861"/>
    <w:rsid w:val="00C84C2B"/>
    <w:rsid w:val="00C855CA"/>
    <w:rsid w:val="00C8599D"/>
    <w:rsid w:val="00C9066A"/>
    <w:rsid w:val="00C906D8"/>
    <w:rsid w:val="00C90A07"/>
    <w:rsid w:val="00C92179"/>
    <w:rsid w:val="00C934B2"/>
    <w:rsid w:val="00C93DA4"/>
    <w:rsid w:val="00C94FB7"/>
    <w:rsid w:val="00C9595A"/>
    <w:rsid w:val="00C97D75"/>
    <w:rsid w:val="00CA0751"/>
    <w:rsid w:val="00CA086B"/>
    <w:rsid w:val="00CA2C82"/>
    <w:rsid w:val="00CA3109"/>
    <w:rsid w:val="00CA40A6"/>
    <w:rsid w:val="00CA457D"/>
    <w:rsid w:val="00CA6F73"/>
    <w:rsid w:val="00CB1728"/>
    <w:rsid w:val="00CB2B62"/>
    <w:rsid w:val="00CB31C8"/>
    <w:rsid w:val="00CB4E84"/>
    <w:rsid w:val="00CC15D5"/>
    <w:rsid w:val="00CC1653"/>
    <w:rsid w:val="00CC1DBE"/>
    <w:rsid w:val="00CC407B"/>
    <w:rsid w:val="00CC40CC"/>
    <w:rsid w:val="00CC5C93"/>
    <w:rsid w:val="00CC63E1"/>
    <w:rsid w:val="00CC75BA"/>
    <w:rsid w:val="00CD197C"/>
    <w:rsid w:val="00CD40C6"/>
    <w:rsid w:val="00CD49CF"/>
    <w:rsid w:val="00CD5FF4"/>
    <w:rsid w:val="00CD7B5F"/>
    <w:rsid w:val="00CE006B"/>
    <w:rsid w:val="00CE0658"/>
    <w:rsid w:val="00CE1DCB"/>
    <w:rsid w:val="00CE1EE0"/>
    <w:rsid w:val="00CE2B18"/>
    <w:rsid w:val="00CE64B3"/>
    <w:rsid w:val="00CF10DE"/>
    <w:rsid w:val="00CF1263"/>
    <w:rsid w:val="00CF2214"/>
    <w:rsid w:val="00CF3104"/>
    <w:rsid w:val="00CF318B"/>
    <w:rsid w:val="00CF4411"/>
    <w:rsid w:val="00CF4E04"/>
    <w:rsid w:val="00CF6E0F"/>
    <w:rsid w:val="00CF6E10"/>
    <w:rsid w:val="00D007E9"/>
    <w:rsid w:val="00D008D7"/>
    <w:rsid w:val="00D01AE8"/>
    <w:rsid w:val="00D01CEF"/>
    <w:rsid w:val="00D066CD"/>
    <w:rsid w:val="00D06A28"/>
    <w:rsid w:val="00D070E7"/>
    <w:rsid w:val="00D07EC4"/>
    <w:rsid w:val="00D07ECE"/>
    <w:rsid w:val="00D104A5"/>
    <w:rsid w:val="00D11E05"/>
    <w:rsid w:val="00D12263"/>
    <w:rsid w:val="00D122BF"/>
    <w:rsid w:val="00D12A04"/>
    <w:rsid w:val="00D13714"/>
    <w:rsid w:val="00D14671"/>
    <w:rsid w:val="00D14DB1"/>
    <w:rsid w:val="00D16348"/>
    <w:rsid w:val="00D1648B"/>
    <w:rsid w:val="00D20087"/>
    <w:rsid w:val="00D20463"/>
    <w:rsid w:val="00D20562"/>
    <w:rsid w:val="00D20F29"/>
    <w:rsid w:val="00D2556B"/>
    <w:rsid w:val="00D278C1"/>
    <w:rsid w:val="00D302ED"/>
    <w:rsid w:val="00D31264"/>
    <w:rsid w:val="00D330C2"/>
    <w:rsid w:val="00D344DD"/>
    <w:rsid w:val="00D34745"/>
    <w:rsid w:val="00D3514E"/>
    <w:rsid w:val="00D35688"/>
    <w:rsid w:val="00D41405"/>
    <w:rsid w:val="00D41562"/>
    <w:rsid w:val="00D434DE"/>
    <w:rsid w:val="00D4673C"/>
    <w:rsid w:val="00D5093E"/>
    <w:rsid w:val="00D51129"/>
    <w:rsid w:val="00D52F47"/>
    <w:rsid w:val="00D53266"/>
    <w:rsid w:val="00D57452"/>
    <w:rsid w:val="00D576D4"/>
    <w:rsid w:val="00D604B5"/>
    <w:rsid w:val="00D605ED"/>
    <w:rsid w:val="00D6186C"/>
    <w:rsid w:val="00D627C4"/>
    <w:rsid w:val="00D64A46"/>
    <w:rsid w:val="00D64CF4"/>
    <w:rsid w:val="00D656A1"/>
    <w:rsid w:val="00D6691E"/>
    <w:rsid w:val="00D70DC8"/>
    <w:rsid w:val="00D71354"/>
    <w:rsid w:val="00D719C6"/>
    <w:rsid w:val="00D74CC3"/>
    <w:rsid w:val="00D773DD"/>
    <w:rsid w:val="00D84F6D"/>
    <w:rsid w:val="00D85C36"/>
    <w:rsid w:val="00D85F98"/>
    <w:rsid w:val="00D91715"/>
    <w:rsid w:val="00D91B04"/>
    <w:rsid w:val="00D92672"/>
    <w:rsid w:val="00D932A5"/>
    <w:rsid w:val="00D93F14"/>
    <w:rsid w:val="00D949B7"/>
    <w:rsid w:val="00D9530F"/>
    <w:rsid w:val="00D96263"/>
    <w:rsid w:val="00D96DE9"/>
    <w:rsid w:val="00DA0408"/>
    <w:rsid w:val="00DA214D"/>
    <w:rsid w:val="00DA3DAE"/>
    <w:rsid w:val="00DA4527"/>
    <w:rsid w:val="00DA492B"/>
    <w:rsid w:val="00DA6D1A"/>
    <w:rsid w:val="00DA7268"/>
    <w:rsid w:val="00DA753D"/>
    <w:rsid w:val="00DB35AA"/>
    <w:rsid w:val="00DB45A0"/>
    <w:rsid w:val="00DB4AC2"/>
    <w:rsid w:val="00DB5A03"/>
    <w:rsid w:val="00DB7088"/>
    <w:rsid w:val="00DB71CC"/>
    <w:rsid w:val="00DC265F"/>
    <w:rsid w:val="00DC2CF1"/>
    <w:rsid w:val="00DC473B"/>
    <w:rsid w:val="00DC5874"/>
    <w:rsid w:val="00DC66AF"/>
    <w:rsid w:val="00DC67D2"/>
    <w:rsid w:val="00DD00C4"/>
    <w:rsid w:val="00DD010C"/>
    <w:rsid w:val="00DD07FA"/>
    <w:rsid w:val="00DD21D5"/>
    <w:rsid w:val="00DD25C1"/>
    <w:rsid w:val="00DD2742"/>
    <w:rsid w:val="00DD4674"/>
    <w:rsid w:val="00DD4C07"/>
    <w:rsid w:val="00DD676E"/>
    <w:rsid w:val="00DD6E23"/>
    <w:rsid w:val="00DD7953"/>
    <w:rsid w:val="00DE25A8"/>
    <w:rsid w:val="00DE2D0C"/>
    <w:rsid w:val="00DE2EF6"/>
    <w:rsid w:val="00DE3091"/>
    <w:rsid w:val="00DE5159"/>
    <w:rsid w:val="00DE69DF"/>
    <w:rsid w:val="00DE6B80"/>
    <w:rsid w:val="00DF0D69"/>
    <w:rsid w:val="00DF172D"/>
    <w:rsid w:val="00DF210F"/>
    <w:rsid w:val="00DF65A8"/>
    <w:rsid w:val="00E01502"/>
    <w:rsid w:val="00E01D2A"/>
    <w:rsid w:val="00E02AFE"/>
    <w:rsid w:val="00E046BA"/>
    <w:rsid w:val="00E068E0"/>
    <w:rsid w:val="00E07717"/>
    <w:rsid w:val="00E10489"/>
    <w:rsid w:val="00E10B5A"/>
    <w:rsid w:val="00E1158D"/>
    <w:rsid w:val="00E137F4"/>
    <w:rsid w:val="00E14189"/>
    <w:rsid w:val="00E16251"/>
    <w:rsid w:val="00E1778C"/>
    <w:rsid w:val="00E22D25"/>
    <w:rsid w:val="00E24912"/>
    <w:rsid w:val="00E30146"/>
    <w:rsid w:val="00E30382"/>
    <w:rsid w:val="00E3295E"/>
    <w:rsid w:val="00E337E0"/>
    <w:rsid w:val="00E33E6E"/>
    <w:rsid w:val="00E3416C"/>
    <w:rsid w:val="00E34290"/>
    <w:rsid w:val="00E36439"/>
    <w:rsid w:val="00E40384"/>
    <w:rsid w:val="00E40C87"/>
    <w:rsid w:val="00E4479C"/>
    <w:rsid w:val="00E512DF"/>
    <w:rsid w:val="00E546DE"/>
    <w:rsid w:val="00E54B34"/>
    <w:rsid w:val="00E55163"/>
    <w:rsid w:val="00E55382"/>
    <w:rsid w:val="00E553D2"/>
    <w:rsid w:val="00E61061"/>
    <w:rsid w:val="00E623A7"/>
    <w:rsid w:val="00E629C3"/>
    <w:rsid w:val="00E63761"/>
    <w:rsid w:val="00E65E0C"/>
    <w:rsid w:val="00E70436"/>
    <w:rsid w:val="00E707E0"/>
    <w:rsid w:val="00E71FBD"/>
    <w:rsid w:val="00E72CAE"/>
    <w:rsid w:val="00E740F4"/>
    <w:rsid w:val="00E74878"/>
    <w:rsid w:val="00E8048C"/>
    <w:rsid w:val="00E80EA7"/>
    <w:rsid w:val="00E812B7"/>
    <w:rsid w:val="00E825B2"/>
    <w:rsid w:val="00E828C3"/>
    <w:rsid w:val="00E831B4"/>
    <w:rsid w:val="00E843B9"/>
    <w:rsid w:val="00E844E9"/>
    <w:rsid w:val="00E86E39"/>
    <w:rsid w:val="00E86FC3"/>
    <w:rsid w:val="00E8736D"/>
    <w:rsid w:val="00E87703"/>
    <w:rsid w:val="00E92147"/>
    <w:rsid w:val="00E937AB"/>
    <w:rsid w:val="00E93BAD"/>
    <w:rsid w:val="00E941DE"/>
    <w:rsid w:val="00E95D86"/>
    <w:rsid w:val="00E96A92"/>
    <w:rsid w:val="00E97201"/>
    <w:rsid w:val="00EA08C8"/>
    <w:rsid w:val="00EA0C89"/>
    <w:rsid w:val="00EA37CD"/>
    <w:rsid w:val="00EA38A0"/>
    <w:rsid w:val="00EA59D2"/>
    <w:rsid w:val="00EA7F08"/>
    <w:rsid w:val="00EB0B20"/>
    <w:rsid w:val="00EB3804"/>
    <w:rsid w:val="00EB4BF9"/>
    <w:rsid w:val="00EB4E5F"/>
    <w:rsid w:val="00EB5CC4"/>
    <w:rsid w:val="00EB72BE"/>
    <w:rsid w:val="00EB7E55"/>
    <w:rsid w:val="00EC0049"/>
    <w:rsid w:val="00EC3131"/>
    <w:rsid w:val="00EC3BAD"/>
    <w:rsid w:val="00EC42D2"/>
    <w:rsid w:val="00EC50A5"/>
    <w:rsid w:val="00EC5AC7"/>
    <w:rsid w:val="00EC63AC"/>
    <w:rsid w:val="00ED0407"/>
    <w:rsid w:val="00ED2E53"/>
    <w:rsid w:val="00ED4CC2"/>
    <w:rsid w:val="00ED52CB"/>
    <w:rsid w:val="00ED555F"/>
    <w:rsid w:val="00EE0A97"/>
    <w:rsid w:val="00EE32F1"/>
    <w:rsid w:val="00EE45C7"/>
    <w:rsid w:val="00EE76C0"/>
    <w:rsid w:val="00EF1C03"/>
    <w:rsid w:val="00EF3D50"/>
    <w:rsid w:val="00EF4BA6"/>
    <w:rsid w:val="00EF4E4D"/>
    <w:rsid w:val="00EF4E53"/>
    <w:rsid w:val="00EF59F0"/>
    <w:rsid w:val="00EF6B79"/>
    <w:rsid w:val="00F0084F"/>
    <w:rsid w:val="00F00B29"/>
    <w:rsid w:val="00F01033"/>
    <w:rsid w:val="00F010FB"/>
    <w:rsid w:val="00F01B41"/>
    <w:rsid w:val="00F02A45"/>
    <w:rsid w:val="00F04B6C"/>
    <w:rsid w:val="00F06034"/>
    <w:rsid w:val="00F067AC"/>
    <w:rsid w:val="00F11D04"/>
    <w:rsid w:val="00F12250"/>
    <w:rsid w:val="00F13F69"/>
    <w:rsid w:val="00F147B2"/>
    <w:rsid w:val="00F14925"/>
    <w:rsid w:val="00F15C6C"/>
    <w:rsid w:val="00F16D46"/>
    <w:rsid w:val="00F20E5D"/>
    <w:rsid w:val="00F22339"/>
    <w:rsid w:val="00F2319B"/>
    <w:rsid w:val="00F2613D"/>
    <w:rsid w:val="00F3001B"/>
    <w:rsid w:val="00F31476"/>
    <w:rsid w:val="00F31625"/>
    <w:rsid w:val="00F32B91"/>
    <w:rsid w:val="00F35FBE"/>
    <w:rsid w:val="00F368F9"/>
    <w:rsid w:val="00F4128C"/>
    <w:rsid w:val="00F41467"/>
    <w:rsid w:val="00F42B27"/>
    <w:rsid w:val="00F43484"/>
    <w:rsid w:val="00F44365"/>
    <w:rsid w:val="00F45973"/>
    <w:rsid w:val="00F45AAF"/>
    <w:rsid w:val="00F46F05"/>
    <w:rsid w:val="00F5138B"/>
    <w:rsid w:val="00F51CCD"/>
    <w:rsid w:val="00F5231E"/>
    <w:rsid w:val="00F60636"/>
    <w:rsid w:val="00F60EA5"/>
    <w:rsid w:val="00F61089"/>
    <w:rsid w:val="00F613FE"/>
    <w:rsid w:val="00F61742"/>
    <w:rsid w:val="00F62EBA"/>
    <w:rsid w:val="00F62FD7"/>
    <w:rsid w:val="00F6366F"/>
    <w:rsid w:val="00F6485E"/>
    <w:rsid w:val="00F67108"/>
    <w:rsid w:val="00F6757E"/>
    <w:rsid w:val="00F70085"/>
    <w:rsid w:val="00F7033B"/>
    <w:rsid w:val="00F719C2"/>
    <w:rsid w:val="00F720AE"/>
    <w:rsid w:val="00F73731"/>
    <w:rsid w:val="00F754A2"/>
    <w:rsid w:val="00F757E9"/>
    <w:rsid w:val="00F81E66"/>
    <w:rsid w:val="00F82138"/>
    <w:rsid w:val="00F83BF0"/>
    <w:rsid w:val="00F83DC4"/>
    <w:rsid w:val="00F83F2C"/>
    <w:rsid w:val="00F84E6D"/>
    <w:rsid w:val="00F86E65"/>
    <w:rsid w:val="00F870BC"/>
    <w:rsid w:val="00F911E8"/>
    <w:rsid w:val="00F91C20"/>
    <w:rsid w:val="00F95411"/>
    <w:rsid w:val="00F95B2E"/>
    <w:rsid w:val="00F9623A"/>
    <w:rsid w:val="00F96A1B"/>
    <w:rsid w:val="00FA0046"/>
    <w:rsid w:val="00FA19E5"/>
    <w:rsid w:val="00FA1BCE"/>
    <w:rsid w:val="00FA50AC"/>
    <w:rsid w:val="00FA722E"/>
    <w:rsid w:val="00FB13EA"/>
    <w:rsid w:val="00FB1825"/>
    <w:rsid w:val="00FB35F9"/>
    <w:rsid w:val="00FB4297"/>
    <w:rsid w:val="00FB4BAC"/>
    <w:rsid w:val="00FB5656"/>
    <w:rsid w:val="00FB5C64"/>
    <w:rsid w:val="00FB6911"/>
    <w:rsid w:val="00FB6A8E"/>
    <w:rsid w:val="00FC0927"/>
    <w:rsid w:val="00FC50E3"/>
    <w:rsid w:val="00FC5682"/>
    <w:rsid w:val="00FC5718"/>
    <w:rsid w:val="00FC5843"/>
    <w:rsid w:val="00FD039D"/>
    <w:rsid w:val="00FD1A95"/>
    <w:rsid w:val="00FD1DFE"/>
    <w:rsid w:val="00FD5404"/>
    <w:rsid w:val="00FE1F20"/>
    <w:rsid w:val="00FE237B"/>
    <w:rsid w:val="00FE389A"/>
    <w:rsid w:val="00FE46E5"/>
    <w:rsid w:val="00FE5292"/>
    <w:rsid w:val="00FE5FE6"/>
    <w:rsid w:val="00FE7546"/>
    <w:rsid w:val="00FF0176"/>
    <w:rsid w:val="00FF0EB8"/>
    <w:rsid w:val="00FF1A64"/>
    <w:rsid w:val="00FF2C2A"/>
    <w:rsid w:val="00FF43B5"/>
    <w:rsid w:val="00FF5DE6"/>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2C265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2C5FB9"/>
    <w:pPr>
      <w:spacing w:after="200" w:line="276" w:lineRule="auto"/>
    </w:pPr>
    <w:rPr>
      <w:rFonts w:ascii="Calibri" w:eastAsia="Calibri" w:hAnsi="Calibri" w:cs="Times New Roman"/>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6439"/>
    <w:pPr>
      <w:ind w:left="720"/>
      <w:contextualSpacing/>
    </w:pPr>
  </w:style>
  <w:style w:type="character" w:customStyle="1" w:styleId="apple-style-span">
    <w:name w:val="apple-style-span"/>
    <w:basedOn w:val="DefaultParagraphFont"/>
    <w:uiPriority w:val="99"/>
    <w:rsid w:val="00134BC3"/>
    <w:rPr>
      <w:rFonts w:cs="Times New Roman"/>
    </w:rPr>
  </w:style>
  <w:style w:type="paragraph" w:customStyle="1" w:styleId="EndNoteBibliography">
    <w:name w:val="EndNote Bibliography"/>
    <w:basedOn w:val="Normal"/>
    <w:rsid w:val="002C5FB9"/>
    <w:pPr>
      <w:spacing w:line="240" w:lineRule="auto"/>
      <w:jc w:val="both"/>
    </w:pPr>
    <w:rPr>
      <w:lang w:val="en-US"/>
    </w:rPr>
  </w:style>
  <w:style w:type="character" w:styleId="CommentReference">
    <w:name w:val="annotation reference"/>
    <w:basedOn w:val="DefaultParagraphFont"/>
    <w:uiPriority w:val="99"/>
    <w:semiHidden/>
    <w:unhideWhenUsed/>
    <w:rsid w:val="00803355"/>
    <w:rPr>
      <w:sz w:val="16"/>
      <w:szCs w:val="16"/>
    </w:rPr>
  </w:style>
  <w:style w:type="paragraph" w:styleId="CommentText">
    <w:name w:val="annotation text"/>
    <w:basedOn w:val="Normal"/>
    <w:link w:val="CommentTextChar"/>
    <w:uiPriority w:val="99"/>
    <w:unhideWhenUsed/>
    <w:rsid w:val="00803355"/>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803355"/>
    <w:rPr>
      <w:sz w:val="20"/>
      <w:szCs w:val="20"/>
      <w:lang w:val="en-GB"/>
    </w:rPr>
  </w:style>
  <w:style w:type="paragraph" w:styleId="BalloonText">
    <w:name w:val="Balloon Text"/>
    <w:basedOn w:val="Normal"/>
    <w:link w:val="BalloonTextChar"/>
    <w:uiPriority w:val="99"/>
    <w:semiHidden/>
    <w:unhideWhenUsed/>
    <w:rsid w:val="00803355"/>
    <w:pPr>
      <w:spacing w:after="0" w:line="240" w:lineRule="auto"/>
    </w:pPr>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803355"/>
    <w:rPr>
      <w:rFonts w:ascii="Times New Roman" w:eastAsia="Calibri" w:hAnsi="Times New Roman" w:cs="Times New Roman"/>
      <w:sz w:val="18"/>
      <w:szCs w:val="18"/>
      <w:lang w:val="en-GB"/>
    </w:rPr>
  </w:style>
  <w:style w:type="paragraph" w:customStyle="1" w:styleId="EndNoteBibliographyTitle">
    <w:name w:val="EndNote Bibliography Title"/>
    <w:basedOn w:val="Normal"/>
    <w:rsid w:val="00023B97"/>
    <w:pPr>
      <w:spacing w:after="0"/>
      <w:jc w:val="center"/>
    </w:pPr>
    <w:rPr>
      <w:lang w:val="en-US"/>
    </w:rPr>
  </w:style>
  <w:style w:type="paragraph" w:styleId="Caption">
    <w:name w:val="caption"/>
    <w:basedOn w:val="Normal"/>
    <w:next w:val="Normal"/>
    <w:uiPriority w:val="35"/>
    <w:unhideWhenUsed/>
    <w:qFormat/>
    <w:rsid w:val="00B922F3"/>
    <w:pPr>
      <w:spacing w:line="240" w:lineRule="auto"/>
    </w:pPr>
    <w:rPr>
      <w:i/>
      <w:iCs/>
      <w:color w:val="44546A" w:themeColor="text2"/>
      <w:sz w:val="18"/>
      <w:szCs w:val="18"/>
    </w:rPr>
  </w:style>
  <w:style w:type="paragraph" w:customStyle="1" w:styleId="p1">
    <w:name w:val="p1"/>
    <w:basedOn w:val="Normal"/>
    <w:rsid w:val="0084095B"/>
    <w:pPr>
      <w:spacing w:after="0" w:line="240" w:lineRule="auto"/>
    </w:pPr>
    <w:rPr>
      <w:rFonts w:ascii="Helvetica" w:eastAsiaTheme="minorHAnsi" w:hAnsi="Helvetica"/>
      <w:sz w:val="17"/>
      <w:szCs w:val="17"/>
      <w:lang w:eastAsia="en-GB"/>
    </w:rPr>
  </w:style>
  <w:style w:type="character" w:customStyle="1" w:styleId="s1">
    <w:name w:val="s1"/>
    <w:basedOn w:val="DefaultParagraphFont"/>
    <w:rsid w:val="0084095B"/>
    <w:rPr>
      <w:rFonts w:ascii="Helvetica" w:hAnsi="Helvetica" w:hint="default"/>
      <w:sz w:val="12"/>
      <w:szCs w:val="12"/>
    </w:rPr>
  </w:style>
  <w:style w:type="character" w:customStyle="1" w:styleId="apple-converted-space">
    <w:name w:val="apple-converted-space"/>
    <w:basedOn w:val="DefaultParagraphFont"/>
    <w:rsid w:val="0084095B"/>
  </w:style>
  <w:style w:type="paragraph" w:styleId="CommentSubject">
    <w:name w:val="annotation subject"/>
    <w:basedOn w:val="CommentText"/>
    <w:next w:val="CommentText"/>
    <w:link w:val="CommentSubjectChar"/>
    <w:uiPriority w:val="99"/>
    <w:semiHidden/>
    <w:unhideWhenUsed/>
    <w:rsid w:val="00960370"/>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960370"/>
    <w:rPr>
      <w:rFonts w:ascii="Calibri" w:eastAsia="Calibri" w:hAnsi="Calibri" w:cs="Times New Roman"/>
      <w:b/>
      <w:bCs/>
      <w:sz w:val="20"/>
      <w:szCs w:val="20"/>
      <w:lang w:val="en-GB"/>
    </w:rPr>
  </w:style>
  <w:style w:type="table" w:styleId="TableGrid">
    <w:name w:val="Table Grid"/>
    <w:basedOn w:val="TableNormal"/>
    <w:uiPriority w:val="99"/>
    <w:rsid w:val="00074B24"/>
    <w:rPr>
      <w:rFonts w:ascii="Calibri" w:eastAsia="Calibri" w:hAnsi="Calibri" w:cs="Times New Roman"/>
      <w:sz w:val="20"/>
      <w:szCs w:val="20"/>
      <w:lang w:val="en-GB" w:eastAsia="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CA086B"/>
    <w:rPr>
      <w:color w:val="0563C1" w:themeColor="hyperlink"/>
      <w:u w:val="single"/>
    </w:rPr>
  </w:style>
  <w:style w:type="character" w:customStyle="1" w:styleId="mixed-citation">
    <w:name w:val="mixed-citation"/>
    <w:basedOn w:val="DefaultParagraphFont"/>
    <w:rsid w:val="006F297A"/>
  </w:style>
  <w:style w:type="character" w:customStyle="1" w:styleId="ref-title">
    <w:name w:val="ref-title"/>
    <w:basedOn w:val="DefaultParagraphFont"/>
    <w:rsid w:val="006F297A"/>
  </w:style>
  <w:style w:type="character" w:customStyle="1" w:styleId="ref-journal">
    <w:name w:val="ref-journal"/>
    <w:basedOn w:val="DefaultParagraphFont"/>
    <w:rsid w:val="006F297A"/>
  </w:style>
  <w:style w:type="character" w:customStyle="1" w:styleId="ref-vol">
    <w:name w:val="ref-vol"/>
    <w:basedOn w:val="DefaultParagraphFont"/>
    <w:rsid w:val="006F297A"/>
  </w:style>
  <w:style w:type="character" w:customStyle="1" w:styleId="nowrap">
    <w:name w:val="nowrap"/>
    <w:basedOn w:val="DefaultParagraphFont"/>
    <w:rsid w:val="006F297A"/>
  </w:style>
  <w:style w:type="paragraph" w:styleId="Revision">
    <w:name w:val="Revision"/>
    <w:hidden/>
    <w:uiPriority w:val="99"/>
    <w:semiHidden/>
    <w:rsid w:val="0088197D"/>
    <w:rPr>
      <w:rFonts w:ascii="Calibri" w:eastAsia="Calibri" w:hAnsi="Calibri" w:cs="Times New Roman"/>
      <w:sz w:val="22"/>
      <w:szCs w:val="22"/>
      <w:lang w:val="en-GB"/>
    </w:rPr>
  </w:style>
  <w:style w:type="character" w:styleId="FollowedHyperlink">
    <w:name w:val="FollowedHyperlink"/>
    <w:basedOn w:val="DefaultParagraphFont"/>
    <w:uiPriority w:val="99"/>
    <w:semiHidden/>
    <w:unhideWhenUsed/>
    <w:rsid w:val="007A5A8A"/>
    <w:rPr>
      <w:color w:val="954F72" w:themeColor="followedHyperlink"/>
      <w:u w:val="single"/>
    </w:rPr>
  </w:style>
  <w:style w:type="character" w:styleId="PlaceholderText">
    <w:name w:val="Placeholder Text"/>
    <w:basedOn w:val="DefaultParagraphFont"/>
    <w:uiPriority w:val="99"/>
    <w:semiHidden/>
    <w:rsid w:val="000F594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3722440">
      <w:bodyDiv w:val="1"/>
      <w:marLeft w:val="0"/>
      <w:marRight w:val="0"/>
      <w:marTop w:val="0"/>
      <w:marBottom w:val="0"/>
      <w:divBdr>
        <w:top w:val="none" w:sz="0" w:space="0" w:color="auto"/>
        <w:left w:val="none" w:sz="0" w:space="0" w:color="auto"/>
        <w:bottom w:val="none" w:sz="0" w:space="0" w:color="auto"/>
        <w:right w:val="none" w:sz="0" w:space="0" w:color="auto"/>
      </w:divBdr>
    </w:div>
    <w:div w:id="384135905">
      <w:bodyDiv w:val="1"/>
      <w:marLeft w:val="0"/>
      <w:marRight w:val="0"/>
      <w:marTop w:val="0"/>
      <w:marBottom w:val="0"/>
      <w:divBdr>
        <w:top w:val="none" w:sz="0" w:space="0" w:color="auto"/>
        <w:left w:val="none" w:sz="0" w:space="0" w:color="auto"/>
        <w:bottom w:val="none" w:sz="0" w:space="0" w:color="auto"/>
        <w:right w:val="none" w:sz="0" w:space="0" w:color="auto"/>
      </w:divBdr>
    </w:div>
    <w:div w:id="426577498">
      <w:bodyDiv w:val="1"/>
      <w:marLeft w:val="0"/>
      <w:marRight w:val="0"/>
      <w:marTop w:val="0"/>
      <w:marBottom w:val="0"/>
      <w:divBdr>
        <w:top w:val="none" w:sz="0" w:space="0" w:color="auto"/>
        <w:left w:val="none" w:sz="0" w:space="0" w:color="auto"/>
        <w:bottom w:val="none" w:sz="0" w:space="0" w:color="auto"/>
        <w:right w:val="none" w:sz="0" w:space="0" w:color="auto"/>
      </w:divBdr>
    </w:div>
    <w:div w:id="547953301">
      <w:bodyDiv w:val="1"/>
      <w:marLeft w:val="0"/>
      <w:marRight w:val="0"/>
      <w:marTop w:val="0"/>
      <w:marBottom w:val="0"/>
      <w:divBdr>
        <w:top w:val="none" w:sz="0" w:space="0" w:color="auto"/>
        <w:left w:val="none" w:sz="0" w:space="0" w:color="auto"/>
        <w:bottom w:val="none" w:sz="0" w:space="0" w:color="auto"/>
        <w:right w:val="none" w:sz="0" w:space="0" w:color="auto"/>
      </w:divBdr>
    </w:div>
    <w:div w:id="610674903">
      <w:bodyDiv w:val="1"/>
      <w:marLeft w:val="0"/>
      <w:marRight w:val="0"/>
      <w:marTop w:val="0"/>
      <w:marBottom w:val="0"/>
      <w:divBdr>
        <w:top w:val="none" w:sz="0" w:space="0" w:color="auto"/>
        <w:left w:val="none" w:sz="0" w:space="0" w:color="auto"/>
        <w:bottom w:val="none" w:sz="0" w:space="0" w:color="auto"/>
        <w:right w:val="none" w:sz="0" w:space="0" w:color="auto"/>
      </w:divBdr>
    </w:div>
    <w:div w:id="816728663">
      <w:bodyDiv w:val="1"/>
      <w:marLeft w:val="0"/>
      <w:marRight w:val="0"/>
      <w:marTop w:val="0"/>
      <w:marBottom w:val="0"/>
      <w:divBdr>
        <w:top w:val="none" w:sz="0" w:space="0" w:color="auto"/>
        <w:left w:val="none" w:sz="0" w:space="0" w:color="auto"/>
        <w:bottom w:val="none" w:sz="0" w:space="0" w:color="auto"/>
        <w:right w:val="none" w:sz="0" w:space="0" w:color="auto"/>
      </w:divBdr>
    </w:div>
    <w:div w:id="1110588979">
      <w:bodyDiv w:val="1"/>
      <w:marLeft w:val="0"/>
      <w:marRight w:val="0"/>
      <w:marTop w:val="0"/>
      <w:marBottom w:val="0"/>
      <w:divBdr>
        <w:top w:val="none" w:sz="0" w:space="0" w:color="auto"/>
        <w:left w:val="none" w:sz="0" w:space="0" w:color="auto"/>
        <w:bottom w:val="none" w:sz="0" w:space="0" w:color="auto"/>
        <w:right w:val="none" w:sz="0" w:space="0" w:color="auto"/>
      </w:divBdr>
    </w:div>
    <w:div w:id="1176923724">
      <w:bodyDiv w:val="1"/>
      <w:marLeft w:val="0"/>
      <w:marRight w:val="0"/>
      <w:marTop w:val="0"/>
      <w:marBottom w:val="0"/>
      <w:divBdr>
        <w:top w:val="none" w:sz="0" w:space="0" w:color="auto"/>
        <w:left w:val="none" w:sz="0" w:space="0" w:color="auto"/>
        <w:bottom w:val="none" w:sz="0" w:space="0" w:color="auto"/>
        <w:right w:val="none" w:sz="0" w:space="0" w:color="auto"/>
      </w:divBdr>
    </w:div>
    <w:div w:id="1394036186">
      <w:bodyDiv w:val="1"/>
      <w:marLeft w:val="0"/>
      <w:marRight w:val="0"/>
      <w:marTop w:val="0"/>
      <w:marBottom w:val="0"/>
      <w:divBdr>
        <w:top w:val="none" w:sz="0" w:space="0" w:color="auto"/>
        <w:left w:val="none" w:sz="0" w:space="0" w:color="auto"/>
        <w:bottom w:val="none" w:sz="0" w:space="0" w:color="auto"/>
        <w:right w:val="none" w:sz="0" w:space="0" w:color="auto"/>
      </w:divBdr>
    </w:div>
    <w:div w:id="1456603398">
      <w:bodyDiv w:val="1"/>
      <w:marLeft w:val="0"/>
      <w:marRight w:val="0"/>
      <w:marTop w:val="0"/>
      <w:marBottom w:val="0"/>
      <w:divBdr>
        <w:top w:val="none" w:sz="0" w:space="0" w:color="auto"/>
        <w:left w:val="none" w:sz="0" w:space="0" w:color="auto"/>
        <w:bottom w:val="none" w:sz="0" w:space="0" w:color="auto"/>
        <w:right w:val="none" w:sz="0" w:space="0" w:color="auto"/>
      </w:divBdr>
    </w:div>
    <w:div w:id="1600335680">
      <w:bodyDiv w:val="1"/>
      <w:marLeft w:val="0"/>
      <w:marRight w:val="0"/>
      <w:marTop w:val="0"/>
      <w:marBottom w:val="0"/>
      <w:divBdr>
        <w:top w:val="none" w:sz="0" w:space="0" w:color="auto"/>
        <w:left w:val="none" w:sz="0" w:space="0" w:color="auto"/>
        <w:bottom w:val="none" w:sz="0" w:space="0" w:color="auto"/>
        <w:right w:val="none" w:sz="0" w:space="0" w:color="auto"/>
      </w:divBdr>
    </w:div>
    <w:div w:id="1607421155">
      <w:bodyDiv w:val="1"/>
      <w:marLeft w:val="0"/>
      <w:marRight w:val="0"/>
      <w:marTop w:val="0"/>
      <w:marBottom w:val="0"/>
      <w:divBdr>
        <w:top w:val="none" w:sz="0" w:space="0" w:color="auto"/>
        <w:left w:val="none" w:sz="0" w:space="0" w:color="auto"/>
        <w:bottom w:val="none" w:sz="0" w:space="0" w:color="auto"/>
        <w:right w:val="none" w:sz="0" w:space="0" w:color="auto"/>
      </w:divBdr>
    </w:div>
    <w:div w:id="1656642800">
      <w:bodyDiv w:val="1"/>
      <w:marLeft w:val="0"/>
      <w:marRight w:val="0"/>
      <w:marTop w:val="0"/>
      <w:marBottom w:val="0"/>
      <w:divBdr>
        <w:top w:val="none" w:sz="0" w:space="0" w:color="auto"/>
        <w:left w:val="none" w:sz="0" w:space="0" w:color="auto"/>
        <w:bottom w:val="none" w:sz="0" w:space="0" w:color="auto"/>
        <w:right w:val="none" w:sz="0" w:space="0" w:color="auto"/>
      </w:divBdr>
    </w:div>
    <w:div w:id="1668895481">
      <w:bodyDiv w:val="1"/>
      <w:marLeft w:val="0"/>
      <w:marRight w:val="0"/>
      <w:marTop w:val="0"/>
      <w:marBottom w:val="0"/>
      <w:divBdr>
        <w:top w:val="none" w:sz="0" w:space="0" w:color="auto"/>
        <w:left w:val="none" w:sz="0" w:space="0" w:color="auto"/>
        <w:bottom w:val="none" w:sz="0" w:space="0" w:color="auto"/>
        <w:right w:val="none" w:sz="0" w:space="0" w:color="auto"/>
      </w:divBdr>
    </w:div>
    <w:div w:id="1725182685">
      <w:bodyDiv w:val="1"/>
      <w:marLeft w:val="0"/>
      <w:marRight w:val="0"/>
      <w:marTop w:val="0"/>
      <w:marBottom w:val="0"/>
      <w:divBdr>
        <w:top w:val="none" w:sz="0" w:space="0" w:color="auto"/>
        <w:left w:val="none" w:sz="0" w:space="0" w:color="auto"/>
        <w:bottom w:val="none" w:sz="0" w:space="0" w:color="auto"/>
        <w:right w:val="none" w:sz="0" w:space="0" w:color="auto"/>
      </w:divBdr>
    </w:div>
    <w:div w:id="1808472157">
      <w:bodyDiv w:val="1"/>
      <w:marLeft w:val="0"/>
      <w:marRight w:val="0"/>
      <w:marTop w:val="0"/>
      <w:marBottom w:val="0"/>
      <w:divBdr>
        <w:top w:val="none" w:sz="0" w:space="0" w:color="auto"/>
        <w:left w:val="none" w:sz="0" w:space="0" w:color="auto"/>
        <w:bottom w:val="none" w:sz="0" w:space="0" w:color="auto"/>
        <w:right w:val="none" w:sz="0" w:space="0" w:color="auto"/>
      </w:divBdr>
    </w:div>
    <w:div w:id="1868787531">
      <w:bodyDiv w:val="1"/>
      <w:marLeft w:val="0"/>
      <w:marRight w:val="0"/>
      <w:marTop w:val="0"/>
      <w:marBottom w:val="0"/>
      <w:divBdr>
        <w:top w:val="none" w:sz="0" w:space="0" w:color="auto"/>
        <w:left w:val="none" w:sz="0" w:space="0" w:color="auto"/>
        <w:bottom w:val="none" w:sz="0" w:space="0" w:color="auto"/>
        <w:right w:val="none" w:sz="0" w:space="0" w:color="auto"/>
      </w:divBdr>
    </w:div>
    <w:div w:id="2049334938">
      <w:bodyDiv w:val="1"/>
      <w:marLeft w:val="0"/>
      <w:marRight w:val="0"/>
      <w:marTop w:val="0"/>
      <w:marBottom w:val="0"/>
      <w:divBdr>
        <w:top w:val="none" w:sz="0" w:space="0" w:color="auto"/>
        <w:left w:val="none" w:sz="0" w:space="0" w:color="auto"/>
        <w:bottom w:val="none" w:sz="0" w:space="0" w:color="auto"/>
        <w:right w:val="none" w:sz="0" w:space="0" w:color="auto"/>
      </w:divBdr>
    </w:div>
    <w:div w:id="2140300154">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comments" Target="comments.xml"/><Relationship Id="rId7" Type="http://schemas.microsoft.com/office/2011/relationships/commentsExtended" Target="commentsExtended.xml"/><Relationship Id="rId8" Type="http://schemas.openxmlformats.org/officeDocument/2006/relationships/fontTable" Target="fontTable.xml"/><Relationship Id="rId9" Type="http://schemas.microsoft.com/office/2011/relationships/people" Target="peop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E3B5A549-CCA8-9D49-A082-C1E9DF310C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18</Pages>
  <Words>6716</Words>
  <Characters>38282</Characters>
  <Application>Microsoft Macintosh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29</cp:revision>
  <dcterms:created xsi:type="dcterms:W3CDTF">2017-01-31T11:50:00Z</dcterms:created>
  <dcterms:modified xsi:type="dcterms:W3CDTF">2017-01-31T14:17:00Z</dcterms:modified>
</cp:coreProperties>
</file>