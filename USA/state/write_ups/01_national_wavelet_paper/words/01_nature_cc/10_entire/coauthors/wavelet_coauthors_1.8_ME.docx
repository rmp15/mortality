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F14ED9" w14:textId="53755E71" w:rsidR="00DC265F" w:rsidRPr="00CF4E04" w:rsidRDefault="00DC265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Seasonal dynamics of mortality in the United States from 1982 to 2013</w:t>
      </w:r>
    </w:p>
    <w:p w14:paraId="749EF0D9" w14:textId="70F23DF6"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,3</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4</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2C44C1">
        <w:rPr>
          <w:rFonts w:ascii="Times New Roman" w:hAnsi="Times New Roman"/>
          <w:color w:val="000000" w:themeColor="text1"/>
          <w:sz w:val="24"/>
          <w:szCs w:val="24"/>
          <w:vertAlign w:val="superscript"/>
          <w:lang w:val="it-IT"/>
        </w:rPr>
        <w:t>5</w:t>
      </w:r>
      <w:r w:rsidRPr="00CF4E04">
        <w:rPr>
          <w:rFonts w:ascii="Times New Roman" w:hAnsi="Times New Roman"/>
          <w:color w:val="000000" w:themeColor="text1"/>
          <w:sz w:val="24"/>
          <w:szCs w:val="24"/>
          <w:lang w:val="it-IT"/>
        </w:rPr>
        <w:t>, Majid Ezzati</w:t>
      </w:r>
      <w:r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,3</w:t>
      </w:r>
      <w:r w:rsidRPr="00CF4E04">
        <w:rPr>
          <w:rFonts w:ascii="Times New Roman" w:hAnsi="Times New Roman"/>
          <w:color w:val="000000" w:themeColor="text1"/>
          <w:sz w:val="24"/>
          <w:szCs w:val="24"/>
          <w:vertAlign w:val="superscript"/>
          <w:lang w:val="it-IT"/>
        </w:rPr>
        <w:t>*</w:t>
      </w: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50E9F2D1" w14:textId="011FEA39" w:rsidR="002C44C1" w:rsidRPr="00CF4E04"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Pr="00CF4E04">
        <w:rPr>
          <w:rFonts w:ascii="Times New Roman" w:hAnsi="Times New Roman"/>
          <w:color w:val="000000" w:themeColor="text1"/>
          <w:sz w:val="24"/>
          <w:szCs w:val="24"/>
          <w:vertAlign w:val="superscript"/>
        </w:rPr>
        <w:t xml:space="preserve"> </w:t>
      </w:r>
      <w:r>
        <w:rPr>
          <w:rFonts w:ascii="Times New Roman" w:hAnsi="Times New Roman"/>
          <w:color w:val="000000" w:themeColor="text1"/>
          <w:sz w:val="24"/>
          <w:szCs w:val="24"/>
        </w:rPr>
        <w:t>WHO Collaborating Centre on NCD Surveillance and Epidemiology</w:t>
      </w:r>
      <w:r w:rsidR="00492ADC" w:rsidRPr="00CF4E04">
        <w:rPr>
          <w:rFonts w:ascii="Times New Roman" w:hAnsi="Times New Roman"/>
          <w:color w:val="000000" w:themeColor="text1"/>
          <w:sz w:val="24"/>
          <w:szCs w:val="24"/>
        </w:rPr>
        <w:t>, Imperial College London, London, United Kingdom</w:t>
      </w:r>
    </w:p>
    <w:p w14:paraId="033F1B8A" w14:textId="18400560" w:rsidR="00DC265F" w:rsidRPr="00B83A43"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4</w:t>
      </w:r>
      <w:r w:rsidRPr="00CF4E04">
        <w:rPr>
          <w:rFonts w:ascii="Times New Roman" w:hAnsi="Times New Roman"/>
          <w:color w:val="000000" w:themeColor="text1"/>
          <w:sz w:val="24"/>
          <w:szCs w:val="24"/>
          <w:vertAlign w:val="superscript"/>
        </w:rPr>
        <w:t xml:space="preserve">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00AB2DE0" w:rsidRPr="00B83A43" w:rsidDel="00142DAC">
        <w:rPr>
          <w:rFonts w:ascii="Times New Roman" w:hAnsi="Times New Roman"/>
          <w:color w:val="000000" w:themeColor="text1"/>
          <w:sz w:val="24"/>
          <w:szCs w:val="24"/>
        </w:rPr>
        <w:t xml:space="preserve"> </w:t>
      </w:r>
    </w:p>
    <w:p w14:paraId="27103328" w14:textId="017DC122" w:rsidR="00DC265F" w:rsidRPr="00CF4E04"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5</w:t>
      </w:r>
      <w:r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 M Parks: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Ralf Toumi: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lang w:val="it-IT"/>
        </w:rPr>
        <w:t xml:space="preserve">Majid Ezzati: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Majid Ezzati</w:t>
      </w:r>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2BD0B2D6"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 xml:space="preserve">It has been hypothesised that a warmer world may lower </w:t>
      </w:r>
      <w:r w:rsidR="00492ADC">
        <w:rPr>
          <w:rFonts w:ascii="Times New Roman" w:hAnsi="Times New Roman"/>
          <w:b/>
          <w:color w:val="000000" w:themeColor="text1"/>
          <w:sz w:val="24"/>
          <w:szCs w:val="24"/>
        </w:rPr>
        <w:t>winter mortality</w:t>
      </w:r>
      <w:r w:rsidRPr="00CF4E04">
        <w:rPr>
          <w:rFonts w:ascii="Times New Roman" w:hAnsi="Times New Roman"/>
          <w:b/>
          <w:color w:val="000000" w:themeColor="text1"/>
          <w:sz w:val="24"/>
          <w:szCs w:val="24"/>
        </w:rPr>
        <w:t xml:space="preserve"> in temperate climates</w:t>
      </w:r>
      <w:r w:rsidR="00D06A28">
        <w:rPr>
          <w:rFonts w:ascii="Times New Roman" w:hAnsi="Times New Roman"/>
          <w:b/>
          <w:color w:val="000000" w:themeColor="text1"/>
          <w:sz w:val="24"/>
          <w:szCs w:val="24"/>
        </w:rPr>
        <w:t>.</w:t>
      </w:r>
      <w:r w:rsidR="004E387E">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 </w:instrText>
      </w:r>
      <w:r w:rsidR="00D06A28">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EN.CITE.DATA </w:instrText>
      </w:r>
      <w:r w:rsidR="00D06A28">
        <w:rPr>
          <w:rFonts w:ascii="Times New Roman" w:hAnsi="Times New Roman"/>
          <w:b/>
          <w:color w:val="000000" w:themeColor="text1"/>
          <w:sz w:val="24"/>
          <w:szCs w:val="24"/>
        </w:rPr>
      </w:r>
      <w:r w:rsidR="00D06A28">
        <w:rPr>
          <w:rFonts w:ascii="Times New Roman" w:hAnsi="Times New Roman"/>
          <w:b/>
          <w:color w:val="000000" w:themeColor="text1"/>
          <w:sz w:val="24"/>
          <w:szCs w:val="24"/>
        </w:rPr>
        <w:fldChar w:fldCharType="end"/>
      </w:r>
      <w:r w:rsidR="004E387E">
        <w:rPr>
          <w:rFonts w:ascii="Times New Roman" w:hAnsi="Times New Roman"/>
          <w:b/>
          <w:color w:val="000000" w:themeColor="text1"/>
          <w:sz w:val="24"/>
          <w:szCs w:val="24"/>
        </w:rPr>
      </w:r>
      <w:r w:rsidR="004E387E">
        <w:rPr>
          <w:rFonts w:ascii="Times New Roman" w:hAnsi="Times New Roman"/>
          <w:b/>
          <w:color w:val="000000" w:themeColor="text1"/>
          <w:sz w:val="24"/>
          <w:szCs w:val="24"/>
        </w:rPr>
        <w:fldChar w:fldCharType="separate"/>
      </w:r>
      <w:r w:rsidR="00D06A28" w:rsidRPr="00D06A28">
        <w:rPr>
          <w:rFonts w:ascii="Times New Roman" w:hAnsi="Times New Roman"/>
          <w:b/>
          <w:noProof/>
          <w:color w:val="000000" w:themeColor="text1"/>
          <w:sz w:val="24"/>
          <w:szCs w:val="24"/>
          <w:vertAlign w:val="superscript"/>
        </w:rPr>
        <w:t>1,2</w:t>
      </w:r>
      <w:r w:rsidR="004E387E">
        <w:rPr>
          <w:rFonts w:ascii="Times New Roman" w:hAnsi="Times New Roman"/>
          <w:b/>
          <w:color w:val="000000" w:themeColor="text1"/>
          <w:sz w:val="24"/>
          <w:szCs w:val="24"/>
        </w:rPr>
        <w:fldChar w:fldCharType="end"/>
      </w:r>
      <w:r w:rsidRPr="00CF4E04">
        <w:rPr>
          <w:rFonts w:ascii="Times New Roman" w:hAnsi="Times New Roman"/>
          <w:b/>
          <w:color w:val="000000" w:themeColor="text1"/>
          <w:sz w:val="24"/>
          <w:szCs w:val="24"/>
        </w:rPr>
        <w:t xml:space="preserve">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w:t>
      </w:r>
      <w:r w:rsidR="006E3210">
        <w:rPr>
          <w:rFonts w:ascii="Times New Roman" w:hAnsi="Times New Roman"/>
          <w:b/>
          <w:color w:val="000000" w:themeColor="text1"/>
          <w:sz w:val="24"/>
          <w:szCs w:val="24"/>
        </w:rPr>
        <w:t xml:space="preserve">comprehensively </w:t>
      </w:r>
      <w:r w:rsidRPr="00CF4E04">
        <w:rPr>
          <w:rFonts w:ascii="Times New Roman" w:hAnsi="Times New Roman"/>
          <w:b/>
          <w:color w:val="000000" w:themeColor="text1"/>
          <w:sz w:val="24"/>
          <w:szCs w:val="24"/>
        </w:rPr>
        <w:t xml:space="preserve">analyse the seasonality of mortality by age group and sex from 1982 to 2013, nationally and in subnational climatic regions. </w:t>
      </w:r>
      <w:r w:rsidR="00C07F43">
        <w:rPr>
          <w:rFonts w:ascii="Times New Roman" w:hAnsi="Times New Roman"/>
          <w:b/>
          <w:color w:val="000000" w:themeColor="text1"/>
          <w:sz w:val="24"/>
          <w:szCs w:val="24"/>
        </w:rPr>
        <w:t>D</w:t>
      </w:r>
      <w:r w:rsidRPr="00CF4E04">
        <w:rPr>
          <w:rFonts w:ascii="Times New Roman" w:hAnsi="Times New Roman"/>
          <w:b/>
          <w:color w:val="000000" w:themeColor="text1"/>
          <w:sz w:val="24"/>
          <w:szCs w:val="24"/>
        </w:rPr>
        <w:t xml:space="preserve">eath rates in men and women older than 45 years exhibit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w:t>
      </w:r>
      <w:r w:rsidR="00492ADC">
        <w:rPr>
          <w:rFonts w:ascii="Times New Roman" w:hAnsi="Times New Roman"/>
          <w:b/>
          <w:color w:val="000000" w:themeColor="text1"/>
          <w:sz w:val="24"/>
          <w:szCs w:val="24"/>
        </w:rPr>
        <w:t>P</w:t>
      </w:r>
      <w:r w:rsidRPr="00CF4E04">
        <w:rPr>
          <w:rFonts w:ascii="Times New Roman" w:hAnsi="Times New Roman"/>
          <w:b/>
          <w:color w:val="000000" w:themeColor="text1"/>
          <w:sz w:val="24"/>
          <w:szCs w:val="24"/>
        </w:rPr>
        <w:t xml:space="preserve">ercent </w:t>
      </w:r>
      <w:r w:rsidR="00492ADC">
        <w:rPr>
          <w:rFonts w:ascii="Times New Roman" w:hAnsi="Times New Roman"/>
          <w:b/>
          <w:color w:val="000000" w:themeColor="text1"/>
          <w:sz w:val="24"/>
          <w:szCs w:val="24"/>
        </w:rPr>
        <w:t>difference in death rates between</w:t>
      </w:r>
      <w:r w:rsidRPr="00CF4E04">
        <w:rPr>
          <w:rFonts w:ascii="Times New Roman" w:hAnsi="Times New Roman"/>
          <w:b/>
          <w:color w:val="000000" w:themeColor="text1"/>
          <w:sz w:val="24"/>
          <w:szCs w:val="24"/>
        </w:rPr>
        <w:t xml:space="preserve"> peak</w:t>
      </w:r>
      <w:r w:rsidR="00492ADC">
        <w:rPr>
          <w:rFonts w:ascii="Times New Roman" w:hAnsi="Times New Roman"/>
          <w:b/>
          <w:color w:val="000000" w:themeColor="text1"/>
          <w:sz w:val="24"/>
          <w:szCs w:val="24"/>
        </w:rPr>
        <w:t xml:space="preserve"> and </w:t>
      </w:r>
      <w:r w:rsidR="00492ADC" w:rsidRPr="00CF4E04">
        <w:rPr>
          <w:rFonts w:ascii="Times New Roman" w:hAnsi="Times New Roman"/>
          <w:b/>
          <w:color w:val="000000" w:themeColor="text1"/>
          <w:sz w:val="24"/>
          <w:szCs w:val="24"/>
        </w:rPr>
        <w:t xml:space="preserve">minimum </w:t>
      </w:r>
      <w:r w:rsidRPr="00CF4E04">
        <w:rPr>
          <w:rFonts w:ascii="Times New Roman" w:hAnsi="Times New Roman"/>
          <w:b/>
          <w:color w:val="000000" w:themeColor="text1"/>
          <w:sz w:val="24"/>
          <w:szCs w:val="24"/>
        </w:rPr>
        <w:t>month</w:t>
      </w:r>
      <w:r w:rsidR="00492ADC">
        <w:rPr>
          <w:rFonts w:ascii="Times New Roman" w:hAnsi="Times New Roman"/>
          <w:b/>
          <w:color w:val="000000" w:themeColor="text1"/>
          <w:sz w:val="24"/>
          <w:szCs w:val="24"/>
        </w:rPr>
        <w:t xml:space="preserve">s </w:t>
      </w:r>
      <w:r w:rsidRPr="00CF4E04">
        <w:rPr>
          <w:rFonts w:ascii="Times New Roman" w:hAnsi="Times New Roman"/>
          <w:b/>
          <w:color w:val="000000" w:themeColor="text1"/>
          <w:sz w:val="24"/>
          <w:szCs w:val="24"/>
        </w:rPr>
        <w:t xml:space="preserve">declined by less than </w:t>
      </w:r>
      <w:r w:rsidR="00364EE9">
        <w:rPr>
          <w:rFonts w:ascii="Times New Roman" w:hAnsi="Times New Roman"/>
          <w:b/>
          <w:color w:val="000000" w:themeColor="text1"/>
          <w:sz w:val="24"/>
          <w:szCs w:val="24"/>
        </w:rPr>
        <w:t>seven</w:t>
      </w:r>
      <w:r w:rsidRPr="00CF4E04">
        <w:rPr>
          <w:rFonts w:ascii="Times New Roman" w:hAnsi="Times New Roman"/>
          <w:b/>
          <w:color w:val="000000" w:themeColor="text1"/>
          <w:sz w:val="24"/>
          <w:szCs w:val="24"/>
        </w:rPr>
        <w:t xml:space="preserve"> percentage points </w:t>
      </w:r>
      <w:r w:rsidR="00C07F43" w:rsidRPr="00CF4E04">
        <w:rPr>
          <w:rFonts w:ascii="Times New Roman" w:hAnsi="Times New Roman"/>
          <w:b/>
          <w:color w:val="000000" w:themeColor="text1"/>
          <w:sz w:val="24"/>
          <w:szCs w:val="24"/>
        </w:rPr>
        <w:t>from 1982 to 2013</w:t>
      </w:r>
      <w:r w:rsidR="00140560">
        <w:rPr>
          <w:rFonts w:ascii="Times New Roman" w:hAnsi="Times New Roman"/>
          <w:b/>
          <w:color w:val="000000" w:themeColor="text1"/>
          <w:sz w:val="24"/>
          <w:szCs w:val="24"/>
        </w:rPr>
        <w:t xml:space="preserve"> nationally, and was independent of temperature difference between these two months in different climate regions</w:t>
      </w:r>
      <w:r w:rsidRPr="00CF4E04">
        <w:rPr>
          <w:rFonts w:ascii="Times New Roman" w:hAnsi="Times New Roman"/>
          <w:b/>
          <w:color w:val="000000" w:themeColor="text1"/>
          <w:sz w:val="24"/>
          <w:szCs w:val="24"/>
        </w:rPr>
        <w:t>. Under five years of age, seasonality of mortality largely disappeared after the 1990s. In adolescent</w:t>
      </w:r>
      <w:r w:rsidR="00C07F43">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and young adults, especially in males, death rates peak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t>
      </w:r>
      <w:r w:rsidR="00C07F43">
        <w:rPr>
          <w:rFonts w:ascii="Times New Roman" w:hAnsi="Times New Roman"/>
          <w:b/>
          <w:color w:val="000000" w:themeColor="text1"/>
          <w:sz w:val="24"/>
          <w:szCs w:val="24"/>
        </w:rPr>
        <w:t>are</w:t>
      </w:r>
      <w:r w:rsidR="00C07F43" w:rsidRPr="00CF4E04">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 xml:space="preserve">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 xml:space="preserve">but the percent difference </w:t>
      </w:r>
      <w:r w:rsidR="00F67108" w:rsidRPr="00CF4E04">
        <w:rPr>
          <w:rFonts w:ascii="Times New Roman" w:hAnsi="Times New Roman"/>
          <w:b/>
          <w:color w:val="000000" w:themeColor="text1"/>
          <w:sz w:val="24"/>
          <w:szCs w:val="24"/>
        </w:rPr>
        <w:t>peak</w:t>
      </w:r>
      <w:r w:rsidR="00F67108">
        <w:rPr>
          <w:rFonts w:ascii="Times New Roman" w:hAnsi="Times New Roman"/>
          <w:b/>
          <w:color w:val="000000" w:themeColor="text1"/>
          <w:sz w:val="24"/>
          <w:szCs w:val="24"/>
        </w:rPr>
        <w:t xml:space="preserve"> and </w:t>
      </w:r>
      <w:r w:rsidR="00F67108" w:rsidRPr="00CF4E04">
        <w:rPr>
          <w:rFonts w:ascii="Times New Roman" w:hAnsi="Times New Roman"/>
          <w:b/>
          <w:color w:val="000000" w:themeColor="text1"/>
          <w:sz w:val="24"/>
          <w:szCs w:val="24"/>
        </w:rPr>
        <w:t>minimum month</w:t>
      </w:r>
      <w:r w:rsidR="00F67108">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shrank over time. </w:t>
      </w:r>
      <w:r w:rsidR="00C61F47">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The findings allow identifying at-risk groups, plan responses at the present time, and envision how changes in regional climate may influence seasonal mortality.</w:t>
      </w:r>
      <w:r w:rsidR="00341340">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Currently, all parts of USA</w:t>
      </w:r>
      <w:r w:rsidR="009C63F2">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 xml:space="preserve">are similarly </w:t>
      </w:r>
      <w:r w:rsidR="00CF4411">
        <w:rPr>
          <w:rFonts w:ascii="Times New Roman" w:hAnsi="Times New Roman"/>
          <w:b/>
          <w:color w:val="000000" w:themeColor="text1"/>
          <w:sz w:val="24"/>
          <w:szCs w:val="24"/>
        </w:rPr>
        <w:t xml:space="preserve">adapted </w:t>
      </w:r>
      <w:r w:rsidR="006A35EC">
        <w:rPr>
          <w:rFonts w:ascii="Times New Roman" w:hAnsi="Times New Roman"/>
          <w:b/>
          <w:color w:val="000000" w:themeColor="text1"/>
          <w:sz w:val="24"/>
          <w:szCs w:val="24"/>
        </w:rPr>
        <w:t xml:space="preserve">to temperature </w:t>
      </w:r>
      <w:r w:rsidR="00F67108">
        <w:rPr>
          <w:rFonts w:ascii="Times New Roman" w:hAnsi="Times New Roman"/>
          <w:b/>
          <w:color w:val="000000" w:themeColor="text1"/>
          <w:sz w:val="24"/>
          <w:szCs w:val="24"/>
        </w:rPr>
        <w:t xml:space="preserve">seasonality, </w:t>
      </w:r>
      <w:r w:rsidR="00131FD9">
        <w:rPr>
          <w:rFonts w:ascii="Times New Roman" w:hAnsi="Times New Roman"/>
          <w:b/>
          <w:color w:val="000000" w:themeColor="text1"/>
          <w:sz w:val="24"/>
          <w:szCs w:val="24"/>
        </w:rPr>
        <w:t>although</w:t>
      </w:r>
      <w:r w:rsidR="00F67108">
        <w:rPr>
          <w:rFonts w:ascii="Times New Roman" w:hAnsi="Times New Roman"/>
          <w:b/>
          <w:color w:val="000000" w:themeColor="text1"/>
          <w:sz w:val="24"/>
          <w:szCs w:val="24"/>
        </w:rPr>
        <w:t xml:space="preserve"> </w:t>
      </w:r>
      <w:r w:rsidR="00131FD9">
        <w:rPr>
          <w:rFonts w:ascii="Times New Roman" w:hAnsi="Times New Roman"/>
          <w:b/>
          <w:color w:val="000000" w:themeColor="text1"/>
          <w:sz w:val="24"/>
          <w:szCs w:val="24"/>
        </w:rPr>
        <w:t>impacts on mortality</w:t>
      </w:r>
      <w:r w:rsidR="00F67108">
        <w:rPr>
          <w:rFonts w:ascii="Times New Roman" w:hAnsi="Times New Roman"/>
          <w:b/>
          <w:color w:val="000000" w:themeColor="text1"/>
          <w:sz w:val="24"/>
          <w:szCs w:val="24"/>
        </w:rPr>
        <w:t xml:space="preserve"> depend on age</w:t>
      </w:r>
      <w:r w:rsidR="006A35EC">
        <w:rPr>
          <w:rFonts w:ascii="Times New Roman" w:hAnsi="Times New Roman"/>
          <w:b/>
          <w:color w:val="000000" w:themeColor="text1"/>
          <w:sz w:val="24"/>
          <w:szCs w:val="24"/>
        </w:rPr>
        <w:t>.</w:t>
      </w:r>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71370A16"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r>
      <w:r w:rsidR="00BF3B32"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3-6</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del w:id="0" w:author="Majid" w:date="2017-02-06T18:30:00Z">
        <w:r w:rsidRPr="00CF4E04" w:rsidDel="00B149C9">
          <w:rPr>
            <w:rFonts w:ascii="Times New Roman" w:hAnsi="Times New Roman"/>
            <w:color w:val="000000" w:themeColor="text1"/>
            <w:sz w:val="24"/>
            <w:szCs w:val="24"/>
          </w:rPr>
          <w:delText xml:space="preserve">average </w:delText>
        </w:r>
      </w:del>
      <w:r w:rsidRPr="00CF4E04">
        <w:rPr>
          <w:rFonts w:ascii="Times New Roman" w:hAnsi="Times New Roman"/>
          <w:color w:val="000000" w:themeColor="text1"/>
          <w:sz w:val="24"/>
          <w:szCs w:val="24"/>
        </w:rPr>
        <w:t xml:space="preserve">annual </w:t>
      </w:r>
      <w:ins w:id="1" w:author="Majid" w:date="2017-02-06T18:30:00Z">
        <w:r w:rsidR="00B149C9" w:rsidRPr="00CF4E04">
          <w:rPr>
            <w:rFonts w:ascii="Times New Roman" w:hAnsi="Times New Roman"/>
            <w:color w:val="000000" w:themeColor="text1"/>
            <w:sz w:val="24"/>
            <w:szCs w:val="24"/>
          </w:rPr>
          <w:t xml:space="preserve">average </w:t>
        </w:r>
      </w:ins>
      <w:r w:rsidRPr="00CF4E04">
        <w:rPr>
          <w:rFonts w:ascii="Times New Roman" w:hAnsi="Times New Roman"/>
          <w:color w:val="000000" w:themeColor="text1"/>
          <w:sz w:val="24"/>
          <w:szCs w:val="24"/>
        </w:rPr>
        <w:t xml:space="preserve">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xml:space="preserve">, but also the seasonality of mortality may vary, due to both localised weather patterns and regional differences in </w:t>
      </w:r>
      <w:ins w:id="2" w:author="Majid" w:date="2017-02-06T18:30:00Z">
        <w:r w:rsidR="00B149C9">
          <w:rPr>
            <w:rFonts w:ascii="Times New Roman" w:hAnsi="Times New Roman"/>
            <w:color w:val="000000" w:themeColor="text1"/>
            <w:sz w:val="24"/>
            <w:szCs w:val="24"/>
          </w:rPr>
          <w:t xml:space="preserve">adaptation </w:t>
        </w:r>
      </w:ins>
      <w:r w:rsidRPr="00CF4E04">
        <w:rPr>
          <w:rFonts w:ascii="Times New Roman" w:hAnsi="Times New Roman"/>
          <w:color w:val="000000" w:themeColor="text1"/>
          <w:sz w:val="24"/>
          <w:szCs w:val="24"/>
        </w:rPr>
        <w:t>measures such as heating, air conditioning, and healthcare</w:t>
      </w:r>
      <w:del w:id="3" w:author="Majid" w:date="2017-02-06T18:30:00Z">
        <w:r w:rsidRPr="00CF4E04" w:rsidDel="00B149C9">
          <w:rPr>
            <w:rFonts w:ascii="Times New Roman" w:hAnsi="Times New Roman"/>
            <w:color w:val="000000" w:themeColor="text1"/>
            <w:sz w:val="24"/>
            <w:szCs w:val="24"/>
          </w:rPr>
          <w:delText xml:space="preserve"> which can reduce the adverse effects of warm and cold </w:delText>
        </w:r>
        <w:r w:rsidRPr="00CF4E04" w:rsidDel="00B149C9">
          <w:rPr>
            <w:rFonts w:ascii="Times New Roman" w:hAnsi="Times New Roman"/>
            <w:color w:val="000000" w:themeColor="text1"/>
            <w:sz w:val="24"/>
            <w:szCs w:val="24"/>
          </w:rPr>
          <w:lastRenderedPageBreak/>
          <w:delText>weather</w:delText>
        </w:r>
      </w:del>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14-16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268B80E1"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3-10,12,17-24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face="superscript"&gt;8,17&lt;/style&gt;&lt;/DisplayText&gt;&lt;record&gt;&lt;rec-number&gt;355&lt;/rec-number&gt;&lt;foreign-keys&gt;&lt;key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8,17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7,18,19,22,24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xml:space="preserve">, even though </w:t>
      </w:r>
      <w:r w:rsidR="004978B1">
        <w:rPr>
          <w:rFonts w:ascii="Times New Roman" w:hAnsi="Times New Roman"/>
          <w:color w:val="000000" w:themeColor="text1"/>
          <w:sz w:val="24"/>
          <w:szCs w:val="24"/>
        </w:rPr>
        <w:t>seasonal temperatures</w:t>
      </w:r>
      <w:r w:rsidRPr="00CF4E04">
        <w:rPr>
          <w:rFonts w:ascii="Times New Roman" w:hAnsi="Times New Roman"/>
          <w:color w:val="000000" w:themeColor="text1"/>
          <w:sz w:val="24"/>
          <w:szCs w:val="24"/>
        </w:rPr>
        <w:t xml:space="preserve"> </w:t>
      </w:r>
      <w:r w:rsidR="004978B1" w:rsidRPr="00CF4E04">
        <w:rPr>
          <w:rFonts w:ascii="Times New Roman" w:hAnsi="Times New Roman"/>
          <w:color w:val="000000" w:themeColor="text1"/>
          <w:sz w:val="24"/>
          <w:szCs w:val="24"/>
        </w:rPr>
        <w:t>var</w:t>
      </w:r>
      <w:r w:rsidR="004978B1">
        <w:rPr>
          <w:rFonts w:ascii="Times New Roman" w:hAnsi="Times New Roman"/>
          <w:color w:val="000000" w:themeColor="text1"/>
          <w:sz w:val="24"/>
          <w:szCs w:val="24"/>
        </w:rPr>
        <w:t>y</w:t>
      </w:r>
      <w:r w:rsidR="004978B1" w:rsidRPr="00CF4E04">
        <w:rPr>
          <w:rFonts w:ascii="Times New Roman" w:hAnsi="Times New Roman"/>
          <w:color w:val="000000" w:themeColor="text1"/>
          <w:sz w:val="24"/>
          <w:szCs w:val="24"/>
        </w:rPr>
        <w:t xml:space="preserve"> geographically</w:t>
      </w:r>
      <w:r w:rsidR="004978B1">
        <w:rPr>
          <w:rFonts w:ascii="Times New Roman" w:hAnsi="Times New Roman"/>
          <w:color w:val="000000" w:themeColor="text1"/>
          <w:sz w:val="24"/>
          <w:szCs w:val="24"/>
        </w:rPr>
        <w:t>, as might</w:t>
      </w:r>
      <w:r w:rsidR="004978B1" w:rsidRPr="00CF4E04">
        <w:rPr>
          <w:rFonts w:ascii="Times New Roman" w:hAnsi="Times New Roman"/>
          <w:color w:val="000000" w:themeColor="text1"/>
          <w:sz w:val="24"/>
          <w:szCs w:val="24"/>
        </w:rPr>
        <w:t xml:space="preserve"> </w:t>
      </w:r>
      <w:r w:rsidR="004978B1">
        <w:rPr>
          <w:rFonts w:ascii="Times New Roman" w:hAnsi="Times New Roman"/>
          <w:color w:val="000000" w:themeColor="text1"/>
          <w:sz w:val="24"/>
          <w:szCs w:val="24"/>
        </w:rPr>
        <w:t>their</w:t>
      </w:r>
      <w:r w:rsidRPr="00CF4E04">
        <w:rPr>
          <w:rFonts w:ascii="Times New Roman" w:hAnsi="Times New Roman"/>
          <w:color w:val="000000" w:themeColor="text1"/>
          <w:sz w:val="24"/>
          <w:szCs w:val="24"/>
        </w:rPr>
        <w:t xml:space="preserve"> health effects.</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10-12,25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Here, we</w:t>
      </w:r>
      <w:r w:rsidR="006E3210"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through the application of</w:t>
      </w:r>
      <w:r w:rsidR="003F6B5D"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face="superscript"&gt;26&lt;/style&gt;&lt;/DisplayText&gt;&lt;record&gt;&lt;rec-number&gt;631&lt;/rec-number&gt;&lt;foreign-keys&gt;&lt;key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face="superscript"&gt;27&lt;/style&gt;&lt;/DisplayText&gt;&lt;record&gt;&lt;rec-number&gt;444&lt;/rec-number&gt;&lt;foreign-keys&gt;&lt;key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2465B6FB" w:rsidR="0007260F" w:rsidRPr="00CF4E04" w:rsidRDefault="00403CCF" w:rsidP="000A2B50">
      <w:pPr>
        <w:spacing w:after="0" w:line="480" w:lineRule="auto"/>
        <w:rPr>
          <w:rFonts w:ascii="Times New Roman" w:hAnsi="Times New Roman"/>
          <w:sz w:val="24"/>
          <w:szCs w:val="24"/>
        </w:rPr>
      </w:pPr>
      <w:r>
        <w:rPr>
          <w:rFonts w:ascii="Times New Roman" w:hAnsi="Times New Roman"/>
          <w:sz w:val="24"/>
          <w:szCs w:val="24"/>
        </w:rPr>
        <w:t>All-cause m</w:t>
      </w:r>
      <w:r w:rsidR="0007260F" w:rsidRPr="00CF4E04">
        <w:rPr>
          <w:rFonts w:ascii="Times New Roman" w:hAnsi="Times New Roman"/>
          <w:sz w:val="24"/>
          <w:szCs w:val="24"/>
        </w:rPr>
        <w:t xml:space="preserve">ale mortality had a statistically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0007260F"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0007260F"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0007260F"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0007260F"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0007260F"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0007260F"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t>period</w:t>
      </w:r>
      <w:r w:rsidR="0007260F"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largely disappeared after </w:t>
      </w:r>
      <w:r w:rsidR="00D656A1" w:rsidRPr="00CF4E04">
        <w:rPr>
          <w:rFonts w:ascii="Times New Roman" w:hAnsi="Times New Roman"/>
          <w:sz w:val="24"/>
          <w:szCs w:val="24"/>
        </w:rPr>
        <w:t>late</w:t>
      </w:r>
      <w:r w:rsidR="00EB72BE">
        <w:rPr>
          <w:rFonts w:ascii="Times New Roman" w:hAnsi="Times New Roman"/>
          <w:sz w:val="24"/>
          <w:szCs w:val="24"/>
        </w:rPr>
        <w:t xml:space="preserve"> </w:t>
      </w:r>
      <w:r w:rsidR="00B938DB" w:rsidRPr="00CF4E04">
        <w:rPr>
          <w:rFonts w:ascii="Times New Roman" w:hAnsi="Times New Roman"/>
          <w:sz w:val="24"/>
          <w:szCs w:val="24"/>
        </w:rPr>
        <w:t xml:space="preserve">1990s </w:t>
      </w:r>
      <w:r w:rsidR="0007260F"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0007260F"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7CE679F4"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Death rates in men aged </w:t>
      </w:r>
      <w:r w:rsidR="00C10CFC">
        <w:rPr>
          <w:rFonts w:ascii="Times New Roman" w:hAnsi="Times New Roman"/>
          <w:sz w:val="24"/>
          <w:szCs w:val="24"/>
        </w:rPr>
        <w:t>≥</w:t>
      </w:r>
      <w:r w:rsidRPr="00CF4E04">
        <w:rPr>
          <w:rFonts w:ascii="Times New Roman" w:hAnsi="Times New Roman"/>
          <w:sz w:val="24"/>
          <w:szCs w:val="24"/>
        </w:rPr>
        <w:t>45</w:t>
      </w:r>
      <w:r w:rsidR="00BC6AB1" w:rsidRPr="00CF4E04">
        <w:rPr>
          <w:rFonts w:ascii="Times New Roman" w:hAnsi="Times New Roman"/>
          <w:sz w:val="24"/>
          <w:szCs w:val="24"/>
        </w:rPr>
        <w:t xml:space="preserve"> </w:t>
      </w:r>
      <w:r w:rsidRPr="00CF4E04">
        <w:rPr>
          <w:rFonts w:ascii="Times New Roman" w:hAnsi="Times New Roman"/>
          <w:sz w:val="24"/>
          <w:szCs w:val="24"/>
        </w:rPr>
        <w:t xml:space="preserve">years and women aged </w:t>
      </w:r>
      <w:r w:rsidR="00C10CFC">
        <w:rPr>
          <w:rFonts w:ascii="Times New Roman" w:hAnsi="Times New Roman"/>
          <w:sz w:val="24"/>
          <w:szCs w:val="24"/>
        </w:rPr>
        <w:t>≥</w:t>
      </w:r>
      <w:r w:rsidRPr="00CF4E04">
        <w:rPr>
          <w:rFonts w:ascii="Times New Roman" w:hAnsi="Times New Roman"/>
          <w:sz w:val="24"/>
          <w:szCs w:val="24"/>
        </w:rPr>
        <w:t>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7567EF83"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Percent </w:t>
      </w:r>
      <w:r w:rsidR="004978B1">
        <w:rPr>
          <w:rFonts w:ascii="Times New Roman" w:hAnsi="Times New Roman"/>
          <w:sz w:val="24"/>
          <w:szCs w:val="24"/>
        </w:rPr>
        <w:t xml:space="preserve">difference </w:t>
      </w:r>
      <w:r w:rsidR="004978B1" w:rsidRPr="004978B1">
        <w:rPr>
          <w:rFonts w:ascii="Times New Roman" w:hAnsi="Times New Roman"/>
          <w:sz w:val="24"/>
          <w:szCs w:val="24"/>
        </w:rPr>
        <w:t>in death rates between mortality in peak and</w:t>
      </w:r>
      <w:del w:id="4" w:author="Majid" w:date="2017-02-06T18:31:00Z">
        <w:r w:rsidR="004978B1" w:rsidRPr="004978B1" w:rsidDel="00B149C9">
          <w:rPr>
            <w:rFonts w:ascii="Times New Roman" w:hAnsi="Times New Roman"/>
            <w:sz w:val="24"/>
            <w:szCs w:val="24"/>
          </w:rPr>
          <w:delText xml:space="preserve"> </w:delText>
        </w:r>
      </w:del>
      <w:r w:rsidR="004978B1" w:rsidRPr="004978B1">
        <w:rPr>
          <w:rFonts w:ascii="Times New Roman" w:hAnsi="Times New Roman"/>
          <w:sz w:val="24"/>
          <w:szCs w:val="24"/>
        </w:rPr>
        <w:t xml:space="preserve"> minimum months</w:t>
      </w:r>
      <w:r w:rsidRPr="00CF4E04">
        <w:rPr>
          <w:rFonts w:ascii="Times New Roman" w:hAnsi="Times New Roman"/>
          <w:sz w:val="24"/>
          <w:szCs w:val="24"/>
        </w:rPr>
        <w:t xml:space="preserve"> declined by less than </w:t>
      </w:r>
      <w:r w:rsidR="004F1977">
        <w:rPr>
          <w:rFonts w:ascii="Times New Roman" w:hAnsi="Times New Roman"/>
          <w:sz w:val="24"/>
          <w:szCs w:val="24"/>
        </w:rPr>
        <w:t>seven</w:t>
      </w:r>
      <w:r w:rsidR="004F1977" w:rsidRPr="00CF4E04">
        <w:rPr>
          <w:rFonts w:ascii="Times New Roman" w:hAnsi="Times New Roman"/>
          <w:sz w:val="24"/>
          <w:szCs w:val="24"/>
        </w:rPr>
        <w:t xml:space="preserve"> </w:t>
      </w:r>
      <w:r w:rsidRPr="00CF4E04">
        <w:rPr>
          <w:rFonts w:ascii="Times New Roman" w:hAnsi="Times New Roman"/>
          <w:sz w:val="24"/>
          <w:szCs w:val="24"/>
        </w:rPr>
        <w:t>percentag</w:t>
      </w:r>
      <w:r w:rsidR="00E512DF" w:rsidRPr="00CF4E04">
        <w:rPr>
          <w:rFonts w:ascii="Times New Roman" w:hAnsi="Times New Roman"/>
          <w:sz w:val="24"/>
          <w:szCs w:val="24"/>
        </w:rPr>
        <w:t xml:space="preserve">e points for people older than </w:t>
      </w:r>
      <w:r w:rsidR="00312402">
        <w:rPr>
          <w:rFonts w:ascii="Times New Roman" w:hAnsi="Times New Roman"/>
          <w:sz w:val="24"/>
          <w:szCs w:val="24"/>
        </w:rPr>
        <w:t>4</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w:t>
      </w:r>
      <w:r w:rsidR="004978B1">
        <w:rPr>
          <w:rFonts w:ascii="Times New Roman" w:hAnsi="Times New Roman"/>
          <w:sz w:val="24"/>
          <w:szCs w:val="24"/>
        </w:rPr>
        <w:t>seasonal difference declined</w:t>
      </w:r>
      <w:r w:rsidR="00671506" w:rsidRPr="00CF4E04">
        <w:rPr>
          <w:rFonts w:ascii="Times New Roman" w:hAnsi="Times New Roman"/>
          <w:sz w:val="24"/>
          <w:szCs w:val="24"/>
        </w:rPr>
        <w:t xml:space="preserve">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1F12A931" w14:textId="4C6C6647" w:rsidR="004C6F20"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there is </w:t>
      </w:r>
      <w:r w:rsidR="007F7C38">
        <w:rPr>
          <w:rFonts w:ascii="Times New Roman" w:hAnsi="Times New Roman"/>
          <w:sz w:val="24"/>
          <w:szCs w:val="24"/>
        </w:rPr>
        <w:t>little</w:t>
      </w:r>
      <w:r w:rsidR="0050434E" w:rsidRPr="00CF4E04">
        <w:rPr>
          <w:rFonts w:ascii="Times New Roman" w:hAnsi="Times New Roman"/>
          <w:sz w:val="24"/>
          <w:szCs w:val="24"/>
        </w:rPr>
        <w:t xml:space="preserve"> </w:t>
      </w:r>
      <w:r w:rsidR="004C6F20" w:rsidRPr="00CF4E04">
        <w:rPr>
          <w:rFonts w:ascii="Times New Roman" w:hAnsi="Times New Roman"/>
          <w:sz w:val="24"/>
          <w:szCs w:val="24"/>
        </w:rPr>
        <w:t xml:space="preserve">inter-region </w:t>
      </w:r>
      <w:r w:rsidR="0050434E" w:rsidRPr="00CF4E04">
        <w:rPr>
          <w:rFonts w:ascii="Times New Roman" w:hAnsi="Times New Roman"/>
          <w:sz w:val="24"/>
          <w:szCs w:val="24"/>
        </w:rPr>
        <w:t xml:space="preserve">variation in the </w:t>
      </w:r>
      <w:r w:rsidR="004978B1" w:rsidRPr="00CF4E04">
        <w:rPr>
          <w:rFonts w:ascii="Times New Roman" w:hAnsi="Times New Roman"/>
          <w:sz w:val="24"/>
          <w:szCs w:val="24"/>
        </w:rPr>
        <w:t xml:space="preserve">percent </w:t>
      </w:r>
      <w:r w:rsidR="004978B1">
        <w:rPr>
          <w:rFonts w:ascii="Times New Roman" w:hAnsi="Times New Roman"/>
          <w:sz w:val="24"/>
          <w:szCs w:val="24"/>
        </w:rPr>
        <w:t>seasonal difference</w:t>
      </w:r>
      <w:r w:rsidR="0050434E" w:rsidRPr="00CF4E04">
        <w:rPr>
          <w:rFonts w:ascii="Times New Roman" w:hAnsi="Times New Roman"/>
          <w:sz w:val="24"/>
          <w:szCs w:val="24"/>
        </w:rPr>
        <w:t>, despite</w:t>
      </w:r>
      <w:r w:rsidR="004C6F20">
        <w:rPr>
          <w:rFonts w:ascii="Times New Roman" w:hAnsi="Times New Roman"/>
          <w:sz w:val="24"/>
          <w:szCs w:val="24"/>
        </w:rPr>
        <w:t xml:space="preserve"> the</w:t>
      </w:r>
      <w:r w:rsidR="0050434E" w:rsidRPr="00CF4E04">
        <w:rPr>
          <w:rFonts w:ascii="Times New Roman" w:hAnsi="Times New Roman"/>
          <w:sz w:val="24"/>
          <w:szCs w:val="24"/>
        </w:rPr>
        <w:t xml:space="preserve"> large 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(Figure </w:t>
      </w:r>
      <w:r w:rsidR="00282BF0" w:rsidRPr="00CF4E04">
        <w:rPr>
          <w:rFonts w:ascii="Times New Roman" w:hAnsi="Times New Roman"/>
          <w:sz w:val="24"/>
          <w:szCs w:val="24"/>
        </w:rPr>
        <w:t>5</w:t>
      </w:r>
      <w:r w:rsidR="004F1977">
        <w:rPr>
          <w:rFonts w:ascii="Times New Roman" w:hAnsi="Times New Roman"/>
          <w:sz w:val="24"/>
          <w:szCs w:val="24"/>
        </w:rPr>
        <w:t>; none of the associations with temperature difference were statistically significant above 45 years of age</w:t>
      </w:r>
      <w:r w:rsidR="00995D68" w:rsidRPr="00CF4E04">
        <w:rPr>
          <w:rFonts w:ascii="Times New Roman" w:hAnsi="Times New Roman"/>
          <w:sz w:val="24"/>
          <w:szCs w:val="24"/>
        </w:rPr>
        <w:t>)</w:t>
      </w:r>
      <w:r w:rsidR="00D16348" w:rsidRPr="00CF4E04">
        <w:rPr>
          <w:rFonts w:ascii="Times New Roman" w:hAnsi="Times New Roman"/>
          <w:sz w:val="24"/>
          <w:szCs w:val="24"/>
        </w:rPr>
        <w:t>.</w:t>
      </w:r>
      <w:r w:rsidR="00792B0B">
        <w:rPr>
          <w:rFonts w:ascii="Times New Roman" w:hAnsi="Times New Roman"/>
          <w:sz w:val="24"/>
          <w:szCs w:val="24"/>
        </w:rPr>
        <w:t xml:space="preserve"> The observed geographical consistency </w:t>
      </w:r>
      <w:r w:rsidR="00AA5037">
        <w:rPr>
          <w:rFonts w:ascii="Times New Roman" w:hAnsi="Times New Roman"/>
          <w:sz w:val="24"/>
          <w:szCs w:val="24"/>
        </w:rPr>
        <w:t xml:space="preserve">in </w:t>
      </w:r>
      <w:r w:rsidR="004978B1">
        <w:rPr>
          <w:rFonts w:ascii="Times New Roman" w:hAnsi="Times New Roman"/>
          <w:sz w:val="24"/>
          <w:szCs w:val="24"/>
        </w:rPr>
        <w:t>seasonal</w:t>
      </w:r>
      <w:r w:rsidR="00AA5037">
        <w:rPr>
          <w:rFonts w:ascii="Times New Roman" w:hAnsi="Times New Roman"/>
          <w:sz w:val="24"/>
          <w:szCs w:val="24"/>
        </w:rPr>
        <w:t xml:space="preserve"> mortality </w:t>
      </w:r>
      <w:r w:rsidR="004978B1">
        <w:rPr>
          <w:rFonts w:ascii="Times New Roman" w:hAnsi="Times New Roman"/>
          <w:sz w:val="24"/>
          <w:szCs w:val="24"/>
        </w:rPr>
        <w:t xml:space="preserve">variation </w:t>
      </w:r>
      <w:r w:rsidR="00AA5037">
        <w:rPr>
          <w:rFonts w:ascii="Times New Roman" w:hAnsi="Times New Roman"/>
          <w:sz w:val="24"/>
          <w:szCs w:val="24"/>
        </w:rPr>
        <w:t xml:space="preserve">in </w:t>
      </w:r>
      <w:r w:rsidR="00792B0B">
        <w:rPr>
          <w:rFonts w:ascii="Times New Roman" w:hAnsi="Times New Roman"/>
          <w:sz w:val="24"/>
          <w:szCs w:val="24"/>
        </w:rPr>
        <w:t>the USA</w:t>
      </w:r>
      <w:r w:rsidR="004C6F20">
        <w:rPr>
          <w:rFonts w:ascii="Times New Roman" w:hAnsi="Times New Roman"/>
          <w:sz w:val="24"/>
          <w:szCs w:val="24"/>
        </w:rPr>
        <w:t xml:space="preserve">, also seen in a study </w:t>
      </w:r>
      <w:ins w:id="5" w:author="Majid" w:date="2017-02-06T18:32:00Z">
        <w:r w:rsidR="00B149C9">
          <w:rPr>
            <w:rFonts w:ascii="Times New Roman" w:hAnsi="Times New Roman"/>
            <w:sz w:val="24"/>
            <w:szCs w:val="24"/>
          </w:rPr>
          <w:t xml:space="preserve">of 36 cities using </w:t>
        </w:r>
      </w:ins>
      <w:del w:id="6" w:author="Majid" w:date="2017-02-06T18:32:00Z">
        <w:r w:rsidR="004C6F20" w:rsidDel="00B149C9">
          <w:rPr>
            <w:rFonts w:ascii="Times New Roman" w:hAnsi="Times New Roman"/>
            <w:sz w:val="24"/>
            <w:szCs w:val="24"/>
          </w:rPr>
          <w:delText xml:space="preserve">that aggregated </w:delText>
        </w:r>
      </w:del>
      <w:r w:rsidR="004C6F20">
        <w:rPr>
          <w:rFonts w:ascii="Times New Roman" w:hAnsi="Times New Roman"/>
          <w:sz w:val="24"/>
          <w:szCs w:val="24"/>
        </w:rPr>
        <w:t xml:space="preserve">deaths </w:t>
      </w:r>
      <w:ins w:id="7" w:author="Majid" w:date="2017-02-06T18:32:00Z">
        <w:r w:rsidR="00B149C9">
          <w:rPr>
            <w:rFonts w:ascii="Times New Roman" w:hAnsi="Times New Roman"/>
            <w:sz w:val="24"/>
            <w:szCs w:val="24"/>
          </w:rPr>
          <w:t>aggregated</w:t>
        </w:r>
        <w:r w:rsidR="00B149C9">
          <w:rPr>
            <w:rFonts w:ascii="Times New Roman" w:hAnsi="Times New Roman"/>
            <w:sz w:val="24"/>
            <w:szCs w:val="24"/>
          </w:rPr>
          <w:t xml:space="preserve"> </w:t>
        </w:r>
      </w:ins>
      <w:r w:rsidR="004C6F20">
        <w:rPr>
          <w:rFonts w:ascii="Times New Roman" w:hAnsi="Times New Roman"/>
          <w:sz w:val="24"/>
          <w:szCs w:val="24"/>
        </w:rPr>
        <w:t>across age groups and over time,</w:t>
      </w:r>
      <w:r w:rsidR="00EF59F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EF59F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28</w:t>
      </w:r>
      <w:r w:rsidR="00EF59F0">
        <w:rPr>
          <w:rFonts w:ascii="Times New Roman" w:hAnsi="Times New Roman"/>
          <w:sz w:val="24"/>
          <w:szCs w:val="24"/>
        </w:rPr>
        <w:fldChar w:fldCharType="end"/>
      </w:r>
      <w:r w:rsidR="00792B0B">
        <w:rPr>
          <w:rFonts w:ascii="Times New Roman" w:hAnsi="Times New Roman"/>
          <w:sz w:val="24"/>
          <w:szCs w:val="24"/>
        </w:rPr>
        <w:t xml:space="preserve"> </w:t>
      </w:r>
      <w:r w:rsidR="00AA5037">
        <w:rPr>
          <w:rFonts w:ascii="Times New Roman" w:hAnsi="Times New Roman"/>
          <w:sz w:val="24"/>
          <w:szCs w:val="24"/>
        </w:rPr>
        <w:t>contrasts from</w:t>
      </w:r>
      <w:r w:rsidR="00792B0B">
        <w:rPr>
          <w:rFonts w:ascii="Times New Roman" w:hAnsi="Times New Roman"/>
          <w:sz w:val="24"/>
          <w:szCs w:val="24"/>
        </w:rPr>
        <w:t xml:space="preserve"> the pattern observed across Europe, where </w:t>
      </w:r>
      <w:r w:rsidR="004978B1">
        <w:rPr>
          <w:rFonts w:ascii="Times New Roman" w:hAnsi="Times New Roman"/>
          <w:sz w:val="24"/>
          <w:szCs w:val="24"/>
        </w:rPr>
        <w:t>the difference between winter and summer mortality</w:t>
      </w:r>
      <w:r w:rsidR="00792B0B">
        <w:rPr>
          <w:rFonts w:ascii="Times New Roman" w:hAnsi="Times New Roman"/>
          <w:sz w:val="24"/>
          <w:szCs w:val="24"/>
        </w:rPr>
        <w:t xml:space="preserve"> tends to be lower in the colder </w:t>
      </w:r>
      <w:r w:rsidR="006901F1">
        <w:rPr>
          <w:rFonts w:ascii="Times New Roman" w:hAnsi="Times New Roman"/>
          <w:sz w:val="24"/>
          <w:szCs w:val="24"/>
        </w:rPr>
        <w:t>Nordic countries</w:t>
      </w:r>
      <w:r w:rsidR="00792B0B">
        <w:rPr>
          <w:rFonts w:ascii="Times New Roman" w:hAnsi="Times New Roman"/>
          <w:sz w:val="24"/>
          <w:szCs w:val="24"/>
        </w:rPr>
        <w:t xml:space="preserve"> than in warmer southern European </w:t>
      </w:r>
      <w:r w:rsidR="006901F1">
        <w:rPr>
          <w:rFonts w:ascii="Times New Roman" w:hAnsi="Times New Roman"/>
          <w:sz w:val="24"/>
          <w:szCs w:val="24"/>
        </w:rPr>
        <w:t>nations</w:t>
      </w:r>
      <w:r w:rsidR="00792B0B">
        <w:rPr>
          <w:rFonts w:ascii="Times New Roman" w:hAnsi="Times New Roman"/>
          <w:sz w:val="24"/>
          <w:szCs w:val="24"/>
        </w:rPr>
        <w:t>, possibly because the former have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016654">
        <w:rPr>
          <w:rFonts w:ascii="Times New Roman" w:hAnsi="Times New Roman"/>
          <w:sz w:val="24"/>
          <w:szCs w:val="24"/>
        </w:rPr>
      </w:r>
      <w:r w:rsidR="00016654">
        <w:rPr>
          <w:rFonts w:ascii="Times New Roman" w:hAnsi="Times New Roman"/>
          <w:sz w:val="24"/>
          <w:szCs w:val="24"/>
        </w:rPr>
        <w:fldChar w:fldCharType="separate"/>
      </w:r>
      <w:r w:rsidR="00EF59F0" w:rsidRPr="00EF59F0">
        <w:rPr>
          <w:rFonts w:ascii="Times New Roman" w:hAnsi="Times New Roman"/>
          <w:noProof/>
          <w:sz w:val="24"/>
          <w:szCs w:val="24"/>
          <w:vertAlign w:val="superscript"/>
        </w:rPr>
        <w:t>3,4,6</w:t>
      </w:r>
      <w:r w:rsidR="00016654">
        <w:rPr>
          <w:rFonts w:ascii="Times New Roman" w:hAnsi="Times New Roman"/>
          <w:sz w:val="24"/>
          <w:szCs w:val="24"/>
        </w:rPr>
        <w:fldChar w:fldCharType="end"/>
      </w:r>
      <w:r w:rsidR="00341340">
        <w:rPr>
          <w:rFonts w:ascii="Times New Roman" w:hAnsi="Times New Roman"/>
          <w:sz w:val="24"/>
          <w:szCs w:val="24"/>
        </w:rPr>
        <w:t xml:space="preserve"> </w:t>
      </w:r>
      <w:del w:id="8" w:author="Majid" w:date="2017-02-06T18:34:00Z">
        <w:r w:rsidR="00075024" w:rsidDel="00B149C9">
          <w:rPr>
            <w:rFonts w:ascii="Times New Roman" w:hAnsi="Times New Roman"/>
            <w:sz w:val="24"/>
            <w:szCs w:val="24"/>
          </w:rPr>
          <w:delText xml:space="preserve">This also agrees with previous work, which has found that </w:delText>
        </w:r>
        <w:r w:rsidR="003A2708" w:rsidDel="00B149C9">
          <w:rPr>
            <w:rFonts w:ascii="Times New Roman" w:hAnsi="Times New Roman"/>
            <w:sz w:val="24"/>
            <w:szCs w:val="24"/>
          </w:rPr>
          <w:delText xml:space="preserve">the so-called </w:delText>
        </w:r>
        <w:r w:rsidR="00075024" w:rsidDel="00B149C9">
          <w:rPr>
            <w:rFonts w:ascii="Times New Roman" w:hAnsi="Times New Roman"/>
            <w:sz w:val="24"/>
            <w:szCs w:val="24"/>
          </w:rPr>
          <w:delText xml:space="preserve">winter excess mortality in several countries was not driven by </w:delText>
        </w:r>
        <w:r w:rsidR="0008794F" w:rsidDel="00B149C9">
          <w:rPr>
            <w:rFonts w:ascii="Times New Roman" w:hAnsi="Times New Roman"/>
            <w:sz w:val="24"/>
            <w:szCs w:val="24"/>
          </w:rPr>
          <w:delText xml:space="preserve">outdoor </w:delText>
        </w:r>
        <w:r w:rsidR="00075024" w:rsidDel="00B149C9">
          <w:rPr>
            <w:rFonts w:ascii="Times New Roman" w:hAnsi="Times New Roman"/>
            <w:sz w:val="24"/>
            <w:szCs w:val="24"/>
          </w:rPr>
          <w:delText>cold temperature values.</w:delText>
        </w:r>
        <w:r w:rsidR="00075024" w:rsidDel="00B149C9">
          <w:rPr>
            <w:rFonts w:ascii="Times New Roman" w:hAnsi="Times New Roman"/>
            <w:sz w:val="24"/>
            <w:szCs w:val="24"/>
          </w:rPr>
          <w:fldChar w:fldCharType="begin"/>
        </w:r>
        <w:r w:rsidR="00B7252C" w:rsidDel="00B149C9">
          <w:rPr>
            <w:rFonts w:ascii="Times New Roman" w:hAnsi="Times New Roman"/>
            <w:sz w:val="24"/>
            <w:szCs w:val="24"/>
          </w:rPr>
          <w:del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delInstrText>
        </w:r>
        <w:r w:rsidR="00075024" w:rsidDel="00B149C9">
          <w:rPr>
            <w:rFonts w:ascii="Times New Roman" w:hAnsi="Times New Roman"/>
            <w:sz w:val="24"/>
            <w:szCs w:val="24"/>
          </w:rPr>
          <w:fldChar w:fldCharType="separate"/>
        </w:r>
        <w:r w:rsidR="00B7252C" w:rsidRPr="00B7252C" w:rsidDel="00B149C9">
          <w:rPr>
            <w:rFonts w:ascii="Times New Roman" w:hAnsi="Times New Roman"/>
            <w:noProof/>
            <w:sz w:val="24"/>
            <w:szCs w:val="24"/>
            <w:vertAlign w:val="superscript"/>
          </w:rPr>
          <w:delText>28</w:delText>
        </w:r>
        <w:r w:rsidR="00075024" w:rsidDel="00B149C9">
          <w:rPr>
            <w:rFonts w:ascii="Times New Roman" w:hAnsi="Times New Roman"/>
            <w:sz w:val="24"/>
            <w:szCs w:val="24"/>
          </w:rPr>
          <w:fldChar w:fldCharType="end"/>
        </w:r>
        <w:r w:rsidR="004C6F20" w:rsidRPr="004C6F20" w:rsidDel="00B149C9">
          <w:rPr>
            <w:rFonts w:ascii="Times New Roman" w:hAnsi="Times New Roman"/>
            <w:sz w:val="24"/>
            <w:szCs w:val="24"/>
          </w:rPr>
          <w:delText xml:space="preserve"> </w:delText>
        </w:r>
      </w:del>
      <w:r w:rsidR="004C6F20">
        <w:rPr>
          <w:rFonts w:ascii="Times New Roman" w:hAnsi="Times New Roman"/>
          <w:sz w:val="24"/>
          <w:szCs w:val="24"/>
        </w:rPr>
        <w:t xml:space="preserve">The absence of association between </w:t>
      </w:r>
      <w:r w:rsidR="004C6F20" w:rsidRPr="00CF4E04">
        <w:rPr>
          <w:rFonts w:ascii="Times New Roman" w:hAnsi="Times New Roman"/>
          <w:sz w:val="24"/>
          <w:szCs w:val="24"/>
        </w:rPr>
        <w:t xml:space="preserve">the magnitude of </w:t>
      </w:r>
      <w:r w:rsidR="00131FD9">
        <w:rPr>
          <w:rFonts w:ascii="Times New Roman" w:hAnsi="Times New Roman"/>
          <w:sz w:val="24"/>
          <w:szCs w:val="24"/>
        </w:rPr>
        <w:t>mortality seasonality</w:t>
      </w:r>
      <w:r w:rsidR="004C6F20" w:rsidRPr="004C6F20">
        <w:rPr>
          <w:rFonts w:ascii="Times New Roman" w:hAnsi="Times New Roman"/>
          <w:sz w:val="24"/>
          <w:szCs w:val="24"/>
        </w:rPr>
        <w:t xml:space="preserve"> </w:t>
      </w:r>
      <w:r w:rsidR="004C6F20">
        <w:rPr>
          <w:rFonts w:ascii="Times New Roman" w:hAnsi="Times New Roman"/>
          <w:sz w:val="24"/>
          <w:szCs w:val="24"/>
        </w:rPr>
        <w:t xml:space="preserve">and seasonal temperature difference </w:t>
      </w:r>
      <w:del w:id="9" w:author="Majid" w:date="2017-02-06T18:35:00Z">
        <w:r w:rsidR="004C6F20" w:rsidDel="00B149C9">
          <w:rPr>
            <w:rFonts w:ascii="Times New Roman" w:hAnsi="Times New Roman"/>
            <w:sz w:val="24"/>
            <w:szCs w:val="24"/>
          </w:rPr>
          <w:delText xml:space="preserve">also </w:delText>
        </w:r>
      </w:del>
      <w:r w:rsidR="004C6F20">
        <w:rPr>
          <w:rFonts w:ascii="Times New Roman" w:hAnsi="Times New Roman"/>
          <w:sz w:val="24"/>
          <w:szCs w:val="24"/>
        </w:rPr>
        <w:t xml:space="preserve">indicates that </w:t>
      </w:r>
      <w:del w:id="10" w:author="Majid" w:date="2017-02-06T18:34:00Z">
        <w:r w:rsidR="00B2557C" w:rsidDel="00B149C9">
          <w:rPr>
            <w:rFonts w:ascii="Times New Roman" w:hAnsi="Times New Roman"/>
            <w:sz w:val="24"/>
            <w:szCs w:val="24"/>
          </w:rPr>
          <w:delText xml:space="preserve">the </w:delText>
        </w:r>
      </w:del>
      <w:ins w:id="11" w:author="Majid" w:date="2017-02-06T18:34:00Z">
        <w:r w:rsidR="00B149C9">
          <w:rPr>
            <w:rFonts w:ascii="Times New Roman" w:hAnsi="Times New Roman"/>
            <w:sz w:val="24"/>
            <w:szCs w:val="24"/>
          </w:rPr>
          <w:t>different regions in the</w:t>
        </w:r>
        <w:r w:rsidR="00B149C9">
          <w:rPr>
            <w:rFonts w:ascii="Times New Roman" w:hAnsi="Times New Roman"/>
            <w:sz w:val="24"/>
            <w:szCs w:val="24"/>
          </w:rPr>
          <w:t xml:space="preserve"> </w:t>
        </w:r>
      </w:ins>
      <w:r w:rsidR="00131FD9">
        <w:rPr>
          <w:rFonts w:ascii="Times New Roman" w:hAnsi="Times New Roman"/>
          <w:sz w:val="24"/>
          <w:szCs w:val="24"/>
        </w:rPr>
        <w:t>USA</w:t>
      </w:r>
      <w:r w:rsidR="00B2557C">
        <w:rPr>
          <w:rFonts w:ascii="Times New Roman" w:hAnsi="Times New Roman"/>
          <w:sz w:val="24"/>
          <w:szCs w:val="24"/>
        </w:rPr>
        <w:t xml:space="preserve"> </w:t>
      </w:r>
      <w:del w:id="12" w:author="Majid" w:date="2017-02-06T18:34:00Z">
        <w:r w:rsidR="00B2557C" w:rsidDel="00B149C9">
          <w:rPr>
            <w:rFonts w:ascii="Times New Roman" w:hAnsi="Times New Roman"/>
            <w:sz w:val="24"/>
            <w:szCs w:val="24"/>
          </w:rPr>
          <w:delText xml:space="preserve">is </w:delText>
        </w:r>
      </w:del>
      <w:ins w:id="13" w:author="Majid" w:date="2017-02-06T18:34:00Z">
        <w:r w:rsidR="00B149C9">
          <w:rPr>
            <w:rFonts w:ascii="Times New Roman" w:hAnsi="Times New Roman"/>
            <w:sz w:val="24"/>
            <w:szCs w:val="24"/>
          </w:rPr>
          <w:t>are</w:t>
        </w:r>
        <w:r w:rsidR="00B149C9">
          <w:rPr>
            <w:rFonts w:ascii="Times New Roman" w:hAnsi="Times New Roman"/>
            <w:sz w:val="24"/>
            <w:szCs w:val="24"/>
          </w:rPr>
          <w:t xml:space="preserve"> </w:t>
        </w:r>
      </w:ins>
      <w:del w:id="14" w:author="Majid" w:date="2017-02-06T18:34:00Z">
        <w:r w:rsidR="00131FD9" w:rsidDel="00B149C9">
          <w:rPr>
            <w:rFonts w:ascii="Times New Roman" w:hAnsi="Times New Roman"/>
            <w:sz w:val="24"/>
            <w:szCs w:val="24"/>
          </w:rPr>
          <w:delText xml:space="preserve">uniformly </w:delText>
        </w:r>
      </w:del>
      <w:ins w:id="15" w:author="Majid" w:date="2017-02-06T18:34:00Z">
        <w:r w:rsidR="00B149C9">
          <w:rPr>
            <w:rFonts w:ascii="Times New Roman" w:hAnsi="Times New Roman"/>
            <w:sz w:val="24"/>
            <w:szCs w:val="24"/>
          </w:rPr>
          <w:t>similarly</w:t>
        </w:r>
        <w:r w:rsidR="00B149C9">
          <w:rPr>
            <w:rFonts w:ascii="Times New Roman" w:hAnsi="Times New Roman"/>
            <w:sz w:val="24"/>
            <w:szCs w:val="24"/>
          </w:rPr>
          <w:t xml:space="preserve"> </w:t>
        </w:r>
      </w:ins>
      <w:r w:rsidR="00B2557C">
        <w:rPr>
          <w:rFonts w:ascii="Times New Roman" w:hAnsi="Times New Roman"/>
          <w:sz w:val="24"/>
          <w:szCs w:val="24"/>
        </w:rPr>
        <w:t xml:space="preserve">adapted to temperature </w:t>
      </w:r>
      <w:r w:rsidR="00131FD9">
        <w:rPr>
          <w:rFonts w:ascii="Times New Roman" w:hAnsi="Times New Roman"/>
          <w:sz w:val="24"/>
          <w:szCs w:val="24"/>
        </w:rPr>
        <w:t>seasonality</w:t>
      </w:r>
      <w:r w:rsidR="004C6F20" w:rsidRPr="004C6F20">
        <w:rPr>
          <w:rFonts w:ascii="Times New Roman" w:hAnsi="Times New Roman"/>
          <w:sz w:val="24"/>
          <w:szCs w:val="24"/>
        </w:rPr>
        <w:t>.</w:t>
      </w:r>
      <w:r w:rsidR="004C6F20">
        <w:rPr>
          <w:rFonts w:ascii="Times New Roman" w:hAnsi="Times New Roman"/>
          <w:sz w:val="24"/>
          <w:szCs w:val="24"/>
        </w:rPr>
        <w:t xml:space="preserve"> </w:t>
      </w:r>
    </w:p>
    <w:p w14:paraId="29F1845C" w14:textId="678AD697" w:rsidR="004C6F20" w:rsidRPr="00CF4E04" w:rsidDel="00B149C9" w:rsidRDefault="004C6F20" w:rsidP="000A2B50">
      <w:pPr>
        <w:spacing w:after="0" w:line="480" w:lineRule="auto"/>
        <w:rPr>
          <w:del w:id="16" w:author="Majid" w:date="2017-02-06T18:32:00Z"/>
          <w:rFonts w:ascii="Times New Roman" w:hAnsi="Times New Roman"/>
          <w:sz w:val="24"/>
          <w:szCs w:val="24"/>
        </w:rPr>
      </w:pP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7216747A"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w:t>
      </w:r>
      <w:r w:rsidR="003A2708">
        <w:rPr>
          <w:rFonts w:ascii="Times New Roman" w:hAnsi="Times New Roman"/>
          <w:sz w:val="24"/>
          <w:szCs w:val="24"/>
        </w:rPr>
        <w:t>higher</w:t>
      </w:r>
      <w:r w:rsidR="003A2708" w:rsidRPr="00CF4E04">
        <w:rPr>
          <w:rFonts w:ascii="Times New Roman" w:hAnsi="Times New Roman"/>
          <w:sz w:val="24"/>
          <w:szCs w:val="24"/>
        </w:rPr>
        <w:t xml:space="preserve"> </w:t>
      </w:r>
      <w:r w:rsidRPr="00CF4E04">
        <w:rPr>
          <w:rFonts w:ascii="Times New Roman" w:hAnsi="Times New Roman"/>
          <w:sz w:val="24"/>
          <w:szCs w:val="24"/>
        </w:rPr>
        <w:t xml:space="preserve">summer mortality in young men which </w:t>
      </w:r>
      <w:r w:rsidR="00075024">
        <w:rPr>
          <w:rFonts w:ascii="Times New Roman" w:hAnsi="Times New Roman"/>
          <w:sz w:val="24"/>
          <w:szCs w:val="24"/>
        </w:rPr>
        <w:t>has rarely been reported</w:t>
      </w:r>
      <w:r w:rsidRPr="00CF4E04">
        <w:rPr>
          <w:rFonts w:ascii="Times New Roman" w:hAnsi="Times New Roman"/>
          <w:sz w:val="24"/>
          <w:szCs w:val="24"/>
        </w:rPr>
        <w:t>,</w:t>
      </w:r>
      <w:r w:rsidR="00434096">
        <w:rPr>
          <w:rFonts w:ascii="Times New Roman" w:hAnsi="Times New Roman"/>
          <w:sz w:val="24"/>
          <w:szCs w:val="24"/>
        </w:rPr>
        <w:fldChar w:fldCharType="begin"/>
      </w:r>
      <w:r w:rsidR="00434096">
        <w:rPr>
          <w:rFonts w:ascii="Times New Roman" w:hAnsi="Times New Roman"/>
          <w:sz w:val="24"/>
          <w:szCs w:val="24"/>
        </w:rPr>
        <w:instrText xml:space="preserve"> ADDIN EN.CITE &lt;EndNote&gt;&lt;Cite&gt;&lt;Author&gt;Feinstein&lt;/Author&gt;&lt;Year&gt;2002&lt;/Year&gt;&lt;RecNum&gt;361&lt;/RecNum&gt;&lt;DisplayText&gt;&lt;style face="superscript"&gt;8&lt;/style&gt;&lt;/DisplayText&gt;&lt;record&gt;&lt;rec-number&gt;361&lt;/rec-number&gt;&lt;foreign-keys&gt;&lt;key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434096">
        <w:rPr>
          <w:rFonts w:ascii="Times New Roman" w:hAnsi="Times New Roman"/>
          <w:sz w:val="24"/>
          <w:szCs w:val="24"/>
        </w:rPr>
        <w:fldChar w:fldCharType="separate"/>
      </w:r>
      <w:r w:rsidR="00434096" w:rsidRPr="00434096">
        <w:rPr>
          <w:rFonts w:ascii="Times New Roman" w:hAnsi="Times New Roman"/>
          <w:noProof/>
          <w:sz w:val="24"/>
          <w:szCs w:val="24"/>
          <w:vertAlign w:val="superscript"/>
        </w:rPr>
        <w:t>8</w:t>
      </w:r>
      <w:r w:rsidR="00434096">
        <w:rPr>
          <w:rFonts w:ascii="Times New Roman" w:hAnsi="Times New Roman"/>
          <w:sz w:val="24"/>
          <w:szCs w:val="24"/>
        </w:rPr>
        <w:fldChar w:fldCharType="end"/>
      </w:r>
      <w:r w:rsidRPr="00CF4E04">
        <w:rPr>
          <w:rFonts w:ascii="Times New Roman" w:hAnsi="Times New Roman"/>
          <w:sz w:val="24"/>
          <w:szCs w:val="24"/>
        </w:rPr>
        <w:t xml:space="preserve">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w:t>
      </w:r>
      <w:r w:rsidR="00075024">
        <w:rPr>
          <w:rFonts w:ascii="Times New Roman" w:hAnsi="Times New Roman"/>
          <w:sz w:val="24"/>
          <w:szCs w:val="24"/>
        </w:rPr>
        <w:t>allowed not only systematically</w:t>
      </w:r>
      <w:r w:rsidRPr="00CF4E04">
        <w:rPr>
          <w:rFonts w:ascii="Times New Roman" w:hAnsi="Times New Roman"/>
          <w:sz w:val="24"/>
          <w:szCs w:val="24"/>
        </w:rPr>
        <w:t xml:space="preserve"> identify</w:t>
      </w:r>
      <w:r w:rsidR="00075024">
        <w:rPr>
          <w:rFonts w:ascii="Times New Roman" w:hAnsi="Times New Roman"/>
          <w:sz w:val="24"/>
          <w:szCs w:val="24"/>
        </w:rPr>
        <w:t>ing</w:t>
      </w:r>
      <w:r w:rsidRPr="00CF4E04">
        <w:rPr>
          <w:rFonts w:ascii="Times New Roman" w:hAnsi="Times New Roman"/>
          <w:sz w:val="24"/>
          <w:szCs w:val="24"/>
        </w:rPr>
        <w:t xml:space="preserve"> </w:t>
      </w:r>
      <w:r w:rsidR="00075024">
        <w:rPr>
          <w:rFonts w:ascii="Times New Roman" w:hAnsi="Times New Roman"/>
          <w:sz w:val="24"/>
          <w:szCs w:val="24"/>
        </w:rPr>
        <w:t>and characterising seasonality</w:t>
      </w:r>
      <w:r w:rsidRPr="00CF4E04">
        <w:rPr>
          <w:rFonts w:ascii="Times New Roman" w:hAnsi="Times New Roman"/>
          <w:sz w:val="24"/>
          <w:szCs w:val="24"/>
        </w:rPr>
        <w:t xml:space="preserve">, </w:t>
      </w:r>
      <w:r w:rsidR="00075024">
        <w:rPr>
          <w:rFonts w:ascii="Times New Roman" w:hAnsi="Times New Roman"/>
          <w:sz w:val="24"/>
          <w:szCs w:val="24"/>
        </w:rPr>
        <w:t>but also examining</w:t>
      </w:r>
      <w:r w:rsidR="00075024" w:rsidRPr="00CF4E04">
        <w:rPr>
          <w:rFonts w:ascii="Times New Roman" w:hAnsi="Times New Roman"/>
          <w:sz w:val="24"/>
          <w:szCs w:val="24"/>
        </w:rPr>
        <w:t xml:space="preserve"> </w:t>
      </w:r>
      <w:r w:rsidRPr="00CF4E04">
        <w:rPr>
          <w:rFonts w:ascii="Times New Roman" w:hAnsi="Times New Roman"/>
          <w:sz w:val="24"/>
          <w:szCs w:val="24"/>
        </w:rPr>
        <w:t xml:space="preserve">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075024">
        <w:rPr>
          <w:rFonts w:ascii="Times New Roman" w:hAnsi="Times New Roman"/>
          <w:sz w:val="24"/>
          <w:szCs w:val="24"/>
        </w:rPr>
        <w:t xml:space="preserve">pre-specified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025CE05F"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&lt;EndNote&gt;&lt;Cite&gt;&lt;Author&gt;Feinstein&lt;/Author&gt;&lt;Year&gt;2002&lt;/Year&gt;&lt;RecNum&gt;361&lt;/RecNum&gt;&lt;DisplayText&gt;&lt;style face="superscript"&gt;8,20&lt;/style&gt;&lt;/DisplayText&gt;&lt;record&gt;&lt;rec-number&gt;361&lt;/rec-number&gt;&lt;foreign-keys&gt;&lt;key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8,20</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&lt;EndNote&gt;&lt;Cite&gt;&lt;Author&gt;Mackenbach&lt;/Author&gt;&lt;Year&gt;1992&lt;/Year&gt;&lt;RecNum&gt;457&lt;/RecNum&gt;&lt;DisplayText&gt;&lt;style face="superscript"&gt;18&lt;/style&gt;&lt;/DisplayText&gt;&lt;record&gt;&lt;rec-number&gt;457&lt;/rec-number&gt;&lt;foreign-keys&gt;&lt;key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18</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&lt;EndNote&gt;&lt;Cite&gt;&lt;Author&gt;Rosenwaike&lt;/Author&gt;&lt;Year&gt;1966&lt;/Year&gt;&lt;RecNum&gt;355&lt;/RecNum&gt;&lt;DisplayText&gt;&lt;style face="superscript"&gt;17&lt;/style&gt;&lt;/DisplayText&gt;&lt;record&gt;&lt;rec-number&gt;355&lt;/rec-number&gt;&lt;foreign-keys&gt;&lt;key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17</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1A400F6F"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29</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r w:rsidR="00131FD9">
        <w:rPr>
          <w:rFonts w:ascii="Times New Roman" w:hAnsi="Times New Roman"/>
          <w:sz w:val="24"/>
          <w:szCs w:val="24"/>
        </w:rPr>
        <w:t>Further analyses can also examine the relationship between both average monthly temperature and its variability with death rates, to inform risk and adaptation assessment.</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735ABFE6"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w:t>
      </w:r>
      <w:r w:rsidR="003A2708">
        <w:rPr>
          <w:rFonts w:ascii="Times New Roman" w:hAnsi="Times New Roman"/>
          <w:sz w:val="24"/>
          <w:szCs w:val="24"/>
        </w:rPr>
        <w:t>seasonal mortality differences</w:t>
      </w:r>
      <w:r w:rsidRPr="00CF4E04">
        <w:rPr>
          <w:rFonts w:ascii="Times New Roman" w:hAnsi="Times New Roman"/>
          <w:sz w:val="24"/>
          <w:szCs w:val="24"/>
        </w:rPr>
        <w:t xml:space="preserve">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more likely to occur in the summer months</w:t>
      </w:r>
      <w:r w:rsidR="00075024">
        <w:rPr>
          <w:rFonts w:ascii="Times New Roman" w:hAnsi="Times New Roman"/>
          <w:sz w:val="24"/>
          <w:szCs w:val="24"/>
        </w:rPr>
        <w:t>,</w:t>
      </w:r>
      <w:r w:rsidR="00BF3B32"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&lt;EndNote&gt;&lt;Cite&gt;&lt;Author&gt;Statistics&lt;/Author&gt;&lt;Year&gt;2012&lt;/Year&gt;&lt;RecNum&gt;951&lt;/RecNum&gt;&lt;DisplayText&gt;&lt;style face="superscript"&gt;30,31&lt;/style&gt;&lt;/DisplayText&gt;&lt;record&gt;&lt;rec-number&gt;951&lt;/rec-number&gt;&lt;foreign-keys&gt;&lt;key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30,31</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075024">
        <w:rPr>
          <w:rFonts w:ascii="Times New Roman" w:hAnsi="Times New Roman"/>
          <w:sz w:val="24"/>
          <w:szCs w:val="24"/>
        </w:rPr>
        <w:t>and are more common in men.</w:t>
      </w:r>
      <w:r w:rsidR="00075024" w:rsidRPr="00CF4E04">
        <w:rPr>
          <w:rFonts w:ascii="Times New Roman" w:hAnsi="Times New Roman"/>
          <w:sz w:val="24"/>
          <w:szCs w:val="24"/>
        </w:rPr>
        <w:t xml:space="preserve"> </w:t>
      </w:r>
      <w:r w:rsidR="00B02A6E" w:rsidRPr="00CF4E04">
        <w:rPr>
          <w:rFonts w:ascii="Times New Roman" w:hAnsi="Times New Roman"/>
          <w:sz w:val="24"/>
          <w:szCs w:val="24"/>
        </w:rPr>
        <w:t>The weakening of 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 xml:space="preserve">which </w:t>
      </w:r>
      <w:r w:rsidR="00075024" w:rsidRPr="00CF4E04">
        <w:rPr>
          <w:rFonts w:ascii="Times New Roman" w:hAnsi="Times New Roman"/>
          <w:sz w:val="24"/>
          <w:szCs w:val="24"/>
        </w:rPr>
        <w:t>ha</w:t>
      </w:r>
      <w:r w:rsidR="00075024">
        <w:rPr>
          <w:rFonts w:ascii="Times New Roman" w:hAnsi="Times New Roman"/>
          <w:sz w:val="24"/>
          <w:szCs w:val="24"/>
        </w:rPr>
        <w:t>ve</w:t>
      </w:r>
      <w:r w:rsidR="00075024" w:rsidRPr="00CF4E04">
        <w:rPr>
          <w:rFonts w:ascii="Times New Roman" w:hAnsi="Times New Roman"/>
          <w:sz w:val="24"/>
          <w:szCs w:val="24"/>
        </w:rPr>
        <w:t xml:space="preserve"> </w:t>
      </w:r>
      <w:r w:rsidR="00BD6E46" w:rsidRPr="00CF4E04">
        <w:rPr>
          <w:rFonts w:ascii="Times New Roman" w:hAnsi="Times New Roman"/>
          <w:sz w:val="24"/>
          <w:szCs w:val="24"/>
        </w:rPr>
        <w:t>a strong seasonality</w:t>
      </w:r>
      <w:r w:rsidR="007A5A8A" w:rsidRPr="00CF4E04">
        <w:rPr>
          <w:rFonts w:ascii="Times New Roman" w:hAnsi="Times New Roman"/>
          <w:sz w:val="24"/>
          <w:szCs w:val="24"/>
        </w:rPr>
        <w:t xml:space="preserve">, as well as the increase in the proportion 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05AB6" w:rsidRPr="00EA38A0">
        <w:rPr>
          <w:rFonts w:ascii="Times New Roman" w:hAnsi="Times New Roman"/>
          <w:sz w:val="24"/>
          <w:szCs w:val="24"/>
        </w:rPr>
      </w:r>
      <w:r w:rsidR="00805AB6"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8,30,32,33</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2E59446A" w:rsidR="004D18B5" w:rsidRPr="00CF4E04" w:rsidRDefault="00C2786A" w:rsidP="00506BDF">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 xml:space="preserve">e note that although the percent </w:t>
      </w:r>
      <w:r w:rsidR="003A2708">
        <w:rPr>
          <w:rFonts w:ascii="Times New Roman" w:hAnsi="Times New Roman"/>
          <w:sz w:val="24"/>
          <w:szCs w:val="24"/>
        </w:rPr>
        <w:t>seasonal difference in</w:t>
      </w:r>
      <w:r w:rsidR="003A2708" w:rsidRPr="00CF4E04">
        <w:rPr>
          <w:rFonts w:ascii="Times New Roman" w:hAnsi="Times New Roman"/>
          <w:sz w:val="24"/>
          <w:szCs w:val="24"/>
        </w:rPr>
        <w:t xml:space="preserve"> </w:t>
      </w:r>
      <w:r w:rsidR="00452AB5" w:rsidRPr="00CF4E04">
        <w:rPr>
          <w:rFonts w:ascii="Times New Roman" w:hAnsi="Times New Roman"/>
          <w:sz w:val="24"/>
          <w:szCs w:val="24"/>
        </w:rPr>
        <w:t xml:space="preserve">mortality has remained largely unchanged in these ages, the absolute difference in death rates between the peak and minimum months has declined because total mortality has a declining </w:t>
      </w:r>
      <w:ins w:id="17" w:author="Majid" w:date="2017-02-06T18:35:00Z">
        <w:r w:rsidR="00B149C9">
          <w:rPr>
            <w:rFonts w:ascii="Times New Roman" w:hAnsi="Times New Roman"/>
            <w:sz w:val="24"/>
            <w:szCs w:val="24"/>
          </w:rPr>
          <w:t xml:space="preserve">long-term </w:t>
        </w:r>
      </w:ins>
      <w:r w:rsidR="00452AB5" w:rsidRPr="00CF4E04">
        <w:rPr>
          <w:rFonts w:ascii="Times New Roman" w:hAnsi="Times New Roman"/>
          <w:sz w:val="24"/>
          <w:szCs w:val="24"/>
        </w:rPr>
        <w:t>trend</w:t>
      </w:r>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&lt;EndNote&gt;&lt;Cite&gt;&lt;Author&gt;England&lt;/Author&gt;&lt;Year&gt;2016&lt;/Year&gt;&lt;RecNum&gt;953&lt;/RecNum&gt;&lt;DisplayText&gt;&lt;style face="superscript"&gt;34&lt;/style&gt;&lt;/DisplayText&gt;&lt;record&gt;&lt;rec-number&gt;953&lt;/rec-number&gt;&lt;foreign-keys&gt;&lt;key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34</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B1C81" w:rsidRPr="00EA38A0">
        <w:rPr>
          <w:rFonts w:ascii="Times New Roman" w:hAnsi="Times New Roman"/>
          <w:sz w:val="24"/>
          <w:szCs w:val="24"/>
        </w:rPr>
      </w:r>
      <w:r w:rsidR="008B1C81"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4,21,34</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r w:rsidR="00B42C4B">
        <w:rPr>
          <w:rFonts w:ascii="Times New Roman" w:hAnsi="Times New Roman"/>
          <w:sz w:val="24"/>
          <w:szCs w:val="24"/>
        </w:rPr>
        <w:t>,</w:t>
      </w:r>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&lt;EndNote&gt;&lt;Cite&gt;&lt;Author&gt;Morris&lt;/Author&gt;&lt;Year&gt;2013&lt;/Year&gt;&lt;RecNum&gt;955&lt;/RecNum&gt;&lt;DisplayText&gt;&lt;style face="superscript"&gt;35&lt;/style&gt;&lt;/DisplayText&gt;&lt;record&gt;&lt;rec-number&gt;955&lt;/rec-number&gt;&lt;foreign-keys&gt;&lt;key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35</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w:t>
      </w:r>
      <w:del w:id="18" w:author="Majid" w:date="2017-02-06T18:35:00Z">
        <w:r w:rsidR="007B5D34" w:rsidRPr="00CF4E04" w:rsidDel="00B149C9">
          <w:rPr>
            <w:rFonts w:ascii="Times New Roman" w:hAnsi="Times New Roman"/>
            <w:sz w:val="24"/>
            <w:szCs w:val="24"/>
          </w:rPr>
          <w:delText xml:space="preserve">, </w:delText>
        </w:r>
        <w:r w:rsidR="00506BDF" w:rsidDel="00B149C9">
          <w:rPr>
            <w:rFonts w:ascii="Times New Roman" w:hAnsi="Times New Roman"/>
            <w:sz w:val="24"/>
            <w:szCs w:val="24"/>
          </w:rPr>
          <w:delText>although under threat from various austerity measures</w:delText>
        </w:r>
      </w:del>
      <w:r w:rsidR="00506BDF">
        <w:rPr>
          <w:rFonts w:ascii="Times New Roman" w:hAnsi="Times New Roman"/>
          <w:sz w:val="24"/>
          <w:szCs w:val="24"/>
        </w:rPr>
        <w:t xml:space="preserve">, </w:t>
      </w:r>
      <w:r w:rsidR="007B5D34" w:rsidRPr="00CF4E04">
        <w:rPr>
          <w:rFonts w:ascii="Times New Roman" w:hAnsi="Times New Roman"/>
          <w:sz w:val="24"/>
          <w:szCs w:val="24"/>
        </w:rPr>
        <w:t xml:space="preserve">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2BA5AA88" w14:textId="25D21CC1" w:rsidR="0007260F" w:rsidRPr="00CF4E04" w:rsidRDefault="0007260F" w:rsidP="007869DC">
      <w:pPr>
        <w:spacing w:after="0" w:line="480" w:lineRule="auto"/>
        <w:rPr>
          <w:rFonts w:ascii="Times New Roman" w:hAnsi="Times New Roman"/>
          <w:b/>
          <w:color w:val="000000" w:themeColor="text1"/>
          <w:sz w:val="24"/>
          <w:szCs w:val="24"/>
        </w:rPr>
      </w:pPr>
    </w:p>
    <w:p w14:paraId="4C97E5BE" w14:textId="77777777" w:rsidR="000D31A7" w:rsidRDefault="000D31A7" w:rsidP="00506BDF">
      <w:pPr>
        <w:spacing w:after="0" w:line="480" w:lineRule="auto"/>
        <w:outlineLvl w:val="0"/>
        <w:rPr>
          <w:rFonts w:ascii="Times New Roman" w:hAnsi="Times New Roman"/>
          <w:b/>
          <w:color w:val="000000" w:themeColor="text1"/>
          <w:sz w:val="24"/>
          <w:szCs w:val="24"/>
        </w:rPr>
      </w:pPr>
    </w:p>
    <w:p w14:paraId="0D8BFB3A" w14:textId="77777777" w:rsidR="0007260F" w:rsidRPr="00CF4E04" w:rsidRDefault="0007260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19C45262"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FC5682">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FC5682" w:rsidRPr="00FC5682">
        <w:rPr>
          <w:rFonts w:ascii="Times New Roman" w:hAnsi="Times New Roman"/>
          <w:noProof/>
          <w:color w:val="000000" w:themeColor="text1"/>
          <w:sz w:val="24"/>
          <w:szCs w:val="24"/>
          <w:vertAlign w:val="superscript"/>
        </w:rPr>
        <w:t>36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w:t>
      </w:r>
      <w:commentRangeStart w:id="19"/>
      <w:del w:id="20" w:author="Majid" w:date="2017-02-06T18:37:00Z">
        <w:r w:rsidR="00B71A20" w:rsidRPr="00CF4E04" w:rsidDel="00B149C9">
          <w:rPr>
            <w:rFonts w:ascii="Times New Roman" w:hAnsi="Times New Roman"/>
            <w:sz w:val="24"/>
            <w:szCs w:val="24"/>
          </w:rPr>
          <w:delText>NOAA</w:delText>
        </w:r>
      </w:del>
      <w:commentRangeEnd w:id="19"/>
      <w:r w:rsidR="00B149C9">
        <w:rPr>
          <w:rStyle w:val="CommentReference"/>
          <w:rFonts w:asciiTheme="minorHAnsi" w:eastAsiaTheme="minorHAnsi" w:hAnsiTheme="minorHAnsi" w:cstheme="minorBidi"/>
        </w:rPr>
        <w:commentReference w:id="19"/>
      </w:r>
      <w:ins w:id="21" w:author="Majid" w:date="2017-02-06T18:37:00Z">
        <w:r w:rsidR="00B149C9">
          <w:rPr>
            <w:rFonts w:ascii="Times New Roman" w:hAnsi="Times New Roman"/>
            <w:sz w:val="24"/>
            <w:szCs w:val="24"/>
          </w:rPr>
          <w:t>Figure S1</w:t>
        </w:r>
      </w:ins>
      <w:r w:rsidR="00B71A20" w:rsidRPr="00CF4E04">
        <w:rPr>
          <w:rFonts w:ascii="Times New Roman" w:hAnsi="Times New Roman"/>
          <w:sz w:val="24"/>
          <w:szCs w:val="24"/>
        </w:rPr>
        <w:t>)</w:t>
      </w:r>
      <w:ins w:id="22" w:author="Majid" w:date="2017-02-06T18:36:00Z">
        <w:r w:rsidR="00B149C9">
          <w:rPr>
            <w:rFonts w:ascii="Times New Roman" w:hAnsi="Times New Roman"/>
            <w:sz w:val="24"/>
            <w:szCs w:val="24"/>
          </w:rPr>
          <w:t>.</w:t>
        </w:r>
      </w:ins>
      <w:del w:id="23" w:author="Majid" w:date="2017-02-06T18:36:00Z">
        <w:r w:rsidR="00B71A20" w:rsidRPr="00CF4E04" w:rsidDel="00B149C9">
          <w:rPr>
            <w:rFonts w:ascii="Times New Roman" w:hAnsi="Times New Roman"/>
            <w:sz w:val="24"/>
            <w:szCs w:val="24"/>
          </w:rPr>
          <w:delText>;</w:delText>
        </w:r>
      </w:del>
      <w:r w:rsidR="00B71A20"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&lt;EndNote&gt;&lt;Cite&gt;&lt;Author&gt;Karl&lt;/Author&gt;&lt;Year&gt;1984&lt;/Year&gt;&lt;RecNum&gt;454&lt;/RecNum&gt;&lt;DisplayText&gt;&lt;style face="superscript"&gt;37&lt;/style&gt;&lt;/DisplayText&gt;&lt;record&gt;&lt;rec-number&gt;454&lt;/rec-number&gt;&lt;foreign-keys&gt;&lt;key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37</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w:t>
      </w:r>
      <w:del w:id="24" w:author="Majid" w:date="2017-02-06T18:36:00Z">
        <w:r w:rsidR="00B71A20" w:rsidRPr="00CF4E04" w:rsidDel="00B149C9">
          <w:rPr>
            <w:rFonts w:ascii="Times New Roman" w:hAnsi="Times New Roman"/>
            <w:sz w:val="24"/>
            <w:szCs w:val="24"/>
          </w:rPr>
          <w:delText>Hawaii was included in the West region, and Alaska in the Northwest region.</w:delText>
        </w:r>
        <w:r w:rsidR="004C6F20" w:rsidDel="00B149C9">
          <w:rPr>
            <w:rFonts w:ascii="Times New Roman" w:hAnsi="Times New Roman"/>
            <w:sz w:val="24"/>
            <w:szCs w:val="24"/>
          </w:rPr>
          <w:delText xml:space="preserve"> </w:delText>
        </w:r>
      </w:del>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14492314" w14:textId="77777777" w:rsidR="004C6F20" w:rsidRPr="00CF4E04" w:rsidRDefault="004C6F20" w:rsidP="00472EC1">
      <w:pPr>
        <w:spacing w:after="0" w:line="480" w:lineRule="auto"/>
        <w:rPr>
          <w:rFonts w:ascii="Times New Roman" w:hAnsi="Times New Roman"/>
          <w:color w:val="000000" w:themeColor="text1"/>
          <w:sz w:val="24"/>
          <w:szCs w:val="24"/>
        </w:rPr>
      </w:pPr>
    </w:p>
    <w:p w14:paraId="06CCAF4E" w14:textId="1049B4AB" w:rsidR="0007260F" w:rsidRDefault="004C6F20" w:rsidP="00AE7607">
      <w:pPr>
        <w:spacing w:after="0" w:line="480" w:lineRule="auto"/>
        <w:outlineLvl w:val="0"/>
        <w:rPr>
          <w:rFonts w:ascii="Times New Roman" w:hAnsi="Times New Roman"/>
          <w:sz w:val="24"/>
          <w:szCs w:val="24"/>
        </w:rPr>
      </w:pPr>
      <w:r>
        <w:rPr>
          <w:rFonts w:ascii="Times New Roman" w:hAnsi="Times New Roman"/>
          <w:sz w:val="24"/>
          <w:szCs w:val="24"/>
        </w:rPr>
        <w:t xml:space="preserve">We obtained data on temperature </w:t>
      </w:r>
      <w:r w:rsidR="001812E3">
        <w:rPr>
          <w:rFonts w:ascii="Times New Roman" w:hAnsi="Times New Roman"/>
          <w:sz w:val="24"/>
          <w:szCs w:val="24"/>
        </w:rPr>
        <w:t>from ERA-Interim</w:t>
      </w:r>
      <w:r w:rsidR="00D91715">
        <w:rPr>
          <w:rFonts w:ascii="Times New Roman" w:hAnsi="Times New Roman"/>
          <w:sz w:val="24"/>
          <w:szCs w:val="24"/>
        </w:rPr>
        <w:t xml:space="preserve">, </w:t>
      </w:r>
      <w:r w:rsidR="007F622B">
        <w:rPr>
          <w:rFonts w:ascii="Times New Roman" w:hAnsi="Times New Roman"/>
          <w:sz w:val="24"/>
          <w:szCs w:val="24"/>
        </w:rPr>
        <w:t xml:space="preserve">which </w:t>
      </w:r>
      <w:r w:rsidR="002C33EA">
        <w:rPr>
          <w:rFonts w:ascii="Times New Roman" w:hAnsi="Times New Roman"/>
          <w:sz w:val="24"/>
          <w:szCs w:val="24"/>
        </w:rPr>
        <w:t>combines predictions from a physical model with ground-based and satellite measurements</w:t>
      </w:r>
      <w:r w:rsidR="001E1FC6">
        <w:rPr>
          <w:rFonts w:ascii="Times New Roman" w:hAnsi="Times New Roman"/>
          <w:sz w:val="24"/>
          <w:szCs w:val="24"/>
        </w:rPr>
        <w:t>.</w: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 </w:instrTex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EN.CITE.DATA </w:instrText>
      </w:r>
      <w:r w:rsidR="00AC4299">
        <w:rPr>
          <w:rFonts w:ascii="Times New Roman" w:hAnsi="Times New Roman"/>
          <w:sz w:val="24"/>
          <w:szCs w:val="24"/>
        </w:rPr>
      </w:r>
      <w:r w:rsidR="00AC4299">
        <w:rPr>
          <w:rFonts w:ascii="Times New Roman" w:hAnsi="Times New Roman"/>
          <w:sz w:val="24"/>
          <w:szCs w:val="24"/>
        </w:rPr>
        <w:fldChar w:fldCharType="end"/>
      </w:r>
      <w:r w:rsidR="00AC4299">
        <w:rPr>
          <w:rFonts w:ascii="Times New Roman" w:hAnsi="Times New Roman"/>
          <w:sz w:val="24"/>
          <w:szCs w:val="24"/>
        </w:rPr>
      </w:r>
      <w:r w:rsidR="00AC4299">
        <w:rPr>
          <w:rFonts w:ascii="Times New Roman" w:hAnsi="Times New Roman"/>
          <w:sz w:val="24"/>
          <w:szCs w:val="24"/>
        </w:rPr>
        <w:fldChar w:fldCharType="separate"/>
      </w:r>
      <w:r w:rsidR="00AC4299" w:rsidRPr="00AC4299">
        <w:rPr>
          <w:rFonts w:ascii="Times New Roman" w:hAnsi="Times New Roman"/>
          <w:noProof/>
          <w:sz w:val="24"/>
          <w:szCs w:val="24"/>
          <w:vertAlign w:val="superscript"/>
        </w:rPr>
        <w:t>38</w:t>
      </w:r>
      <w:r w:rsidR="00AC4299">
        <w:rPr>
          <w:rFonts w:ascii="Times New Roman" w:hAnsi="Times New Roman"/>
          <w:sz w:val="24"/>
          <w:szCs w:val="24"/>
        </w:rPr>
        <w:fldChar w:fldCharType="end"/>
      </w:r>
      <w:r w:rsidR="00C634DB">
        <w:rPr>
          <w:rFonts w:ascii="Times New Roman" w:hAnsi="Times New Roman"/>
          <w:sz w:val="24"/>
          <w:szCs w:val="24"/>
        </w:rPr>
        <w:t xml:space="preserve"> </w:t>
      </w:r>
      <w:r w:rsidR="009029C7">
        <w:rPr>
          <w:rFonts w:ascii="Times New Roman" w:hAnsi="Times New Roman"/>
          <w:sz w:val="24"/>
          <w:szCs w:val="24"/>
        </w:rPr>
        <w:t>We used gridded four-times-daily estimates</w:t>
      </w:r>
      <w:r w:rsidR="00385588">
        <w:rPr>
          <w:rFonts w:ascii="Times New Roman" w:hAnsi="Times New Roman"/>
          <w:sz w:val="24"/>
          <w:szCs w:val="24"/>
        </w:rPr>
        <w:t xml:space="preserve"> at a resolution of </w:t>
      </w:r>
      <w:r w:rsidR="004135FD">
        <w:rPr>
          <w:rFonts w:ascii="Times New Roman" w:hAnsi="Times New Roman"/>
          <w:sz w:val="24"/>
          <w:szCs w:val="24"/>
        </w:rPr>
        <w:t>80km</w:t>
      </w:r>
      <w:r w:rsidR="009029C7">
        <w:rPr>
          <w:rFonts w:ascii="Times New Roman" w:hAnsi="Times New Roman"/>
          <w:sz w:val="24"/>
          <w:szCs w:val="24"/>
        </w:rPr>
        <w:t xml:space="preserve"> to</w:t>
      </w:r>
      <w:r w:rsidR="00C634DB">
        <w:rPr>
          <w:rFonts w:ascii="Times New Roman" w:hAnsi="Times New Roman"/>
          <w:sz w:val="24"/>
          <w:szCs w:val="24"/>
        </w:rPr>
        <w:t xml:space="preserve"> generate</w:t>
      </w:r>
      <w:r w:rsidR="009029C7">
        <w:rPr>
          <w:rFonts w:ascii="Times New Roman" w:hAnsi="Times New Roman"/>
          <w:sz w:val="24"/>
          <w:szCs w:val="24"/>
        </w:rPr>
        <w:t xml:space="preserve"> monthly</w:t>
      </w:r>
      <w:r w:rsidR="00C634DB">
        <w:rPr>
          <w:rFonts w:ascii="Times New Roman" w:hAnsi="Times New Roman"/>
          <w:sz w:val="24"/>
          <w:szCs w:val="24"/>
        </w:rPr>
        <w:t xml:space="preserve"> </w:t>
      </w:r>
      <w:r w:rsidR="00E046BA">
        <w:rPr>
          <w:rFonts w:ascii="Times New Roman" w:hAnsi="Times New Roman"/>
          <w:sz w:val="24"/>
          <w:szCs w:val="24"/>
        </w:rPr>
        <w:t xml:space="preserve">population-weighted temperature </w:t>
      </w:r>
      <w:r w:rsidR="00C634DB">
        <w:rPr>
          <w:rFonts w:ascii="Times New Roman" w:hAnsi="Times New Roman"/>
          <w:sz w:val="24"/>
          <w:szCs w:val="24"/>
        </w:rPr>
        <w:t>by climate region throughout the analysis</w:t>
      </w:r>
      <w:r w:rsidR="009029C7" w:rsidRPr="009029C7">
        <w:rPr>
          <w:rFonts w:ascii="Times New Roman" w:hAnsi="Times New Roman"/>
          <w:sz w:val="24"/>
          <w:szCs w:val="24"/>
        </w:rPr>
        <w:t xml:space="preserve"> </w:t>
      </w:r>
      <w:r w:rsidR="009029C7">
        <w:rPr>
          <w:rFonts w:ascii="Times New Roman" w:hAnsi="Times New Roman"/>
          <w:sz w:val="24"/>
          <w:szCs w:val="24"/>
        </w:rPr>
        <w:t>period</w:t>
      </w:r>
      <w:r w:rsidR="00C634DB">
        <w:rPr>
          <w:rFonts w:ascii="Times New Roman" w:hAnsi="Times New Roman"/>
          <w:sz w:val="24"/>
          <w:szCs w:val="24"/>
        </w:rPr>
        <w:t>.</w:t>
      </w:r>
    </w:p>
    <w:p w14:paraId="54D35FC6" w14:textId="77777777" w:rsidR="004C6F20" w:rsidRPr="00CF4E04" w:rsidRDefault="004C6F20">
      <w:pPr>
        <w:spacing w:after="0" w:line="480" w:lineRule="auto"/>
        <w:rPr>
          <w:rFonts w:ascii="Times New Roman" w:hAnsi="Times New Roman"/>
          <w:color w:val="000000" w:themeColor="text1"/>
          <w:sz w:val="24"/>
          <w:szCs w:val="24"/>
        </w:rPr>
      </w:pPr>
    </w:p>
    <w:p w14:paraId="756E0785"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63B117CE"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1D1DD2">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29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r w:rsidR="00290FD5" w:rsidRPr="00CF4E04">
        <w:rPr>
          <w:rFonts w:ascii="Times New Roman" w:hAnsi="Times New Roman"/>
          <w:color w:val="000000" w:themeColor="text1"/>
          <w:sz w:val="24"/>
          <w:szCs w:val="24"/>
        </w:rPr>
        <w:t xml:space="preserve">is able to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w:t>
      </w:r>
      <w:r w:rsidR="00E10B5A">
        <w:rPr>
          <w:rFonts w:ascii="Times New Roman" w:hAnsi="Times New Roman"/>
          <w:color w:val="000000" w:themeColor="text1"/>
          <w:sz w:val="24"/>
          <w:szCs w:val="24"/>
        </w:rPr>
        <w:t>rescaled</w:t>
      </w:r>
      <w:r w:rsidR="00E10B5A"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 xml:space="preserve">each all-cause mortality death rate time series so as to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D4FA90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1998-2013.  For age-sex groups which had statistically significant power spectra for 1982-2013, as well as for both time sections (1982-1997</w:t>
      </w:r>
      <w:r w:rsidR="00DF65A8">
        <w:rPr>
          <w:rFonts w:ascii="Times New Roman" w:hAnsi="Times New Roman" w:cs="Times New Roman"/>
          <w:color w:val="000000" w:themeColor="text1"/>
          <w:sz w:val="24"/>
          <w:szCs w:val="24"/>
        </w:rPr>
        <w:t xml:space="preserve"> and </w:t>
      </w:r>
      <w:r w:rsidRPr="007B6142">
        <w:rPr>
          <w:rFonts w:ascii="Times New Roman" w:hAnsi="Times New Roman" w:cs="Times New Roman"/>
          <w:color w:val="000000" w:themeColor="text1"/>
          <w:sz w:val="24"/>
          <w:szCs w:val="24"/>
        </w:rPr>
        <w:t>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428E8A4F" w14:textId="2624CD1A" w:rsidR="00B3448D" w:rsidRPr="00CF4E04" w:rsidRDefault="00B3448D" w:rsidP="00B3448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For each age-sex group and year, we used a Poisson model to estimate the percentage </w:t>
      </w:r>
      <w:r w:rsidR="00FC021F">
        <w:rPr>
          <w:rFonts w:ascii="Times New Roman" w:hAnsi="Times New Roman"/>
          <w:color w:val="000000" w:themeColor="text1"/>
          <w:sz w:val="24"/>
          <w:szCs w:val="24"/>
        </w:rPr>
        <w:t>difference in death rates</w:t>
      </w:r>
      <w:r w:rsidRPr="00CF4E04">
        <w:rPr>
          <w:rFonts w:ascii="Times New Roman" w:hAnsi="Times New Roman"/>
          <w:color w:val="000000" w:themeColor="text1"/>
          <w:sz w:val="24"/>
          <w:szCs w:val="24"/>
        </w:rPr>
        <w:t xml:space="preserve"> between the maximum and minimum mortality months for each year, and its </w:t>
      </w:r>
      <w:r>
        <w:rPr>
          <w:rFonts w:ascii="Times New Roman" w:hAnsi="Times New Roman"/>
          <w:color w:val="000000" w:themeColor="text1"/>
          <w:sz w:val="24"/>
          <w:szCs w:val="24"/>
        </w:rPr>
        <w:t>standard error</w:t>
      </w:r>
      <w:r w:rsidRPr="00CF4E04">
        <w:rPr>
          <w:rFonts w:ascii="Times New Roman" w:hAnsi="Times New Roman"/>
          <w:color w:val="000000" w:themeColor="text1"/>
          <w:sz w:val="24"/>
          <w:szCs w:val="24"/>
        </w:rPr>
        <w:t xml:space="preserve"> which accounts for population size. We then fitted a linear regression to the time series of seasonal </w:t>
      </w:r>
      <w:r w:rsidR="00FC021F">
        <w:rPr>
          <w:rFonts w:ascii="Times New Roman" w:hAnsi="Times New Roman"/>
          <w:color w:val="000000" w:themeColor="text1"/>
          <w:sz w:val="24"/>
          <w:szCs w:val="24"/>
        </w:rPr>
        <w:t>differences</w:t>
      </w:r>
      <w:r w:rsidRPr="00CF4E04">
        <w:rPr>
          <w:rFonts w:ascii="Times New Roman" w:hAnsi="Times New Roman"/>
          <w:color w:val="000000" w:themeColor="text1"/>
          <w:sz w:val="24"/>
          <w:szCs w:val="24"/>
        </w:rPr>
        <w:t xml:space="preserve"> for each age and sex group, weighting each by the inverse of </w:t>
      </w:r>
      <w:r>
        <w:rPr>
          <w:rFonts w:ascii="Times New Roman" w:hAnsi="Times New Roman"/>
          <w:color w:val="000000" w:themeColor="text1"/>
          <w:sz w:val="24"/>
          <w:szCs w:val="24"/>
        </w:rPr>
        <w:t xml:space="preserve">the square of </w:t>
      </w:r>
      <w:r w:rsidRPr="00CF4E04">
        <w:rPr>
          <w:rFonts w:ascii="Times New Roman" w:hAnsi="Times New Roman"/>
          <w:color w:val="000000" w:themeColor="text1"/>
          <w:sz w:val="24"/>
          <w:szCs w:val="24"/>
        </w:rPr>
        <w:t xml:space="preserve">its </w:t>
      </w:r>
      <w:r>
        <w:rPr>
          <w:rFonts w:ascii="Times New Roman" w:hAnsi="Times New Roman"/>
          <w:color w:val="000000" w:themeColor="text1"/>
          <w:sz w:val="24"/>
          <w:szCs w:val="24"/>
        </w:rPr>
        <w:t>standard error</w:t>
      </w:r>
      <w:r w:rsidRPr="00CF4E04">
        <w:rPr>
          <w:rFonts w:ascii="Times New Roman" w:hAnsi="Times New Roman"/>
          <w:color w:val="000000" w:themeColor="text1"/>
          <w:sz w:val="24"/>
          <w:szCs w:val="24"/>
        </w:rPr>
        <w:t xml:space="preserve">. We calculated change in the fitted values from 1982 to 2013, reported as percentage point difference, as a quantitative measure of how the seasonality of death rates has changed over time. </w:t>
      </w:r>
    </w:p>
    <w:p w14:paraId="5C1783A6" w14:textId="6250C560" w:rsidR="00227503" w:rsidRPr="00CF4E04" w:rsidRDefault="00227503">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4CE9AC0B" w14:textId="36227993" w:rsidR="002C5FB9" w:rsidRPr="00CF4E04" w:rsidRDefault="002C5FB9" w:rsidP="00AE7607">
      <w:pPr>
        <w:spacing w:after="0" w:line="240" w:lineRule="auto"/>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741BB501" w14:textId="77777777" w:rsidR="00B7252C" w:rsidRPr="00665478" w:rsidRDefault="002C5FB9" w:rsidP="00B7252C">
      <w:pPr>
        <w:pStyle w:val="EndNoteBibliography"/>
        <w:spacing w:after="0"/>
        <w:ind w:left="720" w:hanging="720"/>
        <w:rPr>
          <w:rFonts w:ascii="Times New Roman" w:hAnsi="Times New Roman"/>
          <w:noProof/>
          <w:sz w:val="24"/>
          <w:szCs w:val="24"/>
          <w:rPrChange w:id="25" w:author="Majid" w:date="2017-02-06T18:40:00Z">
            <w:rPr>
              <w:noProof/>
            </w:rPr>
          </w:rPrChange>
        </w:rPr>
      </w:pPr>
      <w:r w:rsidRPr="00665478">
        <w:rPr>
          <w:rFonts w:ascii="Times New Roman" w:hAnsi="Times New Roman"/>
          <w:color w:val="000000" w:themeColor="text1"/>
          <w:sz w:val="24"/>
          <w:szCs w:val="24"/>
        </w:rPr>
        <w:fldChar w:fldCharType="begin"/>
      </w:r>
      <w:r w:rsidRPr="00665478">
        <w:rPr>
          <w:rFonts w:ascii="Times New Roman" w:hAnsi="Times New Roman"/>
          <w:color w:val="000000" w:themeColor="text1"/>
          <w:sz w:val="24"/>
          <w:szCs w:val="24"/>
          <w:rPrChange w:id="26" w:author="Majid" w:date="2017-02-06T18:40:00Z">
            <w:rPr>
              <w:rFonts w:ascii="Times New Roman" w:hAnsi="Times New Roman"/>
              <w:color w:val="000000" w:themeColor="text1"/>
              <w:sz w:val="24"/>
              <w:szCs w:val="24"/>
            </w:rPr>
          </w:rPrChange>
        </w:rPr>
        <w:instrText xml:space="preserve"> ADDIN EN.REFLIST </w:instrText>
      </w:r>
      <w:r w:rsidRPr="00665478">
        <w:rPr>
          <w:rFonts w:ascii="Times New Roman" w:hAnsi="Times New Roman"/>
          <w:color w:val="000000" w:themeColor="text1"/>
          <w:sz w:val="24"/>
          <w:szCs w:val="24"/>
          <w:rPrChange w:id="27" w:author="Majid" w:date="2017-02-06T18:40:00Z">
            <w:rPr>
              <w:rFonts w:ascii="Times New Roman" w:hAnsi="Times New Roman"/>
              <w:color w:val="000000" w:themeColor="text1"/>
              <w:sz w:val="24"/>
              <w:szCs w:val="24"/>
            </w:rPr>
          </w:rPrChange>
        </w:rPr>
        <w:fldChar w:fldCharType="separate"/>
      </w:r>
      <w:r w:rsidR="00B7252C" w:rsidRPr="00665478">
        <w:rPr>
          <w:rFonts w:ascii="Times New Roman" w:hAnsi="Times New Roman"/>
          <w:noProof/>
          <w:sz w:val="24"/>
          <w:szCs w:val="24"/>
          <w:rPrChange w:id="28" w:author="Majid" w:date="2017-02-06T18:40:00Z">
            <w:rPr>
              <w:noProof/>
            </w:rPr>
          </w:rPrChange>
        </w:rPr>
        <w:t>1</w:t>
      </w:r>
      <w:r w:rsidR="00B7252C" w:rsidRPr="00665478">
        <w:rPr>
          <w:rFonts w:ascii="Times New Roman" w:hAnsi="Times New Roman"/>
          <w:noProof/>
          <w:sz w:val="24"/>
          <w:szCs w:val="24"/>
          <w:rPrChange w:id="29" w:author="Majid" w:date="2017-02-06T18:40:00Z">
            <w:rPr>
              <w:noProof/>
            </w:rPr>
          </w:rPrChange>
        </w:rPr>
        <w:tab/>
        <w:t xml:space="preserve">Langford, I. H. &amp; Bentham, G. The potential effects of climate change on winter mortality in England and Wales. </w:t>
      </w:r>
      <w:r w:rsidR="00B7252C" w:rsidRPr="00665478">
        <w:rPr>
          <w:rFonts w:ascii="Times New Roman" w:hAnsi="Times New Roman"/>
          <w:i/>
          <w:noProof/>
          <w:sz w:val="24"/>
          <w:szCs w:val="24"/>
          <w:rPrChange w:id="30" w:author="Majid" w:date="2017-02-06T18:40:00Z">
            <w:rPr>
              <w:i/>
              <w:noProof/>
            </w:rPr>
          </w:rPrChange>
        </w:rPr>
        <w:t>Int J Biometeorol</w:t>
      </w:r>
      <w:r w:rsidR="00B7252C" w:rsidRPr="00665478">
        <w:rPr>
          <w:rFonts w:ascii="Times New Roman" w:hAnsi="Times New Roman"/>
          <w:noProof/>
          <w:sz w:val="24"/>
          <w:szCs w:val="24"/>
          <w:rPrChange w:id="31" w:author="Majid" w:date="2017-02-06T18:40:00Z">
            <w:rPr>
              <w:noProof/>
            </w:rPr>
          </w:rPrChange>
        </w:rPr>
        <w:t xml:space="preserve"> </w:t>
      </w:r>
      <w:r w:rsidR="00B7252C" w:rsidRPr="00665478">
        <w:rPr>
          <w:rFonts w:ascii="Times New Roman" w:hAnsi="Times New Roman"/>
          <w:b/>
          <w:noProof/>
          <w:sz w:val="24"/>
          <w:szCs w:val="24"/>
          <w:rPrChange w:id="32" w:author="Majid" w:date="2017-02-06T18:40:00Z">
            <w:rPr>
              <w:b/>
              <w:noProof/>
            </w:rPr>
          </w:rPrChange>
        </w:rPr>
        <w:t>38</w:t>
      </w:r>
      <w:r w:rsidR="00B7252C" w:rsidRPr="00665478">
        <w:rPr>
          <w:rFonts w:ascii="Times New Roman" w:hAnsi="Times New Roman"/>
          <w:noProof/>
          <w:sz w:val="24"/>
          <w:szCs w:val="24"/>
          <w:rPrChange w:id="33" w:author="Majid" w:date="2017-02-06T18:40:00Z">
            <w:rPr>
              <w:noProof/>
            </w:rPr>
          </w:rPrChange>
        </w:rPr>
        <w:t>, 141-147 (1995).</w:t>
      </w:r>
    </w:p>
    <w:p w14:paraId="0B48BEED" w14:textId="77777777" w:rsidR="00B7252C" w:rsidRPr="00665478" w:rsidRDefault="00B7252C" w:rsidP="00B7252C">
      <w:pPr>
        <w:pStyle w:val="EndNoteBibliography"/>
        <w:spacing w:after="0"/>
        <w:ind w:left="720" w:hanging="720"/>
        <w:rPr>
          <w:rFonts w:ascii="Times New Roman" w:hAnsi="Times New Roman"/>
          <w:noProof/>
          <w:sz w:val="24"/>
          <w:szCs w:val="24"/>
          <w:rPrChange w:id="34" w:author="Majid" w:date="2017-02-06T18:40:00Z">
            <w:rPr>
              <w:noProof/>
            </w:rPr>
          </w:rPrChange>
        </w:rPr>
      </w:pPr>
      <w:r w:rsidRPr="00665478">
        <w:rPr>
          <w:rFonts w:ascii="Times New Roman" w:hAnsi="Times New Roman"/>
          <w:noProof/>
          <w:sz w:val="24"/>
          <w:szCs w:val="24"/>
          <w:rPrChange w:id="35" w:author="Majid" w:date="2017-02-06T18:40:00Z">
            <w:rPr>
              <w:noProof/>
            </w:rPr>
          </w:rPrChange>
        </w:rPr>
        <w:t>2</w:t>
      </w:r>
      <w:r w:rsidRPr="00665478">
        <w:rPr>
          <w:rFonts w:ascii="Times New Roman" w:hAnsi="Times New Roman"/>
          <w:noProof/>
          <w:sz w:val="24"/>
          <w:szCs w:val="24"/>
          <w:rPrChange w:id="36" w:author="Majid" w:date="2017-02-06T18:40:00Z">
            <w:rPr>
              <w:noProof/>
            </w:rPr>
          </w:rPrChange>
        </w:rPr>
        <w:tab/>
        <w:t xml:space="preserve">Martens, W. J. Climate change, thermal stress and mortality changes. </w:t>
      </w:r>
      <w:r w:rsidRPr="00665478">
        <w:rPr>
          <w:rFonts w:ascii="Times New Roman" w:hAnsi="Times New Roman"/>
          <w:i/>
          <w:noProof/>
          <w:sz w:val="24"/>
          <w:szCs w:val="24"/>
          <w:rPrChange w:id="37" w:author="Majid" w:date="2017-02-06T18:40:00Z">
            <w:rPr>
              <w:i/>
              <w:noProof/>
            </w:rPr>
          </w:rPrChange>
        </w:rPr>
        <w:t>Soc Sci Med</w:t>
      </w:r>
      <w:r w:rsidRPr="00665478">
        <w:rPr>
          <w:rFonts w:ascii="Times New Roman" w:hAnsi="Times New Roman"/>
          <w:noProof/>
          <w:sz w:val="24"/>
          <w:szCs w:val="24"/>
          <w:rPrChange w:id="38" w:author="Majid" w:date="2017-02-06T18:40:00Z">
            <w:rPr>
              <w:noProof/>
            </w:rPr>
          </w:rPrChange>
        </w:rPr>
        <w:t xml:space="preserve"> </w:t>
      </w:r>
      <w:r w:rsidRPr="00665478">
        <w:rPr>
          <w:rFonts w:ascii="Times New Roman" w:hAnsi="Times New Roman"/>
          <w:b/>
          <w:noProof/>
          <w:sz w:val="24"/>
          <w:szCs w:val="24"/>
          <w:rPrChange w:id="39" w:author="Majid" w:date="2017-02-06T18:40:00Z">
            <w:rPr>
              <w:b/>
              <w:noProof/>
            </w:rPr>
          </w:rPrChange>
        </w:rPr>
        <w:t>46</w:t>
      </w:r>
      <w:r w:rsidRPr="00665478">
        <w:rPr>
          <w:rFonts w:ascii="Times New Roman" w:hAnsi="Times New Roman"/>
          <w:noProof/>
          <w:sz w:val="24"/>
          <w:szCs w:val="24"/>
          <w:rPrChange w:id="40" w:author="Majid" w:date="2017-02-06T18:40:00Z">
            <w:rPr>
              <w:noProof/>
            </w:rPr>
          </w:rPrChange>
        </w:rPr>
        <w:t>, 331-344 (1998).</w:t>
      </w:r>
    </w:p>
    <w:p w14:paraId="7881478F" w14:textId="77777777" w:rsidR="00B7252C" w:rsidRPr="00665478" w:rsidRDefault="00B7252C" w:rsidP="00B7252C">
      <w:pPr>
        <w:pStyle w:val="EndNoteBibliography"/>
        <w:spacing w:after="0"/>
        <w:ind w:left="720" w:hanging="720"/>
        <w:rPr>
          <w:rFonts w:ascii="Times New Roman" w:hAnsi="Times New Roman"/>
          <w:noProof/>
          <w:sz w:val="24"/>
          <w:szCs w:val="24"/>
          <w:rPrChange w:id="41" w:author="Majid" w:date="2017-02-06T18:40:00Z">
            <w:rPr>
              <w:noProof/>
            </w:rPr>
          </w:rPrChange>
        </w:rPr>
      </w:pPr>
      <w:r w:rsidRPr="00665478">
        <w:rPr>
          <w:rFonts w:ascii="Times New Roman" w:hAnsi="Times New Roman"/>
          <w:noProof/>
          <w:sz w:val="24"/>
          <w:szCs w:val="24"/>
          <w:rPrChange w:id="42" w:author="Majid" w:date="2017-02-06T18:40:00Z">
            <w:rPr>
              <w:noProof/>
            </w:rPr>
          </w:rPrChange>
        </w:rPr>
        <w:t>3</w:t>
      </w:r>
      <w:r w:rsidRPr="00665478">
        <w:rPr>
          <w:rFonts w:ascii="Times New Roman" w:hAnsi="Times New Roman"/>
          <w:noProof/>
          <w:sz w:val="24"/>
          <w:szCs w:val="24"/>
          <w:rPrChange w:id="43" w:author="Majid" w:date="2017-02-06T18:40:00Z">
            <w:rPr>
              <w:noProof/>
            </w:rPr>
          </w:rPrChange>
        </w:rPr>
        <w:tab/>
        <w:t xml:space="preserve">McKee, C. Deaths in winter: can Britain learn from Europe? </w:t>
      </w:r>
      <w:r w:rsidRPr="00665478">
        <w:rPr>
          <w:rFonts w:ascii="Times New Roman" w:hAnsi="Times New Roman"/>
          <w:i/>
          <w:noProof/>
          <w:sz w:val="24"/>
          <w:szCs w:val="24"/>
          <w:rPrChange w:id="44" w:author="Majid" w:date="2017-02-06T18:40:00Z">
            <w:rPr>
              <w:i/>
              <w:noProof/>
            </w:rPr>
          </w:rPrChange>
        </w:rPr>
        <w:t>European journal of epidemiology</w:t>
      </w:r>
      <w:r w:rsidRPr="00665478">
        <w:rPr>
          <w:rFonts w:ascii="Times New Roman" w:hAnsi="Times New Roman"/>
          <w:noProof/>
          <w:sz w:val="24"/>
          <w:szCs w:val="24"/>
          <w:rPrChange w:id="45" w:author="Majid" w:date="2017-02-06T18:40:00Z">
            <w:rPr>
              <w:noProof/>
            </w:rPr>
          </w:rPrChange>
        </w:rPr>
        <w:t xml:space="preserve"> </w:t>
      </w:r>
      <w:r w:rsidRPr="00665478">
        <w:rPr>
          <w:rFonts w:ascii="Times New Roman" w:hAnsi="Times New Roman"/>
          <w:b/>
          <w:noProof/>
          <w:sz w:val="24"/>
          <w:szCs w:val="24"/>
          <w:rPrChange w:id="46" w:author="Majid" w:date="2017-02-06T18:40:00Z">
            <w:rPr>
              <w:b/>
              <w:noProof/>
            </w:rPr>
          </w:rPrChange>
        </w:rPr>
        <w:t>5</w:t>
      </w:r>
      <w:r w:rsidRPr="00665478">
        <w:rPr>
          <w:rFonts w:ascii="Times New Roman" w:hAnsi="Times New Roman"/>
          <w:noProof/>
          <w:sz w:val="24"/>
          <w:szCs w:val="24"/>
          <w:rPrChange w:id="47" w:author="Majid" w:date="2017-02-06T18:40:00Z">
            <w:rPr>
              <w:noProof/>
            </w:rPr>
          </w:rPrChange>
        </w:rPr>
        <w:t>, 178-182 (1989).</w:t>
      </w:r>
    </w:p>
    <w:p w14:paraId="0F54DB71" w14:textId="77777777" w:rsidR="00B7252C" w:rsidRPr="00665478" w:rsidRDefault="00B7252C" w:rsidP="00B7252C">
      <w:pPr>
        <w:pStyle w:val="EndNoteBibliography"/>
        <w:spacing w:after="0"/>
        <w:ind w:left="720" w:hanging="720"/>
        <w:rPr>
          <w:rFonts w:ascii="Times New Roman" w:hAnsi="Times New Roman"/>
          <w:noProof/>
          <w:sz w:val="24"/>
          <w:szCs w:val="24"/>
          <w:rPrChange w:id="48" w:author="Majid" w:date="2017-02-06T18:40:00Z">
            <w:rPr>
              <w:noProof/>
            </w:rPr>
          </w:rPrChange>
        </w:rPr>
      </w:pPr>
      <w:r w:rsidRPr="00665478">
        <w:rPr>
          <w:rFonts w:ascii="Times New Roman" w:hAnsi="Times New Roman"/>
          <w:noProof/>
          <w:sz w:val="24"/>
          <w:szCs w:val="24"/>
          <w:rPrChange w:id="49" w:author="Majid" w:date="2017-02-06T18:40:00Z">
            <w:rPr>
              <w:noProof/>
            </w:rPr>
          </w:rPrChange>
        </w:rPr>
        <w:t>4</w:t>
      </w:r>
      <w:r w:rsidRPr="00665478">
        <w:rPr>
          <w:rFonts w:ascii="Times New Roman" w:hAnsi="Times New Roman"/>
          <w:noProof/>
          <w:sz w:val="24"/>
          <w:szCs w:val="24"/>
          <w:rPrChange w:id="50" w:author="Majid" w:date="2017-02-06T18:40:00Z">
            <w:rPr>
              <w:noProof/>
            </w:rPr>
          </w:rPrChange>
        </w:rPr>
        <w:tab/>
        <w:t xml:space="preserve">Healy, J. D. Excess winter mortality in Europe: a cross country analysis identifying key risk factors. </w:t>
      </w:r>
      <w:r w:rsidRPr="00665478">
        <w:rPr>
          <w:rFonts w:ascii="Times New Roman" w:hAnsi="Times New Roman"/>
          <w:i/>
          <w:noProof/>
          <w:sz w:val="24"/>
          <w:szCs w:val="24"/>
          <w:rPrChange w:id="51" w:author="Majid" w:date="2017-02-06T18:40:00Z">
            <w:rPr>
              <w:i/>
              <w:noProof/>
            </w:rPr>
          </w:rPrChange>
        </w:rPr>
        <w:t>Journal of Epidemiology and Community Health</w:t>
      </w:r>
      <w:r w:rsidRPr="00665478">
        <w:rPr>
          <w:rFonts w:ascii="Times New Roman" w:hAnsi="Times New Roman"/>
          <w:noProof/>
          <w:sz w:val="24"/>
          <w:szCs w:val="24"/>
          <w:rPrChange w:id="52" w:author="Majid" w:date="2017-02-06T18:40:00Z">
            <w:rPr>
              <w:noProof/>
            </w:rPr>
          </w:rPrChange>
        </w:rPr>
        <w:t xml:space="preserve"> </w:t>
      </w:r>
      <w:r w:rsidRPr="00665478">
        <w:rPr>
          <w:rFonts w:ascii="Times New Roman" w:hAnsi="Times New Roman"/>
          <w:b/>
          <w:noProof/>
          <w:sz w:val="24"/>
          <w:szCs w:val="24"/>
          <w:rPrChange w:id="53" w:author="Majid" w:date="2017-02-06T18:40:00Z">
            <w:rPr>
              <w:b/>
              <w:noProof/>
            </w:rPr>
          </w:rPrChange>
        </w:rPr>
        <w:t>57</w:t>
      </w:r>
      <w:r w:rsidRPr="00665478">
        <w:rPr>
          <w:rFonts w:ascii="Times New Roman" w:hAnsi="Times New Roman"/>
          <w:noProof/>
          <w:sz w:val="24"/>
          <w:szCs w:val="24"/>
          <w:rPrChange w:id="54" w:author="Majid" w:date="2017-02-06T18:40:00Z">
            <w:rPr>
              <w:noProof/>
            </w:rPr>
          </w:rPrChange>
        </w:rPr>
        <w:t>, 784-789, doi:10.1136/jech.57.10.784 (2003).</w:t>
      </w:r>
    </w:p>
    <w:p w14:paraId="6F2E9A7D" w14:textId="77777777" w:rsidR="00B7252C" w:rsidRPr="00665478" w:rsidRDefault="00B7252C" w:rsidP="00B7252C">
      <w:pPr>
        <w:pStyle w:val="EndNoteBibliography"/>
        <w:spacing w:after="0"/>
        <w:ind w:left="720" w:hanging="720"/>
        <w:rPr>
          <w:rFonts w:ascii="Times New Roman" w:hAnsi="Times New Roman"/>
          <w:noProof/>
          <w:sz w:val="24"/>
          <w:szCs w:val="24"/>
          <w:rPrChange w:id="55" w:author="Majid" w:date="2017-02-06T18:40:00Z">
            <w:rPr>
              <w:noProof/>
            </w:rPr>
          </w:rPrChange>
        </w:rPr>
      </w:pPr>
      <w:r w:rsidRPr="00665478">
        <w:rPr>
          <w:rFonts w:ascii="Times New Roman" w:hAnsi="Times New Roman"/>
          <w:noProof/>
          <w:sz w:val="24"/>
          <w:szCs w:val="24"/>
          <w:rPrChange w:id="56" w:author="Majid" w:date="2017-02-06T18:40:00Z">
            <w:rPr>
              <w:noProof/>
            </w:rPr>
          </w:rPrChange>
        </w:rPr>
        <w:t>5</w:t>
      </w:r>
      <w:r w:rsidRPr="00665478">
        <w:rPr>
          <w:rFonts w:ascii="Times New Roman" w:hAnsi="Times New Roman"/>
          <w:noProof/>
          <w:sz w:val="24"/>
          <w:szCs w:val="24"/>
          <w:rPrChange w:id="57" w:author="Majid" w:date="2017-02-06T18:40:00Z">
            <w:rPr>
              <w:noProof/>
            </w:rPr>
          </w:rPrChange>
        </w:rPr>
        <w:tab/>
        <w:t xml:space="preserve">Campbell, A. Excess winter mortality in England and Wales: 2015/16 (provisional) and 2014/15 (final). </w:t>
      </w:r>
      <w:r w:rsidRPr="00665478">
        <w:rPr>
          <w:rFonts w:ascii="Times New Roman" w:hAnsi="Times New Roman"/>
          <w:i/>
          <w:noProof/>
          <w:sz w:val="24"/>
          <w:szCs w:val="24"/>
          <w:rPrChange w:id="58" w:author="Majid" w:date="2017-02-06T18:40:00Z">
            <w:rPr>
              <w:i/>
              <w:noProof/>
            </w:rPr>
          </w:rPrChange>
        </w:rPr>
        <w:t>Statistical bulletin, Office for National Statistics</w:t>
      </w:r>
      <w:r w:rsidRPr="00665478">
        <w:rPr>
          <w:rFonts w:ascii="Times New Roman" w:hAnsi="Times New Roman"/>
          <w:noProof/>
          <w:sz w:val="24"/>
          <w:szCs w:val="24"/>
          <w:rPrChange w:id="59" w:author="Majid" w:date="2017-02-06T18:40:00Z">
            <w:rPr>
              <w:noProof/>
            </w:rPr>
          </w:rPrChange>
        </w:rPr>
        <w:t xml:space="preserve"> (2016).</w:t>
      </w:r>
    </w:p>
    <w:p w14:paraId="20EAE292" w14:textId="77777777" w:rsidR="00B7252C" w:rsidRPr="00665478" w:rsidRDefault="00B7252C" w:rsidP="00B7252C">
      <w:pPr>
        <w:pStyle w:val="EndNoteBibliography"/>
        <w:spacing w:after="0"/>
        <w:ind w:left="720" w:hanging="720"/>
        <w:rPr>
          <w:rFonts w:ascii="Times New Roman" w:hAnsi="Times New Roman"/>
          <w:noProof/>
          <w:sz w:val="24"/>
          <w:szCs w:val="24"/>
          <w:rPrChange w:id="60" w:author="Majid" w:date="2017-02-06T18:40:00Z">
            <w:rPr>
              <w:noProof/>
            </w:rPr>
          </w:rPrChange>
        </w:rPr>
      </w:pPr>
      <w:r w:rsidRPr="00665478">
        <w:rPr>
          <w:rFonts w:ascii="Times New Roman" w:hAnsi="Times New Roman"/>
          <w:noProof/>
          <w:sz w:val="24"/>
          <w:szCs w:val="24"/>
          <w:rPrChange w:id="61" w:author="Majid" w:date="2017-02-06T18:40:00Z">
            <w:rPr>
              <w:noProof/>
            </w:rPr>
          </w:rPrChange>
        </w:rPr>
        <w:t>6</w:t>
      </w:r>
      <w:r w:rsidRPr="00665478">
        <w:rPr>
          <w:rFonts w:ascii="Times New Roman" w:hAnsi="Times New Roman"/>
          <w:noProof/>
          <w:sz w:val="24"/>
          <w:szCs w:val="24"/>
          <w:rPrChange w:id="62" w:author="Majid" w:date="2017-02-06T18:40:00Z">
            <w:rPr>
              <w:noProof/>
            </w:rPr>
          </w:rPrChange>
        </w:rPr>
        <w:tab/>
        <w:t>Fowler, T.</w:t>
      </w:r>
      <w:r w:rsidRPr="00665478">
        <w:rPr>
          <w:rFonts w:ascii="Times New Roman" w:hAnsi="Times New Roman"/>
          <w:i/>
          <w:noProof/>
          <w:sz w:val="24"/>
          <w:szCs w:val="24"/>
          <w:rPrChange w:id="63" w:author="Majid" w:date="2017-02-06T18:40:00Z">
            <w:rPr>
              <w:i/>
              <w:noProof/>
            </w:rPr>
          </w:rPrChange>
        </w:rPr>
        <w:t xml:space="preserve"> et al.</w:t>
      </w:r>
      <w:r w:rsidRPr="00665478">
        <w:rPr>
          <w:rFonts w:ascii="Times New Roman" w:hAnsi="Times New Roman"/>
          <w:noProof/>
          <w:sz w:val="24"/>
          <w:szCs w:val="24"/>
          <w:rPrChange w:id="64" w:author="Majid" w:date="2017-02-06T18:40:00Z">
            <w:rPr>
              <w:noProof/>
            </w:rPr>
          </w:rPrChange>
        </w:rPr>
        <w:t xml:space="preserve"> Excess winter deaths in Europe: a multi-country descriptive analysis. </w:t>
      </w:r>
      <w:r w:rsidRPr="00665478">
        <w:rPr>
          <w:rFonts w:ascii="Times New Roman" w:hAnsi="Times New Roman"/>
          <w:i/>
          <w:noProof/>
          <w:sz w:val="24"/>
          <w:szCs w:val="24"/>
          <w:rPrChange w:id="65" w:author="Majid" w:date="2017-02-06T18:40:00Z">
            <w:rPr>
              <w:i/>
              <w:noProof/>
            </w:rPr>
          </w:rPrChange>
        </w:rPr>
        <w:t>Eur J Public Health</w:t>
      </w:r>
      <w:r w:rsidRPr="00665478">
        <w:rPr>
          <w:rFonts w:ascii="Times New Roman" w:hAnsi="Times New Roman"/>
          <w:noProof/>
          <w:sz w:val="24"/>
          <w:szCs w:val="24"/>
          <w:rPrChange w:id="66" w:author="Majid" w:date="2017-02-06T18:40:00Z">
            <w:rPr>
              <w:noProof/>
            </w:rPr>
          </w:rPrChange>
        </w:rPr>
        <w:t xml:space="preserve"> </w:t>
      </w:r>
      <w:r w:rsidRPr="00665478">
        <w:rPr>
          <w:rFonts w:ascii="Times New Roman" w:hAnsi="Times New Roman"/>
          <w:b/>
          <w:noProof/>
          <w:sz w:val="24"/>
          <w:szCs w:val="24"/>
          <w:rPrChange w:id="67" w:author="Majid" w:date="2017-02-06T18:40:00Z">
            <w:rPr>
              <w:b/>
              <w:noProof/>
            </w:rPr>
          </w:rPrChange>
        </w:rPr>
        <w:t>25</w:t>
      </w:r>
      <w:r w:rsidRPr="00665478">
        <w:rPr>
          <w:rFonts w:ascii="Times New Roman" w:hAnsi="Times New Roman"/>
          <w:noProof/>
          <w:sz w:val="24"/>
          <w:szCs w:val="24"/>
          <w:rPrChange w:id="68" w:author="Majid" w:date="2017-02-06T18:40:00Z">
            <w:rPr>
              <w:noProof/>
            </w:rPr>
          </w:rPrChange>
        </w:rPr>
        <w:t>, 339-345, doi:10.1093/eurpub/cku073 (2015).</w:t>
      </w:r>
    </w:p>
    <w:p w14:paraId="3F6EB050" w14:textId="77777777" w:rsidR="00B7252C" w:rsidRPr="00665478" w:rsidRDefault="00B7252C" w:rsidP="00B7252C">
      <w:pPr>
        <w:pStyle w:val="EndNoteBibliography"/>
        <w:spacing w:after="0"/>
        <w:ind w:left="720" w:hanging="720"/>
        <w:rPr>
          <w:rFonts w:ascii="Times New Roman" w:hAnsi="Times New Roman"/>
          <w:noProof/>
          <w:sz w:val="24"/>
          <w:szCs w:val="24"/>
          <w:rPrChange w:id="69" w:author="Majid" w:date="2017-02-06T18:40:00Z">
            <w:rPr>
              <w:noProof/>
            </w:rPr>
          </w:rPrChange>
        </w:rPr>
      </w:pPr>
      <w:r w:rsidRPr="00665478">
        <w:rPr>
          <w:rFonts w:ascii="Times New Roman" w:hAnsi="Times New Roman"/>
          <w:noProof/>
          <w:sz w:val="24"/>
          <w:szCs w:val="24"/>
          <w:rPrChange w:id="70" w:author="Majid" w:date="2017-02-06T18:40:00Z">
            <w:rPr>
              <w:noProof/>
            </w:rPr>
          </w:rPrChange>
        </w:rPr>
        <w:t>7</w:t>
      </w:r>
      <w:r w:rsidRPr="00665478">
        <w:rPr>
          <w:rFonts w:ascii="Times New Roman" w:hAnsi="Times New Roman"/>
          <w:noProof/>
          <w:sz w:val="24"/>
          <w:szCs w:val="24"/>
          <w:rPrChange w:id="71" w:author="Majid" w:date="2017-02-06T18:40:00Z">
            <w:rPr>
              <w:noProof/>
            </w:rPr>
          </w:rPrChange>
        </w:rPr>
        <w:tab/>
        <w:t xml:space="preserve">Gemmell, I., McLoone, P., Boddy, F. A., Dickinson, G. J. &amp; Watt, G. C. M. Seasonal variation in mortality in Scotland. </w:t>
      </w:r>
      <w:r w:rsidRPr="00665478">
        <w:rPr>
          <w:rFonts w:ascii="Times New Roman" w:hAnsi="Times New Roman"/>
          <w:i/>
          <w:noProof/>
          <w:sz w:val="24"/>
          <w:szCs w:val="24"/>
          <w:rPrChange w:id="72" w:author="Majid" w:date="2017-02-06T18:40:00Z">
            <w:rPr>
              <w:i/>
              <w:noProof/>
            </w:rPr>
          </w:rPrChange>
        </w:rPr>
        <w:t>International Journal of Epidemiology</w:t>
      </w:r>
      <w:r w:rsidRPr="00665478">
        <w:rPr>
          <w:rFonts w:ascii="Times New Roman" w:hAnsi="Times New Roman"/>
          <w:noProof/>
          <w:sz w:val="24"/>
          <w:szCs w:val="24"/>
          <w:rPrChange w:id="73" w:author="Majid" w:date="2017-02-06T18:40:00Z">
            <w:rPr>
              <w:noProof/>
            </w:rPr>
          </w:rPrChange>
        </w:rPr>
        <w:t xml:space="preserve"> </w:t>
      </w:r>
      <w:r w:rsidRPr="00665478">
        <w:rPr>
          <w:rFonts w:ascii="Times New Roman" w:hAnsi="Times New Roman"/>
          <w:b/>
          <w:noProof/>
          <w:sz w:val="24"/>
          <w:szCs w:val="24"/>
          <w:rPrChange w:id="74" w:author="Majid" w:date="2017-02-06T18:40:00Z">
            <w:rPr>
              <w:b/>
              <w:noProof/>
            </w:rPr>
          </w:rPrChange>
        </w:rPr>
        <w:t>29</w:t>
      </w:r>
      <w:r w:rsidRPr="00665478">
        <w:rPr>
          <w:rFonts w:ascii="Times New Roman" w:hAnsi="Times New Roman"/>
          <w:noProof/>
          <w:sz w:val="24"/>
          <w:szCs w:val="24"/>
          <w:rPrChange w:id="75" w:author="Majid" w:date="2017-02-06T18:40:00Z">
            <w:rPr>
              <w:noProof/>
            </w:rPr>
          </w:rPrChange>
        </w:rPr>
        <w:t>, 274-279, doi:10.1093/ije/29.2.274 (2000).</w:t>
      </w:r>
    </w:p>
    <w:p w14:paraId="75C380C3" w14:textId="77777777" w:rsidR="00B7252C" w:rsidRPr="00665478" w:rsidRDefault="00B7252C" w:rsidP="00B7252C">
      <w:pPr>
        <w:pStyle w:val="EndNoteBibliography"/>
        <w:spacing w:after="0"/>
        <w:ind w:left="720" w:hanging="720"/>
        <w:rPr>
          <w:rFonts w:ascii="Times New Roman" w:hAnsi="Times New Roman"/>
          <w:noProof/>
          <w:sz w:val="24"/>
          <w:szCs w:val="24"/>
          <w:rPrChange w:id="76" w:author="Majid" w:date="2017-02-06T18:40:00Z">
            <w:rPr>
              <w:noProof/>
            </w:rPr>
          </w:rPrChange>
        </w:rPr>
      </w:pPr>
      <w:r w:rsidRPr="00665478">
        <w:rPr>
          <w:rFonts w:ascii="Times New Roman" w:hAnsi="Times New Roman"/>
          <w:noProof/>
          <w:sz w:val="24"/>
          <w:szCs w:val="24"/>
          <w:rPrChange w:id="77" w:author="Majid" w:date="2017-02-06T18:40:00Z">
            <w:rPr>
              <w:noProof/>
            </w:rPr>
          </w:rPrChange>
        </w:rPr>
        <w:t>8</w:t>
      </w:r>
      <w:r w:rsidRPr="00665478">
        <w:rPr>
          <w:rFonts w:ascii="Times New Roman" w:hAnsi="Times New Roman"/>
          <w:noProof/>
          <w:sz w:val="24"/>
          <w:szCs w:val="24"/>
          <w:rPrChange w:id="78" w:author="Majid" w:date="2017-02-06T18:40:00Z">
            <w:rPr>
              <w:noProof/>
            </w:rPr>
          </w:rPrChange>
        </w:rPr>
        <w:tab/>
        <w:t xml:space="preserve">Feinstein, C. A. Seasonality of deaths in the US by age and cause. </w:t>
      </w:r>
      <w:r w:rsidRPr="00665478">
        <w:rPr>
          <w:rFonts w:ascii="Times New Roman" w:hAnsi="Times New Roman"/>
          <w:i/>
          <w:noProof/>
          <w:sz w:val="24"/>
          <w:szCs w:val="24"/>
          <w:rPrChange w:id="79" w:author="Majid" w:date="2017-02-06T18:40:00Z">
            <w:rPr>
              <w:i/>
              <w:noProof/>
            </w:rPr>
          </w:rPrChange>
        </w:rPr>
        <w:t>Demographic Research</w:t>
      </w:r>
      <w:r w:rsidRPr="00665478">
        <w:rPr>
          <w:rFonts w:ascii="Times New Roman" w:hAnsi="Times New Roman"/>
          <w:noProof/>
          <w:sz w:val="24"/>
          <w:szCs w:val="24"/>
          <w:rPrChange w:id="80" w:author="Majid" w:date="2017-02-06T18:40:00Z">
            <w:rPr>
              <w:noProof/>
            </w:rPr>
          </w:rPrChange>
        </w:rPr>
        <w:t xml:space="preserve"> </w:t>
      </w:r>
      <w:r w:rsidRPr="00665478">
        <w:rPr>
          <w:rFonts w:ascii="Times New Roman" w:hAnsi="Times New Roman"/>
          <w:b/>
          <w:noProof/>
          <w:sz w:val="24"/>
          <w:szCs w:val="24"/>
          <w:rPrChange w:id="81" w:author="Majid" w:date="2017-02-06T18:40:00Z">
            <w:rPr>
              <w:b/>
              <w:noProof/>
            </w:rPr>
          </w:rPrChange>
        </w:rPr>
        <w:t>6</w:t>
      </w:r>
      <w:r w:rsidRPr="00665478">
        <w:rPr>
          <w:rFonts w:ascii="Times New Roman" w:hAnsi="Times New Roman"/>
          <w:noProof/>
          <w:sz w:val="24"/>
          <w:szCs w:val="24"/>
          <w:rPrChange w:id="82" w:author="Majid" w:date="2017-02-06T18:40:00Z">
            <w:rPr>
              <w:noProof/>
            </w:rPr>
          </w:rPrChange>
        </w:rPr>
        <w:t>, 469-486 (2002).</w:t>
      </w:r>
    </w:p>
    <w:p w14:paraId="4E49ADCA" w14:textId="77777777" w:rsidR="00B7252C" w:rsidRPr="00665478" w:rsidRDefault="00B7252C" w:rsidP="00B7252C">
      <w:pPr>
        <w:pStyle w:val="EndNoteBibliography"/>
        <w:spacing w:after="0"/>
        <w:ind w:left="720" w:hanging="720"/>
        <w:rPr>
          <w:rFonts w:ascii="Times New Roman" w:hAnsi="Times New Roman"/>
          <w:noProof/>
          <w:sz w:val="24"/>
          <w:szCs w:val="24"/>
          <w:rPrChange w:id="83" w:author="Majid" w:date="2017-02-06T18:40:00Z">
            <w:rPr>
              <w:noProof/>
            </w:rPr>
          </w:rPrChange>
        </w:rPr>
      </w:pPr>
      <w:r w:rsidRPr="00665478">
        <w:rPr>
          <w:rFonts w:ascii="Times New Roman" w:hAnsi="Times New Roman"/>
          <w:noProof/>
          <w:sz w:val="24"/>
          <w:szCs w:val="24"/>
          <w:rPrChange w:id="84" w:author="Majid" w:date="2017-02-06T18:40:00Z">
            <w:rPr>
              <w:noProof/>
            </w:rPr>
          </w:rPrChange>
        </w:rPr>
        <w:t>9</w:t>
      </w:r>
      <w:r w:rsidRPr="00665478">
        <w:rPr>
          <w:rFonts w:ascii="Times New Roman" w:hAnsi="Times New Roman"/>
          <w:noProof/>
          <w:sz w:val="24"/>
          <w:szCs w:val="24"/>
          <w:rPrChange w:id="85" w:author="Majid" w:date="2017-02-06T18:40:00Z">
            <w:rPr>
              <w:noProof/>
            </w:rPr>
          </w:rPrChange>
        </w:rPr>
        <w:tab/>
        <w:t xml:space="preserve">Rau, R. &amp; Doblhammer, G. Seasonal mortality in Denmark: the role of sex and age. </w:t>
      </w:r>
      <w:r w:rsidRPr="00665478">
        <w:rPr>
          <w:rFonts w:ascii="Times New Roman" w:hAnsi="Times New Roman"/>
          <w:i/>
          <w:noProof/>
          <w:sz w:val="24"/>
          <w:szCs w:val="24"/>
          <w:rPrChange w:id="86" w:author="Majid" w:date="2017-02-06T18:40:00Z">
            <w:rPr>
              <w:i/>
              <w:noProof/>
            </w:rPr>
          </w:rPrChange>
        </w:rPr>
        <w:t>Demographic Research</w:t>
      </w:r>
      <w:r w:rsidRPr="00665478">
        <w:rPr>
          <w:rFonts w:ascii="Times New Roman" w:hAnsi="Times New Roman"/>
          <w:noProof/>
          <w:sz w:val="24"/>
          <w:szCs w:val="24"/>
          <w:rPrChange w:id="87" w:author="Majid" w:date="2017-02-06T18:40:00Z">
            <w:rPr>
              <w:noProof/>
            </w:rPr>
          </w:rPrChange>
        </w:rPr>
        <w:t xml:space="preserve"> </w:t>
      </w:r>
      <w:r w:rsidRPr="00665478">
        <w:rPr>
          <w:rFonts w:ascii="Times New Roman" w:hAnsi="Times New Roman"/>
          <w:b/>
          <w:noProof/>
          <w:sz w:val="24"/>
          <w:szCs w:val="24"/>
          <w:rPrChange w:id="88" w:author="Majid" w:date="2017-02-06T18:40:00Z">
            <w:rPr>
              <w:b/>
              <w:noProof/>
            </w:rPr>
          </w:rPrChange>
        </w:rPr>
        <w:t>9</w:t>
      </w:r>
      <w:r w:rsidRPr="00665478">
        <w:rPr>
          <w:rFonts w:ascii="Times New Roman" w:hAnsi="Times New Roman"/>
          <w:noProof/>
          <w:sz w:val="24"/>
          <w:szCs w:val="24"/>
          <w:rPrChange w:id="89" w:author="Majid" w:date="2017-02-06T18:40:00Z">
            <w:rPr>
              <w:noProof/>
            </w:rPr>
          </w:rPrChange>
        </w:rPr>
        <w:t>, 197-222 (2003).</w:t>
      </w:r>
    </w:p>
    <w:p w14:paraId="53834AFE" w14:textId="77777777" w:rsidR="00B7252C" w:rsidRPr="00665478" w:rsidRDefault="00B7252C" w:rsidP="00B7252C">
      <w:pPr>
        <w:pStyle w:val="EndNoteBibliography"/>
        <w:spacing w:after="0"/>
        <w:ind w:left="720" w:hanging="720"/>
        <w:rPr>
          <w:rFonts w:ascii="Times New Roman" w:hAnsi="Times New Roman"/>
          <w:noProof/>
          <w:sz w:val="24"/>
          <w:szCs w:val="24"/>
          <w:rPrChange w:id="90" w:author="Majid" w:date="2017-02-06T18:40:00Z">
            <w:rPr>
              <w:noProof/>
            </w:rPr>
          </w:rPrChange>
        </w:rPr>
      </w:pPr>
      <w:r w:rsidRPr="00665478">
        <w:rPr>
          <w:rFonts w:ascii="Times New Roman" w:hAnsi="Times New Roman"/>
          <w:noProof/>
          <w:sz w:val="24"/>
          <w:szCs w:val="24"/>
          <w:rPrChange w:id="91" w:author="Majid" w:date="2017-02-06T18:40:00Z">
            <w:rPr>
              <w:noProof/>
            </w:rPr>
          </w:rPrChange>
        </w:rPr>
        <w:t>10</w:t>
      </w:r>
      <w:r w:rsidRPr="00665478">
        <w:rPr>
          <w:rFonts w:ascii="Times New Roman" w:hAnsi="Times New Roman"/>
          <w:noProof/>
          <w:sz w:val="24"/>
          <w:szCs w:val="24"/>
          <w:rPrChange w:id="92" w:author="Majid" w:date="2017-02-06T18:40:00Z">
            <w:rPr>
              <w:noProof/>
            </w:rPr>
          </w:rPrChange>
        </w:rPr>
        <w:tab/>
        <w:t xml:space="preserve">Davis, R. E., Knappenberger, P. C., Michaels, P. J. &amp; Novicoff, W. M. Seasonality of climate-human mortality relationships in US cities and impacts of climate change. </w:t>
      </w:r>
      <w:r w:rsidRPr="00665478">
        <w:rPr>
          <w:rFonts w:ascii="Times New Roman" w:hAnsi="Times New Roman"/>
          <w:i/>
          <w:noProof/>
          <w:sz w:val="24"/>
          <w:szCs w:val="24"/>
          <w:rPrChange w:id="93" w:author="Majid" w:date="2017-02-06T18:40:00Z">
            <w:rPr>
              <w:i/>
              <w:noProof/>
            </w:rPr>
          </w:rPrChange>
        </w:rPr>
        <w:t>Climate Research</w:t>
      </w:r>
      <w:r w:rsidRPr="00665478">
        <w:rPr>
          <w:rFonts w:ascii="Times New Roman" w:hAnsi="Times New Roman"/>
          <w:noProof/>
          <w:sz w:val="24"/>
          <w:szCs w:val="24"/>
          <w:rPrChange w:id="94" w:author="Majid" w:date="2017-02-06T18:40:00Z">
            <w:rPr>
              <w:noProof/>
            </w:rPr>
          </w:rPrChange>
        </w:rPr>
        <w:t xml:space="preserve"> </w:t>
      </w:r>
      <w:r w:rsidRPr="00665478">
        <w:rPr>
          <w:rFonts w:ascii="Times New Roman" w:hAnsi="Times New Roman"/>
          <w:b/>
          <w:noProof/>
          <w:sz w:val="24"/>
          <w:szCs w:val="24"/>
          <w:rPrChange w:id="95" w:author="Majid" w:date="2017-02-06T18:40:00Z">
            <w:rPr>
              <w:b/>
              <w:noProof/>
            </w:rPr>
          </w:rPrChange>
        </w:rPr>
        <w:t>26</w:t>
      </w:r>
      <w:r w:rsidRPr="00665478">
        <w:rPr>
          <w:rFonts w:ascii="Times New Roman" w:hAnsi="Times New Roman"/>
          <w:noProof/>
          <w:sz w:val="24"/>
          <w:szCs w:val="24"/>
          <w:rPrChange w:id="96" w:author="Majid" w:date="2017-02-06T18:40:00Z">
            <w:rPr>
              <w:noProof/>
            </w:rPr>
          </w:rPrChange>
        </w:rPr>
        <w:t>, 61-76 (2004).</w:t>
      </w:r>
    </w:p>
    <w:p w14:paraId="448F9D57" w14:textId="77777777" w:rsidR="00B7252C" w:rsidRPr="00665478" w:rsidRDefault="00B7252C" w:rsidP="00B7252C">
      <w:pPr>
        <w:pStyle w:val="EndNoteBibliography"/>
        <w:spacing w:after="0"/>
        <w:ind w:left="720" w:hanging="720"/>
        <w:rPr>
          <w:rFonts w:ascii="Times New Roman" w:hAnsi="Times New Roman"/>
          <w:noProof/>
          <w:sz w:val="24"/>
          <w:szCs w:val="24"/>
          <w:rPrChange w:id="97" w:author="Majid" w:date="2017-02-06T18:40:00Z">
            <w:rPr>
              <w:noProof/>
            </w:rPr>
          </w:rPrChange>
        </w:rPr>
      </w:pPr>
      <w:r w:rsidRPr="00665478">
        <w:rPr>
          <w:rFonts w:ascii="Times New Roman" w:hAnsi="Times New Roman"/>
          <w:noProof/>
          <w:sz w:val="24"/>
          <w:szCs w:val="24"/>
          <w:rPrChange w:id="98" w:author="Majid" w:date="2017-02-06T18:40:00Z">
            <w:rPr>
              <w:noProof/>
            </w:rPr>
          </w:rPrChange>
        </w:rPr>
        <w:t>11</w:t>
      </w:r>
      <w:r w:rsidRPr="00665478">
        <w:rPr>
          <w:rFonts w:ascii="Times New Roman" w:hAnsi="Times New Roman"/>
          <w:noProof/>
          <w:sz w:val="24"/>
          <w:szCs w:val="24"/>
          <w:rPrChange w:id="99" w:author="Majid" w:date="2017-02-06T18:40:00Z">
            <w:rPr>
              <w:noProof/>
            </w:rPr>
          </w:rPrChange>
        </w:rPr>
        <w:tab/>
        <w:t xml:space="preserve">Medina-Ramon, M. &amp; Schwartz, J. Temperature, temperature extremes, and mortality: a study of acclimatisation and effect modification in 50 US cities. </w:t>
      </w:r>
      <w:r w:rsidRPr="00665478">
        <w:rPr>
          <w:rFonts w:ascii="Times New Roman" w:hAnsi="Times New Roman"/>
          <w:i/>
          <w:noProof/>
          <w:sz w:val="24"/>
          <w:szCs w:val="24"/>
          <w:rPrChange w:id="100" w:author="Majid" w:date="2017-02-06T18:40:00Z">
            <w:rPr>
              <w:i/>
              <w:noProof/>
            </w:rPr>
          </w:rPrChange>
        </w:rPr>
        <w:t>Occupational and Environmental Medicine</w:t>
      </w:r>
      <w:r w:rsidRPr="00665478">
        <w:rPr>
          <w:rFonts w:ascii="Times New Roman" w:hAnsi="Times New Roman"/>
          <w:noProof/>
          <w:sz w:val="24"/>
          <w:szCs w:val="24"/>
          <w:rPrChange w:id="101" w:author="Majid" w:date="2017-02-06T18:40:00Z">
            <w:rPr>
              <w:noProof/>
            </w:rPr>
          </w:rPrChange>
        </w:rPr>
        <w:t xml:space="preserve"> </w:t>
      </w:r>
      <w:r w:rsidRPr="00665478">
        <w:rPr>
          <w:rFonts w:ascii="Times New Roman" w:hAnsi="Times New Roman"/>
          <w:b/>
          <w:noProof/>
          <w:sz w:val="24"/>
          <w:szCs w:val="24"/>
          <w:rPrChange w:id="102" w:author="Majid" w:date="2017-02-06T18:40:00Z">
            <w:rPr>
              <w:b/>
              <w:noProof/>
            </w:rPr>
          </w:rPrChange>
        </w:rPr>
        <w:t>64</w:t>
      </w:r>
      <w:r w:rsidRPr="00665478">
        <w:rPr>
          <w:rFonts w:ascii="Times New Roman" w:hAnsi="Times New Roman"/>
          <w:noProof/>
          <w:sz w:val="24"/>
          <w:szCs w:val="24"/>
          <w:rPrChange w:id="103" w:author="Majid" w:date="2017-02-06T18:40:00Z">
            <w:rPr>
              <w:noProof/>
            </w:rPr>
          </w:rPrChange>
        </w:rPr>
        <w:t>, 827-833, doi:10.1136/oem.2007.033175 (2007).</w:t>
      </w:r>
    </w:p>
    <w:p w14:paraId="6D3149C1" w14:textId="77777777" w:rsidR="00B7252C" w:rsidRPr="00665478" w:rsidRDefault="00B7252C" w:rsidP="00B7252C">
      <w:pPr>
        <w:pStyle w:val="EndNoteBibliography"/>
        <w:spacing w:after="0"/>
        <w:ind w:left="720" w:hanging="720"/>
        <w:rPr>
          <w:rFonts w:ascii="Times New Roman" w:hAnsi="Times New Roman"/>
          <w:noProof/>
          <w:sz w:val="24"/>
          <w:szCs w:val="24"/>
          <w:rPrChange w:id="104" w:author="Majid" w:date="2017-02-06T18:40:00Z">
            <w:rPr>
              <w:noProof/>
            </w:rPr>
          </w:rPrChange>
        </w:rPr>
      </w:pPr>
      <w:r w:rsidRPr="00665478">
        <w:rPr>
          <w:rFonts w:ascii="Times New Roman" w:hAnsi="Times New Roman"/>
          <w:noProof/>
          <w:sz w:val="24"/>
          <w:szCs w:val="24"/>
          <w:rPrChange w:id="105" w:author="Majid" w:date="2017-02-06T18:40:00Z">
            <w:rPr>
              <w:noProof/>
            </w:rPr>
          </w:rPrChange>
        </w:rPr>
        <w:t>12</w:t>
      </w:r>
      <w:r w:rsidRPr="00665478">
        <w:rPr>
          <w:rFonts w:ascii="Times New Roman" w:hAnsi="Times New Roman"/>
          <w:noProof/>
          <w:sz w:val="24"/>
          <w:szCs w:val="24"/>
          <w:rPrChange w:id="106" w:author="Majid" w:date="2017-02-06T18:40:00Z">
            <w:rPr>
              <w:noProof/>
            </w:rPr>
          </w:rPrChange>
        </w:rPr>
        <w:tab/>
        <w:t xml:space="preserve">Kalkstein, A. J. Regional similarities in seasonal mortality across the United States: an examination of 28 metropolitan statistical areas. </w:t>
      </w:r>
      <w:r w:rsidRPr="00665478">
        <w:rPr>
          <w:rFonts w:ascii="Times New Roman" w:hAnsi="Times New Roman"/>
          <w:i/>
          <w:noProof/>
          <w:sz w:val="24"/>
          <w:szCs w:val="24"/>
          <w:rPrChange w:id="107" w:author="Majid" w:date="2017-02-06T18:40:00Z">
            <w:rPr>
              <w:i/>
              <w:noProof/>
            </w:rPr>
          </w:rPrChange>
        </w:rPr>
        <w:t>PloS one</w:t>
      </w:r>
      <w:r w:rsidRPr="00665478">
        <w:rPr>
          <w:rFonts w:ascii="Times New Roman" w:hAnsi="Times New Roman"/>
          <w:noProof/>
          <w:sz w:val="24"/>
          <w:szCs w:val="24"/>
          <w:rPrChange w:id="108" w:author="Majid" w:date="2017-02-06T18:40:00Z">
            <w:rPr>
              <w:noProof/>
            </w:rPr>
          </w:rPrChange>
        </w:rPr>
        <w:t xml:space="preserve"> </w:t>
      </w:r>
      <w:r w:rsidRPr="00665478">
        <w:rPr>
          <w:rFonts w:ascii="Times New Roman" w:hAnsi="Times New Roman"/>
          <w:b/>
          <w:noProof/>
          <w:sz w:val="24"/>
          <w:szCs w:val="24"/>
          <w:rPrChange w:id="109" w:author="Majid" w:date="2017-02-06T18:40:00Z">
            <w:rPr>
              <w:b/>
              <w:noProof/>
            </w:rPr>
          </w:rPrChange>
        </w:rPr>
        <w:t>8</w:t>
      </w:r>
      <w:r w:rsidRPr="00665478">
        <w:rPr>
          <w:rFonts w:ascii="Times New Roman" w:hAnsi="Times New Roman"/>
          <w:noProof/>
          <w:sz w:val="24"/>
          <w:szCs w:val="24"/>
          <w:rPrChange w:id="110" w:author="Majid" w:date="2017-02-06T18:40:00Z">
            <w:rPr>
              <w:noProof/>
            </w:rPr>
          </w:rPrChange>
        </w:rPr>
        <w:t>, e63971 (2013).</w:t>
      </w:r>
    </w:p>
    <w:p w14:paraId="3D03D84C" w14:textId="77777777" w:rsidR="00B7252C" w:rsidRPr="00665478" w:rsidRDefault="00B7252C" w:rsidP="00B7252C">
      <w:pPr>
        <w:pStyle w:val="EndNoteBibliography"/>
        <w:spacing w:after="0"/>
        <w:ind w:left="720" w:hanging="720"/>
        <w:rPr>
          <w:rFonts w:ascii="Times New Roman" w:hAnsi="Times New Roman"/>
          <w:noProof/>
          <w:sz w:val="24"/>
          <w:szCs w:val="24"/>
          <w:rPrChange w:id="111" w:author="Majid" w:date="2017-02-06T18:40:00Z">
            <w:rPr>
              <w:noProof/>
            </w:rPr>
          </w:rPrChange>
        </w:rPr>
      </w:pPr>
      <w:r w:rsidRPr="00665478">
        <w:rPr>
          <w:rFonts w:ascii="Times New Roman" w:hAnsi="Times New Roman"/>
          <w:noProof/>
          <w:sz w:val="24"/>
          <w:szCs w:val="24"/>
          <w:rPrChange w:id="112" w:author="Majid" w:date="2017-02-06T18:40:00Z">
            <w:rPr>
              <w:noProof/>
            </w:rPr>
          </w:rPrChange>
        </w:rPr>
        <w:t>13</w:t>
      </w:r>
      <w:r w:rsidRPr="00665478">
        <w:rPr>
          <w:rFonts w:ascii="Times New Roman" w:hAnsi="Times New Roman"/>
          <w:noProof/>
          <w:sz w:val="24"/>
          <w:szCs w:val="24"/>
          <w:rPrChange w:id="113" w:author="Majid" w:date="2017-02-06T18:40:00Z">
            <w:rPr>
              <w:noProof/>
            </w:rPr>
          </w:rPrChange>
        </w:rPr>
        <w:tab/>
        <w:t xml:space="preserve">Braga, A. L., Zanobetti, A. &amp; Schwartz, J. The time course of weather-related deaths. </w:t>
      </w:r>
      <w:r w:rsidRPr="00665478">
        <w:rPr>
          <w:rFonts w:ascii="Times New Roman" w:hAnsi="Times New Roman"/>
          <w:i/>
          <w:noProof/>
          <w:sz w:val="24"/>
          <w:szCs w:val="24"/>
          <w:rPrChange w:id="114" w:author="Majid" w:date="2017-02-06T18:40:00Z">
            <w:rPr>
              <w:i/>
              <w:noProof/>
            </w:rPr>
          </w:rPrChange>
        </w:rPr>
        <w:t>Epidemiology</w:t>
      </w:r>
      <w:r w:rsidRPr="00665478">
        <w:rPr>
          <w:rFonts w:ascii="Times New Roman" w:hAnsi="Times New Roman"/>
          <w:noProof/>
          <w:sz w:val="24"/>
          <w:szCs w:val="24"/>
          <w:rPrChange w:id="115" w:author="Majid" w:date="2017-02-06T18:40:00Z">
            <w:rPr>
              <w:noProof/>
            </w:rPr>
          </w:rPrChange>
        </w:rPr>
        <w:t xml:space="preserve"> </w:t>
      </w:r>
      <w:r w:rsidRPr="00665478">
        <w:rPr>
          <w:rFonts w:ascii="Times New Roman" w:hAnsi="Times New Roman"/>
          <w:b/>
          <w:noProof/>
          <w:sz w:val="24"/>
          <w:szCs w:val="24"/>
          <w:rPrChange w:id="116" w:author="Majid" w:date="2017-02-06T18:40:00Z">
            <w:rPr>
              <w:b/>
              <w:noProof/>
            </w:rPr>
          </w:rPrChange>
        </w:rPr>
        <w:t>12</w:t>
      </w:r>
      <w:r w:rsidRPr="00665478">
        <w:rPr>
          <w:rFonts w:ascii="Times New Roman" w:hAnsi="Times New Roman"/>
          <w:noProof/>
          <w:sz w:val="24"/>
          <w:szCs w:val="24"/>
          <w:rPrChange w:id="117" w:author="Majid" w:date="2017-02-06T18:40:00Z">
            <w:rPr>
              <w:noProof/>
            </w:rPr>
          </w:rPrChange>
        </w:rPr>
        <w:t>, 662-667 (2001).</w:t>
      </w:r>
    </w:p>
    <w:p w14:paraId="7481F6E9" w14:textId="77777777" w:rsidR="00B7252C" w:rsidRPr="00665478" w:rsidRDefault="00B7252C" w:rsidP="00B7252C">
      <w:pPr>
        <w:pStyle w:val="EndNoteBibliography"/>
        <w:spacing w:after="0"/>
        <w:ind w:left="720" w:hanging="720"/>
        <w:rPr>
          <w:rFonts w:ascii="Times New Roman" w:hAnsi="Times New Roman"/>
          <w:noProof/>
          <w:sz w:val="24"/>
          <w:szCs w:val="24"/>
          <w:rPrChange w:id="118" w:author="Majid" w:date="2017-02-06T18:40:00Z">
            <w:rPr>
              <w:noProof/>
            </w:rPr>
          </w:rPrChange>
        </w:rPr>
      </w:pPr>
      <w:r w:rsidRPr="00665478">
        <w:rPr>
          <w:rFonts w:ascii="Times New Roman" w:hAnsi="Times New Roman"/>
          <w:noProof/>
          <w:sz w:val="24"/>
          <w:szCs w:val="24"/>
          <w:rPrChange w:id="119" w:author="Majid" w:date="2017-02-06T18:40:00Z">
            <w:rPr>
              <w:noProof/>
            </w:rPr>
          </w:rPrChange>
        </w:rPr>
        <w:t>14</w:t>
      </w:r>
      <w:r w:rsidRPr="00665478">
        <w:rPr>
          <w:rFonts w:ascii="Times New Roman" w:hAnsi="Times New Roman"/>
          <w:noProof/>
          <w:sz w:val="24"/>
          <w:szCs w:val="24"/>
          <w:rPrChange w:id="120" w:author="Majid" w:date="2017-02-06T18:40:00Z">
            <w:rPr>
              <w:noProof/>
            </w:rPr>
          </w:rPrChange>
        </w:rPr>
        <w:tab/>
        <w:t xml:space="preserve">Carson, C., Hajat, S., Armstrong, B. &amp; Wilkinson, P. Declining vulnerability to temperature-related mortality in London over the 20th century. </w:t>
      </w:r>
      <w:r w:rsidRPr="00665478">
        <w:rPr>
          <w:rFonts w:ascii="Times New Roman" w:hAnsi="Times New Roman"/>
          <w:i/>
          <w:noProof/>
          <w:sz w:val="24"/>
          <w:szCs w:val="24"/>
          <w:rPrChange w:id="121" w:author="Majid" w:date="2017-02-06T18:40:00Z">
            <w:rPr>
              <w:i/>
              <w:noProof/>
            </w:rPr>
          </w:rPrChange>
        </w:rPr>
        <w:t>American Journal of Epidemiology</w:t>
      </w:r>
      <w:r w:rsidRPr="00665478">
        <w:rPr>
          <w:rFonts w:ascii="Times New Roman" w:hAnsi="Times New Roman"/>
          <w:noProof/>
          <w:sz w:val="24"/>
          <w:szCs w:val="24"/>
          <w:rPrChange w:id="122" w:author="Majid" w:date="2017-02-06T18:40:00Z">
            <w:rPr>
              <w:noProof/>
            </w:rPr>
          </w:rPrChange>
        </w:rPr>
        <w:t xml:space="preserve"> </w:t>
      </w:r>
      <w:r w:rsidRPr="00665478">
        <w:rPr>
          <w:rFonts w:ascii="Times New Roman" w:hAnsi="Times New Roman"/>
          <w:b/>
          <w:noProof/>
          <w:sz w:val="24"/>
          <w:szCs w:val="24"/>
          <w:rPrChange w:id="123" w:author="Majid" w:date="2017-02-06T18:40:00Z">
            <w:rPr>
              <w:b/>
              <w:noProof/>
            </w:rPr>
          </w:rPrChange>
        </w:rPr>
        <w:t>164</w:t>
      </w:r>
      <w:r w:rsidRPr="00665478">
        <w:rPr>
          <w:rFonts w:ascii="Times New Roman" w:hAnsi="Times New Roman"/>
          <w:noProof/>
          <w:sz w:val="24"/>
          <w:szCs w:val="24"/>
          <w:rPrChange w:id="124" w:author="Majid" w:date="2017-02-06T18:40:00Z">
            <w:rPr>
              <w:noProof/>
            </w:rPr>
          </w:rPrChange>
        </w:rPr>
        <w:t>, 77-84, doi:10.1093/aje/kwj147 (2006).</w:t>
      </w:r>
    </w:p>
    <w:p w14:paraId="0542B39E" w14:textId="77777777" w:rsidR="00B7252C" w:rsidRPr="00665478" w:rsidRDefault="00B7252C" w:rsidP="00B7252C">
      <w:pPr>
        <w:pStyle w:val="EndNoteBibliography"/>
        <w:spacing w:after="0"/>
        <w:ind w:left="720" w:hanging="720"/>
        <w:rPr>
          <w:rFonts w:ascii="Times New Roman" w:hAnsi="Times New Roman"/>
          <w:noProof/>
          <w:sz w:val="24"/>
          <w:szCs w:val="24"/>
          <w:rPrChange w:id="125" w:author="Majid" w:date="2017-02-06T18:40:00Z">
            <w:rPr>
              <w:noProof/>
            </w:rPr>
          </w:rPrChange>
        </w:rPr>
      </w:pPr>
      <w:r w:rsidRPr="00665478">
        <w:rPr>
          <w:rFonts w:ascii="Times New Roman" w:hAnsi="Times New Roman"/>
          <w:noProof/>
          <w:sz w:val="24"/>
          <w:szCs w:val="24"/>
          <w:rPrChange w:id="126" w:author="Majid" w:date="2017-02-06T18:40:00Z">
            <w:rPr>
              <w:noProof/>
            </w:rPr>
          </w:rPrChange>
        </w:rPr>
        <w:t>15</w:t>
      </w:r>
      <w:r w:rsidRPr="00665478">
        <w:rPr>
          <w:rFonts w:ascii="Times New Roman" w:hAnsi="Times New Roman"/>
          <w:noProof/>
          <w:sz w:val="24"/>
          <w:szCs w:val="24"/>
          <w:rPrChange w:id="127" w:author="Majid" w:date="2017-02-06T18:40:00Z">
            <w:rPr>
              <w:noProof/>
            </w:rPr>
          </w:rPrChange>
        </w:rPr>
        <w:tab/>
        <w:t xml:space="preserve">Sheridan, S. C., Kalkstein, A. J. &amp; Kalkstein, L. S. Trends in heat-related mortality in the United States, 1975-2004. </w:t>
      </w:r>
      <w:r w:rsidRPr="00665478">
        <w:rPr>
          <w:rFonts w:ascii="Times New Roman" w:hAnsi="Times New Roman"/>
          <w:i/>
          <w:noProof/>
          <w:sz w:val="24"/>
          <w:szCs w:val="24"/>
          <w:rPrChange w:id="128" w:author="Majid" w:date="2017-02-06T18:40:00Z">
            <w:rPr>
              <w:i/>
              <w:noProof/>
            </w:rPr>
          </w:rPrChange>
        </w:rPr>
        <w:t>Natural Hazards</w:t>
      </w:r>
      <w:r w:rsidRPr="00665478">
        <w:rPr>
          <w:rFonts w:ascii="Times New Roman" w:hAnsi="Times New Roman"/>
          <w:noProof/>
          <w:sz w:val="24"/>
          <w:szCs w:val="24"/>
          <w:rPrChange w:id="129" w:author="Majid" w:date="2017-02-06T18:40:00Z">
            <w:rPr>
              <w:noProof/>
            </w:rPr>
          </w:rPrChange>
        </w:rPr>
        <w:t xml:space="preserve"> </w:t>
      </w:r>
      <w:r w:rsidRPr="00665478">
        <w:rPr>
          <w:rFonts w:ascii="Times New Roman" w:hAnsi="Times New Roman"/>
          <w:b/>
          <w:noProof/>
          <w:sz w:val="24"/>
          <w:szCs w:val="24"/>
          <w:rPrChange w:id="130" w:author="Majid" w:date="2017-02-06T18:40:00Z">
            <w:rPr>
              <w:b/>
              <w:noProof/>
            </w:rPr>
          </w:rPrChange>
        </w:rPr>
        <w:t>50</w:t>
      </w:r>
      <w:r w:rsidRPr="00665478">
        <w:rPr>
          <w:rFonts w:ascii="Times New Roman" w:hAnsi="Times New Roman"/>
          <w:noProof/>
          <w:sz w:val="24"/>
          <w:szCs w:val="24"/>
          <w:rPrChange w:id="131" w:author="Majid" w:date="2017-02-06T18:40:00Z">
            <w:rPr>
              <w:noProof/>
            </w:rPr>
          </w:rPrChange>
        </w:rPr>
        <w:t>, 145-160, doi:10.1007/s11069-008-9327-2 (2009).</w:t>
      </w:r>
    </w:p>
    <w:p w14:paraId="4BD45436" w14:textId="77777777" w:rsidR="00B7252C" w:rsidRPr="00665478" w:rsidRDefault="00B7252C" w:rsidP="00B7252C">
      <w:pPr>
        <w:pStyle w:val="EndNoteBibliography"/>
        <w:spacing w:after="0"/>
        <w:ind w:left="720" w:hanging="720"/>
        <w:rPr>
          <w:rFonts w:ascii="Times New Roman" w:hAnsi="Times New Roman"/>
          <w:noProof/>
          <w:sz w:val="24"/>
          <w:szCs w:val="24"/>
          <w:rPrChange w:id="132" w:author="Majid" w:date="2017-02-06T18:40:00Z">
            <w:rPr>
              <w:noProof/>
            </w:rPr>
          </w:rPrChange>
        </w:rPr>
      </w:pPr>
      <w:r w:rsidRPr="00665478">
        <w:rPr>
          <w:rFonts w:ascii="Times New Roman" w:hAnsi="Times New Roman"/>
          <w:noProof/>
          <w:sz w:val="24"/>
          <w:szCs w:val="24"/>
          <w:rPrChange w:id="133" w:author="Majid" w:date="2017-02-06T18:40:00Z">
            <w:rPr>
              <w:noProof/>
            </w:rPr>
          </w:rPrChange>
        </w:rPr>
        <w:t>16</w:t>
      </w:r>
      <w:r w:rsidRPr="00665478">
        <w:rPr>
          <w:rFonts w:ascii="Times New Roman" w:hAnsi="Times New Roman"/>
          <w:noProof/>
          <w:sz w:val="24"/>
          <w:szCs w:val="24"/>
          <w:rPrChange w:id="134" w:author="Majid" w:date="2017-02-06T18:40:00Z">
            <w:rPr>
              <w:noProof/>
            </w:rPr>
          </w:rPrChange>
        </w:rPr>
        <w:tab/>
        <w:t xml:space="preserve">Bobb, J. F., Peng, R. D., Bell, M. L. &amp; Dominici, F. Heat-related mortality and adaptation to heat in the United States. </w:t>
      </w:r>
      <w:r w:rsidRPr="00665478">
        <w:rPr>
          <w:rFonts w:ascii="Times New Roman" w:hAnsi="Times New Roman"/>
          <w:i/>
          <w:noProof/>
          <w:sz w:val="24"/>
          <w:szCs w:val="24"/>
          <w:rPrChange w:id="135" w:author="Majid" w:date="2017-02-06T18:40:00Z">
            <w:rPr>
              <w:i/>
              <w:noProof/>
            </w:rPr>
          </w:rPrChange>
        </w:rPr>
        <w:t>Environ Health Perspect</w:t>
      </w:r>
      <w:r w:rsidRPr="00665478">
        <w:rPr>
          <w:rFonts w:ascii="Times New Roman" w:hAnsi="Times New Roman"/>
          <w:noProof/>
          <w:sz w:val="24"/>
          <w:szCs w:val="24"/>
          <w:rPrChange w:id="136" w:author="Majid" w:date="2017-02-06T18:40:00Z">
            <w:rPr>
              <w:noProof/>
            </w:rPr>
          </w:rPrChange>
        </w:rPr>
        <w:t xml:space="preserve"> </w:t>
      </w:r>
      <w:r w:rsidRPr="00665478">
        <w:rPr>
          <w:rFonts w:ascii="Times New Roman" w:hAnsi="Times New Roman"/>
          <w:b/>
          <w:noProof/>
          <w:sz w:val="24"/>
          <w:szCs w:val="24"/>
          <w:rPrChange w:id="137" w:author="Majid" w:date="2017-02-06T18:40:00Z">
            <w:rPr>
              <w:b/>
              <w:noProof/>
            </w:rPr>
          </w:rPrChange>
        </w:rPr>
        <w:t>122</w:t>
      </w:r>
      <w:r w:rsidRPr="00665478">
        <w:rPr>
          <w:rFonts w:ascii="Times New Roman" w:hAnsi="Times New Roman"/>
          <w:noProof/>
          <w:sz w:val="24"/>
          <w:szCs w:val="24"/>
          <w:rPrChange w:id="138" w:author="Majid" w:date="2017-02-06T18:40:00Z">
            <w:rPr>
              <w:noProof/>
            </w:rPr>
          </w:rPrChange>
        </w:rPr>
        <w:t>, 811-816, doi:10.1289/ehp.1307392 (2014).</w:t>
      </w:r>
    </w:p>
    <w:p w14:paraId="63D7D40B" w14:textId="77777777" w:rsidR="00B7252C" w:rsidRPr="00665478" w:rsidRDefault="00B7252C" w:rsidP="00B7252C">
      <w:pPr>
        <w:pStyle w:val="EndNoteBibliography"/>
        <w:spacing w:after="0"/>
        <w:ind w:left="720" w:hanging="720"/>
        <w:rPr>
          <w:rFonts w:ascii="Times New Roman" w:hAnsi="Times New Roman"/>
          <w:noProof/>
          <w:sz w:val="24"/>
          <w:szCs w:val="24"/>
          <w:rPrChange w:id="139" w:author="Majid" w:date="2017-02-06T18:40:00Z">
            <w:rPr>
              <w:noProof/>
            </w:rPr>
          </w:rPrChange>
        </w:rPr>
      </w:pPr>
      <w:r w:rsidRPr="00665478">
        <w:rPr>
          <w:rFonts w:ascii="Times New Roman" w:hAnsi="Times New Roman"/>
          <w:noProof/>
          <w:sz w:val="24"/>
          <w:szCs w:val="24"/>
          <w:rPrChange w:id="140" w:author="Majid" w:date="2017-02-06T18:40:00Z">
            <w:rPr>
              <w:noProof/>
            </w:rPr>
          </w:rPrChange>
        </w:rPr>
        <w:t>17</w:t>
      </w:r>
      <w:r w:rsidRPr="00665478">
        <w:rPr>
          <w:rFonts w:ascii="Times New Roman" w:hAnsi="Times New Roman"/>
          <w:noProof/>
          <w:sz w:val="24"/>
          <w:szCs w:val="24"/>
          <w:rPrChange w:id="141" w:author="Majid" w:date="2017-02-06T18:40:00Z">
            <w:rPr>
              <w:noProof/>
            </w:rPr>
          </w:rPrChange>
        </w:rPr>
        <w:tab/>
        <w:t xml:space="preserve">Rosenwaike, I. Seasonal variation of deaths in the United States, 1951–1960. </w:t>
      </w:r>
      <w:r w:rsidRPr="00665478">
        <w:rPr>
          <w:rFonts w:ascii="Times New Roman" w:hAnsi="Times New Roman"/>
          <w:i/>
          <w:noProof/>
          <w:sz w:val="24"/>
          <w:szCs w:val="24"/>
          <w:rPrChange w:id="142" w:author="Majid" w:date="2017-02-06T18:40:00Z">
            <w:rPr>
              <w:i/>
              <w:noProof/>
            </w:rPr>
          </w:rPrChange>
        </w:rPr>
        <w:t>Journal of the American Statistical Association</w:t>
      </w:r>
      <w:r w:rsidRPr="00665478">
        <w:rPr>
          <w:rFonts w:ascii="Times New Roman" w:hAnsi="Times New Roman"/>
          <w:noProof/>
          <w:sz w:val="24"/>
          <w:szCs w:val="24"/>
          <w:rPrChange w:id="143" w:author="Majid" w:date="2017-02-06T18:40:00Z">
            <w:rPr>
              <w:noProof/>
            </w:rPr>
          </w:rPrChange>
        </w:rPr>
        <w:t xml:space="preserve"> </w:t>
      </w:r>
      <w:r w:rsidRPr="00665478">
        <w:rPr>
          <w:rFonts w:ascii="Times New Roman" w:hAnsi="Times New Roman"/>
          <w:b/>
          <w:noProof/>
          <w:sz w:val="24"/>
          <w:szCs w:val="24"/>
          <w:rPrChange w:id="144" w:author="Majid" w:date="2017-02-06T18:40:00Z">
            <w:rPr>
              <w:b/>
              <w:noProof/>
            </w:rPr>
          </w:rPrChange>
        </w:rPr>
        <w:t>61</w:t>
      </w:r>
      <w:r w:rsidRPr="00665478">
        <w:rPr>
          <w:rFonts w:ascii="Times New Roman" w:hAnsi="Times New Roman"/>
          <w:noProof/>
          <w:sz w:val="24"/>
          <w:szCs w:val="24"/>
          <w:rPrChange w:id="145" w:author="Majid" w:date="2017-02-06T18:40:00Z">
            <w:rPr>
              <w:noProof/>
            </w:rPr>
          </w:rPrChange>
        </w:rPr>
        <w:t>, 706-719 (1966).</w:t>
      </w:r>
    </w:p>
    <w:p w14:paraId="01D0D18D" w14:textId="77777777" w:rsidR="00B7252C" w:rsidRPr="00665478" w:rsidRDefault="00B7252C" w:rsidP="00B7252C">
      <w:pPr>
        <w:pStyle w:val="EndNoteBibliography"/>
        <w:spacing w:after="0"/>
        <w:ind w:left="720" w:hanging="720"/>
        <w:rPr>
          <w:rFonts w:ascii="Times New Roman" w:hAnsi="Times New Roman"/>
          <w:noProof/>
          <w:sz w:val="24"/>
          <w:szCs w:val="24"/>
          <w:rPrChange w:id="146" w:author="Majid" w:date="2017-02-06T18:40:00Z">
            <w:rPr>
              <w:noProof/>
            </w:rPr>
          </w:rPrChange>
        </w:rPr>
      </w:pPr>
      <w:r w:rsidRPr="00665478">
        <w:rPr>
          <w:rFonts w:ascii="Times New Roman" w:hAnsi="Times New Roman"/>
          <w:noProof/>
          <w:sz w:val="24"/>
          <w:szCs w:val="24"/>
          <w:rPrChange w:id="147" w:author="Majid" w:date="2017-02-06T18:40:00Z">
            <w:rPr>
              <w:noProof/>
            </w:rPr>
          </w:rPrChange>
        </w:rPr>
        <w:t>18</w:t>
      </w:r>
      <w:r w:rsidRPr="00665478">
        <w:rPr>
          <w:rFonts w:ascii="Times New Roman" w:hAnsi="Times New Roman"/>
          <w:noProof/>
          <w:sz w:val="24"/>
          <w:szCs w:val="24"/>
          <w:rPrChange w:id="148" w:author="Majid" w:date="2017-02-06T18:40:00Z">
            <w:rPr>
              <w:noProof/>
            </w:rPr>
          </w:rPrChange>
        </w:rPr>
        <w:tab/>
        <w:t xml:space="preserve">Mackenbach, J., Kunst, A. &amp; Looman, C. Seasonal variation in mortality in The Netherlands. </w:t>
      </w:r>
      <w:r w:rsidRPr="00665478">
        <w:rPr>
          <w:rFonts w:ascii="Times New Roman" w:hAnsi="Times New Roman"/>
          <w:i/>
          <w:noProof/>
          <w:sz w:val="24"/>
          <w:szCs w:val="24"/>
          <w:rPrChange w:id="149" w:author="Majid" w:date="2017-02-06T18:40:00Z">
            <w:rPr>
              <w:i/>
              <w:noProof/>
            </w:rPr>
          </w:rPrChange>
        </w:rPr>
        <w:t>Journal of Epidemiology and Community Health</w:t>
      </w:r>
      <w:r w:rsidRPr="00665478">
        <w:rPr>
          <w:rFonts w:ascii="Times New Roman" w:hAnsi="Times New Roman"/>
          <w:noProof/>
          <w:sz w:val="24"/>
          <w:szCs w:val="24"/>
          <w:rPrChange w:id="150" w:author="Majid" w:date="2017-02-06T18:40:00Z">
            <w:rPr>
              <w:noProof/>
            </w:rPr>
          </w:rPrChange>
        </w:rPr>
        <w:t xml:space="preserve"> </w:t>
      </w:r>
      <w:r w:rsidRPr="00665478">
        <w:rPr>
          <w:rFonts w:ascii="Times New Roman" w:hAnsi="Times New Roman"/>
          <w:b/>
          <w:noProof/>
          <w:sz w:val="24"/>
          <w:szCs w:val="24"/>
          <w:rPrChange w:id="151" w:author="Majid" w:date="2017-02-06T18:40:00Z">
            <w:rPr>
              <w:b/>
              <w:noProof/>
            </w:rPr>
          </w:rPrChange>
        </w:rPr>
        <w:t>46</w:t>
      </w:r>
      <w:r w:rsidRPr="00665478">
        <w:rPr>
          <w:rFonts w:ascii="Times New Roman" w:hAnsi="Times New Roman"/>
          <w:noProof/>
          <w:sz w:val="24"/>
          <w:szCs w:val="24"/>
          <w:rPrChange w:id="152" w:author="Majid" w:date="2017-02-06T18:40:00Z">
            <w:rPr>
              <w:noProof/>
            </w:rPr>
          </w:rPrChange>
        </w:rPr>
        <w:t>, 261-265 (1992).</w:t>
      </w:r>
    </w:p>
    <w:p w14:paraId="3762FA04" w14:textId="77777777" w:rsidR="00B7252C" w:rsidRPr="00665478" w:rsidRDefault="00B7252C" w:rsidP="00B7252C">
      <w:pPr>
        <w:pStyle w:val="EndNoteBibliography"/>
        <w:spacing w:after="0"/>
        <w:ind w:left="720" w:hanging="720"/>
        <w:rPr>
          <w:rFonts w:ascii="Times New Roman" w:hAnsi="Times New Roman"/>
          <w:noProof/>
          <w:sz w:val="24"/>
          <w:szCs w:val="24"/>
          <w:rPrChange w:id="153" w:author="Majid" w:date="2017-02-06T18:40:00Z">
            <w:rPr>
              <w:noProof/>
            </w:rPr>
          </w:rPrChange>
        </w:rPr>
      </w:pPr>
      <w:r w:rsidRPr="00665478">
        <w:rPr>
          <w:rFonts w:ascii="Times New Roman" w:hAnsi="Times New Roman"/>
          <w:noProof/>
          <w:sz w:val="24"/>
          <w:szCs w:val="24"/>
          <w:rPrChange w:id="154" w:author="Majid" w:date="2017-02-06T18:40:00Z">
            <w:rPr>
              <w:noProof/>
            </w:rPr>
          </w:rPrChange>
        </w:rPr>
        <w:t>19</w:t>
      </w:r>
      <w:r w:rsidRPr="00665478">
        <w:rPr>
          <w:rFonts w:ascii="Times New Roman" w:hAnsi="Times New Roman"/>
          <w:noProof/>
          <w:sz w:val="24"/>
          <w:szCs w:val="24"/>
          <w:rPrChange w:id="155" w:author="Majid" w:date="2017-02-06T18:40:00Z">
            <w:rPr>
              <w:noProof/>
            </w:rPr>
          </w:rPrChange>
        </w:rPr>
        <w:tab/>
        <w:t xml:space="preserve">Laake, K. &amp; Sverre, J. M. Winter excess mortality: a comparison between Norway and England plus Wales. </w:t>
      </w:r>
      <w:r w:rsidRPr="00665478">
        <w:rPr>
          <w:rFonts w:ascii="Times New Roman" w:hAnsi="Times New Roman"/>
          <w:i/>
          <w:noProof/>
          <w:sz w:val="24"/>
          <w:szCs w:val="24"/>
          <w:rPrChange w:id="156" w:author="Majid" w:date="2017-02-06T18:40:00Z">
            <w:rPr>
              <w:i/>
              <w:noProof/>
            </w:rPr>
          </w:rPrChange>
        </w:rPr>
        <w:t>Age and ageing</w:t>
      </w:r>
      <w:r w:rsidRPr="00665478">
        <w:rPr>
          <w:rFonts w:ascii="Times New Roman" w:hAnsi="Times New Roman"/>
          <w:noProof/>
          <w:sz w:val="24"/>
          <w:szCs w:val="24"/>
          <w:rPrChange w:id="157" w:author="Majid" w:date="2017-02-06T18:40:00Z">
            <w:rPr>
              <w:noProof/>
            </w:rPr>
          </w:rPrChange>
        </w:rPr>
        <w:t xml:space="preserve"> </w:t>
      </w:r>
      <w:r w:rsidRPr="00665478">
        <w:rPr>
          <w:rFonts w:ascii="Times New Roman" w:hAnsi="Times New Roman"/>
          <w:b/>
          <w:noProof/>
          <w:sz w:val="24"/>
          <w:szCs w:val="24"/>
          <w:rPrChange w:id="158" w:author="Majid" w:date="2017-02-06T18:40:00Z">
            <w:rPr>
              <w:b/>
              <w:noProof/>
            </w:rPr>
          </w:rPrChange>
        </w:rPr>
        <w:t>25</w:t>
      </w:r>
      <w:r w:rsidRPr="00665478">
        <w:rPr>
          <w:rFonts w:ascii="Times New Roman" w:hAnsi="Times New Roman"/>
          <w:noProof/>
          <w:sz w:val="24"/>
          <w:szCs w:val="24"/>
          <w:rPrChange w:id="159" w:author="Majid" w:date="2017-02-06T18:40:00Z">
            <w:rPr>
              <w:noProof/>
            </w:rPr>
          </w:rPrChange>
        </w:rPr>
        <w:t>, 343-348 (1996).</w:t>
      </w:r>
    </w:p>
    <w:p w14:paraId="01780C65" w14:textId="77777777" w:rsidR="00B7252C" w:rsidRPr="00665478" w:rsidRDefault="00B7252C" w:rsidP="00B7252C">
      <w:pPr>
        <w:pStyle w:val="EndNoteBibliography"/>
        <w:spacing w:after="0"/>
        <w:ind w:left="720" w:hanging="720"/>
        <w:rPr>
          <w:rFonts w:ascii="Times New Roman" w:hAnsi="Times New Roman"/>
          <w:noProof/>
          <w:sz w:val="24"/>
          <w:szCs w:val="24"/>
          <w:rPrChange w:id="160" w:author="Majid" w:date="2017-02-06T18:40:00Z">
            <w:rPr>
              <w:noProof/>
            </w:rPr>
          </w:rPrChange>
        </w:rPr>
      </w:pPr>
      <w:r w:rsidRPr="00665478">
        <w:rPr>
          <w:rFonts w:ascii="Times New Roman" w:hAnsi="Times New Roman"/>
          <w:noProof/>
          <w:sz w:val="24"/>
          <w:szCs w:val="24"/>
          <w:rPrChange w:id="161" w:author="Majid" w:date="2017-02-06T18:40:00Z">
            <w:rPr>
              <w:noProof/>
            </w:rPr>
          </w:rPrChange>
        </w:rPr>
        <w:t>20</w:t>
      </w:r>
      <w:r w:rsidRPr="00665478">
        <w:rPr>
          <w:rFonts w:ascii="Times New Roman" w:hAnsi="Times New Roman"/>
          <w:noProof/>
          <w:sz w:val="24"/>
          <w:szCs w:val="24"/>
          <w:rPrChange w:id="162" w:author="Majid" w:date="2017-02-06T18:40:00Z">
            <w:rPr>
              <w:noProof/>
            </w:rPr>
          </w:rPrChange>
        </w:rPr>
        <w:tab/>
        <w:t xml:space="preserve">Trudeau, R. Monthly and daily patterns of death. </w:t>
      </w:r>
      <w:r w:rsidRPr="00665478">
        <w:rPr>
          <w:rFonts w:ascii="Times New Roman" w:hAnsi="Times New Roman"/>
          <w:i/>
          <w:noProof/>
          <w:sz w:val="24"/>
          <w:szCs w:val="24"/>
          <w:rPrChange w:id="163" w:author="Majid" w:date="2017-02-06T18:40:00Z">
            <w:rPr>
              <w:i/>
              <w:noProof/>
            </w:rPr>
          </w:rPrChange>
        </w:rPr>
        <w:t>Health Reports-Statistics Canada</w:t>
      </w:r>
      <w:r w:rsidRPr="00665478">
        <w:rPr>
          <w:rFonts w:ascii="Times New Roman" w:hAnsi="Times New Roman"/>
          <w:noProof/>
          <w:sz w:val="24"/>
          <w:szCs w:val="24"/>
          <w:rPrChange w:id="164" w:author="Majid" w:date="2017-02-06T18:40:00Z">
            <w:rPr>
              <w:noProof/>
            </w:rPr>
          </w:rPrChange>
        </w:rPr>
        <w:t xml:space="preserve"> </w:t>
      </w:r>
      <w:r w:rsidRPr="00665478">
        <w:rPr>
          <w:rFonts w:ascii="Times New Roman" w:hAnsi="Times New Roman"/>
          <w:b/>
          <w:noProof/>
          <w:sz w:val="24"/>
          <w:szCs w:val="24"/>
          <w:rPrChange w:id="165" w:author="Majid" w:date="2017-02-06T18:40:00Z">
            <w:rPr>
              <w:b/>
              <w:noProof/>
            </w:rPr>
          </w:rPrChange>
        </w:rPr>
        <w:t>9</w:t>
      </w:r>
      <w:r w:rsidRPr="00665478">
        <w:rPr>
          <w:rFonts w:ascii="Times New Roman" w:hAnsi="Times New Roman"/>
          <w:noProof/>
          <w:sz w:val="24"/>
          <w:szCs w:val="24"/>
          <w:rPrChange w:id="166" w:author="Majid" w:date="2017-02-06T18:40:00Z">
            <w:rPr>
              <w:noProof/>
            </w:rPr>
          </w:rPrChange>
        </w:rPr>
        <w:t>, 43-52 (1997).</w:t>
      </w:r>
    </w:p>
    <w:p w14:paraId="2F4B0A5B" w14:textId="77777777" w:rsidR="00B7252C" w:rsidRPr="00665478" w:rsidRDefault="00B7252C" w:rsidP="00B7252C">
      <w:pPr>
        <w:pStyle w:val="EndNoteBibliography"/>
        <w:spacing w:after="0"/>
        <w:ind w:left="720" w:hanging="720"/>
        <w:rPr>
          <w:rFonts w:ascii="Times New Roman" w:hAnsi="Times New Roman"/>
          <w:noProof/>
          <w:sz w:val="24"/>
          <w:szCs w:val="24"/>
          <w:rPrChange w:id="167" w:author="Majid" w:date="2017-02-06T18:40:00Z">
            <w:rPr>
              <w:noProof/>
            </w:rPr>
          </w:rPrChange>
        </w:rPr>
      </w:pPr>
      <w:r w:rsidRPr="00665478">
        <w:rPr>
          <w:rFonts w:ascii="Times New Roman" w:hAnsi="Times New Roman"/>
          <w:noProof/>
          <w:sz w:val="24"/>
          <w:szCs w:val="24"/>
          <w:rPrChange w:id="168" w:author="Majid" w:date="2017-02-06T18:40:00Z">
            <w:rPr>
              <w:noProof/>
            </w:rPr>
          </w:rPrChange>
        </w:rPr>
        <w:t>21</w:t>
      </w:r>
      <w:r w:rsidRPr="00665478">
        <w:rPr>
          <w:rFonts w:ascii="Times New Roman" w:hAnsi="Times New Roman"/>
          <w:noProof/>
          <w:sz w:val="24"/>
          <w:szCs w:val="24"/>
          <w:rPrChange w:id="169" w:author="Majid" w:date="2017-02-06T18:40:00Z">
            <w:rPr>
              <w:noProof/>
            </w:rPr>
          </w:rPrChange>
        </w:rPr>
        <w:tab/>
        <w:t xml:space="preserve">Lerchl, A. Changes in the seasonality of mortality in Germany from 1946 to 1995: the role of temperature. </w:t>
      </w:r>
      <w:r w:rsidRPr="00665478">
        <w:rPr>
          <w:rFonts w:ascii="Times New Roman" w:hAnsi="Times New Roman"/>
          <w:i/>
          <w:noProof/>
          <w:sz w:val="24"/>
          <w:szCs w:val="24"/>
          <w:rPrChange w:id="170" w:author="Majid" w:date="2017-02-06T18:40:00Z">
            <w:rPr>
              <w:i/>
              <w:noProof/>
            </w:rPr>
          </w:rPrChange>
        </w:rPr>
        <w:t>International Journal of Biometeorology</w:t>
      </w:r>
      <w:r w:rsidRPr="00665478">
        <w:rPr>
          <w:rFonts w:ascii="Times New Roman" w:hAnsi="Times New Roman"/>
          <w:noProof/>
          <w:sz w:val="24"/>
          <w:szCs w:val="24"/>
          <w:rPrChange w:id="171" w:author="Majid" w:date="2017-02-06T18:40:00Z">
            <w:rPr>
              <w:noProof/>
            </w:rPr>
          </w:rPrChange>
        </w:rPr>
        <w:t xml:space="preserve"> </w:t>
      </w:r>
      <w:r w:rsidRPr="00665478">
        <w:rPr>
          <w:rFonts w:ascii="Times New Roman" w:hAnsi="Times New Roman"/>
          <w:b/>
          <w:noProof/>
          <w:sz w:val="24"/>
          <w:szCs w:val="24"/>
          <w:rPrChange w:id="172" w:author="Majid" w:date="2017-02-06T18:40:00Z">
            <w:rPr>
              <w:b/>
              <w:noProof/>
            </w:rPr>
          </w:rPrChange>
        </w:rPr>
        <w:t>42</w:t>
      </w:r>
      <w:r w:rsidRPr="00665478">
        <w:rPr>
          <w:rFonts w:ascii="Times New Roman" w:hAnsi="Times New Roman"/>
          <w:noProof/>
          <w:sz w:val="24"/>
          <w:szCs w:val="24"/>
          <w:rPrChange w:id="173" w:author="Majid" w:date="2017-02-06T18:40:00Z">
            <w:rPr>
              <w:noProof/>
            </w:rPr>
          </w:rPrChange>
        </w:rPr>
        <w:t>, 84-88, doi:DOI 10.1007/s004840050089 (1998).</w:t>
      </w:r>
    </w:p>
    <w:p w14:paraId="5E35E9BD" w14:textId="77777777" w:rsidR="00B7252C" w:rsidRPr="00665478" w:rsidRDefault="00B7252C" w:rsidP="00B7252C">
      <w:pPr>
        <w:pStyle w:val="EndNoteBibliography"/>
        <w:spacing w:after="0"/>
        <w:ind w:left="720" w:hanging="720"/>
        <w:rPr>
          <w:rFonts w:ascii="Times New Roman" w:hAnsi="Times New Roman"/>
          <w:noProof/>
          <w:sz w:val="24"/>
          <w:szCs w:val="24"/>
          <w:rPrChange w:id="174" w:author="Majid" w:date="2017-02-06T18:40:00Z">
            <w:rPr>
              <w:noProof/>
            </w:rPr>
          </w:rPrChange>
        </w:rPr>
      </w:pPr>
      <w:r w:rsidRPr="00665478">
        <w:rPr>
          <w:rFonts w:ascii="Times New Roman" w:hAnsi="Times New Roman"/>
          <w:noProof/>
          <w:sz w:val="24"/>
          <w:szCs w:val="24"/>
          <w:rPrChange w:id="175" w:author="Majid" w:date="2017-02-06T18:40:00Z">
            <w:rPr>
              <w:noProof/>
            </w:rPr>
          </w:rPrChange>
        </w:rPr>
        <w:t>22</w:t>
      </w:r>
      <w:r w:rsidRPr="00665478">
        <w:rPr>
          <w:rFonts w:ascii="Times New Roman" w:hAnsi="Times New Roman"/>
          <w:noProof/>
          <w:sz w:val="24"/>
          <w:szCs w:val="24"/>
          <w:rPrChange w:id="176" w:author="Majid" w:date="2017-02-06T18:40:00Z">
            <w:rPr>
              <w:noProof/>
            </w:rPr>
          </w:rPrChange>
        </w:rPr>
        <w:tab/>
        <w:t>Nakaji, S.</w:t>
      </w:r>
      <w:r w:rsidRPr="00665478">
        <w:rPr>
          <w:rFonts w:ascii="Times New Roman" w:hAnsi="Times New Roman"/>
          <w:i/>
          <w:noProof/>
          <w:sz w:val="24"/>
          <w:szCs w:val="24"/>
          <w:rPrChange w:id="177" w:author="Majid" w:date="2017-02-06T18:40:00Z">
            <w:rPr>
              <w:i/>
              <w:noProof/>
            </w:rPr>
          </w:rPrChange>
        </w:rPr>
        <w:t xml:space="preserve"> et al.</w:t>
      </w:r>
      <w:r w:rsidRPr="00665478">
        <w:rPr>
          <w:rFonts w:ascii="Times New Roman" w:hAnsi="Times New Roman"/>
          <w:noProof/>
          <w:sz w:val="24"/>
          <w:szCs w:val="24"/>
          <w:rPrChange w:id="178" w:author="Majid" w:date="2017-02-06T18:40:00Z">
            <w:rPr>
              <w:noProof/>
            </w:rPr>
          </w:rPrChange>
        </w:rPr>
        <w:t xml:space="preserve"> Seasonal changes in mortality rates from main causes of death in Japan. </w:t>
      </w:r>
      <w:r w:rsidRPr="00665478">
        <w:rPr>
          <w:rFonts w:ascii="Times New Roman" w:hAnsi="Times New Roman"/>
          <w:i/>
          <w:noProof/>
          <w:sz w:val="24"/>
          <w:szCs w:val="24"/>
          <w:rPrChange w:id="179" w:author="Majid" w:date="2017-02-06T18:40:00Z">
            <w:rPr>
              <w:i/>
              <w:noProof/>
            </w:rPr>
          </w:rPrChange>
        </w:rPr>
        <w:t>European journal of epidemiology</w:t>
      </w:r>
      <w:r w:rsidRPr="00665478">
        <w:rPr>
          <w:rFonts w:ascii="Times New Roman" w:hAnsi="Times New Roman"/>
          <w:noProof/>
          <w:sz w:val="24"/>
          <w:szCs w:val="24"/>
          <w:rPrChange w:id="180" w:author="Majid" w:date="2017-02-06T18:40:00Z">
            <w:rPr>
              <w:noProof/>
            </w:rPr>
          </w:rPrChange>
        </w:rPr>
        <w:t xml:space="preserve"> </w:t>
      </w:r>
      <w:r w:rsidRPr="00665478">
        <w:rPr>
          <w:rFonts w:ascii="Times New Roman" w:hAnsi="Times New Roman"/>
          <w:b/>
          <w:noProof/>
          <w:sz w:val="24"/>
          <w:szCs w:val="24"/>
          <w:rPrChange w:id="181" w:author="Majid" w:date="2017-02-06T18:40:00Z">
            <w:rPr>
              <w:b/>
              <w:noProof/>
            </w:rPr>
          </w:rPrChange>
        </w:rPr>
        <w:t>19</w:t>
      </w:r>
      <w:r w:rsidRPr="00665478">
        <w:rPr>
          <w:rFonts w:ascii="Times New Roman" w:hAnsi="Times New Roman"/>
          <w:noProof/>
          <w:sz w:val="24"/>
          <w:szCs w:val="24"/>
          <w:rPrChange w:id="182" w:author="Majid" w:date="2017-02-06T18:40:00Z">
            <w:rPr>
              <w:noProof/>
            </w:rPr>
          </w:rPrChange>
        </w:rPr>
        <w:t>, 905-913 (2004).</w:t>
      </w:r>
    </w:p>
    <w:p w14:paraId="583F05B7" w14:textId="77777777" w:rsidR="00B7252C" w:rsidRPr="00665478" w:rsidRDefault="00B7252C" w:rsidP="00B7252C">
      <w:pPr>
        <w:pStyle w:val="EndNoteBibliography"/>
        <w:spacing w:after="0"/>
        <w:ind w:left="720" w:hanging="720"/>
        <w:rPr>
          <w:rFonts w:ascii="Times New Roman" w:hAnsi="Times New Roman"/>
          <w:noProof/>
          <w:sz w:val="24"/>
          <w:szCs w:val="24"/>
          <w:rPrChange w:id="183" w:author="Majid" w:date="2017-02-06T18:40:00Z">
            <w:rPr>
              <w:noProof/>
            </w:rPr>
          </w:rPrChange>
        </w:rPr>
      </w:pPr>
      <w:r w:rsidRPr="00665478">
        <w:rPr>
          <w:rFonts w:ascii="Times New Roman" w:hAnsi="Times New Roman"/>
          <w:noProof/>
          <w:sz w:val="24"/>
          <w:szCs w:val="24"/>
          <w:rPrChange w:id="184" w:author="Majid" w:date="2017-02-06T18:40:00Z">
            <w:rPr>
              <w:noProof/>
            </w:rPr>
          </w:rPrChange>
        </w:rPr>
        <w:t>23</w:t>
      </w:r>
      <w:r w:rsidRPr="00665478">
        <w:rPr>
          <w:rFonts w:ascii="Times New Roman" w:hAnsi="Times New Roman"/>
          <w:noProof/>
          <w:sz w:val="24"/>
          <w:szCs w:val="24"/>
          <w:rPrChange w:id="185" w:author="Majid" w:date="2017-02-06T18:40:00Z">
            <w:rPr>
              <w:noProof/>
            </w:rPr>
          </w:rPrChange>
        </w:rPr>
        <w:tab/>
        <w:t xml:space="preserve">Brown, G., Fearn, V. &amp; Wells, C. Exploratory analysis of seasonal mortality in England and Wales, 1998 to 2007. </w:t>
      </w:r>
      <w:r w:rsidRPr="00665478">
        <w:rPr>
          <w:rFonts w:ascii="Times New Roman" w:hAnsi="Times New Roman"/>
          <w:i/>
          <w:noProof/>
          <w:sz w:val="24"/>
          <w:szCs w:val="24"/>
          <w:rPrChange w:id="186" w:author="Majid" w:date="2017-02-06T18:40:00Z">
            <w:rPr>
              <w:i/>
              <w:noProof/>
            </w:rPr>
          </w:rPrChange>
        </w:rPr>
        <w:t>Health Statistics Quarterly</w:t>
      </w:r>
      <w:r w:rsidRPr="00665478">
        <w:rPr>
          <w:rFonts w:ascii="Times New Roman" w:hAnsi="Times New Roman"/>
          <w:noProof/>
          <w:sz w:val="24"/>
          <w:szCs w:val="24"/>
          <w:rPrChange w:id="187" w:author="Majid" w:date="2017-02-06T18:40:00Z">
            <w:rPr>
              <w:noProof/>
            </w:rPr>
          </w:rPrChange>
        </w:rPr>
        <w:t>, 58 (2010).</w:t>
      </w:r>
    </w:p>
    <w:p w14:paraId="3E2179F2" w14:textId="77777777" w:rsidR="00B7252C" w:rsidRPr="00665478" w:rsidRDefault="00B7252C" w:rsidP="00B7252C">
      <w:pPr>
        <w:pStyle w:val="EndNoteBibliography"/>
        <w:spacing w:after="0"/>
        <w:ind w:left="720" w:hanging="720"/>
        <w:rPr>
          <w:rFonts w:ascii="Times New Roman" w:hAnsi="Times New Roman"/>
          <w:noProof/>
          <w:sz w:val="24"/>
          <w:szCs w:val="24"/>
          <w:rPrChange w:id="188" w:author="Majid" w:date="2017-02-06T18:40:00Z">
            <w:rPr>
              <w:noProof/>
            </w:rPr>
          </w:rPrChange>
        </w:rPr>
      </w:pPr>
      <w:r w:rsidRPr="00665478">
        <w:rPr>
          <w:rFonts w:ascii="Times New Roman" w:hAnsi="Times New Roman"/>
          <w:noProof/>
          <w:sz w:val="24"/>
          <w:szCs w:val="24"/>
          <w:rPrChange w:id="189" w:author="Majid" w:date="2017-02-06T18:40:00Z">
            <w:rPr>
              <w:noProof/>
            </w:rPr>
          </w:rPrChange>
        </w:rPr>
        <w:t>24</w:t>
      </w:r>
      <w:r w:rsidRPr="00665478">
        <w:rPr>
          <w:rFonts w:ascii="Times New Roman" w:hAnsi="Times New Roman"/>
          <w:noProof/>
          <w:sz w:val="24"/>
          <w:szCs w:val="24"/>
          <w:rPrChange w:id="190" w:author="Majid" w:date="2017-02-06T18:40:00Z">
            <w:rPr>
              <w:noProof/>
            </w:rPr>
          </w:rPrChange>
        </w:rPr>
        <w:tab/>
        <w:t>Marti-Soler, H.</w:t>
      </w:r>
      <w:r w:rsidRPr="00665478">
        <w:rPr>
          <w:rFonts w:ascii="Times New Roman" w:hAnsi="Times New Roman"/>
          <w:i/>
          <w:noProof/>
          <w:sz w:val="24"/>
          <w:szCs w:val="24"/>
          <w:rPrChange w:id="191" w:author="Majid" w:date="2017-02-06T18:40:00Z">
            <w:rPr>
              <w:i/>
              <w:noProof/>
            </w:rPr>
          </w:rPrChange>
        </w:rPr>
        <w:t xml:space="preserve"> et al.</w:t>
      </w:r>
      <w:r w:rsidRPr="00665478">
        <w:rPr>
          <w:rFonts w:ascii="Times New Roman" w:hAnsi="Times New Roman"/>
          <w:noProof/>
          <w:sz w:val="24"/>
          <w:szCs w:val="24"/>
          <w:rPrChange w:id="192" w:author="Majid" w:date="2017-02-06T18:40:00Z">
            <w:rPr>
              <w:noProof/>
            </w:rPr>
          </w:rPrChange>
        </w:rPr>
        <w:t xml:space="preserve"> Seasonal Variation of Overall and Cardiovascular Mortality: A Study in 19 Countries from Different Geographic Locations. </w:t>
      </w:r>
      <w:r w:rsidRPr="00665478">
        <w:rPr>
          <w:rFonts w:ascii="Times New Roman" w:hAnsi="Times New Roman"/>
          <w:i/>
          <w:noProof/>
          <w:sz w:val="24"/>
          <w:szCs w:val="24"/>
          <w:rPrChange w:id="193" w:author="Majid" w:date="2017-02-06T18:40:00Z">
            <w:rPr>
              <w:i/>
              <w:noProof/>
            </w:rPr>
          </w:rPrChange>
        </w:rPr>
        <w:t>Plos One</w:t>
      </w:r>
      <w:r w:rsidRPr="00665478">
        <w:rPr>
          <w:rFonts w:ascii="Times New Roman" w:hAnsi="Times New Roman"/>
          <w:noProof/>
          <w:sz w:val="24"/>
          <w:szCs w:val="24"/>
          <w:rPrChange w:id="194" w:author="Majid" w:date="2017-02-06T18:40:00Z">
            <w:rPr>
              <w:noProof/>
            </w:rPr>
          </w:rPrChange>
        </w:rPr>
        <w:t xml:space="preserve"> </w:t>
      </w:r>
      <w:r w:rsidRPr="00665478">
        <w:rPr>
          <w:rFonts w:ascii="Times New Roman" w:hAnsi="Times New Roman"/>
          <w:b/>
          <w:noProof/>
          <w:sz w:val="24"/>
          <w:szCs w:val="24"/>
          <w:rPrChange w:id="195" w:author="Majid" w:date="2017-02-06T18:40:00Z">
            <w:rPr>
              <w:b/>
              <w:noProof/>
            </w:rPr>
          </w:rPrChange>
        </w:rPr>
        <w:t>9</w:t>
      </w:r>
      <w:r w:rsidRPr="00665478">
        <w:rPr>
          <w:rFonts w:ascii="Times New Roman" w:hAnsi="Times New Roman"/>
          <w:noProof/>
          <w:sz w:val="24"/>
          <w:szCs w:val="24"/>
          <w:rPrChange w:id="196" w:author="Majid" w:date="2017-02-06T18:40:00Z">
            <w:rPr>
              <w:noProof/>
            </w:rPr>
          </w:rPrChange>
        </w:rPr>
        <w:t>, 13, doi:10.1371/journal.pone.0113500 (2014).</w:t>
      </w:r>
    </w:p>
    <w:p w14:paraId="14466103" w14:textId="77777777" w:rsidR="00B7252C" w:rsidRPr="00665478" w:rsidRDefault="00B7252C" w:rsidP="00B7252C">
      <w:pPr>
        <w:pStyle w:val="EndNoteBibliography"/>
        <w:spacing w:after="0"/>
        <w:ind w:left="720" w:hanging="720"/>
        <w:rPr>
          <w:rFonts w:ascii="Times New Roman" w:hAnsi="Times New Roman"/>
          <w:noProof/>
          <w:sz w:val="24"/>
          <w:szCs w:val="24"/>
          <w:rPrChange w:id="197" w:author="Majid" w:date="2017-02-06T18:40:00Z">
            <w:rPr>
              <w:noProof/>
            </w:rPr>
          </w:rPrChange>
        </w:rPr>
      </w:pPr>
      <w:r w:rsidRPr="00665478">
        <w:rPr>
          <w:rFonts w:ascii="Times New Roman" w:hAnsi="Times New Roman"/>
          <w:noProof/>
          <w:sz w:val="24"/>
          <w:szCs w:val="24"/>
          <w:rPrChange w:id="198" w:author="Majid" w:date="2017-02-06T18:40:00Z">
            <w:rPr>
              <w:noProof/>
            </w:rPr>
          </w:rPrChange>
        </w:rPr>
        <w:t>25</w:t>
      </w:r>
      <w:r w:rsidRPr="00665478">
        <w:rPr>
          <w:rFonts w:ascii="Times New Roman" w:hAnsi="Times New Roman"/>
          <w:noProof/>
          <w:sz w:val="24"/>
          <w:szCs w:val="24"/>
          <w:rPrChange w:id="199" w:author="Majid" w:date="2017-02-06T18:40:00Z">
            <w:rPr>
              <w:noProof/>
            </w:rPr>
          </w:rPrChange>
        </w:rPr>
        <w:tab/>
        <w:t xml:space="preserve">Bennett, J. E., Blangiardo, M., Fecht, D., Elliott, P. &amp; Ezzati, M. Vulnerability to the mortality effects of warm temperature in the districts of England and Wales. </w:t>
      </w:r>
      <w:r w:rsidRPr="00665478">
        <w:rPr>
          <w:rFonts w:ascii="Times New Roman" w:hAnsi="Times New Roman"/>
          <w:i/>
          <w:noProof/>
          <w:sz w:val="24"/>
          <w:szCs w:val="24"/>
          <w:rPrChange w:id="200" w:author="Majid" w:date="2017-02-06T18:40:00Z">
            <w:rPr>
              <w:i/>
              <w:noProof/>
            </w:rPr>
          </w:rPrChange>
        </w:rPr>
        <w:t>Nature Climate Change</w:t>
      </w:r>
      <w:r w:rsidRPr="00665478">
        <w:rPr>
          <w:rFonts w:ascii="Times New Roman" w:hAnsi="Times New Roman"/>
          <w:noProof/>
          <w:sz w:val="24"/>
          <w:szCs w:val="24"/>
          <w:rPrChange w:id="201" w:author="Majid" w:date="2017-02-06T18:40:00Z">
            <w:rPr>
              <w:noProof/>
            </w:rPr>
          </w:rPrChange>
        </w:rPr>
        <w:t xml:space="preserve"> </w:t>
      </w:r>
      <w:r w:rsidRPr="00665478">
        <w:rPr>
          <w:rFonts w:ascii="Times New Roman" w:hAnsi="Times New Roman"/>
          <w:b/>
          <w:noProof/>
          <w:sz w:val="24"/>
          <w:szCs w:val="24"/>
          <w:rPrChange w:id="202" w:author="Majid" w:date="2017-02-06T18:40:00Z">
            <w:rPr>
              <w:b/>
              <w:noProof/>
            </w:rPr>
          </w:rPrChange>
        </w:rPr>
        <w:t>4</w:t>
      </w:r>
      <w:r w:rsidRPr="00665478">
        <w:rPr>
          <w:rFonts w:ascii="Times New Roman" w:hAnsi="Times New Roman"/>
          <w:noProof/>
          <w:sz w:val="24"/>
          <w:szCs w:val="24"/>
          <w:rPrChange w:id="203" w:author="Majid" w:date="2017-02-06T18:40:00Z">
            <w:rPr>
              <w:noProof/>
            </w:rPr>
          </w:rPrChange>
        </w:rPr>
        <w:t>, 269-273, doi:10.1038/nclimate2123 (2014).</w:t>
      </w:r>
    </w:p>
    <w:p w14:paraId="1E454930" w14:textId="77777777" w:rsidR="00B7252C" w:rsidRPr="00665478" w:rsidRDefault="00B7252C" w:rsidP="00B7252C">
      <w:pPr>
        <w:pStyle w:val="EndNoteBibliography"/>
        <w:spacing w:after="0"/>
        <w:ind w:left="720" w:hanging="720"/>
        <w:rPr>
          <w:rFonts w:ascii="Times New Roman" w:hAnsi="Times New Roman"/>
          <w:noProof/>
          <w:sz w:val="24"/>
          <w:szCs w:val="24"/>
          <w:rPrChange w:id="204" w:author="Majid" w:date="2017-02-06T18:40:00Z">
            <w:rPr>
              <w:noProof/>
            </w:rPr>
          </w:rPrChange>
        </w:rPr>
      </w:pPr>
      <w:r w:rsidRPr="00665478">
        <w:rPr>
          <w:rFonts w:ascii="Times New Roman" w:hAnsi="Times New Roman"/>
          <w:noProof/>
          <w:sz w:val="24"/>
          <w:szCs w:val="24"/>
          <w:rPrChange w:id="205" w:author="Majid" w:date="2017-02-06T18:40:00Z">
            <w:rPr>
              <w:noProof/>
            </w:rPr>
          </w:rPrChange>
        </w:rPr>
        <w:t>26</w:t>
      </w:r>
      <w:r w:rsidRPr="00665478">
        <w:rPr>
          <w:rFonts w:ascii="Times New Roman" w:hAnsi="Times New Roman"/>
          <w:noProof/>
          <w:sz w:val="24"/>
          <w:szCs w:val="24"/>
          <w:rPrChange w:id="206" w:author="Majid" w:date="2017-02-06T18:40:00Z">
            <w:rPr>
              <w:noProof/>
            </w:rPr>
          </w:rPrChange>
        </w:rPr>
        <w:tab/>
        <w:t xml:space="preserve">Moy, C. M., Seltzer, G. O., Rodbell, D. T. &amp; Anderson, D. M. Variability of El Nino/Southern Oscillation activity at millennial timescales during the Holocene epoch. </w:t>
      </w:r>
      <w:r w:rsidRPr="00665478">
        <w:rPr>
          <w:rFonts w:ascii="Times New Roman" w:hAnsi="Times New Roman"/>
          <w:i/>
          <w:noProof/>
          <w:sz w:val="24"/>
          <w:szCs w:val="24"/>
          <w:rPrChange w:id="207" w:author="Majid" w:date="2017-02-06T18:40:00Z">
            <w:rPr>
              <w:i/>
              <w:noProof/>
            </w:rPr>
          </w:rPrChange>
        </w:rPr>
        <w:t>Nature</w:t>
      </w:r>
      <w:r w:rsidRPr="00665478">
        <w:rPr>
          <w:rFonts w:ascii="Times New Roman" w:hAnsi="Times New Roman"/>
          <w:noProof/>
          <w:sz w:val="24"/>
          <w:szCs w:val="24"/>
          <w:rPrChange w:id="208" w:author="Majid" w:date="2017-02-06T18:40:00Z">
            <w:rPr>
              <w:noProof/>
            </w:rPr>
          </w:rPrChange>
        </w:rPr>
        <w:t xml:space="preserve"> </w:t>
      </w:r>
      <w:r w:rsidRPr="00665478">
        <w:rPr>
          <w:rFonts w:ascii="Times New Roman" w:hAnsi="Times New Roman"/>
          <w:b/>
          <w:noProof/>
          <w:sz w:val="24"/>
          <w:szCs w:val="24"/>
          <w:rPrChange w:id="209" w:author="Majid" w:date="2017-02-06T18:40:00Z">
            <w:rPr>
              <w:b/>
              <w:noProof/>
            </w:rPr>
          </w:rPrChange>
        </w:rPr>
        <w:t>420</w:t>
      </w:r>
      <w:r w:rsidRPr="00665478">
        <w:rPr>
          <w:rFonts w:ascii="Times New Roman" w:hAnsi="Times New Roman"/>
          <w:noProof/>
          <w:sz w:val="24"/>
          <w:szCs w:val="24"/>
          <w:rPrChange w:id="210" w:author="Majid" w:date="2017-02-06T18:40:00Z">
            <w:rPr>
              <w:noProof/>
            </w:rPr>
          </w:rPrChange>
        </w:rPr>
        <w:t>, 162-165, doi:10.1038/nature01194 (2002).</w:t>
      </w:r>
    </w:p>
    <w:p w14:paraId="4AD1820C" w14:textId="77777777" w:rsidR="00B7252C" w:rsidRPr="00665478" w:rsidRDefault="00B7252C" w:rsidP="00B7252C">
      <w:pPr>
        <w:pStyle w:val="EndNoteBibliography"/>
        <w:spacing w:after="0"/>
        <w:ind w:left="720" w:hanging="720"/>
        <w:rPr>
          <w:rFonts w:ascii="Times New Roman" w:hAnsi="Times New Roman"/>
          <w:noProof/>
          <w:sz w:val="24"/>
          <w:szCs w:val="24"/>
          <w:rPrChange w:id="211" w:author="Majid" w:date="2017-02-06T18:40:00Z">
            <w:rPr>
              <w:noProof/>
            </w:rPr>
          </w:rPrChange>
        </w:rPr>
      </w:pPr>
      <w:r w:rsidRPr="00665478">
        <w:rPr>
          <w:rFonts w:ascii="Times New Roman" w:hAnsi="Times New Roman"/>
          <w:noProof/>
          <w:sz w:val="24"/>
          <w:szCs w:val="24"/>
          <w:rPrChange w:id="212" w:author="Majid" w:date="2017-02-06T18:40:00Z">
            <w:rPr>
              <w:noProof/>
            </w:rPr>
          </w:rPrChange>
        </w:rPr>
        <w:t>27</w:t>
      </w:r>
      <w:r w:rsidRPr="00665478">
        <w:rPr>
          <w:rFonts w:ascii="Times New Roman" w:hAnsi="Times New Roman"/>
          <w:noProof/>
          <w:sz w:val="24"/>
          <w:szCs w:val="24"/>
          <w:rPrChange w:id="213" w:author="Majid" w:date="2017-02-06T18:40:00Z">
            <w:rPr>
              <w:noProof/>
            </w:rPr>
          </w:rPrChange>
        </w:rPr>
        <w:tab/>
        <w:t xml:space="preserve">Grenfell, B., Bjørnstad, O. &amp; Kappey, J. Travelling waves and spatial hierarchies in measles epidemics. </w:t>
      </w:r>
      <w:r w:rsidRPr="00665478">
        <w:rPr>
          <w:rFonts w:ascii="Times New Roman" w:hAnsi="Times New Roman"/>
          <w:i/>
          <w:noProof/>
          <w:sz w:val="24"/>
          <w:szCs w:val="24"/>
          <w:rPrChange w:id="214" w:author="Majid" w:date="2017-02-06T18:40:00Z">
            <w:rPr>
              <w:i/>
              <w:noProof/>
            </w:rPr>
          </w:rPrChange>
        </w:rPr>
        <w:t>Nature</w:t>
      </w:r>
      <w:r w:rsidRPr="00665478">
        <w:rPr>
          <w:rFonts w:ascii="Times New Roman" w:hAnsi="Times New Roman"/>
          <w:noProof/>
          <w:sz w:val="24"/>
          <w:szCs w:val="24"/>
          <w:rPrChange w:id="215" w:author="Majid" w:date="2017-02-06T18:40:00Z">
            <w:rPr>
              <w:noProof/>
            </w:rPr>
          </w:rPrChange>
        </w:rPr>
        <w:t xml:space="preserve"> </w:t>
      </w:r>
      <w:r w:rsidRPr="00665478">
        <w:rPr>
          <w:rFonts w:ascii="Times New Roman" w:hAnsi="Times New Roman"/>
          <w:b/>
          <w:noProof/>
          <w:sz w:val="24"/>
          <w:szCs w:val="24"/>
          <w:rPrChange w:id="216" w:author="Majid" w:date="2017-02-06T18:40:00Z">
            <w:rPr>
              <w:b/>
              <w:noProof/>
            </w:rPr>
          </w:rPrChange>
        </w:rPr>
        <w:t>414</w:t>
      </w:r>
      <w:r w:rsidRPr="00665478">
        <w:rPr>
          <w:rFonts w:ascii="Times New Roman" w:hAnsi="Times New Roman"/>
          <w:noProof/>
          <w:sz w:val="24"/>
          <w:szCs w:val="24"/>
          <w:rPrChange w:id="217" w:author="Majid" w:date="2017-02-06T18:40:00Z">
            <w:rPr>
              <w:noProof/>
            </w:rPr>
          </w:rPrChange>
        </w:rPr>
        <w:t>, 716-723 (2001).</w:t>
      </w:r>
    </w:p>
    <w:p w14:paraId="4D81BD1D" w14:textId="77777777" w:rsidR="00B7252C" w:rsidRPr="00665478" w:rsidRDefault="00B7252C" w:rsidP="00B7252C">
      <w:pPr>
        <w:pStyle w:val="EndNoteBibliography"/>
        <w:spacing w:after="0"/>
        <w:ind w:left="720" w:hanging="720"/>
        <w:rPr>
          <w:rFonts w:ascii="Times New Roman" w:hAnsi="Times New Roman"/>
          <w:noProof/>
          <w:sz w:val="24"/>
          <w:szCs w:val="24"/>
          <w:rPrChange w:id="218" w:author="Majid" w:date="2017-02-06T18:40:00Z">
            <w:rPr>
              <w:noProof/>
            </w:rPr>
          </w:rPrChange>
        </w:rPr>
      </w:pPr>
      <w:r w:rsidRPr="00665478">
        <w:rPr>
          <w:rFonts w:ascii="Times New Roman" w:hAnsi="Times New Roman"/>
          <w:noProof/>
          <w:sz w:val="24"/>
          <w:szCs w:val="24"/>
          <w:rPrChange w:id="219" w:author="Majid" w:date="2017-02-06T18:40:00Z">
            <w:rPr>
              <w:noProof/>
            </w:rPr>
          </w:rPrChange>
        </w:rPr>
        <w:t>28</w:t>
      </w:r>
      <w:r w:rsidRPr="00665478">
        <w:rPr>
          <w:rFonts w:ascii="Times New Roman" w:hAnsi="Times New Roman"/>
          <w:noProof/>
          <w:sz w:val="24"/>
          <w:szCs w:val="24"/>
          <w:rPrChange w:id="220" w:author="Majid" w:date="2017-02-06T18:40:00Z">
            <w:rPr>
              <w:noProof/>
            </w:rPr>
          </w:rPrChange>
        </w:rPr>
        <w:tab/>
        <w:t>Kinney, P. L.</w:t>
      </w:r>
      <w:r w:rsidRPr="00665478">
        <w:rPr>
          <w:rFonts w:ascii="Times New Roman" w:hAnsi="Times New Roman"/>
          <w:i/>
          <w:noProof/>
          <w:sz w:val="24"/>
          <w:szCs w:val="24"/>
          <w:rPrChange w:id="221" w:author="Majid" w:date="2017-02-06T18:40:00Z">
            <w:rPr>
              <w:i/>
              <w:noProof/>
            </w:rPr>
          </w:rPrChange>
        </w:rPr>
        <w:t xml:space="preserve"> et al.</w:t>
      </w:r>
      <w:r w:rsidRPr="00665478">
        <w:rPr>
          <w:rFonts w:ascii="Times New Roman" w:hAnsi="Times New Roman"/>
          <w:noProof/>
          <w:sz w:val="24"/>
          <w:szCs w:val="24"/>
          <w:rPrChange w:id="222" w:author="Majid" w:date="2017-02-06T18:40:00Z">
            <w:rPr>
              <w:noProof/>
            </w:rPr>
          </w:rPrChange>
        </w:rPr>
        <w:t xml:space="preserve"> Winter season mortality: will climate warming bring benefits? </w:t>
      </w:r>
      <w:r w:rsidRPr="00665478">
        <w:rPr>
          <w:rFonts w:ascii="Times New Roman" w:hAnsi="Times New Roman"/>
          <w:i/>
          <w:noProof/>
          <w:sz w:val="24"/>
          <w:szCs w:val="24"/>
          <w:rPrChange w:id="223" w:author="Majid" w:date="2017-02-06T18:40:00Z">
            <w:rPr>
              <w:i/>
              <w:noProof/>
            </w:rPr>
          </w:rPrChange>
        </w:rPr>
        <w:t>Environmental Research Letters</w:t>
      </w:r>
      <w:r w:rsidRPr="00665478">
        <w:rPr>
          <w:rFonts w:ascii="Times New Roman" w:hAnsi="Times New Roman"/>
          <w:noProof/>
          <w:sz w:val="24"/>
          <w:szCs w:val="24"/>
          <w:rPrChange w:id="224" w:author="Majid" w:date="2017-02-06T18:40:00Z">
            <w:rPr>
              <w:noProof/>
            </w:rPr>
          </w:rPrChange>
        </w:rPr>
        <w:t xml:space="preserve"> </w:t>
      </w:r>
      <w:r w:rsidRPr="00665478">
        <w:rPr>
          <w:rFonts w:ascii="Times New Roman" w:hAnsi="Times New Roman"/>
          <w:b/>
          <w:noProof/>
          <w:sz w:val="24"/>
          <w:szCs w:val="24"/>
          <w:rPrChange w:id="225" w:author="Majid" w:date="2017-02-06T18:40:00Z">
            <w:rPr>
              <w:b/>
              <w:noProof/>
            </w:rPr>
          </w:rPrChange>
        </w:rPr>
        <w:t>10</w:t>
      </w:r>
      <w:r w:rsidRPr="00665478">
        <w:rPr>
          <w:rFonts w:ascii="Times New Roman" w:hAnsi="Times New Roman"/>
          <w:noProof/>
          <w:sz w:val="24"/>
          <w:szCs w:val="24"/>
          <w:rPrChange w:id="226" w:author="Majid" w:date="2017-02-06T18:40:00Z">
            <w:rPr>
              <w:noProof/>
            </w:rPr>
          </w:rPrChange>
        </w:rPr>
        <w:t>, doi:10.1088/1748-9326/10/6/064016 (2015).</w:t>
      </w:r>
    </w:p>
    <w:p w14:paraId="2620ED0C" w14:textId="77777777" w:rsidR="00B7252C" w:rsidRPr="00665478" w:rsidRDefault="00B7252C" w:rsidP="00B7252C">
      <w:pPr>
        <w:pStyle w:val="EndNoteBibliography"/>
        <w:spacing w:after="0"/>
        <w:ind w:left="720" w:hanging="720"/>
        <w:rPr>
          <w:rFonts w:ascii="Times New Roman" w:hAnsi="Times New Roman"/>
          <w:noProof/>
          <w:sz w:val="24"/>
          <w:szCs w:val="24"/>
          <w:rPrChange w:id="227" w:author="Majid" w:date="2017-02-06T18:40:00Z">
            <w:rPr>
              <w:noProof/>
            </w:rPr>
          </w:rPrChange>
        </w:rPr>
      </w:pPr>
      <w:r w:rsidRPr="00665478">
        <w:rPr>
          <w:rFonts w:ascii="Times New Roman" w:hAnsi="Times New Roman"/>
          <w:noProof/>
          <w:sz w:val="24"/>
          <w:szCs w:val="24"/>
          <w:rPrChange w:id="228" w:author="Majid" w:date="2017-02-06T18:40:00Z">
            <w:rPr>
              <w:noProof/>
            </w:rPr>
          </w:rPrChange>
        </w:rPr>
        <w:t>29</w:t>
      </w:r>
      <w:r w:rsidRPr="00665478">
        <w:rPr>
          <w:rFonts w:ascii="Times New Roman" w:hAnsi="Times New Roman"/>
          <w:noProof/>
          <w:sz w:val="24"/>
          <w:szCs w:val="24"/>
          <w:rPrChange w:id="229" w:author="Majid" w:date="2017-02-06T18:40:00Z">
            <w:rPr>
              <w:noProof/>
            </w:rPr>
          </w:rPrChange>
        </w:rPr>
        <w:tab/>
        <w:t>Cazelles, B.</w:t>
      </w:r>
      <w:r w:rsidRPr="00665478">
        <w:rPr>
          <w:rFonts w:ascii="Times New Roman" w:hAnsi="Times New Roman"/>
          <w:i/>
          <w:noProof/>
          <w:sz w:val="24"/>
          <w:szCs w:val="24"/>
          <w:rPrChange w:id="230" w:author="Majid" w:date="2017-02-06T18:40:00Z">
            <w:rPr>
              <w:i/>
              <w:noProof/>
            </w:rPr>
          </w:rPrChange>
        </w:rPr>
        <w:t xml:space="preserve"> et al.</w:t>
      </w:r>
      <w:r w:rsidRPr="00665478">
        <w:rPr>
          <w:rFonts w:ascii="Times New Roman" w:hAnsi="Times New Roman"/>
          <w:noProof/>
          <w:sz w:val="24"/>
          <w:szCs w:val="24"/>
          <w:rPrChange w:id="231" w:author="Majid" w:date="2017-02-06T18:40:00Z">
            <w:rPr>
              <w:noProof/>
            </w:rPr>
          </w:rPrChange>
        </w:rPr>
        <w:t xml:space="preserve"> Wavelet analysis of ecological time series. </w:t>
      </w:r>
      <w:r w:rsidRPr="00665478">
        <w:rPr>
          <w:rFonts w:ascii="Times New Roman" w:hAnsi="Times New Roman"/>
          <w:i/>
          <w:noProof/>
          <w:sz w:val="24"/>
          <w:szCs w:val="24"/>
          <w:rPrChange w:id="232" w:author="Majid" w:date="2017-02-06T18:40:00Z">
            <w:rPr>
              <w:i/>
              <w:noProof/>
            </w:rPr>
          </w:rPrChange>
        </w:rPr>
        <w:t>Oecologia</w:t>
      </w:r>
      <w:r w:rsidRPr="00665478">
        <w:rPr>
          <w:rFonts w:ascii="Times New Roman" w:hAnsi="Times New Roman"/>
          <w:noProof/>
          <w:sz w:val="24"/>
          <w:szCs w:val="24"/>
          <w:rPrChange w:id="233" w:author="Majid" w:date="2017-02-06T18:40:00Z">
            <w:rPr>
              <w:noProof/>
            </w:rPr>
          </w:rPrChange>
        </w:rPr>
        <w:t xml:space="preserve"> </w:t>
      </w:r>
      <w:r w:rsidRPr="00665478">
        <w:rPr>
          <w:rFonts w:ascii="Times New Roman" w:hAnsi="Times New Roman"/>
          <w:b/>
          <w:noProof/>
          <w:sz w:val="24"/>
          <w:szCs w:val="24"/>
          <w:rPrChange w:id="234" w:author="Majid" w:date="2017-02-06T18:40:00Z">
            <w:rPr>
              <w:b/>
              <w:noProof/>
            </w:rPr>
          </w:rPrChange>
        </w:rPr>
        <w:t>156</w:t>
      </w:r>
      <w:r w:rsidRPr="00665478">
        <w:rPr>
          <w:rFonts w:ascii="Times New Roman" w:hAnsi="Times New Roman"/>
          <w:noProof/>
          <w:sz w:val="24"/>
          <w:szCs w:val="24"/>
          <w:rPrChange w:id="235" w:author="Majid" w:date="2017-02-06T18:40:00Z">
            <w:rPr>
              <w:noProof/>
            </w:rPr>
          </w:rPrChange>
        </w:rPr>
        <w:t>, 287-304 (2008).</w:t>
      </w:r>
    </w:p>
    <w:p w14:paraId="1FDD6A48" w14:textId="77777777" w:rsidR="00B7252C" w:rsidRPr="00665478" w:rsidRDefault="00B7252C" w:rsidP="00B7252C">
      <w:pPr>
        <w:pStyle w:val="EndNoteBibliography"/>
        <w:spacing w:after="0"/>
        <w:ind w:left="720" w:hanging="720"/>
        <w:rPr>
          <w:rFonts w:ascii="Times New Roman" w:hAnsi="Times New Roman"/>
          <w:noProof/>
          <w:sz w:val="24"/>
          <w:szCs w:val="24"/>
          <w:rPrChange w:id="236" w:author="Majid" w:date="2017-02-06T18:40:00Z">
            <w:rPr>
              <w:noProof/>
            </w:rPr>
          </w:rPrChange>
        </w:rPr>
      </w:pPr>
      <w:r w:rsidRPr="00665478">
        <w:rPr>
          <w:rFonts w:ascii="Times New Roman" w:hAnsi="Times New Roman"/>
          <w:noProof/>
          <w:sz w:val="24"/>
          <w:szCs w:val="24"/>
          <w:rPrChange w:id="237" w:author="Majid" w:date="2017-02-06T18:40:00Z">
            <w:rPr>
              <w:noProof/>
            </w:rPr>
          </w:rPrChange>
        </w:rPr>
        <w:t>30</w:t>
      </w:r>
      <w:r w:rsidRPr="00665478">
        <w:rPr>
          <w:rFonts w:ascii="Times New Roman" w:hAnsi="Times New Roman"/>
          <w:noProof/>
          <w:sz w:val="24"/>
          <w:szCs w:val="24"/>
          <w:rPrChange w:id="238" w:author="Majid" w:date="2017-02-06T18:40:00Z">
            <w:rPr>
              <w:noProof/>
            </w:rPr>
          </w:rPrChange>
        </w:rPr>
        <w:tab/>
        <w:t xml:space="preserve">National Center for Health Statistics. Leading causes of death and numbers of deaths, by sex, race, and Hispanic origin: United States, 1980 and 2010. </w:t>
      </w:r>
      <w:r w:rsidRPr="00665478">
        <w:rPr>
          <w:rFonts w:ascii="Times New Roman" w:hAnsi="Times New Roman"/>
          <w:i/>
          <w:noProof/>
          <w:sz w:val="24"/>
          <w:szCs w:val="24"/>
          <w:rPrChange w:id="239" w:author="Majid" w:date="2017-02-06T18:40:00Z">
            <w:rPr>
              <w:i/>
              <w:noProof/>
            </w:rPr>
          </w:rPrChange>
        </w:rPr>
        <w:t>National Center for Health Statistics (NCHS)</w:t>
      </w:r>
      <w:r w:rsidRPr="00665478">
        <w:rPr>
          <w:rFonts w:ascii="Times New Roman" w:hAnsi="Times New Roman"/>
          <w:noProof/>
          <w:sz w:val="24"/>
          <w:szCs w:val="24"/>
          <w:rPrChange w:id="240" w:author="Majid" w:date="2017-02-06T18:40:00Z">
            <w:rPr>
              <w:noProof/>
            </w:rPr>
          </w:rPrChange>
        </w:rPr>
        <w:t xml:space="preserve"> (2012).</w:t>
      </w:r>
    </w:p>
    <w:p w14:paraId="609C54E6" w14:textId="77777777" w:rsidR="00B7252C" w:rsidRPr="00665478" w:rsidRDefault="00B7252C" w:rsidP="00B7252C">
      <w:pPr>
        <w:pStyle w:val="EndNoteBibliography"/>
        <w:spacing w:after="0"/>
        <w:ind w:left="720" w:hanging="720"/>
        <w:rPr>
          <w:rFonts w:ascii="Times New Roman" w:hAnsi="Times New Roman"/>
          <w:noProof/>
          <w:sz w:val="24"/>
          <w:szCs w:val="24"/>
          <w:rPrChange w:id="241" w:author="Majid" w:date="2017-02-06T18:40:00Z">
            <w:rPr>
              <w:noProof/>
            </w:rPr>
          </w:rPrChange>
        </w:rPr>
      </w:pPr>
      <w:r w:rsidRPr="00665478">
        <w:rPr>
          <w:rFonts w:ascii="Times New Roman" w:hAnsi="Times New Roman"/>
          <w:noProof/>
          <w:sz w:val="24"/>
          <w:szCs w:val="24"/>
          <w:rPrChange w:id="242" w:author="Majid" w:date="2017-02-06T18:40:00Z">
            <w:rPr>
              <w:noProof/>
            </w:rPr>
          </w:rPrChange>
        </w:rPr>
        <w:t>31</w:t>
      </w:r>
      <w:r w:rsidRPr="00665478">
        <w:rPr>
          <w:rFonts w:ascii="Times New Roman" w:hAnsi="Times New Roman"/>
          <w:noProof/>
          <w:sz w:val="24"/>
          <w:szCs w:val="24"/>
          <w:rPrChange w:id="243" w:author="Majid" w:date="2017-02-06T18:40:00Z">
            <w:rPr>
              <w:noProof/>
            </w:rPr>
          </w:rPrChange>
        </w:rPr>
        <w:tab/>
        <w:t xml:space="preserve">National Highway Traffic Safety Administration. Trend and Pattern Analysis of Highway Crash Fatality By Month and Day. </w:t>
      </w:r>
      <w:r w:rsidRPr="00665478">
        <w:rPr>
          <w:rFonts w:ascii="Times New Roman" w:hAnsi="Times New Roman"/>
          <w:i/>
          <w:noProof/>
          <w:sz w:val="24"/>
          <w:szCs w:val="24"/>
          <w:rPrChange w:id="244" w:author="Majid" w:date="2017-02-06T18:40:00Z">
            <w:rPr>
              <w:i/>
              <w:noProof/>
            </w:rPr>
          </w:rPrChange>
        </w:rPr>
        <w:t>National Center for Statistics and Analysis</w:t>
      </w:r>
      <w:r w:rsidRPr="00665478">
        <w:rPr>
          <w:rFonts w:ascii="Times New Roman" w:hAnsi="Times New Roman"/>
          <w:noProof/>
          <w:sz w:val="24"/>
          <w:szCs w:val="24"/>
          <w:rPrChange w:id="245" w:author="Majid" w:date="2017-02-06T18:40:00Z">
            <w:rPr>
              <w:noProof/>
            </w:rPr>
          </w:rPrChange>
        </w:rPr>
        <w:t xml:space="preserve"> (2005).</w:t>
      </w:r>
    </w:p>
    <w:p w14:paraId="758F8446" w14:textId="77777777" w:rsidR="00B7252C" w:rsidRPr="00665478" w:rsidRDefault="00B7252C" w:rsidP="00B7252C">
      <w:pPr>
        <w:pStyle w:val="EndNoteBibliography"/>
        <w:spacing w:after="0"/>
        <w:ind w:left="720" w:hanging="720"/>
        <w:rPr>
          <w:rFonts w:ascii="Times New Roman" w:hAnsi="Times New Roman"/>
          <w:noProof/>
          <w:sz w:val="24"/>
          <w:szCs w:val="24"/>
          <w:rPrChange w:id="246" w:author="Majid" w:date="2017-02-06T18:40:00Z">
            <w:rPr>
              <w:noProof/>
            </w:rPr>
          </w:rPrChange>
        </w:rPr>
      </w:pPr>
      <w:r w:rsidRPr="00665478">
        <w:rPr>
          <w:rFonts w:ascii="Times New Roman" w:hAnsi="Times New Roman"/>
          <w:noProof/>
          <w:sz w:val="24"/>
          <w:szCs w:val="24"/>
          <w:rPrChange w:id="247" w:author="Majid" w:date="2017-02-06T18:40:00Z">
            <w:rPr>
              <w:noProof/>
            </w:rPr>
          </w:rPrChange>
        </w:rPr>
        <w:t>32</w:t>
      </w:r>
      <w:r w:rsidRPr="00665478">
        <w:rPr>
          <w:rFonts w:ascii="Times New Roman" w:hAnsi="Times New Roman"/>
          <w:noProof/>
          <w:sz w:val="24"/>
          <w:szCs w:val="24"/>
          <w:rPrChange w:id="248" w:author="Majid" w:date="2017-02-06T18:40:00Z">
            <w:rPr>
              <w:noProof/>
            </w:rPr>
          </w:rPrChange>
        </w:rPr>
        <w:tab/>
        <w:t xml:space="preserve">MacDorman, M. F. &amp; Rosenberg, H. M. Trends in infant mortality by cause of death and other characteristics, 1960-88. </w:t>
      </w:r>
      <w:r w:rsidRPr="00665478">
        <w:rPr>
          <w:rFonts w:ascii="Times New Roman" w:hAnsi="Times New Roman"/>
          <w:i/>
          <w:noProof/>
          <w:sz w:val="24"/>
          <w:szCs w:val="24"/>
          <w:rPrChange w:id="249" w:author="Majid" w:date="2017-02-06T18:40:00Z">
            <w:rPr>
              <w:i/>
              <w:noProof/>
            </w:rPr>
          </w:rPrChange>
        </w:rPr>
        <w:t>Vital Health Stat 20</w:t>
      </w:r>
      <w:r w:rsidRPr="00665478">
        <w:rPr>
          <w:rFonts w:ascii="Times New Roman" w:hAnsi="Times New Roman"/>
          <w:noProof/>
          <w:sz w:val="24"/>
          <w:szCs w:val="24"/>
          <w:rPrChange w:id="250" w:author="Majid" w:date="2017-02-06T18:40:00Z">
            <w:rPr>
              <w:noProof/>
            </w:rPr>
          </w:rPrChange>
        </w:rPr>
        <w:t>, 1-57 (1993).</w:t>
      </w:r>
    </w:p>
    <w:p w14:paraId="048DE38A" w14:textId="77777777" w:rsidR="00B7252C" w:rsidRPr="00665478" w:rsidRDefault="00B7252C" w:rsidP="00B7252C">
      <w:pPr>
        <w:pStyle w:val="EndNoteBibliography"/>
        <w:spacing w:after="0"/>
        <w:ind w:left="720" w:hanging="720"/>
        <w:rPr>
          <w:rFonts w:ascii="Times New Roman" w:hAnsi="Times New Roman"/>
          <w:noProof/>
          <w:sz w:val="24"/>
          <w:szCs w:val="24"/>
          <w:rPrChange w:id="251" w:author="Majid" w:date="2017-02-06T18:40:00Z">
            <w:rPr>
              <w:noProof/>
            </w:rPr>
          </w:rPrChange>
        </w:rPr>
      </w:pPr>
      <w:r w:rsidRPr="00665478">
        <w:rPr>
          <w:rFonts w:ascii="Times New Roman" w:hAnsi="Times New Roman"/>
          <w:noProof/>
          <w:sz w:val="24"/>
          <w:szCs w:val="24"/>
          <w:rPrChange w:id="252" w:author="Majid" w:date="2017-02-06T18:40:00Z">
            <w:rPr>
              <w:noProof/>
            </w:rPr>
          </w:rPrChange>
        </w:rPr>
        <w:t>33</w:t>
      </w:r>
      <w:r w:rsidRPr="00665478">
        <w:rPr>
          <w:rFonts w:ascii="Times New Roman" w:hAnsi="Times New Roman"/>
          <w:noProof/>
          <w:sz w:val="24"/>
          <w:szCs w:val="24"/>
          <w:rPrChange w:id="253" w:author="Majid" w:date="2017-02-06T18:40:00Z">
            <w:rPr>
              <w:noProof/>
            </w:rPr>
          </w:rPrChange>
        </w:rPr>
        <w:tab/>
        <w:t xml:space="preserve">Matthews, T. J., MacDorman, M. F. &amp; Thoma, M. E. Infant Mortality Statistics From the 2013 Period Linked Birth/Infant Death Data Set. </w:t>
      </w:r>
      <w:r w:rsidRPr="00665478">
        <w:rPr>
          <w:rFonts w:ascii="Times New Roman" w:hAnsi="Times New Roman"/>
          <w:i/>
          <w:noProof/>
          <w:sz w:val="24"/>
          <w:szCs w:val="24"/>
          <w:rPrChange w:id="254" w:author="Majid" w:date="2017-02-06T18:40:00Z">
            <w:rPr>
              <w:i/>
              <w:noProof/>
            </w:rPr>
          </w:rPrChange>
        </w:rPr>
        <w:t>Natl Vital Stat Rep</w:t>
      </w:r>
      <w:r w:rsidRPr="00665478">
        <w:rPr>
          <w:rFonts w:ascii="Times New Roman" w:hAnsi="Times New Roman"/>
          <w:noProof/>
          <w:sz w:val="24"/>
          <w:szCs w:val="24"/>
          <w:rPrChange w:id="255" w:author="Majid" w:date="2017-02-06T18:40:00Z">
            <w:rPr>
              <w:noProof/>
            </w:rPr>
          </w:rPrChange>
        </w:rPr>
        <w:t xml:space="preserve"> </w:t>
      </w:r>
      <w:r w:rsidRPr="00665478">
        <w:rPr>
          <w:rFonts w:ascii="Times New Roman" w:hAnsi="Times New Roman"/>
          <w:b/>
          <w:noProof/>
          <w:sz w:val="24"/>
          <w:szCs w:val="24"/>
          <w:rPrChange w:id="256" w:author="Majid" w:date="2017-02-06T18:40:00Z">
            <w:rPr>
              <w:b/>
              <w:noProof/>
            </w:rPr>
          </w:rPrChange>
        </w:rPr>
        <w:t>64</w:t>
      </w:r>
      <w:r w:rsidRPr="00665478">
        <w:rPr>
          <w:rFonts w:ascii="Times New Roman" w:hAnsi="Times New Roman"/>
          <w:noProof/>
          <w:sz w:val="24"/>
          <w:szCs w:val="24"/>
          <w:rPrChange w:id="257" w:author="Majid" w:date="2017-02-06T18:40:00Z">
            <w:rPr>
              <w:noProof/>
            </w:rPr>
          </w:rPrChange>
        </w:rPr>
        <w:t>, 1-30 (2015).</w:t>
      </w:r>
    </w:p>
    <w:p w14:paraId="1A277BAD" w14:textId="77777777" w:rsidR="00B7252C" w:rsidRPr="00665478" w:rsidRDefault="00B7252C" w:rsidP="00B7252C">
      <w:pPr>
        <w:pStyle w:val="EndNoteBibliography"/>
        <w:spacing w:after="0"/>
        <w:ind w:left="720" w:hanging="720"/>
        <w:rPr>
          <w:rFonts w:ascii="Times New Roman" w:hAnsi="Times New Roman"/>
          <w:noProof/>
          <w:sz w:val="24"/>
          <w:szCs w:val="24"/>
          <w:rPrChange w:id="258" w:author="Majid" w:date="2017-02-06T18:40:00Z">
            <w:rPr>
              <w:noProof/>
            </w:rPr>
          </w:rPrChange>
        </w:rPr>
      </w:pPr>
      <w:r w:rsidRPr="00665478">
        <w:rPr>
          <w:rFonts w:ascii="Times New Roman" w:hAnsi="Times New Roman"/>
          <w:noProof/>
          <w:sz w:val="24"/>
          <w:szCs w:val="24"/>
          <w:rPrChange w:id="259" w:author="Majid" w:date="2017-02-06T18:40:00Z">
            <w:rPr>
              <w:noProof/>
            </w:rPr>
          </w:rPrChange>
        </w:rPr>
        <w:t>34</w:t>
      </w:r>
      <w:r w:rsidRPr="00665478">
        <w:rPr>
          <w:rFonts w:ascii="Times New Roman" w:hAnsi="Times New Roman"/>
          <w:noProof/>
          <w:sz w:val="24"/>
          <w:szCs w:val="24"/>
          <w:rPrChange w:id="260" w:author="Majid" w:date="2017-02-06T18:40:00Z">
            <w:rPr>
              <w:noProof/>
            </w:rPr>
          </w:rPrChange>
        </w:rPr>
        <w:tab/>
        <w:t xml:space="preserve">Public Health England. The cold weather plan for England. </w:t>
      </w:r>
      <w:r w:rsidRPr="00665478">
        <w:rPr>
          <w:rFonts w:ascii="Times New Roman" w:hAnsi="Times New Roman"/>
          <w:i/>
          <w:noProof/>
          <w:sz w:val="24"/>
          <w:szCs w:val="24"/>
          <w:rPrChange w:id="261" w:author="Majid" w:date="2017-02-06T18:40:00Z">
            <w:rPr>
              <w:i/>
              <w:noProof/>
            </w:rPr>
          </w:rPrChange>
        </w:rPr>
        <w:t>Public Health England</w:t>
      </w:r>
      <w:r w:rsidRPr="00665478">
        <w:rPr>
          <w:rFonts w:ascii="Times New Roman" w:hAnsi="Times New Roman"/>
          <w:noProof/>
          <w:sz w:val="24"/>
          <w:szCs w:val="24"/>
          <w:rPrChange w:id="262" w:author="Majid" w:date="2017-02-06T18:40:00Z">
            <w:rPr>
              <w:noProof/>
            </w:rPr>
          </w:rPrChange>
        </w:rPr>
        <w:t xml:space="preserve"> (2016).</w:t>
      </w:r>
    </w:p>
    <w:p w14:paraId="12392EC4" w14:textId="77777777" w:rsidR="00B7252C" w:rsidRPr="00665478" w:rsidRDefault="00B7252C" w:rsidP="00B7252C">
      <w:pPr>
        <w:pStyle w:val="EndNoteBibliography"/>
        <w:spacing w:after="0"/>
        <w:ind w:left="720" w:hanging="720"/>
        <w:rPr>
          <w:rFonts w:ascii="Times New Roman" w:hAnsi="Times New Roman"/>
          <w:noProof/>
          <w:sz w:val="24"/>
          <w:szCs w:val="24"/>
          <w:rPrChange w:id="263" w:author="Majid" w:date="2017-02-06T18:40:00Z">
            <w:rPr>
              <w:noProof/>
            </w:rPr>
          </w:rPrChange>
        </w:rPr>
      </w:pPr>
      <w:r w:rsidRPr="00665478">
        <w:rPr>
          <w:rFonts w:ascii="Times New Roman" w:hAnsi="Times New Roman"/>
          <w:noProof/>
          <w:sz w:val="24"/>
          <w:szCs w:val="24"/>
          <w:rPrChange w:id="264" w:author="Majid" w:date="2017-02-06T18:40:00Z">
            <w:rPr>
              <w:noProof/>
            </w:rPr>
          </w:rPrChange>
        </w:rPr>
        <w:t>35</w:t>
      </w:r>
      <w:r w:rsidRPr="00665478">
        <w:rPr>
          <w:rFonts w:ascii="Times New Roman" w:hAnsi="Times New Roman"/>
          <w:noProof/>
          <w:sz w:val="24"/>
          <w:szCs w:val="24"/>
          <w:rPrChange w:id="265" w:author="Majid" w:date="2017-02-06T18:40:00Z">
            <w:rPr>
              <w:noProof/>
            </w:rPr>
          </w:rPrChange>
        </w:rPr>
        <w:tab/>
        <w:t>Morris, M. E.</w:t>
      </w:r>
      <w:r w:rsidRPr="00665478">
        <w:rPr>
          <w:rFonts w:ascii="Times New Roman" w:hAnsi="Times New Roman"/>
          <w:i/>
          <w:noProof/>
          <w:sz w:val="24"/>
          <w:szCs w:val="24"/>
          <w:rPrChange w:id="266" w:author="Majid" w:date="2017-02-06T18:40:00Z">
            <w:rPr>
              <w:i/>
              <w:noProof/>
            </w:rPr>
          </w:rPrChange>
        </w:rPr>
        <w:t xml:space="preserve"> et al.</w:t>
      </w:r>
      <w:r w:rsidRPr="00665478">
        <w:rPr>
          <w:rFonts w:ascii="Times New Roman" w:hAnsi="Times New Roman"/>
          <w:noProof/>
          <w:sz w:val="24"/>
          <w:szCs w:val="24"/>
          <w:rPrChange w:id="267" w:author="Majid" w:date="2017-02-06T18:40:00Z">
            <w:rPr>
              <w:noProof/>
            </w:rPr>
          </w:rPrChange>
        </w:rPr>
        <w:t xml:space="preserve"> Smart-home technologies to assist older people to live well at home. </w:t>
      </w:r>
      <w:r w:rsidRPr="00665478">
        <w:rPr>
          <w:rFonts w:ascii="Times New Roman" w:hAnsi="Times New Roman"/>
          <w:i/>
          <w:noProof/>
          <w:sz w:val="24"/>
          <w:szCs w:val="24"/>
          <w:rPrChange w:id="268" w:author="Majid" w:date="2017-02-06T18:40:00Z">
            <w:rPr>
              <w:i/>
              <w:noProof/>
            </w:rPr>
          </w:rPrChange>
        </w:rPr>
        <w:t>Journal of aging science</w:t>
      </w:r>
      <w:r w:rsidRPr="00665478">
        <w:rPr>
          <w:rFonts w:ascii="Times New Roman" w:hAnsi="Times New Roman"/>
          <w:noProof/>
          <w:sz w:val="24"/>
          <w:szCs w:val="24"/>
          <w:rPrChange w:id="269" w:author="Majid" w:date="2017-02-06T18:40:00Z">
            <w:rPr>
              <w:noProof/>
            </w:rPr>
          </w:rPrChange>
        </w:rPr>
        <w:t xml:space="preserve"> </w:t>
      </w:r>
      <w:r w:rsidRPr="00665478">
        <w:rPr>
          <w:rFonts w:ascii="Times New Roman" w:hAnsi="Times New Roman"/>
          <w:b/>
          <w:noProof/>
          <w:sz w:val="24"/>
          <w:szCs w:val="24"/>
          <w:rPrChange w:id="270" w:author="Majid" w:date="2017-02-06T18:40:00Z">
            <w:rPr>
              <w:b/>
              <w:noProof/>
            </w:rPr>
          </w:rPrChange>
        </w:rPr>
        <w:t>1</w:t>
      </w:r>
      <w:r w:rsidRPr="00665478">
        <w:rPr>
          <w:rFonts w:ascii="Times New Roman" w:hAnsi="Times New Roman"/>
          <w:noProof/>
          <w:sz w:val="24"/>
          <w:szCs w:val="24"/>
          <w:rPrChange w:id="271" w:author="Majid" w:date="2017-02-06T18:40:00Z">
            <w:rPr>
              <w:noProof/>
            </w:rPr>
          </w:rPrChange>
        </w:rPr>
        <w:t>, 1-9 (2013).</w:t>
      </w:r>
    </w:p>
    <w:p w14:paraId="66F432E9" w14:textId="77777777" w:rsidR="00B7252C" w:rsidRPr="00665478" w:rsidRDefault="00B7252C" w:rsidP="00B7252C">
      <w:pPr>
        <w:pStyle w:val="EndNoteBibliography"/>
        <w:spacing w:after="0"/>
        <w:ind w:left="720" w:hanging="720"/>
        <w:rPr>
          <w:rFonts w:ascii="Times New Roman" w:hAnsi="Times New Roman"/>
          <w:noProof/>
          <w:sz w:val="24"/>
          <w:szCs w:val="24"/>
          <w:rPrChange w:id="272" w:author="Majid" w:date="2017-02-06T18:40:00Z">
            <w:rPr>
              <w:noProof/>
            </w:rPr>
          </w:rPrChange>
        </w:rPr>
      </w:pPr>
      <w:r w:rsidRPr="00665478">
        <w:rPr>
          <w:rFonts w:ascii="Times New Roman" w:hAnsi="Times New Roman"/>
          <w:noProof/>
          <w:sz w:val="24"/>
          <w:szCs w:val="24"/>
          <w:rPrChange w:id="273" w:author="Majid" w:date="2017-02-06T18:40:00Z">
            <w:rPr>
              <w:noProof/>
            </w:rPr>
          </w:rPrChange>
        </w:rPr>
        <w:t>36</w:t>
      </w:r>
      <w:r w:rsidRPr="00665478">
        <w:rPr>
          <w:rFonts w:ascii="Times New Roman" w:hAnsi="Times New Roman"/>
          <w:noProof/>
          <w:sz w:val="24"/>
          <w:szCs w:val="24"/>
          <w:rPrChange w:id="274" w:author="Majid" w:date="2017-02-06T18:40:00Z">
            <w:rPr>
              <w:noProof/>
            </w:rPr>
          </w:rPrChange>
        </w:rPr>
        <w:tab/>
        <w:t>Ingram, D. D.</w:t>
      </w:r>
      <w:r w:rsidRPr="00665478">
        <w:rPr>
          <w:rFonts w:ascii="Times New Roman" w:hAnsi="Times New Roman"/>
          <w:i/>
          <w:noProof/>
          <w:sz w:val="24"/>
          <w:szCs w:val="24"/>
          <w:rPrChange w:id="275" w:author="Majid" w:date="2017-02-06T18:40:00Z">
            <w:rPr>
              <w:i/>
              <w:noProof/>
            </w:rPr>
          </w:rPrChange>
        </w:rPr>
        <w:t xml:space="preserve"> et al.</w:t>
      </w:r>
      <w:r w:rsidRPr="00665478">
        <w:rPr>
          <w:rFonts w:ascii="Times New Roman" w:hAnsi="Times New Roman"/>
          <w:noProof/>
          <w:sz w:val="24"/>
          <w:szCs w:val="24"/>
          <w:rPrChange w:id="276" w:author="Majid" w:date="2017-02-06T18:40:00Z">
            <w:rPr>
              <w:noProof/>
            </w:rPr>
          </w:rPrChange>
        </w:rPr>
        <w:t xml:space="preserve"> United States Census 2000 population with bridged race categories. </w:t>
      </w:r>
      <w:r w:rsidRPr="00665478">
        <w:rPr>
          <w:rFonts w:ascii="Times New Roman" w:hAnsi="Times New Roman"/>
          <w:i/>
          <w:noProof/>
          <w:sz w:val="24"/>
          <w:szCs w:val="24"/>
          <w:rPrChange w:id="277" w:author="Majid" w:date="2017-02-06T18:40:00Z">
            <w:rPr>
              <w:i/>
              <w:noProof/>
            </w:rPr>
          </w:rPrChange>
        </w:rPr>
        <w:t>Vital and health statistics. Series 2, Data evaluation and methods research</w:t>
      </w:r>
      <w:r w:rsidRPr="00665478">
        <w:rPr>
          <w:rFonts w:ascii="Times New Roman" w:hAnsi="Times New Roman"/>
          <w:noProof/>
          <w:sz w:val="24"/>
          <w:szCs w:val="24"/>
          <w:rPrChange w:id="278" w:author="Majid" w:date="2017-02-06T18:40:00Z">
            <w:rPr>
              <w:noProof/>
            </w:rPr>
          </w:rPrChange>
        </w:rPr>
        <w:t>, 1-55 (2003).</w:t>
      </w:r>
    </w:p>
    <w:p w14:paraId="027E36F6" w14:textId="77777777" w:rsidR="00B7252C" w:rsidRPr="00665478" w:rsidRDefault="00B7252C" w:rsidP="00B7252C">
      <w:pPr>
        <w:pStyle w:val="EndNoteBibliography"/>
        <w:spacing w:after="0"/>
        <w:ind w:left="720" w:hanging="720"/>
        <w:rPr>
          <w:rFonts w:ascii="Times New Roman" w:hAnsi="Times New Roman"/>
          <w:noProof/>
          <w:sz w:val="24"/>
          <w:szCs w:val="24"/>
          <w:rPrChange w:id="279" w:author="Majid" w:date="2017-02-06T18:40:00Z">
            <w:rPr>
              <w:noProof/>
            </w:rPr>
          </w:rPrChange>
        </w:rPr>
      </w:pPr>
      <w:r w:rsidRPr="00665478">
        <w:rPr>
          <w:rFonts w:ascii="Times New Roman" w:hAnsi="Times New Roman"/>
          <w:noProof/>
          <w:sz w:val="24"/>
          <w:szCs w:val="24"/>
          <w:rPrChange w:id="280" w:author="Majid" w:date="2017-02-06T18:40:00Z">
            <w:rPr>
              <w:noProof/>
            </w:rPr>
          </w:rPrChange>
        </w:rPr>
        <w:t>37</w:t>
      </w:r>
      <w:r w:rsidRPr="00665478">
        <w:rPr>
          <w:rFonts w:ascii="Times New Roman" w:hAnsi="Times New Roman"/>
          <w:noProof/>
          <w:sz w:val="24"/>
          <w:szCs w:val="24"/>
          <w:rPrChange w:id="281" w:author="Majid" w:date="2017-02-06T18:40:00Z">
            <w:rPr>
              <w:noProof/>
            </w:rPr>
          </w:rPrChange>
        </w:rPr>
        <w:tab/>
        <w:t xml:space="preserve">Karl, T. &amp; Koss, W. J. Regional and national monthly, seasonal, and annual temperature weighted by area, 1895-1983. </w:t>
      </w:r>
      <w:r w:rsidRPr="00665478">
        <w:rPr>
          <w:rFonts w:ascii="Times New Roman" w:hAnsi="Times New Roman"/>
          <w:i/>
          <w:noProof/>
          <w:sz w:val="24"/>
          <w:szCs w:val="24"/>
          <w:rPrChange w:id="282" w:author="Majid" w:date="2017-02-06T18:40:00Z">
            <w:rPr>
              <w:i/>
              <w:noProof/>
            </w:rPr>
          </w:rPrChange>
        </w:rPr>
        <w:t>National Climatic Data Center</w:t>
      </w:r>
      <w:r w:rsidRPr="00665478">
        <w:rPr>
          <w:rFonts w:ascii="Times New Roman" w:hAnsi="Times New Roman"/>
          <w:noProof/>
          <w:sz w:val="24"/>
          <w:szCs w:val="24"/>
          <w:rPrChange w:id="283" w:author="Majid" w:date="2017-02-06T18:40:00Z">
            <w:rPr>
              <w:noProof/>
            </w:rPr>
          </w:rPrChange>
        </w:rPr>
        <w:t xml:space="preserve"> (1984).</w:t>
      </w:r>
    </w:p>
    <w:p w14:paraId="2821A4AF" w14:textId="77777777" w:rsidR="00B7252C" w:rsidRPr="00665478" w:rsidRDefault="00B7252C" w:rsidP="00B7252C">
      <w:pPr>
        <w:pStyle w:val="EndNoteBibliography"/>
        <w:ind w:left="720" w:hanging="720"/>
        <w:rPr>
          <w:rFonts w:ascii="Times New Roman" w:hAnsi="Times New Roman"/>
          <w:noProof/>
          <w:sz w:val="24"/>
          <w:szCs w:val="24"/>
          <w:rPrChange w:id="284" w:author="Majid" w:date="2017-02-06T18:40:00Z">
            <w:rPr>
              <w:noProof/>
            </w:rPr>
          </w:rPrChange>
        </w:rPr>
      </w:pPr>
      <w:r w:rsidRPr="00665478">
        <w:rPr>
          <w:rFonts w:ascii="Times New Roman" w:hAnsi="Times New Roman"/>
          <w:noProof/>
          <w:sz w:val="24"/>
          <w:szCs w:val="24"/>
          <w:rPrChange w:id="285" w:author="Majid" w:date="2017-02-06T18:40:00Z">
            <w:rPr>
              <w:noProof/>
            </w:rPr>
          </w:rPrChange>
        </w:rPr>
        <w:t>38</w:t>
      </w:r>
      <w:r w:rsidRPr="00665478">
        <w:rPr>
          <w:rFonts w:ascii="Times New Roman" w:hAnsi="Times New Roman"/>
          <w:noProof/>
          <w:sz w:val="24"/>
          <w:szCs w:val="24"/>
          <w:rPrChange w:id="286" w:author="Majid" w:date="2017-02-06T18:40:00Z">
            <w:rPr>
              <w:noProof/>
            </w:rPr>
          </w:rPrChange>
        </w:rPr>
        <w:tab/>
        <w:t>Dee, D. P.</w:t>
      </w:r>
      <w:r w:rsidRPr="00665478">
        <w:rPr>
          <w:rFonts w:ascii="Times New Roman" w:hAnsi="Times New Roman"/>
          <w:i/>
          <w:noProof/>
          <w:sz w:val="24"/>
          <w:szCs w:val="24"/>
          <w:rPrChange w:id="287" w:author="Majid" w:date="2017-02-06T18:40:00Z">
            <w:rPr>
              <w:i/>
              <w:noProof/>
            </w:rPr>
          </w:rPrChange>
        </w:rPr>
        <w:t xml:space="preserve"> et al.</w:t>
      </w:r>
      <w:r w:rsidRPr="00665478">
        <w:rPr>
          <w:rFonts w:ascii="Times New Roman" w:hAnsi="Times New Roman"/>
          <w:noProof/>
          <w:sz w:val="24"/>
          <w:szCs w:val="24"/>
          <w:rPrChange w:id="288" w:author="Majid" w:date="2017-02-06T18:40:00Z">
            <w:rPr>
              <w:noProof/>
            </w:rPr>
          </w:rPrChange>
        </w:rPr>
        <w:t xml:space="preserve"> The ERA-Interim reanalysis: configuration and performance of the data assimilation system. </w:t>
      </w:r>
      <w:r w:rsidRPr="00665478">
        <w:rPr>
          <w:rFonts w:ascii="Times New Roman" w:hAnsi="Times New Roman"/>
          <w:i/>
          <w:noProof/>
          <w:sz w:val="24"/>
          <w:szCs w:val="24"/>
          <w:rPrChange w:id="289" w:author="Majid" w:date="2017-02-06T18:40:00Z">
            <w:rPr>
              <w:i/>
              <w:noProof/>
            </w:rPr>
          </w:rPrChange>
        </w:rPr>
        <w:t>Quarterly Journal of the Royal Meteorological Society</w:t>
      </w:r>
      <w:r w:rsidRPr="00665478">
        <w:rPr>
          <w:rFonts w:ascii="Times New Roman" w:hAnsi="Times New Roman"/>
          <w:noProof/>
          <w:sz w:val="24"/>
          <w:szCs w:val="24"/>
          <w:rPrChange w:id="290" w:author="Majid" w:date="2017-02-06T18:40:00Z">
            <w:rPr>
              <w:noProof/>
            </w:rPr>
          </w:rPrChange>
        </w:rPr>
        <w:t xml:space="preserve"> </w:t>
      </w:r>
      <w:r w:rsidRPr="00665478">
        <w:rPr>
          <w:rFonts w:ascii="Times New Roman" w:hAnsi="Times New Roman"/>
          <w:b/>
          <w:noProof/>
          <w:sz w:val="24"/>
          <w:szCs w:val="24"/>
          <w:rPrChange w:id="291" w:author="Majid" w:date="2017-02-06T18:40:00Z">
            <w:rPr>
              <w:b/>
              <w:noProof/>
            </w:rPr>
          </w:rPrChange>
        </w:rPr>
        <w:t>137</w:t>
      </w:r>
      <w:r w:rsidRPr="00665478">
        <w:rPr>
          <w:rFonts w:ascii="Times New Roman" w:hAnsi="Times New Roman"/>
          <w:noProof/>
          <w:sz w:val="24"/>
          <w:szCs w:val="24"/>
          <w:rPrChange w:id="292" w:author="Majid" w:date="2017-02-06T18:40:00Z">
            <w:rPr>
              <w:noProof/>
            </w:rPr>
          </w:rPrChange>
        </w:rPr>
        <w:t>, 553-597, doi:10.1002/qj.828 (2011).</w:t>
      </w:r>
    </w:p>
    <w:p w14:paraId="6317C9EC" w14:textId="42573F3B" w:rsidR="00E36439" w:rsidRPr="00665478" w:rsidRDefault="002C5FB9" w:rsidP="00E3416C">
      <w:pPr>
        <w:pStyle w:val="EndNoteBibliography"/>
        <w:spacing w:after="0"/>
        <w:ind w:left="720" w:hanging="720"/>
        <w:rPr>
          <w:rFonts w:ascii="Times New Roman" w:hAnsi="Times New Roman"/>
          <w:sz w:val="24"/>
          <w:szCs w:val="24"/>
        </w:rPr>
      </w:pPr>
      <w:r w:rsidRPr="00665478">
        <w:rPr>
          <w:rFonts w:ascii="Times New Roman" w:hAnsi="Times New Roman"/>
          <w:sz w:val="24"/>
          <w:szCs w:val="24"/>
        </w:rPr>
        <w:fldChar w:fldCharType="end"/>
      </w:r>
    </w:p>
    <w:p w14:paraId="768D3587" w14:textId="3507B3AD" w:rsidR="00A714AB" w:rsidRPr="00CF4E04" w:rsidRDefault="007825A4" w:rsidP="00AE7607">
      <w:pPr>
        <w:spacing w:after="0"/>
        <w:outlineLvl w:val="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Author contributions</w:t>
      </w:r>
    </w:p>
    <w:p w14:paraId="5E95FFAE" w14:textId="1114CCC7"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033255">
        <w:rPr>
          <w:rFonts w:ascii="Times New Roman" w:hAnsi="Times New Roman"/>
          <w:sz w:val="24"/>
          <w:szCs w:val="24"/>
        </w:rPr>
        <w:t xml:space="preserve">, with </w:t>
      </w:r>
      <w:del w:id="293" w:author="Majid" w:date="2017-02-06T18:40:00Z">
        <w:r w:rsidR="00033255" w:rsidDel="00665478">
          <w:rPr>
            <w:rFonts w:ascii="Times New Roman" w:hAnsi="Times New Roman"/>
            <w:sz w:val="24"/>
            <w:szCs w:val="24"/>
          </w:rPr>
          <w:delText xml:space="preserve">assistance </w:delText>
        </w:r>
      </w:del>
      <w:ins w:id="294" w:author="Majid" w:date="2017-02-06T18:40:00Z">
        <w:r w:rsidR="00665478">
          <w:rPr>
            <w:rFonts w:ascii="Times New Roman" w:hAnsi="Times New Roman"/>
            <w:sz w:val="24"/>
            <w:szCs w:val="24"/>
          </w:rPr>
          <w:t>input</w:t>
        </w:r>
        <w:r w:rsidR="00665478">
          <w:rPr>
            <w:rFonts w:ascii="Times New Roman" w:hAnsi="Times New Roman"/>
            <w:sz w:val="24"/>
            <w:szCs w:val="24"/>
          </w:rPr>
          <w:t xml:space="preserve"> </w:t>
        </w:r>
      </w:ins>
      <w:r w:rsidR="00033255">
        <w:rPr>
          <w:rFonts w:ascii="Times New Roman" w:hAnsi="Times New Roman"/>
          <w:sz w:val="24"/>
          <w:szCs w:val="24"/>
        </w:rPr>
        <w:t>from JB</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rsidP="00AE7607">
      <w:pPr>
        <w:spacing w:after="0" w:line="480" w:lineRule="auto"/>
        <w:outlineLvl w:val="0"/>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542994BA"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50751301"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t xml:space="preserve">Figure 2. </w:t>
      </w:r>
      <w:r w:rsidR="00971550" w:rsidRPr="00CF4E04">
        <w:rPr>
          <w:rFonts w:ascii="Times New Roman" w:hAnsi="Times New Roman"/>
          <w:color w:val="000000" w:themeColor="text1"/>
          <w:sz w:val="24"/>
          <w:szCs w:val="24"/>
        </w:rPr>
        <w:t xml:space="preserve">Mean timing of national maximum and minimum all-cause mortality, by sex and age group for 1982-2013. Red dots indicate </w:t>
      </w:r>
      <w:del w:id="295" w:author="Majid" w:date="2017-02-06T18:41:00Z">
        <w:r w:rsidR="00971550" w:rsidRPr="00CF4E04" w:rsidDel="00665478">
          <w:rPr>
            <w:rFonts w:ascii="Times New Roman" w:hAnsi="Times New Roman"/>
            <w:color w:val="000000" w:themeColor="text1"/>
            <w:sz w:val="24"/>
            <w:szCs w:val="24"/>
          </w:rPr>
          <w:delText>centre of gravity</w:delText>
        </w:r>
      </w:del>
      <w:ins w:id="296" w:author="Majid" w:date="2017-02-06T18:41:00Z">
        <w:r w:rsidR="00665478">
          <w:rPr>
            <w:rFonts w:ascii="Times New Roman" w:hAnsi="Times New Roman"/>
            <w:color w:val="000000" w:themeColor="text1"/>
            <w:sz w:val="24"/>
            <w:szCs w:val="24"/>
          </w:rPr>
          <w:t>the month</w:t>
        </w:r>
      </w:ins>
      <w:r w:rsidR="00971550" w:rsidRPr="00CF4E04">
        <w:rPr>
          <w:rFonts w:ascii="Times New Roman" w:hAnsi="Times New Roman"/>
          <w:color w:val="000000" w:themeColor="text1"/>
          <w:sz w:val="24"/>
          <w:szCs w:val="24"/>
        </w:rPr>
        <w:t xml:space="preserve"> of maximum mortality, and green dots </w:t>
      </w:r>
      <w:del w:id="297" w:author="Majid" w:date="2017-02-06T18:41:00Z">
        <w:r w:rsidR="00971550" w:rsidRPr="00CF4E04" w:rsidDel="00665478">
          <w:rPr>
            <w:rFonts w:ascii="Times New Roman" w:hAnsi="Times New Roman"/>
            <w:color w:val="000000" w:themeColor="text1"/>
            <w:sz w:val="24"/>
            <w:szCs w:val="24"/>
          </w:rPr>
          <w:delText>the centre of gravity for</w:delText>
        </w:r>
      </w:del>
      <w:ins w:id="298" w:author="Majid" w:date="2017-02-06T18:41:00Z">
        <w:r w:rsidR="00665478">
          <w:rPr>
            <w:rFonts w:ascii="Times New Roman" w:hAnsi="Times New Roman"/>
            <w:color w:val="000000" w:themeColor="text1"/>
            <w:sz w:val="24"/>
            <w:szCs w:val="24"/>
          </w:rPr>
          <w:t>that of</w:t>
        </w:r>
      </w:ins>
      <w:r w:rsidR="00971550" w:rsidRPr="00CF4E04">
        <w:rPr>
          <w:rFonts w:ascii="Times New Roman" w:hAnsi="Times New Roman"/>
          <w:color w:val="000000" w:themeColor="text1"/>
          <w:sz w:val="24"/>
          <w:szCs w:val="24"/>
        </w:rPr>
        <w:t xml:space="preserve">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39012F7D" w:rsidR="00971550" w:rsidRPr="00CF4E04" w:rsidRDefault="00971550" w:rsidP="0088197D">
      <w:pPr>
        <w:spacing w:after="0" w:line="480" w:lineRule="auto"/>
        <w:rPr>
          <w:rFonts w:ascii="Times New Roman" w:hAnsi="Times New Roman"/>
          <w:color w:val="000000" w:themeColor="text1"/>
          <w:sz w:val="24"/>
          <w:szCs w:val="24"/>
        </w:rPr>
      </w:pPr>
      <w:bookmarkStart w:id="299" w:name="_Ref468360496"/>
      <w:commentRangeStart w:id="300"/>
      <w:r w:rsidRPr="00CF4E04">
        <w:rPr>
          <w:rFonts w:ascii="Times New Roman" w:hAnsi="Times New Roman"/>
          <w:b/>
          <w:color w:val="000000" w:themeColor="text1"/>
          <w:sz w:val="24"/>
          <w:szCs w:val="24"/>
        </w:rPr>
        <w:t xml:space="preserve">Figure </w:t>
      </w:r>
      <w:bookmarkEnd w:id="299"/>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w:t>
      </w:r>
      <w:ins w:id="301" w:author="Majid" w:date="2017-02-06T18:42:00Z">
        <w:r w:rsidR="00665478">
          <w:rPr>
            <w:rFonts w:ascii="Times New Roman" w:hAnsi="Times New Roman"/>
            <w:color w:val="000000" w:themeColor="text1"/>
            <w:sz w:val="24"/>
            <w:szCs w:val="24"/>
          </w:rPr>
          <w:t>percent</w:t>
        </w:r>
        <w:r w:rsidR="00665478" w:rsidRPr="00665478">
          <w:rPr>
            <w:rFonts w:ascii="Times New Roman" w:hAnsi="Times New Roman"/>
            <w:color w:val="000000" w:themeColor="text1"/>
            <w:sz w:val="24"/>
            <w:szCs w:val="24"/>
          </w:rPr>
          <w:t xml:space="preserve"> difference in death rates between the maximum and minimum mortality months </w:t>
        </w:r>
      </w:ins>
      <w:del w:id="302" w:author="Majid" w:date="2017-02-06T18:42:00Z">
        <w:r w:rsidRPr="00CF4E04" w:rsidDel="00665478">
          <w:rPr>
            <w:rFonts w:ascii="Times New Roman" w:hAnsi="Times New Roman"/>
            <w:color w:val="000000" w:themeColor="text1"/>
            <w:sz w:val="24"/>
            <w:szCs w:val="24"/>
          </w:rPr>
          <w:delText xml:space="preserve">seasonal </w:delText>
        </w:r>
        <w:r w:rsidR="00606257" w:rsidDel="00665478">
          <w:rPr>
            <w:rFonts w:ascii="Times New Roman" w:hAnsi="Times New Roman"/>
            <w:color w:val="000000" w:themeColor="text1"/>
            <w:sz w:val="24"/>
            <w:szCs w:val="24"/>
          </w:rPr>
          <w:delText xml:space="preserve">percent </w:delText>
        </w:r>
        <w:r w:rsidRPr="00CF4E04" w:rsidDel="00665478">
          <w:rPr>
            <w:rFonts w:ascii="Times New Roman" w:hAnsi="Times New Roman"/>
            <w:color w:val="000000" w:themeColor="text1"/>
            <w:sz w:val="24"/>
            <w:szCs w:val="24"/>
          </w:rPr>
          <w:delText xml:space="preserve">excess mortality </w:delText>
        </w:r>
      </w:del>
      <w:r w:rsidRPr="00CF4E04">
        <w:rPr>
          <w:rFonts w:ascii="Times New Roman" w:hAnsi="Times New Roman"/>
          <w:color w:val="000000" w:themeColor="text1"/>
          <w:sz w:val="24"/>
          <w:szCs w:val="24"/>
        </w:rPr>
        <w:t>in 2013 versus 1982 by sex and age group. Age-sex groups with a statistically significant change at the 5% level are highlighted with a bold black outline.</w:t>
      </w:r>
      <w:commentRangeEnd w:id="300"/>
      <w:r w:rsidR="00665478">
        <w:rPr>
          <w:rStyle w:val="CommentReference"/>
          <w:rFonts w:asciiTheme="minorHAnsi" w:eastAsiaTheme="minorHAnsi" w:hAnsiTheme="minorHAnsi" w:cstheme="minorBidi"/>
        </w:rPr>
        <w:commentReference w:id="300"/>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09B37CFB" w:rsidR="004E0482" w:rsidRPr="00CF4E04" w:rsidRDefault="00971550" w:rsidP="00E1158D">
      <w:pPr>
        <w:pStyle w:val="Caption"/>
        <w:spacing w:after="0" w:line="480" w:lineRule="auto"/>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 xml:space="preserve">ality, by climate region, sex and age group for 1982-2013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 xml:space="preserve">See </w:t>
      </w:r>
      <w:del w:id="303" w:author="Majid" w:date="2017-02-06T18:44:00Z">
        <w:r w:rsidR="00A769AD" w:rsidRPr="00CF4E04" w:rsidDel="005529D6">
          <w:rPr>
            <w:rFonts w:ascii="Times New Roman" w:hAnsi="Times New Roman"/>
            <w:i w:val="0"/>
            <w:color w:val="000000" w:themeColor="text1"/>
            <w:sz w:val="24"/>
            <w:szCs w:val="24"/>
          </w:rPr>
          <w:delText xml:space="preserve">figure </w:delText>
        </w:r>
      </w:del>
      <w:ins w:id="304" w:author="Majid" w:date="2017-02-06T18:44:00Z">
        <w:r w:rsidR="005529D6">
          <w:rPr>
            <w:rFonts w:ascii="Times New Roman" w:hAnsi="Times New Roman"/>
            <w:i w:val="0"/>
            <w:color w:val="000000" w:themeColor="text1"/>
            <w:sz w:val="24"/>
            <w:szCs w:val="24"/>
          </w:rPr>
          <w:t>F</w:t>
        </w:r>
        <w:r w:rsidR="005529D6" w:rsidRPr="00CF4E04">
          <w:rPr>
            <w:rFonts w:ascii="Times New Roman" w:hAnsi="Times New Roman"/>
            <w:i w:val="0"/>
            <w:color w:val="000000" w:themeColor="text1"/>
            <w:sz w:val="24"/>
            <w:szCs w:val="24"/>
          </w:rPr>
          <w:t xml:space="preserve">igure </w:t>
        </w:r>
      </w:ins>
      <w:r w:rsidR="00A769AD" w:rsidRPr="00CF4E04">
        <w:rPr>
          <w:rFonts w:ascii="Times New Roman" w:hAnsi="Times New Roman"/>
          <w:i w:val="0"/>
          <w:color w:val="000000" w:themeColor="text1"/>
          <w:sz w:val="24"/>
          <w:szCs w:val="24"/>
        </w:rPr>
        <w:t>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4AC8C93D" w:rsidR="008B746F" w:rsidRPr="00CF4E04" w:rsidRDefault="008B746F" w:rsidP="00E1158D">
      <w:pPr>
        <w:pStyle w:val="Caption"/>
        <w:spacing w:after="0" w:line="480" w:lineRule="auto"/>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w:t>
      </w:r>
      <w:commentRangeStart w:id="305"/>
      <w:r w:rsidR="00C32485" w:rsidRPr="00CF4E04">
        <w:rPr>
          <w:rFonts w:ascii="Times New Roman" w:hAnsi="Times New Roman"/>
          <w:i w:val="0"/>
          <w:color w:val="000000" w:themeColor="text1"/>
          <w:sz w:val="24"/>
          <w:szCs w:val="24"/>
        </w:rPr>
        <w:t xml:space="preserve">The relationship between percent </w:t>
      </w:r>
      <w:del w:id="306" w:author="Majid" w:date="2017-02-06T18:44:00Z">
        <w:r w:rsidR="00C32485" w:rsidRPr="00CF4E04" w:rsidDel="005529D6">
          <w:rPr>
            <w:rFonts w:ascii="Times New Roman" w:hAnsi="Times New Roman"/>
            <w:i w:val="0"/>
            <w:color w:val="000000" w:themeColor="text1"/>
            <w:sz w:val="24"/>
            <w:szCs w:val="24"/>
          </w:rPr>
          <w:delText>excess mortality</w:delText>
        </w:r>
      </w:del>
      <w:ins w:id="307" w:author="Majid" w:date="2017-02-06T18:44:00Z">
        <w:r w:rsidR="005529D6">
          <w:rPr>
            <w:rFonts w:ascii="Times New Roman" w:hAnsi="Times New Roman"/>
            <w:i w:val="0"/>
            <w:color w:val="000000" w:themeColor="text1"/>
            <w:sz w:val="24"/>
            <w:szCs w:val="24"/>
          </w:rPr>
          <w:t>difference in death rates</w:t>
        </w:r>
      </w:ins>
      <w:r w:rsidR="00C32485" w:rsidRPr="00CF4E04">
        <w:rPr>
          <w:rFonts w:ascii="Times New Roman" w:hAnsi="Times New Roman"/>
          <w:i w:val="0"/>
          <w:color w:val="000000" w:themeColor="text1"/>
          <w:sz w:val="24"/>
          <w:szCs w:val="24"/>
        </w:rPr>
        <w:t xml:space="preserve">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 xml:space="preserve">difference between months in which mortality peaks versus </w:t>
      </w:r>
      <w:r w:rsidR="00C500DF">
        <w:rPr>
          <w:rFonts w:ascii="Times New Roman" w:hAnsi="Times New Roman"/>
          <w:i w:val="0"/>
          <w:color w:val="000000" w:themeColor="text1"/>
          <w:sz w:val="24"/>
          <w:szCs w:val="24"/>
        </w:rPr>
        <w:t>troughs</w:t>
      </w:r>
      <w:r w:rsidR="00C500DF"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commentRangeEnd w:id="305"/>
      <w:r w:rsidR="005529D6">
        <w:rPr>
          <w:rStyle w:val="CommentReference"/>
          <w:rFonts w:asciiTheme="minorHAnsi" w:eastAsiaTheme="minorHAnsi" w:hAnsiTheme="minorHAnsi" w:cstheme="minorBidi"/>
          <w:i w:val="0"/>
          <w:iCs w:val="0"/>
          <w:color w:val="auto"/>
        </w:rPr>
        <w:commentReference w:id="305"/>
      </w:r>
    </w:p>
    <w:p w14:paraId="3AAD649E" w14:textId="77777777" w:rsidR="008B746F" w:rsidRPr="00CF4E04" w:rsidRDefault="008B746F" w:rsidP="00C32485">
      <w:pPr>
        <w:rPr>
          <w:rFonts w:ascii="Times New Roman" w:hAnsi="Times New Roman"/>
          <w:i/>
          <w:sz w:val="24"/>
          <w:szCs w:val="24"/>
        </w:rPr>
      </w:pPr>
    </w:p>
    <w:p w14:paraId="1C10E54C" w14:textId="782A17AD"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9" w:author="Majid" w:date="2017-02-06T18:38:00Z" w:initials="M">
    <w:p w14:paraId="61098B6A" w14:textId="6D4643D1" w:rsidR="00B149C9" w:rsidRDefault="00B149C9">
      <w:pPr>
        <w:pStyle w:val="CommentText"/>
      </w:pPr>
      <w:r>
        <w:rPr>
          <w:rStyle w:val="CommentReference"/>
        </w:rPr>
        <w:annotationRef/>
      </w:r>
      <w:r>
        <w:t>not used elsewhere to redundant</w:t>
      </w:r>
    </w:p>
  </w:comment>
  <w:comment w:id="300" w:author="Majid" w:date="2017-02-06T18:43:00Z" w:initials="M">
    <w:p w14:paraId="0BC872EE" w14:textId="77777777" w:rsidR="00665478" w:rsidRDefault="00665478">
      <w:pPr>
        <w:pStyle w:val="CommentText"/>
      </w:pPr>
      <w:r>
        <w:rPr>
          <w:rStyle w:val="CommentReference"/>
        </w:rPr>
        <w:annotationRef/>
      </w:r>
      <w:r>
        <w:t xml:space="preserve">make axes titles </w:t>
      </w:r>
    </w:p>
    <w:p w14:paraId="745B5103" w14:textId="77777777" w:rsidR="00665478" w:rsidRDefault="00665478">
      <w:pPr>
        <w:pStyle w:val="CommentText"/>
      </w:pPr>
    </w:p>
    <w:p w14:paraId="6E3FD1E7" w14:textId="77777777" w:rsidR="00665478" w:rsidRDefault="00665478">
      <w:pPr>
        <w:pStyle w:val="CommentText"/>
      </w:pPr>
      <w:r>
        <w:t>Percent difference in death rates in 1982</w:t>
      </w:r>
    </w:p>
    <w:p w14:paraId="28BB7BB3" w14:textId="77777777" w:rsidR="00665478" w:rsidRDefault="00665478">
      <w:pPr>
        <w:pStyle w:val="CommentText"/>
      </w:pPr>
    </w:p>
    <w:p w14:paraId="2D8286E5" w14:textId="10DFEDE5" w:rsidR="00665478" w:rsidRDefault="00665478">
      <w:pPr>
        <w:pStyle w:val="CommentText"/>
      </w:pPr>
      <w:r>
        <w:t xml:space="preserve">Percent difference in death rates in </w:t>
      </w:r>
      <w:r>
        <w:t>2013</w:t>
      </w:r>
    </w:p>
  </w:comment>
  <w:comment w:id="305" w:author="Majid" w:date="2017-02-06T18:47:00Z" w:initials="M">
    <w:p w14:paraId="7CFE7262" w14:textId="77777777" w:rsidR="005529D6" w:rsidRDefault="005529D6">
      <w:pPr>
        <w:pStyle w:val="CommentText"/>
      </w:pPr>
      <w:r>
        <w:rPr>
          <w:rStyle w:val="CommentReference"/>
        </w:rPr>
        <w:annotationRef/>
      </w:r>
    </w:p>
    <w:p w14:paraId="1D39B92B" w14:textId="77777777" w:rsidR="005529D6" w:rsidRDefault="005529D6">
      <w:pPr>
        <w:pStyle w:val="CommentText"/>
      </w:pPr>
    </w:p>
    <w:p w14:paraId="60155C31" w14:textId="487720FF" w:rsidR="005529D6" w:rsidRDefault="005529D6">
      <w:pPr>
        <w:pStyle w:val="CommentText"/>
      </w:pPr>
      <w:r>
        <w:t>make x axis title</w:t>
      </w:r>
    </w:p>
    <w:p w14:paraId="4D10301E" w14:textId="77777777" w:rsidR="005529D6" w:rsidRDefault="005529D6">
      <w:pPr>
        <w:pStyle w:val="CommentText"/>
      </w:pPr>
    </w:p>
    <w:p w14:paraId="0112C72B" w14:textId="5D84CF96" w:rsidR="005529D6" w:rsidRDefault="005529D6">
      <w:pPr>
        <w:pStyle w:val="CommentText"/>
      </w:pPr>
      <w:r>
        <w:t>“Temperature difference (oC)”</w:t>
      </w:r>
    </w:p>
    <w:p w14:paraId="45F9D6BF" w14:textId="77777777" w:rsidR="005529D6" w:rsidRDefault="005529D6">
      <w:pPr>
        <w:pStyle w:val="CommentText"/>
      </w:pPr>
    </w:p>
    <w:p w14:paraId="4A817AFD" w14:textId="6F900F1A" w:rsidR="005529D6" w:rsidRDefault="005529D6">
      <w:pPr>
        <w:pStyle w:val="CommentText"/>
      </w:pPr>
      <w:r>
        <w:t>Make y axis title</w:t>
      </w:r>
    </w:p>
    <w:p w14:paraId="645829FA" w14:textId="77777777" w:rsidR="005529D6" w:rsidRDefault="005529D6">
      <w:pPr>
        <w:pStyle w:val="CommentText"/>
      </w:pPr>
    </w:p>
    <w:p w14:paraId="7BDB39B6" w14:textId="77777777" w:rsidR="005529D6" w:rsidRDefault="005529D6">
      <w:pPr>
        <w:pStyle w:val="CommentText"/>
      </w:pPr>
      <w:r>
        <w:t>“</w:t>
      </w:r>
      <w:r>
        <w:t>Percent difference in death rates</w:t>
      </w:r>
      <w:r>
        <w:t>”</w:t>
      </w:r>
    </w:p>
    <w:p w14:paraId="0FC9A7C4" w14:textId="77777777" w:rsidR="005529D6" w:rsidRDefault="005529D6">
      <w:pPr>
        <w:pStyle w:val="CommentText"/>
      </w:pPr>
    </w:p>
    <w:p w14:paraId="4635CED6" w14:textId="77777777" w:rsidR="005529D6" w:rsidRDefault="005529D6">
      <w:pPr>
        <w:pStyle w:val="CommentText"/>
      </w:pPr>
    </w:p>
    <w:p w14:paraId="194CD045" w14:textId="77777777" w:rsidR="005529D6" w:rsidRDefault="005529D6">
      <w:pPr>
        <w:pStyle w:val="CommentText"/>
      </w:pPr>
    </w:p>
    <w:p w14:paraId="13DD107D" w14:textId="7E25D19B" w:rsidR="005529D6" w:rsidRDefault="005529D6">
      <w:pPr>
        <w:pStyle w:val="CommentText"/>
      </w:pPr>
      <w:r>
        <w:t>the rest of info is in the caption.</w:t>
      </w:r>
      <w:bookmarkStart w:id="308" w:name="_GoBack"/>
      <w:bookmarkEnd w:id="308"/>
      <w:r>
        <w:t xml:space="preserve"> </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00000007" w:usb1="00000000" w:usb2="00000000" w:usb3="00000000" w:csb0="00000093"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482D51"/>
    <w:rsid w:val="00002C90"/>
    <w:rsid w:val="00002F75"/>
    <w:rsid w:val="00004579"/>
    <w:rsid w:val="00004BD8"/>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255"/>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503"/>
    <w:rsid w:val="0006563A"/>
    <w:rsid w:val="00066B56"/>
    <w:rsid w:val="000671F1"/>
    <w:rsid w:val="00070AD0"/>
    <w:rsid w:val="0007260F"/>
    <w:rsid w:val="00074B24"/>
    <w:rsid w:val="00075024"/>
    <w:rsid w:val="00075BC0"/>
    <w:rsid w:val="000760B6"/>
    <w:rsid w:val="0007673F"/>
    <w:rsid w:val="00076B33"/>
    <w:rsid w:val="00076C18"/>
    <w:rsid w:val="0007728F"/>
    <w:rsid w:val="00080D83"/>
    <w:rsid w:val="0008276D"/>
    <w:rsid w:val="00082CE2"/>
    <w:rsid w:val="000833D7"/>
    <w:rsid w:val="00083926"/>
    <w:rsid w:val="00085916"/>
    <w:rsid w:val="00086313"/>
    <w:rsid w:val="0008794F"/>
    <w:rsid w:val="00087CDF"/>
    <w:rsid w:val="00090550"/>
    <w:rsid w:val="00090F21"/>
    <w:rsid w:val="000920C6"/>
    <w:rsid w:val="000937A0"/>
    <w:rsid w:val="00094C5C"/>
    <w:rsid w:val="000953D4"/>
    <w:rsid w:val="000A1E38"/>
    <w:rsid w:val="000A2B50"/>
    <w:rsid w:val="000A3C50"/>
    <w:rsid w:val="000A3D21"/>
    <w:rsid w:val="000A661A"/>
    <w:rsid w:val="000B0CBD"/>
    <w:rsid w:val="000B25BA"/>
    <w:rsid w:val="000B2739"/>
    <w:rsid w:val="000B34A6"/>
    <w:rsid w:val="000B35BB"/>
    <w:rsid w:val="000B42BD"/>
    <w:rsid w:val="000B42BF"/>
    <w:rsid w:val="000B4BCA"/>
    <w:rsid w:val="000B5930"/>
    <w:rsid w:val="000B6495"/>
    <w:rsid w:val="000B7625"/>
    <w:rsid w:val="000B7DBF"/>
    <w:rsid w:val="000C0ECE"/>
    <w:rsid w:val="000C240B"/>
    <w:rsid w:val="000C2B3D"/>
    <w:rsid w:val="000C2D01"/>
    <w:rsid w:val="000C69A6"/>
    <w:rsid w:val="000C6D21"/>
    <w:rsid w:val="000C7277"/>
    <w:rsid w:val="000C7D48"/>
    <w:rsid w:val="000D1994"/>
    <w:rsid w:val="000D31A7"/>
    <w:rsid w:val="000D3576"/>
    <w:rsid w:val="000D36C1"/>
    <w:rsid w:val="000D3FD7"/>
    <w:rsid w:val="000D564E"/>
    <w:rsid w:val="000D5716"/>
    <w:rsid w:val="000D78A0"/>
    <w:rsid w:val="000E084E"/>
    <w:rsid w:val="000E1528"/>
    <w:rsid w:val="000E18B3"/>
    <w:rsid w:val="000E4D80"/>
    <w:rsid w:val="000E5C46"/>
    <w:rsid w:val="000E7907"/>
    <w:rsid w:val="000E7CB2"/>
    <w:rsid w:val="000E7D0A"/>
    <w:rsid w:val="000F2C80"/>
    <w:rsid w:val="000F594C"/>
    <w:rsid w:val="000F72E2"/>
    <w:rsid w:val="000F7773"/>
    <w:rsid w:val="00101A8E"/>
    <w:rsid w:val="00102849"/>
    <w:rsid w:val="00102DC6"/>
    <w:rsid w:val="001030B3"/>
    <w:rsid w:val="001032B6"/>
    <w:rsid w:val="00103D2B"/>
    <w:rsid w:val="001048ED"/>
    <w:rsid w:val="00107D0B"/>
    <w:rsid w:val="001102E0"/>
    <w:rsid w:val="00111002"/>
    <w:rsid w:val="0011351F"/>
    <w:rsid w:val="00113607"/>
    <w:rsid w:val="00113C44"/>
    <w:rsid w:val="00120385"/>
    <w:rsid w:val="00120479"/>
    <w:rsid w:val="001218B3"/>
    <w:rsid w:val="00126334"/>
    <w:rsid w:val="001309AB"/>
    <w:rsid w:val="00130E5F"/>
    <w:rsid w:val="00131FD9"/>
    <w:rsid w:val="00132C6C"/>
    <w:rsid w:val="0013450E"/>
    <w:rsid w:val="00134BC3"/>
    <w:rsid w:val="001371EE"/>
    <w:rsid w:val="001404CF"/>
    <w:rsid w:val="00140560"/>
    <w:rsid w:val="00140ABF"/>
    <w:rsid w:val="00146033"/>
    <w:rsid w:val="00146224"/>
    <w:rsid w:val="00147CE3"/>
    <w:rsid w:val="00150077"/>
    <w:rsid w:val="00151E7F"/>
    <w:rsid w:val="00152476"/>
    <w:rsid w:val="00154145"/>
    <w:rsid w:val="00154238"/>
    <w:rsid w:val="00154B1E"/>
    <w:rsid w:val="00155FAB"/>
    <w:rsid w:val="00162AB7"/>
    <w:rsid w:val="001649B2"/>
    <w:rsid w:val="001654F0"/>
    <w:rsid w:val="001667C6"/>
    <w:rsid w:val="00167E56"/>
    <w:rsid w:val="00170795"/>
    <w:rsid w:val="0017087D"/>
    <w:rsid w:val="0017329C"/>
    <w:rsid w:val="0017419B"/>
    <w:rsid w:val="00177281"/>
    <w:rsid w:val="001776A2"/>
    <w:rsid w:val="0018033A"/>
    <w:rsid w:val="001804AC"/>
    <w:rsid w:val="00180E15"/>
    <w:rsid w:val="001812E3"/>
    <w:rsid w:val="001815D7"/>
    <w:rsid w:val="00181D55"/>
    <w:rsid w:val="00182C38"/>
    <w:rsid w:val="00183441"/>
    <w:rsid w:val="0018351F"/>
    <w:rsid w:val="00184548"/>
    <w:rsid w:val="001849C7"/>
    <w:rsid w:val="00186415"/>
    <w:rsid w:val="001903A4"/>
    <w:rsid w:val="001955B2"/>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C03EF"/>
    <w:rsid w:val="001C124F"/>
    <w:rsid w:val="001C4785"/>
    <w:rsid w:val="001C52F1"/>
    <w:rsid w:val="001D13CA"/>
    <w:rsid w:val="001D14DB"/>
    <w:rsid w:val="001D1DD2"/>
    <w:rsid w:val="001D20EA"/>
    <w:rsid w:val="001D479A"/>
    <w:rsid w:val="001D4E3C"/>
    <w:rsid w:val="001D79E8"/>
    <w:rsid w:val="001E064C"/>
    <w:rsid w:val="001E0C55"/>
    <w:rsid w:val="001E1544"/>
    <w:rsid w:val="001E1633"/>
    <w:rsid w:val="001E1FC6"/>
    <w:rsid w:val="001E1FF1"/>
    <w:rsid w:val="001E3CED"/>
    <w:rsid w:val="001E44DA"/>
    <w:rsid w:val="001E5FCA"/>
    <w:rsid w:val="001E6320"/>
    <w:rsid w:val="001E708C"/>
    <w:rsid w:val="001F32FF"/>
    <w:rsid w:val="001F34F3"/>
    <w:rsid w:val="001F4BAA"/>
    <w:rsid w:val="001F6898"/>
    <w:rsid w:val="001F7934"/>
    <w:rsid w:val="00200952"/>
    <w:rsid w:val="0020266B"/>
    <w:rsid w:val="002058C6"/>
    <w:rsid w:val="00205B6D"/>
    <w:rsid w:val="0020636A"/>
    <w:rsid w:val="00206771"/>
    <w:rsid w:val="00206E67"/>
    <w:rsid w:val="002078C1"/>
    <w:rsid w:val="00210334"/>
    <w:rsid w:val="00213D59"/>
    <w:rsid w:val="0021414E"/>
    <w:rsid w:val="00216490"/>
    <w:rsid w:val="0022073C"/>
    <w:rsid w:val="002208C6"/>
    <w:rsid w:val="00222FEF"/>
    <w:rsid w:val="00224348"/>
    <w:rsid w:val="00227503"/>
    <w:rsid w:val="00230932"/>
    <w:rsid w:val="00232E93"/>
    <w:rsid w:val="00232F41"/>
    <w:rsid w:val="00234C10"/>
    <w:rsid w:val="002369F6"/>
    <w:rsid w:val="002402B6"/>
    <w:rsid w:val="0024079D"/>
    <w:rsid w:val="002407AF"/>
    <w:rsid w:val="00240EB4"/>
    <w:rsid w:val="0024125E"/>
    <w:rsid w:val="00241832"/>
    <w:rsid w:val="002426B6"/>
    <w:rsid w:val="002426C9"/>
    <w:rsid w:val="00242781"/>
    <w:rsid w:val="00242A8A"/>
    <w:rsid w:val="002448B1"/>
    <w:rsid w:val="00244B6F"/>
    <w:rsid w:val="00245E04"/>
    <w:rsid w:val="00246C9C"/>
    <w:rsid w:val="00251CB7"/>
    <w:rsid w:val="00253174"/>
    <w:rsid w:val="00253B85"/>
    <w:rsid w:val="00256FC1"/>
    <w:rsid w:val="002571B5"/>
    <w:rsid w:val="00257A52"/>
    <w:rsid w:val="00261272"/>
    <w:rsid w:val="0026280A"/>
    <w:rsid w:val="0026325B"/>
    <w:rsid w:val="00263689"/>
    <w:rsid w:val="00265FEA"/>
    <w:rsid w:val="00267F49"/>
    <w:rsid w:val="00270B4B"/>
    <w:rsid w:val="002715D6"/>
    <w:rsid w:val="002719DF"/>
    <w:rsid w:val="00272CC6"/>
    <w:rsid w:val="00274E12"/>
    <w:rsid w:val="00275579"/>
    <w:rsid w:val="00275D62"/>
    <w:rsid w:val="002761F7"/>
    <w:rsid w:val="00276E84"/>
    <w:rsid w:val="0027795F"/>
    <w:rsid w:val="002807DD"/>
    <w:rsid w:val="002808D5"/>
    <w:rsid w:val="00282A26"/>
    <w:rsid w:val="00282BF0"/>
    <w:rsid w:val="00284309"/>
    <w:rsid w:val="0028660C"/>
    <w:rsid w:val="00286911"/>
    <w:rsid w:val="00286B27"/>
    <w:rsid w:val="00290AB7"/>
    <w:rsid w:val="00290AF5"/>
    <w:rsid w:val="00290FD5"/>
    <w:rsid w:val="00291816"/>
    <w:rsid w:val="002921BE"/>
    <w:rsid w:val="00292548"/>
    <w:rsid w:val="00293AA3"/>
    <w:rsid w:val="0029437A"/>
    <w:rsid w:val="002945EB"/>
    <w:rsid w:val="002962CE"/>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2EE1"/>
    <w:rsid w:val="002C33EA"/>
    <w:rsid w:val="002C3D4C"/>
    <w:rsid w:val="002C44C1"/>
    <w:rsid w:val="002C46A3"/>
    <w:rsid w:val="002C4BAD"/>
    <w:rsid w:val="002C4E8C"/>
    <w:rsid w:val="002C5FB9"/>
    <w:rsid w:val="002C69CD"/>
    <w:rsid w:val="002C7535"/>
    <w:rsid w:val="002C771B"/>
    <w:rsid w:val="002C7D57"/>
    <w:rsid w:val="002D0267"/>
    <w:rsid w:val="002D0988"/>
    <w:rsid w:val="002D14DE"/>
    <w:rsid w:val="002D28CF"/>
    <w:rsid w:val="002D31F0"/>
    <w:rsid w:val="002D344B"/>
    <w:rsid w:val="002D3613"/>
    <w:rsid w:val="002D3732"/>
    <w:rsid w:val="002D3E11"/>
    <w:rsid w:val="002D4129"/>
    <w:rsid w:val="002D522E"/>
    <w:rsid w:val="002D7C8E"/>
    <w:rsid w:val="002E041E"/>
    <w:rsid w:val="002E39EC"/>
    <w:rsid w:val="002F05BF"/>
    <w:rsid w:val="002F421A"/>
    <w:rsid w:val="002F4DC5"/>
    <w:rsid w:val="002F6719"/>
    <w:rsid w:val="003015A0"/>
    <w:rsid w:val="0030189B"/>
    <w:rsid w:val="00302490"/>
    <w:rsid w:val="0030285B"/>
    <w:rsid w:val="0030551D"/>
    <w:rsid w:val="00305781"/>
    <w:rsid w:val="00305C2C"/>
    <w:rsid w:val="00307F5F"/>
    <w:rsid w:val="00311A6D"/>
    <w:rsid w:val="00312402"/>
    <w:rsid w:val="00313088"/>
    <w:rsid w:val="003179A2"/>
    <w:rsid w:val="003205CA"/>
    <w:rsid w:val="0032104A"/>
    <w:rsid w:val="0032262F"/>
    <w:rsid w:val="00323445"/>
    <w:rsid w:val="00324DAD"/>
    <w:rsid w:val="003277CB"/>
    <w:rsid w:val="003324A5"/>
    <w:rsid w:val="00332935"/>
    <w:rsid w:val="00335A7D"/>
    <w:rsid w:val="00336EA2"/>
    <w:rsid w:val="00341340"/>
    <w:rsid w:val="00341626"/>
    <w:rsid w:val="0034168A"/>
    <w:rsid w:val="00341F77"/>
    <w:rsid w:val="00343668"/>
    <w:rsid w:val="00344EA8"/>
    <w:rsid w:val="00345D0A"/>
    <w:rsid w:val="00350DD6"/>
    <w:rsid w:val="00351E9C"/>
    <w:rsid w:val="0035425C"/>
    <w:rsid w:val="00354709"/>
    <w:rsid w:val="00354A0E"/>
    <w:rsid w:val="00354B00"/>
    <w:rsid w:val="00355C9A"/>
    <w:rsid w:val="00356AD6"/>
    <w:rsid w:val="0036223C"/>
    <w:rsid w:val="00364EE9"/>
    <w:rsid w:val="00365562"/>
    <w:rsid w:val="0036619E"/>
    <w:rsid w:val="00366D17"/>
    <w:rsid w:val="003674D8"/>
    <w:rsid w:val="003700D9"/>
    <w:rsid w:val="00373A9B"/>
    <w:rsid w:val="00377B40"/>
    <w:rsid w:val="00380176"/>
    <w:rsid w:val="003809FF"/>
    <w:rsid w:val="00381442"/>
    <w:rsid w:val="003827AA"/>
    <w:rsid w:val="003834EB"/>
    <w:rsid w:val="003841B2"/>
    <w:rsid w:val="00385588"/>
    <w:rsid w:val="00391767"/>
    <w:rsid w:val="003917B1"/>
    <w:rsid w:val="00393A4F"/>
    <w:rsid w:val="00393B92"/>
    <w:rsid w:val="00396EEE"/>
    <w:rsid w:val="00397149"/>
    <w:rsid w:val="003974AD"/>
    <w:rsid w:val="0039751B"/>
    <w:rsid w:val="00397D6A"/>
    <w:rsid w:val="003A0B89"/>
    <w:rsid w:val="003A12B6"/>
    <w:rsid w:val="003A1F8F"/>
    <w:rsid w:val="003A2708"/>
    <w:rsid w:val="003A2E1C"/>
    <w:rsid w:val="003A4CC1"/>
    <w:rsid w:val="003A61E6"/>
    <w:rsid w:val="003A6DA5"/>
    <w:rsid w:val="003A7C38"/>
    <w:rsid w:val="003A7C8D"/>
    <w:rsid w:val="003B0301"/>
    <w:rsid w:val="003B2232"/>
    <w:rsid w:val="003B27D3"/>
    <w:rsid w:val="003B29FF"/>
    <w:rsid w:val="003B49F1"/>
    <w:rsid w:val="003B5D97"/>
    <w:rsid w:val="003B7A99"/>
    <w:rsid w:val="003C12EF"/>
    <w:rsid w:val="003C1BBC"/>
    <w:rsid w:val="003C22FD"/>
    <w:rsid w:val="003C2BF3"/>
    <w:rsid w:val="003C3F17"/>
    <w:rsid w:val="003C4447"/>
    <w:rsid w:val="003D0931"/>
    <w:rsid w:val="003D0AA8"/>
    <w:rsid w:val="003D0AD3"/>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5189"/>
    <w:rsid w:val="003F6B5D"/>
    <w:rsid w:val="0040119B"/>
    <w:rsid w:val="0040294F"/>
    <w:rsid w:val="00403CCF"/>
    <w:rsid w:val="004055BF"/>
    <w:rsid w:val="004065A3"/>
    <w:rsid w:val="00407C20"/>
    <w:rsid w:val="00412EEB"/>
    <w:rsid w:val="00413582"/>
    <w:rsid w:val="004135FD"/>
    <w:rsid w:val="00414429"/>
    <w:rsid w:val="00414636"/>
    <w:rsid w:val="00414C6B"/>
    <w:rsid w:val="004167F6"/>
    <w:rsid w:val="00416A29"/>
    <w:rsid w:val="00417006"/>
    <w:rsid w:val="004172AA"/>
    <w:rsid w:val="00417D41"/>
    <w:rsid w:val="00420CA2"/>
    <w:rsid w:val="00421524"/>
    <w:rsid w:val="00421FFD"/>
    <w:rsid w:val="004233BA"/>
    <w:rsid w:val="00423A2C"/>
    <w:rsid w:val="004253AD"/>
    <w:rsid w:val="00426E51"/>
    <w:rsid w:val="00427833"/>
    <w:rsid w:val="004278AA"/>
    <w:rsid w:val="00427C2B"/>
    <w:rsid w:val="0043013C"/>
    <w:rsid w:val="00433EDB"/>
    <w:rsid w:val="00434096"/>
    <w:rsid w:val="0043420C"/>
    <w:rsid w:val="00434577"/>
    <w:rsid w:val="00434ACE"/>
    <w:rsid w:val="004412C7"/>
    <w:rsid w:val="004414C7"/>
    <w:rsid w:val="004416DF"/>
    <w:rsid w:val="004429ED"/>
    <w:rsid w:val="00444B7A"/>
    <w:rsid w:val="00445BC3"/>
    <w:rsid w:val="0044690B"/>
    <w:rsid w:val="00447170"/>
    <w:rsid w:val="00447CCE"/>
    <w:rsid w:val="00447F74"/>
    <w:rsid w:val="00450834"/>
    <w:rsid w:val="004518DC"/>
    <w:rsid w:val="0045299F"/>
    <w:rsid w:val="00452AB5"/>
    <w:rsid w:val="0045498F"/>
    <w:rsid w:val="00454DFD"/>
    <w:rsid w:val="00455B56"/>
    <w:rsid w:val="0045686C"/>
    <w:rsid w:val="004578E4"/>
    <w:rsid w:val="00460205"/>
    <w:rsid w:val="00460403"/>
    <w:rsid w:val="00460DB5"/>
    <w:rsid w:val="00461404"/>
    <w:rsid w:val="00461883"/>
    <w:rsid w:val="004625AD"/>
    <w:rsid w:val="00462B00"/>
    <w:rsid w:val="0046623D"/>
    <w:rsid w:val="00466E11"/>
    <w:rsid w:val="0047194E"/>
    <w:rsid w:val="004720DB"/>
    <w:rsid w:val="00472EC1"/>
    <w:rsid w:val="00473407"/>
    <w:rsid w:val="00474509"/>
    <w:rsid w:val="004745BD"/>
    <w:rsid w:val="00474B2C"/>
    <w:rsid w:val="0047590C"/>
    <w:rsid w:val="00475B71"/>
    <w:rsid w:val="00475BFB"/>
    <w:rsid w:val="00475DDE"/>
    <w:rsid w:val="004774DF"/>
    <w:rsid w:val="004778FB"/>
    <w:rsid w:val="004802A5"/>
    <w:rsid w:val="00480715"/>
    <w:rsid w:val="0048183C"/>
    <w:rsid w:val="00482D51"/>
    <w:rsid w:val="00483666"/>
    <w:rsid w:val="00484658"/>
    <w:rsid w:val="0048519C"/>
    <w:rsid w:val="0048630A"/>
    <w:rsid w:val="004873AE"/>
    <w:rsid w:val="004875C3"/>
    <w:rsid w:val="00487889"/>
    <w:rsid w:val="00490CB6"/>
    <w:rsid w:val="0049110E"/>
    <w:rsid w:val="004914E0"/>
    <w:rsid w:val="00491DCF"/>
    <w:rsid w:val="00492ADC"/>
    <w:rsid w:val="004978B1"/>
    <w:rsid w:val="004979E7"/>
    <w:rsid w:val="004A0AF3"/>
    <w:rsid w:val="004A5369"/>
    <w:rsid w:val="004A5B2C"/>
    <w:rsid w:val="004A638D"/>
    <w:rsid w:val="004A68D6"/>
    <w:rsid w:val="004A7A00"/>
    <w:rsid w:val="004A7C76"/>
    <w:rsid w:val="004B07CB"/>
    <w:rsid w:val="004B07DD"/>
    <w:rsid w:val="004B0DDA"/>
    <w:rsid w:val="004B1615"/>
    <w:rsid w:val="004B2161"/>
    <w:rsid w:val="004B2F85"/>
    <w:rsid w:val="004B6051"/>
    <w:rsid w:val="004B610C"/>
    <w:rsid w:val="004B7154"/>
    <w:rsid w:val="004B7609"/>
    <w:rsid w:val="004C02DD"/>
    <w:rsid w:val="004C06A5"/>
    <w:rsid w:val="004C0B6C"/>
    <w:rsid w:val="004C0C71"/>
    <w:rsid w:val="004C2124"/>
    <w:rsid w:val="004C2A06"/>
    <w:rsid w:val="004C5A3B"/>
    <w:rsid w:val="004C5E37"/>
    <w:rsid w:val="004C6F20"/>
    <w:rsid w:val="004C7DCA"/>
    <w:rsid w:val="004D00D5"/>
    <w:rsid w:val="004D18B5"/>
    <w:rsid w:val="004D29EF"/>
    <w:rsid w:val="004D2D52"/>
    <w:rsid w:val="004D70E4"/>
    <w:rsid w:val="004E0482"/>
    <w:rsid w:val="004E0B0B"/>
    <w:rsid w:val="004E387E"/>
    <w:rsid w:val="004E6709"/>
    <w:rsid w:val="004E7121"/>
    <w:rsid w:val="004E7E7C"/>
    <w:rsid w:val="004E7EC4"/>
    <w:rsid w:val="004F0C02"/>
    <w:rsid w:val="004F0DA2"/>
    <w:rsid w:val="004F1360"/>
    <w:rsid w:val="004F1977"/>
    <w:rsid w:val="004F2A07"/>
    <w:rsid w:val="004F5A7D"/>
    <w:rsid w:val="004F6749"/>
    <w:rsid w:val="004F7FD8"/>
    <w:rsid w:val="00501A62"/>
    <w:rsid w:val="00503AEB"/>
    <w:rsid w:val="0050434E"/>
    <w:rsid w:val="00505A63"/>
    <w:rsid w:val="005066A6"/>
    <w:rsid w:val="00506BDF"/>
    <w:rsid w:val="00510715"/>
    <w:rsid w:val="00511D20"/>
    <w:rsid w:val="005120F4"/>
    <w:rsid w:val="00514C8F"/>
    <w:rsid w:val="00515033"/>
    <w:rsid w:val="00516142"/>
    <w:rsid w:val="00516C72"/>
    <w:rsid w:val="00517509"/>
    <w:rsid w:val="00520C4B"/>
    <w:rsid w:val="00521740"/>
    <w:rsid w:val="005226C3"/>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47D6A"/>
    <w:rsid w:val="0055086C"/>
    <w:rsid w:val="005529D6"/>
    <w:rsid w:val="0055499D"/>
    <w:rsid w:val="00554ECC"/>
    <w:rsid w:val="00554FDB"/>
    <w:rsid w:val="00556037"/>
    <w:rsid w:val="00556BC3"/>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5360"/>
    <w:rsid w:val="00597D5B"/>
    <w:rsid w:val="005A14FD"/>
    <w:rsid w:val="005A2FD2"/>
    <w:rsid w:val="005A5DB0"/>
    <w:rsid w:val="005B0832"/>
    <w:rsid w:val="005B0BF9"/>
    <w:rsid w:val="005B11E3"/>
    <w:rsid w:val="005B2736"/>
    <w:rsid w:val="005B2E41"/>
    <w:rsid w:val="005B5156"/>
    <w:rsid w:val="005B55FB"/>
    <w:rsid w:val="005B6837"/>
    <w:rsid w:val="005B6F61"/>
    <w:rsid w:val="005C0053"/>
    <w:rsid w:val="005C06D4"/>
    <w:rsid w:val="005C2358"/>
    <w:rsid w:val="005C2808"/>
    <w:rsid w:val="005C2D0A"/>
    <w:rsid w:val="005C36A7"/>
    <w:rsid w:val="005C413A"/>
    <w:rsid w:val="005C41FD"/>
    <w:rsid w:val="005C6A73"/>
    <w:rsid w:val="005C6C7D"/>
    <w:rsid w:val="005D0031"/>
    <w:rsid w:val="005D3C86"/>
    <w:rsid w:val="005D3E4E"/>
    <w:rsid w:val="005D4AFE"/>
    <w:rsid w:val="005D5DF7"/>
    <w:rsid w:val="005D7877"/>
    <w:rsid w:val="005D7CF4"/>
    <w:rsid w:val="005E100B"/>
    <w:rsid w:val="005E10E4"/>
    <w:rsid w:val="005E181A"/>
    <w:rsid w:val="005E1993"/>
    <w:rsid w:val="005E33A1"/>
    <w:rsid w:val="005E47F1"/>
    <w:rsid w:val="005E5748"/>
    <w:rsid w:val="005E608C"/>
    <w:rsid w:val="005E7E9A"/>
    <w:rsid w:val="005F1520"/>
    <w:rsid w:val="005F1606"/>
    <w:rsid w:val="005F2541"/>
    <w:rsid w:val="005F49C5"/>
    <w:rsid w:val="005F5127"/>
    <w:rsid w:val="005F5F8D"/>
    <w:rsid w:val="005F6B8E"/>
    <w:rsid w:val="005F7263"/>
    <w:rsid w:val="00600EE4"/>
    <w:rsid w:val="00601CF3"/>
    <w:rsid w:val="006025EB"/>
    <w:rsid w:val="00602CE0"/>
    <w:rsid w:val="00604FA1"/>
    <w:rsid w:val="0060576D"/>
    <w:rsid w:val="006061BA"/>
    <w:rsid w:val="00606257"/>
    <w:rsid w:val="0060671F"/>
    <w:rsid w:val="006069F2"/>
    <w:rsid w:val="00606FFC"/>
    <w:rsid w:val="00607FA8"/>
    <w:rsid w:val="006120D3"/>
    <w:rsid w:val="006124E6"/>
    <w:rsid w:val="00614523"/>
    <w:rsid w:val="00614E62"/>
    <w:rsid w:val="006154DB"/>
    <w:rsid w:val="006171FB"/>
    <w:rsid w:val="006208CA"/>
    <w:rsid w:val="0062217A"/>
    <w:rsid w:val="00624B38"/>
    <w:rsid w:val="006318F2"/>
    <w:rsid w:val="00631BF2"/>
    <w:rsid w:val="00634571"/>
    <w:rsid w:val="00634E3B"/>
    <w:rsid w:val="00635FE7"/>
    <w:rsid w:val="006366CF"/>
    <w:rsid w:val="00637329"/>
    <w:rsid w:val="00637898"/>
    <w:rsid w:val="00640757"/>
    <w:rsid w:val="00641AF0"/>
    <w:rsid w:val="006442C0"/>
    <w:rsid w:val="00644BEA"/>
    <w:rsid w:val="0064559D"/>
    <w:rsid w:val="00645F3B"/>
    <w:rsid w:val="006462A4"/>
    <w:rsid w:val="006500A7"/>
    <w:rsid w:val="006501F5"/>
    <w:rsid w:val="00650681"/>
    <w:rsid w:val="006506DE"/>
    <w:rsid w:val="00653728"/>
    <w:rsid w:val="00654329"/>
    <w:rsid w:val="00654A11"/>
    <w:rsid w:val="00654BB7"/>
    <w:rsid w:val="006557F6"/>
    <w:rsid w:val="00657028"/>
    <w:rsid w:val="00660FD9"/>
    <w:rsid w:val="006628E1"/>
    <w:rsid w:val="00664B12"/>
    <w:rsid w:val="00665478"/>
    <w:rsid w:val="00665CC1"/>
    <w:rsid w:val="00666288"/>
    <w:rsid w:val="006668B8"/>
    <w:rsid w:val="00666922"/>
    <w:rsid w:val="00667261"/>
    <w:rsid w:val="0067082C"/>
    <w:rsid w:val="00671506"/>
    <w:rsid w:val="0067234F"/>
    <w:rsid w:val="0067300D"/>
    <w:rsid w:val="006758D4"/>
    <w:rsid w:val="00676B86"/>
    <w:rsid w:val="0067745B"/>
    <w:rsid w:val="006807B3"/>
    <w:rsid w:val="00683977"/>
    <w:rsid w:val="0068648A"/>
    <w:rsid w:val="006901F1"/>
    <w:rsid w:val="00690629"/>
    <w:rsid w:val="006925A0"/>
    <w:rsid w:val="00692EEB"/>
    <w:rsid w:val="0069518B"/>
    <w:rsid w:val="0069627F"/>
    <w:rsid w:val="0069630A"/>
    <w:rsid w:val="0069695F"/>
    <w:rsid w:val="006A00CF"/>
    <w:rsid w:val="006A2543"/>
    <w:rsid w:val="006A35EC"/>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28A6"/>
    <w:rsid w:val="006C3434"/>
    <w:rsid w:val="006C45BE"/>
    <w:rsid w:val="006C6AB2"/>
    <w:rsid w:val="006D0220"/>
    <w:rsid w:val="006D29D7"/>
    <w:rsid w:val="006D390C"/>
    <w:rsid w:val="006D55E7"/>
    <w:rsid w:val="006D6127"/>
    <w:rsid w:val="006E3210"/>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0A2"/>
    <w:rsid w:val="00705AD8"/>
    <w:rsid w:val="00707CD4"/>
    <w:rsid w:val="0071189E"/>
    <w:rsid w:val="00712439"/>
    <w:rsid w:val="00713FF4"/>
    <w:rsid w:val="00714D92"/>
    <w:rsid w:val="00714FF4"/>
    <w:rsid w:val="00717133"/>
    <w:rsid w:val="00717418"/>
    <w:rsid w:val="00717527"/>
    <w:rsid w:val="007176EE"/>
    <w:rsid w:val="00717C72"/>
    <w:rsid w:val="0072296E"/>
    <w:rsid w:val="00723770"/>
    <w:rsid w:val="007243DA"/>
    <w:rsid w:val="007246A6"/>
    <w:rsid w:val="00725C10"/>
    <w:rsid w:val="00726AE0"/>
    <w:rsid w:val="00726C6B"/>
    <w:rsid w:val="00727CA3"/>
    <w:rsid w:val="007303C9"/>
    <w:rsid w:val="00731128"/>
    <w:rsid w:val="0073503A"/>
    <w:rsid w:val="00736A04"/>
    <w:rsid w:val="0073705C"/>
    <w:rsid w:val="0073779F"/>
    <w:rsid w:val="00742ADE"/>
    <w:rsid w:val="00742C8F"/>
    <w:rsid w:val="00742DE1"/>
    <w:rsid w:val="007436D7"/>
    <w:rsid w:val="007460C7"/>
    <w:rsid w:val="0074650F"/>
    <w:rsid w:val="00746762"/>
    <w:rsid w:val="00750EC9"/>
    <w:rsid w:val="007526BC"/>
    <w:rsid w:val="00752D76"/>
    <w:rsid w:val="00752EE1"/>
    <w:rsid w:val="007537F5"/>
    <w:rsid w:val="007560D4"/>
    <w:rsid w:val="0075782A"/>
    <w:rsid w:val="00757A7C"/>
    <w:rsid w:val="00760FD2"/>
    <w:rsid w:val="007611B8"/>
    <w:rsid w:val="007627AB"/>
    <w:rsid w:val="00762DDF"/>
    <w:rsid w:val="00764E86"/>
    <w:rsid w:val="00765E44"/>
    <w:rsid w:val="0076686A"/>
    <w:rsid w:val="00771EA4"/>
    <w:rsid w:val="00772B97"/>
    <w:rsid w:val="0077413A"/>
    <w:rsid w:val="007752DB"/>
    <w:rsid w:val="00775936"/>
    <w:rsid w:val="00776990"/>
    <w:rsid w:val="007769B9"/>
    <w:rsid w:val="00776D59"/>
    <w:rsid w:val="00776EDE"/>
    <w:rsid w:val="007800AF"/>
    <w:rsid w:val="00781265"/>
    <w:rsid w:val="007825A4"/>
    <w:rsid w:val="0078333E"/>
    <w:rsid w:val="00785D32"/>
    <w:rsid w:val="007860C4"/>
    <w:rsid w:val="007869DC"/>
    <w:rsid w:val="00791713"/>
    <w:rsid w:val="00791D9C"/>
    <w:rsid w:val="00792165"/>
    <w:rsid w:val="00792B0B"/>
    <w:rsid w:val="00792C98"/>
    <w:rsid w:val="00793750"/>
    <w:rsid w:val="00793D6E"/>
    <w:rsid w:val="00793EAB"/>
    <w:rsid w:val="00795E96"/>
    <w:rsid w:val="0079658A"/>
    <w:rsid w:val="0079743E"/>
    <w:rsid w:val="007A2288"/>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5E3F"/>
    <w:rsid w:val="007C7770"/>
    <w:rsid w:val="007C782D"/>
    <w:rsid w:val="007D00B6"/>
    <w:rsid w:val="007D3C53"/>
    <w:rsid w:val="007E1161"/>
    <w:rsid w:val="007E2DBE"/>
    <w:rsid w:val="007E3679"/>
    <w:rsid w:val="007E57E2"/>
    <w:rsid w:val="007E627E"/>
    <w:rsid w:val="007E69F1"/>
    <w:rsid w:val="007F1DCB"/>
    <w:rsid w:val="007F22D2"/>
    <w:rsid w:val="007F2E1E"/>
    <w:rsid w:val="007F3BC8"/>
    <w:rsid w:val="007F45D6"/>
    <w:rsid w:val="007F4B6E"/>
    <w:rsid w:val="007F622B"/>
    <w:rsid w:val="007F7BFF"/>
    <w:rsid w:val="007F7C38"/>
    <w:rsid w:val="007F7C9F"/>
    <w:rsid w:val="00801D92"/>
    <w:rsid w:val="00802437"/>
    <w:rsid w:val="0080293E"/>
    <w:rsid w:val="00803232"/>
    <w:rsid w:val="00803355"/>
    <w:rsid w:val="00803FD0"/>
    <w:rsid w:val="00805AB6"/>
    <w:rsid w:val="0080737F"/>
    <w:rsid w:val="00810ED6"/>
    <w:rsid w:val="0081181A"/>
    <w:rsid w:val="00811C78"/>
    <w:rsid w:val="00811F2E"/>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0E2A"/>
    <w:rsid w:val="008315AE"/>
    <w:rsid w:val="00831703"/>
    <w:rsid w:val="00831748"/>
    <w:rsid w:val="00832E24"/>
    <w:rsid w:val="0083342C"/>
    <w:rsid w:val="0083364C"/>
    <w:rsid w:val="00833790"/>
    <w:rsid w:val="00834711"/>
    <w:rsid w:val="00835568"/>
    <w:rsid w:val="0083738D"/>
    <w:rsid w:val="00837DCF"/>
    <w:rsid w:val="00837EAF"/>
    <w:rsid w:val="00840791"/>
    <w:rsid w:val="0084095B"/>
    <w:rsid w:val="0084098F"/>
    <w:rsid w:val="00840AE5"/>
    <w:rsid w:val="00840DC4"/>
    <w:rsid w:val="00842569"/>
    <w:rsid w:val="0084267F"/>
    <w:rsid w:val="00843887"/>
    <w:rsid w:val="00843B19"/>
    <w:rsid w:val="008453BA"/>
    <w:rsid w:val="00845C0D"/>
    <w:rsid w:val="00845FF2"/>
    <w:rsid w:val="00847250"/>
    <w:rsid w:val="00847AF8"/>
    <w:rsid w:val="008512E9"/>
    <w:rsid w:val="00851E2E"/>
    <w:rsid w:val="00852B36"/>
    <w:rsid w:val="008535AD"/>
    <w:rsid w:val="008555BF"/>
    <w:rsid w:val="00857C52"/>
    <w:rsid w:val="00860396"/>
    <w:rsid w:val="008658B9"/>
    <w:rsid w:val="00866C4F"/>
    <w:rsid w:val="00866D3F"/>
    <w:rsid w:val="00867245"/>
    <w:rsid w:val="0086792C"/>
    <w:rsid w:val="00870AD7"/>
    <w:rsid w:val="00870F41"/>
    <w:rsid w:val="00872725"/>
    <w:rsid w:val="00873F50"/>
    <w:rsid w:val="00874124"/>
    <w:rsid w:val="0087537F"/>
    <w:rsid w:val="008762DA"/>
    <w:rsid w:val="0088197D"/>
    <w:rsid w:val="0088729F"/>
    <w:rsid w:val="00887389"/>
    <w:rsid w:val="008908FE"/>
    <w:rsid w:val="00892077"/>
    <w:rsid w:val="00893673"/>
    <w:rsid w:val="008937C1"/>
    <w:rsid w:val="008946C6"/>
    <w:rsid w:val="00896BF3"/>
    <w:rsid w:val="008A1BCE"/>
    <w:rsid w:val="008A27D3"/>
    <w:rsid w:val="008A3270"/>
    <w:rsid w:val="008A3348"/>
    <w:rsid w:val="008A4D12"/>
    <w:rsid w:val="008A526D"/>
    <w:rsid w:val="008A55E6"/>
    <w:rsid w:val="008A7047"/>
    <w:rsid w:val="008A7182"/>
    <w:rsid w:val="008A7468"/>
    <w:rsid w:val="008A785D"/>
    <w:rsid w:val="008B0652"/>
    <w:rsid w:val="008B0CC9"/>
    <w:rsid w:val="008B1C81"/>
    <w:rsid w:val="008B6C0C"/>
    <w:rsid w:val="008B746F"/>
    <w:rsid w:val="008C2086"/>
    <w:rsid w:val="008C22F3"/>
    <w:rsid w:val="008C3E6A"/>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5AF8"/>
    <w:rsid w:val="008E6F87"/>
    <w:rsid w:val="008E7EF9"/>
    <w:rsid w:val="008F1CB0"/>
    <w:rsid w:val="008F3D07"/>
    <w:rsid w:val="008F4155"/>
    <w:rsid w:val="008F4196"/>
    <w:rsid w:val="008F4FBB"/>
    <w:rsid w:val="009015E8"/>
    <w:rsid w:val="00901774"/>
    <w:rsid w:val="009029C7"/>
    <w:rsid w:val="00903AEA"/>
    <w:rsid w:val="009042AC"/>
    <w:rsid w:val="00905D72"/>
    <w:rsid w:val="00907217"/>
    <w:rsid w:val="0091075A"/>
    <w:rsid w:val="00911124"/>
    <w:rsid w:val="00911391"/>
    <w:rsid w:val="00911634"/>
    <w:rsid w:val="009118C4"/>
    <w:rsid w:val="0091242B"/>
    <w:rsid w:val="0091458C"/>
    <w:rsid w:val="00914B6C"/>
    <w:rsid w:val="00915FB9"/>
    <w:rsid w:val="009221D5"/>
    <w:rsid w:val="00925037"/>
    <w:rsid w:val="00927F54"/>
    <w:rsid w:val="00932086"/>
    <w:rsid w:val="009321F1"/>
    <w:rsid w:val="0093232F"/>
    <w:rsid w:val="00932CE1"/>
    <w:rsid w:val="009334A8"/>
    <w:rsid w:val="0093368B"/>
    <w:rsid w:val="009354C1"/>
    <w:rsid w:val="00935607"/>
    <w:rsid w:val="00936272"/>
    <w:rsid w:val="00937098"/>
    <w:rsid w:val="00937A23"/>
    <w:rsid w:val="00937A59"/>
    <w:rsid w:val="00937AF1"/>
    <w:rsid w:val="00940052"/>
    <w:rsid w:val="0094016A"/>
    <w:rsid w:val="00941297"/>
    <w:rsid w:val="00942A83"/>
    <w:rsid w:val="00943AF9"/>
    <w:rsid w:val="00943C74"/>
    <w:rsid w:val="0094518F"/>
    <w:rsid w:val="00945B6D"/>
    <w:rsid w:val="00945DB3"/>
    <w:rsid w:val="009466E2"/>
    <w:rsid w:val="00950D39"/>
    <w:rsid w:val="0095247F"/>
    <w:rsid w:val="00953A49"/>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7706C"/>
    <w:rsid w:val="00980A08"/>
    <w:rsid w:val="00981384"/>
    <w:rsid w:val="00981E4C"/>
    <w:rsid w:val="00981E5B"/>
    <w:rsid w:val="00981FCD"/>
    <w:rsid w:val="00984221"/>
    <w:rsid w:val="009865BF"/>
    <w:rsid w:val="0098685A"/>
    <w:rsid w:val="009868FE"/>
    <w:rsid w:val="00987398"/>
    <w:rsid w:val="009905A0"/>
    <w:rsid w:val="00990ED1"/>
    <w:rsid w:val="00991ED2"/>
    <w:rsid w:val="009956E9"/>
    <w:rsid w:val="00995D68"/>
    <w:rsid w:val="00995F32"/>
    <w:rsid w:val="00997843"/>
    <w:rsid w:val="009A082B"/>
    <w:rsid w:val="009A1CAF"/>
    <w:rsid w:val="009A31D6"/>
    <w:rsid w:val="009A3625"/>
    <w:rsid w:val="009A4004"/>
    <w:rsid w:val="009A4ECC"/>
    <w:rsid w:val="009A58F5"/>
    <w:rsid w:val="009A5E66"/>
    <w:rsid w:val="009A78EF"/>
    <w:rsid w:val="009B00D2"/>
    <w:rsid w:val="009B07E8"/>
    <w:rsid w:val="009B16CA"/>
    <w:rsid w:val="009B1D00"/>
    <w:rsid w:val="009B275D"/>
    <w:rsid w:val="009B67A3"/>
    <w:rsid w:val="009B68C6"/>
    <w:rsid w:val="009C289C"/>
    <w:rsid w:val="009C5802"/>
    <w:rsid w:val="009C63F2"/>
    <w:rsid w:val="009D32FD"/>
    <w:rsid w:val="009D42E4"/>
    <w:rsid w:val="009D51DB"/>
    <w:rsid w:val="009D55F9"/>
    <w:rsid w:val="009D5A1B"/>
    <w:rsid w:val="009D7B53"/>
    <w:rsid w:val="009E01A1"/>
    <w:rsid w:val="009E2036"/>
    <w:rsid w:val="009E25B4"/>
    <w:rsid w:val="009E2FB8"/>
    <w:rsid w:val="009E48DD"/>
    <w:rsid w:val="009E527D"/>
    <w:rsid w:val="009E5A8C"/>
    <w:rsid w:val="009E5D36"/>
    <w:rsid w:val="009E6CBB"/>
    <w:rsid w:val="009F1B41"/>
    <w:rsid w:val="009F2E5A"/>
    <w:rsid w:val="009F353F"/>
    <w:rsid w:val="009F5D95"/>
    <w:rsid w:val="009F7D3D"/>
    <w:rsid w:val="00A02A60"/>
    <w:rsid w:val="00A033FA"/>
    <w:rsid w:val="00A0468A"/>
    <w:rsid w:val="00A05265"/>
    <w:rsid w:val="00A059A7"/>
    <w:rsid w:val="00A10491"/>
    <w:rsid w:val="00A127AD"/>
    <w:rsid w:val="00A131C2"/>
    <w:rsid w:val="00A1552B"/>
    <w:rsid w:val="00A227B6"/>
    <w:rsid w:val="00A2418A"/>
    <w:rsid w:val="00A2556E"/>
    <w:rsid w:val="00A25E55"/>
    <w:rsid w:val="00A25EF5"/>
    <w:rsid w:val="00A321EC"/>
    <w:rsid w:val="00A347E7"/>
    <w:rsid w:val="00A355D8"/>
    <w:rsid w:val="00A35A90"/>
    <w:rsid w:val="00A36C23"/>
    <w:rsid w:val="00A37081"/>
    <w:rsid w:val="00A37A93"/>
    <w:rsid w:val="00A40231"/>
    <w:rsid w:val="00A404A3"/>
    <w:rsid w:val="00A414CF"/>
    <w:rsid w:val="00A41B35"/>
    <w:rsid w:val="00A43D39"/>
    <w:rsid w:val="00A45B05"/>
    <w:rsid w:val="00A4612D"/>
    <w:rsid w:val="00A4662F"/>
    <w:rsid w:val="00A46C53"/>
    <w:rsid w:val="00A51046"/>
    <w:rsid w:val="00A53BA2"/>
    <w:rsid w:val="00A53E69"/>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5E70"/>
    <w:rsid w:val="00A769AD"/>
    <w:rsid w:val="00A81C3C"/>
    <w:rsid w:val="00A857B7"/>
    <w:rsid w:val="00A86A7F"/>
    <w:rsid w:val="00A86B63"/>
    <w:rsid w:val="00A8740F"/>
    <w:rsid w:val="00A8770A"/>
    <w:rsid w:val="00A90A32"/>
    <w:rsid w:val="00A92ED5"/>
    <w:rsid w:val="00A96F0F"/>
    <w:rsid w:val="00AA1780"/>
    <w:rsid w:val="00AA5037"/>
    <w:rsid w:val="00AA603E"/>
    <w:rsid w:val="00AA7301"/>
    <w:rsid w:val="00AB01A1"/>
    <w:rsid w:val="00AB12C5"/>
    <w:rsid w:val="00AB2DE0"/>
    <w:rsid w:val="00AB3ABA"/>
    <w:rsid w:val="00AB540F"/>
    <w:rsid w:val="00AC16D0"/>
    <w:rsid w:val="00AC4299"/>
    <w:rsid w:val="00AC62E0"/>
    <w:rsid w:val="00AC6A94"/>
    <w:rsid w:val="00AD0224"/>
    <w:rsid w:val="00AD05A3"/>
    <w:rsid w:val="00AD2E70"/>
    <w:rsid w:val="00AD2EAA"/>
    <w:rsid w:val="00AD39FF"/>
    <w:rsid w:val="00AD3DC6"/>
    <w:rsid w:val="00AD3F0B"/>
    <w:rsid w:val="00AD45AE"/>
    <w:rsid w:val="00AD45F6"/>
    <w:rsid w:val="00AD5E23"/>
    <w:rsid w:val="00AD7256"/>
    <w:rsid w:val="00AE1AFE"/>
    <w:rsid w:val="00AE34A2"/>
    <w:rsid w:val="00AE4224"/>
    <w:rsid w:val="00AE48D9"/>
    <w:rsid w:val="00AE4F67"/>
    <w:rsid w:val="00AE62E4"/>
    <w:rsid w:val="00AE7607"/>
    <w:rsid w:val="00AF0EE0"/>
    <w:rsid w:val="00AF1444"/>
    <w:rsid w:val="00AF3603"/>
    <w:rsid w:val="00AF52C5"/>
    <w:rsid w:val="00AF5351"/>
    <w:rsid w:val="00AF536A"/>
    <w:rsid w:val="00B00667"/>
    <w:rsid w:val="00B0135B"/>
    <w:rsid w:val="00B01D71"/>
    <w:rsid w:val="00B02192"/>
    <w:rsid w:val="00B02A6E"/>
    <w:rsid w:val="00B02C5C"/>
    <w:rsid w:val="00B0462F"/>
    <w:rsid w:val="00B05BF8"/>
    <w:rsid w:val="00B05D10"/>
    <w:rsid w:val="00B11042"/>
    <w:rsid w:val="00B11DC8"/>
    <w:rsid w:val="00B12045"/>
    <w:rsid w:val="00B1250C"/>
    <w:rsid w:val="00B12C82"/>
    <w:rsid w:val="00B13E9E"/>
    <w:rsid w:val="00B1413B"/>
    <w:rsid w:val="00B149C9"/>
    <w:rsid w:val="00B158B1"/>
    <w:rsid w:val="00B1677E"/>
    <w:rsid w:val="00B16867"/>
    <w:rsid w:val="00B17B65"/>
    <w:rsid w:val="00B20DCE"/>
    <w:rsid w:val="00B2153D"/>
    <w:rsid w:val="00B22775"/>
    <w:rsid w:val="00B23DAD"/>
    <w:rsid w:val="00B2557C"/>
    <w:rsid w:val="00B2656B"/>
    <w:rsid w:val="00B3245F"/>
    <w:rsid w:val="00B3448D"/>
    <w:rsid w:val="00B35265"/>
    <w:rsid w:val="00B41680"/>
    <w:rsid w:val="00B42C4B"/>
    <w:rsid w:val="00B42D3A"/>
    <w:rsid w:val="00B43778"/>
    <w:rsid w:val="00B44B24"/>
    <w:rsid w:val="00B46561"/>
    <w:rsid w:val="00B478A5"/>
    <w:rsid w:val="00B53121"/>
    <w:rsid w:val="00B54134"/>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52C"/>
    <w:rsid w:val="00B72FAD"/>
    <w:rsid w:val="00B73F7C"/>
    <w:rsid w:val="00B76107"/>
    <w:rsid w:val="00B76378"/>
    <w:rsid w:val="00B77C3F"/>
    <w:rsid w:val="00B801AF"/>
    <w:rsid w:val="00B80FF0"/>
    <w:rsid w:val="00B820DA"/>
    <w:rsid w:val="00B82978"/>
    <w:rsid w:val="00B83A43"/>
    <w:rsid w:val="00B83E20"/>
    <w:rsid w:val="00B8487E"/>
    <w:rsid w:val="00B86A6F"/>
    <w:rsid w:val="00B919D0"/>
    <w:rsid w:val="00B922F3"/>
    <w:rsid w:val="00B92C48"/>
    <w:rsid w:val="00B938DB"/>
    <w:rsid w:val="00B9397D"/>
    <w:rsid w:val="00B94067"/>
    <w:rsid w:val="00B94269"/>
    <w:rsid w:val="00B942F3"/>
    <w:rsid w:val="00B95419"/>
    <w:rsid w:val="00B95D39"/>
    <w:rsid w:val="00B973D3"/>
    <w:rsid w:val="00B97C94"/>
    <w:rsid w:val="00BA06DA"/>
    <w:rsid w:val="00BA0D14"/>
    <w:rsid w:val="00BA1B73"/>
    <w:rsid w:val="00BA2E2C"/>
    <w:rsid w:val="00BA33C8"/>
    <w:rsid w:val="00BA416B"/>
    <w:rsid w:val="00BA4253"/>
    <w:rsid w:val="00BA525F"/>
    <w:rsid w:val="00BA5CB4"/>
    <w:rsid w:val="00BA6B85"/>
    <w:rsid w:val="00BB0FD0"/>
    <w:rsid w:val="00BB23DE"/>
    <w:rsid w:val="00BB245A"/>
    <w:rsid w:val="00BB36E6"/>
    <w:rsid w:val="00BB6399"/>
    <w:rsid w:val="00BC05C2"/>
    <w:rsid w:val="00BC1F64"/>
    <w:rsid w:val="00BC2146"/>
    <w:rsid w:val="00BC2869"/>
    <w:rsid w:val="00BC2F51"/>
    <w:rsid w:val="00BC435A"/>
    <w:rsid w:val="00BC43ED"/>
    <w:rsid w:val="00BC441D"/>
    <w:rsid w:val="00BC54F3"/>
    <w:rsid w:val="00BC6AB1"/>
    <w:rsid w:val="00BD043B"/>
    <w:rsid w:val="00BD30E9"/>
    <w:rsid w:val="00BD3141"/>
    <w:rsid w:val="00BD6E46"/>
    <w:rsid w:val="00BD7F15"/>
    <w:rsid w:val="00BE069F"/>
    <w:rsid w:val="00BE0842"/>
    <w:rsid w:val="00BE0A4B"/>
    <w:rsid w:val="00BE0E43"/>
    <w:rsid w:val="00BE2134"/>
    <w:rsid w:val="00BE2768"/>
    <w:rsid w:val="00BE2DB8"/>
    <w:rsid w:val="00BE4231"/>
    <w:rsid w:val="00BE437B"/>
    <w:rsid w:val="00BE44D2"/>
    <w:rsid w:val="00BE4709"/>
    <w:rsid w:val="00BE492E"/>
    <w:rsid w:val="00BE5E5A"/>
    <w:rsid w:val="00BE6CCC"/>
    <w:rsid w:val="00BE6D53"/>
    <w:rsid w:val="00BE76D8"/>
    <w:rsid w:val="00BE7C5B"/>
    <w:rsid w:val="00BF1DBE"/>
    <w:rsid w:val="00BF3B32"/>
    <w:rsid w:val="00BF5ED2"/>
    <w:rsid w:val="00BF7DDC"/>
    <w:rsid w:val="00C02ACF"/>
    <w:rsid w:val="00C040DD"/>
    <w:rsid w:val="00C04F00"/>
    <w:rsid w:val="00C05695"/>
    <w:rsid w:val="00C078B2"/>
    <w:rsid w:val="00C07F43"/>
    <w:rsid w:val="00C10CFC"/>
    <w:rsid w:val="00C1351B"/>
    <w:rsid w:val="00C13A67"/>
    <w:rsid w:val="00C13E6F"/>
    <w:rsid w:val="00C15934"/>
    <w:rsid w:val="00C168CC"/>
    <w:rsid w:val="00C174B2"/>
    <w:rsid w:val="00C21B0A"/>
    <w:rsid w:val="00C233AE"/>
    <w:rsid w:val="00C23A06"/>
    <w:rsid w:val="00C24564"/>
    <w:rsid w:val="00C252D0"/>
    <w:rsid w:val="00C26866"/>
    <w:rsid w:val="00C2786A"/>
    <w:rsid w:val="00C30172"/>
    <w:rsid w:val="00C32485"/>
    <w:rsid w:val="00C32579"/>
    <w:rsid w:val="00C34084"/>
    <w:rsid w:val="00C357B0"/>
    <w:rsid w:val="00C362A6"/>
    <w:rsid w:val="00C424DF"/>
    <w:rsid w:val="00C42700"/>
    <w:rsid w:val="00C430A9"/>
    <w:rsid w:val="00C45215"/>
    <w:rsid w:val="00C500DF"/>
    <w:rsid w:val="00C537A1"/>
    <w:rsid w:val="00C55375"/>
    <w:rsid w:val="00C563AB"/>
    <w:rsid w:val="00C5712A"/>
    <w:rsid w:val="00C57E3D"/>
    <w:rsid w:val="00C57E45"/>
    <w:rsid w:val="00C61F47"/>
    <w:rsid w:val="00C634DB"/>
    <w:rsid w:val="00C6417F"/>
    <w:rsid w:val="00C64631"/>
    <w:rsid w:val="00C66EDD"/>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457D"/>
    <w:rsid w:val="00CA6F73"/>
    <w:rsid w:val="00CB1728"/>
    <w:rsid w:val="00CB2B62"/>
    <w:rsid w:val="00CB31C8"/>
    <w:rsid w:val="00CB4E84"/>
    <w:rsid w:val="00CC15D5"/>
    <w:rsid w:val="00CC1653"/>
    <w:rsid w:val="00CC1DBE"/>
    <w:rsid w:val="00CC407B"/>
    <w:rsid w:val="00CC40CC"/>
    <w:rsid w:val="00CC5C93"/>
    <w:rsid w:val="00CC63E1"/>
    <w:rsid w:val="00CC75BA"/>
    <w:rsid w:val="00CD197C"/>
    <w:rsid w:val="00CD40C6"/>
    <w:rsid w:val="00CD49CF"/>
    <w:rsid w:val="00CD5FF4"/>
    <w:rsid w:val="00CD7B5F"/>
    <w:rsid w:val="00CE006B"/>
    <w:rsid w:val="00CE0658"/>
    <w:rsid w:val="00CE1DCB"/>
    <w:rsid w:val="00CE1EE0"/>
    <w:rsid w:val="00CE2B18"/>
    <w:rsid w:val="00CE64B3"/>
    <w:rsid w:val="00CF10DE"/>
    <w:rsid w:val="00CF1263"/>
    <w:rsid w:val="00CF2214"/>
    <w:rsid w:val="00CF3104"/>
    <w:rsid w:val="00CF318B"/>
    <w:rsid w:val="00CF4411"/>
    <w:rsid w:val="00CF4E04"/>
    <w:rsid w:val="00CF6E0F"/>
    <w:rsid w:val="00CF6E10"/>
    <w:rsid w:val="00D007E9"/>
    <w:rsid w:val="00D008D7"/>
    <w:rsid w:val="00D01AE8"/>
    <w:rsid w:val="00D01CEF"/>
    <w:rsid w:val="00D066CD"/>
    <w:rsid w:val="00D06A28"/>
    <w:rsid w:val="00D070E7"/>
    <w:rsid w:val="00D07EC4"/>
    <w:rsid w:val="00D07ECE"/>
    <w:rsid w:val="00D104A5"/>
    <w:rsid w:val="00D11E05"/>
    <w:rsid w:val="00D12263"/>
    <w:rsid w:val="00D122BF"/>
    <w:rsid w:val="00D12A04"/>
    <w:rsid w:val="00D13714"/>
    <w:rsid w:val="00D14671"/>
    <w:rsid w:val="00D14DB1"/>
    <w:rsid w:val="00D16348"/>
    <w:rsid w:val="00D1648B"/>
    <w:rsid w:val="00D20087"/>
    <w:rsid w:val="00D20463"/>
    <w:rsid w:val="00D20562"/>
    <w:rsid w:val="00D20F29"/>
    <w:rsid w:val="00D2556B"/>
    <w:rsid w:val="00D278C1"/>
    <w:rsid w:val="00D302ED"/>
    <w:rsid w:val="00D31264"/>
    <w:rsid w:val="00D330C2"/>
    <w:rsid w:val="00D344DD"/>
    <w:rsid w:val="00D34745"/>
    <w:rsid w:val="00D3514E"/>
    <w:rsid w:val="00D35688"/>
    <w:rsid w:val="00D41405"/>
    <w:rsid w:val="00D41562"/>
    <w:rsid w:val="00D434DE"/>
    <w:rsid w:val="00D4673C"/>
    <w:rsid w:val="00D5093E"/>
    <w:rsid w:val="00D51129"/>
    <w:rsid w:val="00D52F47"/>
    <w:rsid w:val="00D53266"/>
    <w:rsid w:val="00D57452"/>
    <w:rsid w:val="00D576D4"/>
    <w:rsid w:val="00D604B5"/>
    <w:rsid w:val="00D605ED"/>
    <w:rsid w:val="00D6186C"/>
    <w:rsid w:val="00D627C4"/>
    <w:rsid w:val="00D64A46"/>
    <w:rsid w:val="00D64CF4"/>
    <w:rsid w:val="00D656A1"/>
    <w:rsid w:val="00D6691E"/>
    <w:rsid w:val="00D70DC8"/>
    <w:rsid w:val="00D71354"/>
    <w:rsid w:val="00D719C6"/>
    <w:rsid w:val="00D74CC3"/>
    <w:rsid w:val="00D773DD"/>
    <w:rsid w:val="00D84F6D"/>
    <w:rsid w:val="00D85C36"/>
    <w:rsid w:val="00D85F98"/>
    <w:rsid w:val="00D91715"/>
    <w:rsid w:val="00D91B04"/>
    <w:rsid w:val="00D92672"/>
    <w:rsid w:val="00D932A5"/>
    <w:rsid w:val="00D93F14"/>
    <w:rsid w:val="00D949B7"/>
    <w:rsid w:val="00D9530F"/>
    <w:rsid w:val="00D96263"/>
    <w:rsid w:val="00D96DE9"/>
    <w:rsid w:val="00DA0408"/>
    <w:rsid w:val="00DA214D"/>
    <w:rsid w:val="00DA3DAE"/>
    <w:rsid w:val="00DA4527"/>
    <w:rsid w:val="00DA492B"/>
    <w:rsid w:val="00DA6D1A"/>
    <w:rsid w:val="00DA7268"/>
    <w:rsid w:val="00DA753D"/>
    <w:rsid w:val="00DB35AA"/>
    <w:rsid w:val="00DB45A0"/>
    <w:rsid w:val="00DB4AC2"/>
    <w:rsid w:val="00DB5A03"/>
    <w:rsid w:val="00DB7088"/>
    <w:rsid w:val="00DB71CC"/>
    <w:rsid w:val="00DC1203"/>
    <w:rsid w:val="00DC265F"/>
    <w:rsid w:val="00DC2CF1"/>
    <w:rsid w:val="00DC473B"/>
    <w:rsid w:val="00DC5874"/>
    <w:rsid w:val="00DC66AF"/>
    <w:rsid w:val="00DC67D2"/>
    <w:rsid w:val="00DD00C4"/>
    <w:rsid w:val="00DD010C"/>
    <w:rsid w:val="00DD07FA"/>
    <w:rsid w:val="00DD21D5"/>
    <w:rsid w:val="00DD25C1"/>
    <w:rsid w:val="00DD2742"/>
    <w:rsid w:val="00DD4674"/>
    <w:rsid w:val="00DD4C07"/>
    <w:rsid w:val="00DD676E"/>
    <w:rsid w:val="00DD6E23"/>
    <w:rsid w:val="00DD7953"/>
    <w:rsid w:val="00DE25A8"/>
    <w:rsid w:val="00DE2D0C"/>
    <w:rsid w:val="00DE2EF6"/>
    <w:rsid w:val="00DE3091"/>
    <w:rsid w:val="00DE5159"/>
    <w:rsid w:val="00DE69DF"/>
    <w:rsid w:val="00DE6B80"/>
    <w:rsid w:val="00DF0D69"/>
    <w:rsid w:val="00DF172D"/>
    <w:rsid w:val="00DF210F"/>
    <w:rsid w:val="00DF28E6"/>
    <w:rsid w:val="00DF65A8"/>
    <w:rsid w:val="00E01502"/>
    <w:rsid w:val="00E01D2A"/>
    <w:rsid w:val="00E02AFE"/>
    <w:rsid w:val="00E046BA"/>
    <w:rsid w:val="00E068E0"/>
    <w:rsid w:val="00E07717"/>
    <w:rsid w:val="00E10489"/>
    <w:rsid w:val="00E10B5A"/>
    <w:rsid w:val="00E1158D"/>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65E0C"/>
    <w:rsid w:val="00E70436"/>
    <w:rsid w:val="00E707E0"/>
    <w:rsid w:val="00E71FBD"/>
    <w:rsid w:val="00E72CAE"/>
    <w:rsid w:val="00E740F4"/>
    <w:rsid w:val="00E74878"/>
    <w:rsid w:val="00E8048C"/>
    <w:rsid w:val="00E80EA7"/>
    <w:rsid w:val="00E812B7"/>
    <w:rsid w:val="00E825B2"/>
    <w:rsid w:val="00E828C3"/>
    <w:rsid w:val="00E831B4"/>
    <w:rsid w:val="00E843B9"/>
    <w:rsid w:val="00E844E9"/>
    <w:rsid w:val="00E86E39"/>
    <w:rsid w:val="00E86FC3"/>
    <w:rsid w:val="00E8736D"/>
    <w:rsid w:val="00E87703"/>
    <w:rsid w:val="00E92147"/>
    <w:rsid w:val="00E937AB"/>
    <w:rsid w:val="00E93BAD"/>
    <w:rsid w:val="00E941DE"/>
    <w:rsid w:val="00E95D86"/>
    <w:rsid w:val="00E96A92"/>
    <w:rsid w:val="00E97201"/>
    <w:rsid w:val="00EA08C8"/>
    <w:rsid w:val="00EA0C89"/>
    <w:rsid w:val="00EA37CD"/>
    <w:rsid w:val="00EA38A0"/>
    <w:rsid w:val="00EA59D2"/>
    <w:rsid w:val="00EA7F08"/>
    <w:rsid w:val="00EB0B20"/>
    <w:rsid w:val="00EB3804"/>
    <w:rsid w:val="00EB4BF9"/>
    <w:rsid w:val="00EB4E5F"/>
    <w:rsid w:val="00EB5CC4"/>
    <w:rsid w:val="00EB72BE"/>
    <w:rsid w:val="00EB7E55"/>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59F0"/>
    <w:rsid w:val="00EF6B79"/>
    <w:rsid w:val="00F0084F"/>
    <w:rsid w:val="00F00B29"/>
    <w:rsid w:val="00F01033"/>
    <w:rsid w:val="00F010FB"/>
    <w:rsid w:val="00F01B41"/>
    <w:rsid w:val="00F02A45"/>
    <w:rsid w:val="00F04B6C"/>
    <w:rsid w:val="00F06034"/>
    <w:rsid w:val="00F067AC"/>
    <w:rsid w:val="00F11D04"/>
    <w:rsid w:val="00F12250"/>
    <w:rsid w:val="00F13F69"/>
    <w:rsid w:val="00F147B2"/>
    <w:rsid w:val="00F14925"/>
    <w:rsid w:val="00F15C6C"/>
    <w:rsid w:val="00F16D46"/>
    <w:rsid w:val="00F20E5D"/>
    <w:rsid w:val="00F22339"/>
    <w:rsid w:val="00F2319B"/>
    <w:rsid w:val="00F2613D"/>
    <w:rsid w:val="00F3001B"/>
    <w:rsid w:val="00F31476"/>
    <w:rsid w:val="00F31625"/>
    <w:rsid w:val="00F32B91"/>
    <w:rsid w:val="00F35FBE"/>
    <w:rsid w:val="00F368F9"/>
    <w:rsid w:val="00F4128C"/>
    <w:rsid w:val="00F41467"/>
    <w:rsid w:val="00F42B27"/>
    <w:rsid w:val="00F43484"/>
    <w:rsid w:val="00F44365"/>
    <w:rsid w:val="00F45973"/>
    <w:rsid w:val="00F45AAF"/>
    <w:rsid w:val="00F46F05"/>
    <w:rsid w:val="00F5138B"/>
    <w:rsid w:val="00F51CCD"/>
    <w:rsid w:val="00F5231E"/>
    <w:rsid w:val="00F60636"/>
    <w:rsid w:val="00F60EA5"/>
    <w:rsid w:val="00F61089"/>
    <w:rsid w:val="00F613FE"/>
    <w:rsid w:val="00F61742"/>
    <w:rsid w:val="00F62EBA"/>
    <w:rsid w:val="00F62FD7"/>
    <w:rsid w:val="00F6366F"/>
    <w:rsid w:val="00F6485E"/>
    <w:rsid w:val="00F67108"/>
    <w:rsid w:val="00F6757E"/>
    <w:rsid w:val="00F70085"/>
    <w:rsid w:val="00F7033B"/>
    <w:rsid w:val="00F719C2"/>
    <w:rsid w:val="00F720AE"/>
    <w:rsid w:val="00F73731"/>
    <w:rsid w:val="00F754A2"/>
    <w:rsid w:val="00F757E9"/>
    <w:rsid w:val="00F81E66"/>
    <w:rsid w:val="00F82138"/>
    <w:rsid w:val="00F83BF0"/>
    <w:rsid w:val="00F83DC4"/>
    <w:rsid w:val="00F83F2C"/>
    <w:rsid w:val="00F84E6D"/>
    <w:rsid w:val="00F86E65"/>
    <w:rsid w:val="00F870BC"/>
    <w:rsid w:val="00F911E8"/>
    <w:rsid w:val="00F91C20"/>
    <w:rsid w:val="00F95411"/>
    <w:rsid w:val="00F95B2E"/>
    <w:rsid w:val="00F9623A"/>
    <w:rsid w:val="00F96A1B"/>
    <w:rsid w:val="00FA0046"/>
    <w:rsid w:val="00FA19E5"/>
    <w:rsid w:val="00FA1BCE"/>
    <w:rsid w:val="00FA50AC"/>
    <w:rsid w:val="00FA722E"/>
    <w:rsid w:val="00FB13EA"/>
    <w:rsid w:val="00FB1825"/>
    <w:rsid w:val="00FB35F9"/>
    <w:rsid w:val="00FB4297"/>
    <w:rsid w:val="00FB4BAC"/>
    <w:rsid w:val="00FB5656"/>
    <w:rsid w:val="00FB5C64"/>
    <w:rsid w:val="00FB6911"/>
    <w:rsid w:val="00FB6A8E"/>
    <w:rsid w:val="00FC021F"/>
    <w:rsid w:val="00FC0927"/>
    <w:rsid w:val="00FC50E3"/>
    <w:rsid w:val="00FC5682"/>
    <w:rsid w:val="00FC5718"/>
    <w:rsid w:val="00FC5843"/>
    <w:rsid w:val="00FD039D"/>
    <w:rsid w:val="00FD1A95"/>
    <w:rsid w:val="00FD1DFE"/>
    <w:rsid w:val="00FD5404"/>
    <w:rsid w:val="00FE1F20"/>
    <w:rsid w:val="00FE237B"/>
    <w:rsid w:val="00FE389A"/>
    <w:rsid w:val="00FE46E5"/>
    <w:rsid w:val="00FE5292"/>
    <w:rsid w:val="00FE5FE6"/>
    <w:rsid w:val="00FE7546"/>
    <w:rsid w:val="00FF0176"/>
    <w:rsid w:val="00FF0EB8"/>
    <w:rsid w:val="00FF1A64"/>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 w:type="character" w:styleId="PlaceholderText">
    <w:name w:val="Placeholder Text"/>
    <w:basedOn w:val="DefaultParagraphFont"/>
    <w:uiPriority w:val="99"/>
    <w:semiHidden/>
    <w:rsid w:val="000F594C"/>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 w:type="character" w:styleId="PlaceholderText">
    <w:name w:val="Placeholder Text"/>
    <w:basedOn w:val="DefaultParagraphFont"/>
    <w:uiPriority w:val="99"/>
    <w:semiHidden/>
    <w:rsid w:val="000F594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722440">
      <w:bodyDiv w:val="1"/>
      <w:marLeft w:val="0"/>
      <w:marRight w:val="0"/>
      <w:marTop w:val="0"/>
      <w:marBottom w:val="0"/>
      <w:divBdr>
        <w:top w:val="none" w:sz="0" w:space="0" w:color="auto"/>
        <w:left w:val="none" w:sz="0" w:space="0" w:color="auto"/>
        <w:bottom w:val="none" w:sz="0" w:space="0" w:color="auto"/>
        <w:right w:val="none" w:sz="0" w:space="0" w:color="auto"/>
      </w:divBdr>
    </w:div>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426577498">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610674903">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10588979">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456603398">
      <w:bodyDiv w:val="1"/>
      <w:marLeft w:val="0"/>
      <w:marRight w:val="0"/>
      <w:marTop w:val="0"/>
      <w:marBottom w:val="0"/>
      <w:divBdr>
        <w:top w:val="none" w:sz="0" w:space="0" w:color="auto"/>
        <w:left w:val="none" w:sz="0" w:space="0" w:color="auto"/>
        <w:bottom w:val="none" w:sz="0" w:space="0" w:color="auto"/>
        <w:right w:val="none" w:sz="0" w:space="0" w:color="auto"/>
      </w:divBdr>
    </w:div>
    <w:div w:id="1600335680">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668895481">
      <w:bodyDiv w:val="1"/>
      <w:marLeft w:val="0"/>
      <w:marRight w:val="0"/>
      <w:marTop w:val="0"/>
      <w:marBottom w:val="0"/>
      <w:divBdr>
        <w:top w:val="none" w:sz="0" w:space="0" w:color="auto"/>
        <w:left w:val="none" w:sz="0" w:space="0" w:color="auto"/>
        <w:bottom w:val="none" w:sz="0" w:space="0" w:color="auto"/>
        <w:right w:val="none" w:sz="0" w:space="0" w:color="auto"/>
      </w:divBdr>
    </w:div>
    <w:div w:id="1725182685">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 w:id="21403001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omments" Target="commen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1102F75-185A-4C04-A055-6DF2F1717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18</Pages>
  <Words>6743</Words>
  <Characters>38441</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Majid</cp:lastModifiedBy>
  <cp:revision>6</cp:revision>
  <dcterms:created xsi:type="dcterms:W3CDTF">2017-02-01T16:23:00Z</dcterms:created>
  <dcterms:modified xsi:type="dcterms:W3CDTF">2017-02-06T18:47:00Z</dcterms:modified>
</cp:coreProperties>
</file>