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3F6B5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Majid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00A4B27D"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65026037"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excess winter deaths in temperate climates.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analyse the seasonality of mortality by age group and sex from 1982 to 2013, nationally and in subnational climatic regions. </w:t>
      </w:r>
      <w:r w:rsidR="00DD21D5">
        <w:rPr>
          <w:rFonts w:ascii="Times New Roman" w:hAnsi="Times New Roman"/>
          <w:b/>
          <w:color w:val="000000" w:themeColor="text1"/>
          <w:sz w:val="24"/>
          <w:szCs w:val="24"/>
        </w:rPr>
        <w:t>Here we show d</w:t>
      </w:r>
      <w:r w:rsidRPr="00CF4E04">
        <w:rPr>
          <w:rFonts w:ascii="Times New Roman" w:hAnsi="Times New Roman"/>
          <w:b/>
          <w:color w:val="000000" w:themeColor="text1"/>
          <w:sz w:val="24"/>
          <w:szCs w:val="24"/>
        </w:rPr>
        <w:t xml:space="preserve">eath rates in men and women older than 45 years exhibited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The percent excess mortality in peak month, relative to the minimum, declined by less than 10 percentage points for people older than 55 years of age from 1982 to 2013. Under five years of age, seasonality of mortality largely disappeared after the 1990s. In adolescent and young adults, especially in males, death rates peaked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were 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was an excess summer mortality, which shrank over time. </w:t>
      </w:r>
      <w:r w:rsidR="00A46C53" w:rsidRPr="00CF4E04">
        <w:rPr>
          <w:rFonts w:ascii="Times New Roman" w:hAnsi="Times New Roman"/>
          <w:b/>
          <w:color w:val="000000" w:themeColor="text1"/>
          <w:sz w:val="24"/>
          <w:szCs w:val="24"/>
        </w:rPr>
        <w:t>The findings allow identifying at-risk groups, plan responses at the present time, and envision how changes in regional climate may influence seasonal mortality.</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6395C94D"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1-4</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but also the seasonality of mortality may vary,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Y051bT41Njk8L1JlY051bT48RGlzcGxheVRleHQ+PHN0eWxlIGZhY2U9InN1cGVyc2NyaXB0Ij44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Y051bT41Njk8L1JlY051bT48RGlzcGxheVRleHQ+PHN0eWxlIGZhY2U9InN1cGVyc2NyaXB0Ij44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8-11</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MTItMTQ8L3N0eWxlPjwvRGlzcGxheVRleHQ+PHJlY29yZD48cmVjLW51bWJlcj4yNTE8L3JlYy1u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MTItMTQ8L3N0eWxlPjwvRGlzcGxheVRleHQ+PHJlY29yZD48cmVjLW51bWJlcj4yNTE8L3JlYy1u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12-14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w:t>
      </w:r>
      <w:r w:rsidRPr="00CF4E04">
        <w:rPr>
          <w:rFonts w:ascii="Times New Roman" w:hAnsi="Times New Roman"/>
          <w:color w:val="000000" w:themeColor="text1"/>
          <w:sz w:val="24"/>
          <w:szCs w:val="24"/>
        </w:rPr>
        <w:lastRenderedPageBreak/>
        <w:t xml:space="preserve">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5803BD">
      <w:pPr>
        <w:spacing w:after="0" w:line="480" w:lineRule="auto"/>
        <w:rPr>
          <w:rFonts w:ascii="Times New Roman" w:hAnsi="Times New Roman"/>
          <w:color w:val="000000" w:themeColor="text1"/>
          <w:sz w:val="24"/>
          <w:szCs w:val="24"/>
        </w:rPr>
      </w:pPr>
    </w:p>
    <w:p w14:paraId="694DFBF2" w14:textId="19BD6B08"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cHQiPjEtOCwxMCwxNS0yMjwvc3R5bGU+PC9EaXNwbGF5VGV4dD48cmVjb3JkPjxyZWMtbnVtYmVy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PENpdGU+PEF1dGhvcj5NY0tlZTwvQXV0aG9yPjxZZWFyPjE5ODk8L1llYXI+PFJlY051bT45MzY8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cHQiPjEtOCwxMCwxNS0yMjwvc3R5bGU+PC9EaXNwbGF5VGV4dD48cmVjb3JkPjxyZWMtbnVtYmVy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PENpdGU+PEF1dGhvcj5NY0tlZTwvQXV0aG9yPjxZZWFyPjE5ODk8L1llYXI+PFJlY051bT45MzY8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1-8,10,15-22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face="superscript"&gt;6,15&lt;/style&gt;&lt;/DisplayText&gt;&lt;record&gt;&lt;rec-number&gt;355&lt;/rec-number&gt;&lt;foreign-keys&gt;&lt;key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6,15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cHQiPjUsMTYsMTcsMjAsMjI8L3N0eWxlPjwvRGlzcGxheVRleHQ+PHJlY29yZD48cmVjLW51bWJl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cHQiPjUsMTYsMTcsMjAsMjI8L3N0eWxlPjwvRGlzcGxheVRleHQ+PHJlY29yZD48cmVjLW51bWJl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5,16,17,20,22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aXB0Ij44LTEwLDIzPC9zdHlsZT48L0Rpc3BsYXlUZXh0PjxyZWNvcmQ+PHJlYy1udW1iZXI+Mjg8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aXB0Ij44LTEwLDIzPC9zdHlsZT48L0Rpc3BsYXlUZXh0PjxyZWNvcmQ+PHJlYy1udW1iZXI+Mjg8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8-10,23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To 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3F6B5D" w:rsidRPr="00CF4E04">
        <w:rPr>
          <w:rFonts w:ascii="Times New Roman" w:hAnsi="Times New Roman"/>
          <w:color w:val="000000" w:themeColor="text1"/>
          <w:sz w:val="24"/>
          <w:szCs w:val="24"/>
        </w:rPr>
        <w:t xml:space="preserve">we applied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1E24B052"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Male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B938DB" w:rsidRPr="00CF4E04">
        <w:rPr>
          <w:rFonts w:ascii="Times New Roman" w:hAnsi="Times New Roman"/>
          <w:sz w:val="24"/>
          <w:szCs w:val="24"/>
        </w:rPr>
        <w:t xml:space="preserve">1990s </w:t>
      </w:r>
      <w:r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66885F79"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Death rates in men aged 45</w:t>
      </w:r>
      <w:r w:rsidR="00BC6AB1" w:rsidRPr="00CF4E04">
        <w:rPr>
          <w:rFonts w:ascii="Times New Roman" w:hAnsi="Times New Roman"/>
          <w:sz w:val="24"/>
          <w:szCs w:val="24"/>
        </w:rPr>
        <w:t xml:space="preserve"> </w:t>
      </w:r>
      <w:r w:rsidRPr="00CF4E04">
        <w:rPr>
          <w:rFonts w:ascii="Times New Roman" w:hAnsi="Times New Roman"/>
          <w:sz w:val="24"/>
          <w:szCs w:val="24"/>
        </w:rPr>
        <w:t>years and older and women aged 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and older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4C91C167"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Percent excess mortality in peak month, relative to the minimum, declined by less than 10 percentag</w:t>
      </w:r>
      <w:r w:rsidR="00E512DF" w:rsidRPr="00CF4E04">
        <w:rPr>
          <w:rFonts w:ascii="Times New Roman" w:hAnsi="Times New Roman"/>
          <w:sz w:val="24"/>
          <w:szCs w:val="24"/>
        </w:rPr>
        <w:t>e points for people older than 5</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3B5E766D" w14:textId="3668F86D" w:rsidR="00146224" w:rsidRPr="00CF4E04"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w:t>
      </w:r>
      <w:ins w:id="0" w:author="Parks, Robbie M" w:date="2017-01-13T16:54:00Z">
        <w:r w:rsidR="007F7C38">
          <w:rPr>
            <w:rFonts w:ascii="Times New Roman" w:hAnsi="Times New Roman"/>
            <w:sz w:val="24"/>
            <w:szCs w:val="24"/>
          </w:rPr>
          <w:t>little</w:t>
        </w:r>
      </w:ins>
      <w:r w:rsidR="0050434E" w:rsidRPr="00CF4E04">
        <w:rPr>
          <w:rFonts w:ascii="Times New Roman" w:hAnsi="Times New Roman"/>
          <w:sz w:val="24"/>
          <w:szCs w:val="24"/>
        </w:rPr>
        <w:t xml:space="preserve"> variation in the magnitude of excess mortality, despite large </w:t>
      </w:r>
      <w:r w:rsidR="00282BF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995D68" w:rsidRPr="00CF4E04">
        <w:rPr>
          <w:rFonts w:ascii="Times New Roman" w:hAnsi="Times New Roman"/>
          <w:sz w:val="24"/>
          <w:szCs w:val="24"/>
        </w:rPr>
        <w:t>)</w:t>
      </w:r>
      <w:r w:rsidR="00D16348" w:rsidRPr="00CF4E04">
        <w:rPr>
          <w:rFonts w:ascii="Times New Roman" w:hAnsi="Times New Roman"/>
          <w:sz w:val="24"/>
          <w:szCs w:val="24"/>
        </w:rPr>
        <w:t xml:space="preserve">. </w:t>
      </w:r>
      <w:r w:rsidR="00792B0B">
        <w:rPr>
          <w:rFonts w:ascii="Times New Roman" w:hAnsi="Times New Roman"/>
          <w:sz w:val="24"/>
          <w:szCs w:val="24"/>
        </w:rPr>
        <w:t xml:space="preserve"> The </w:t>
      </w:r>
      <w:r w:rsidR="00792B0B">
        <w:rPr>
          <w:rFonts w:ascii="Times New Roman" w:hAnsi="Times New Roman"/>
          <w:sz w:val="24"/>
          <w:szCs w:val="24"/>
        </w:rPr>
        <w:lastRenderedPageBreak/>
        <w:t>observed geographical consistency within the USA is different from the pattern observed across Europe, where excess winter mortality tends to be lower in the colder northern nations than in warmer southern European countries,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1,2,4</w:t>
      </w:r>
      <w:r w:rsidR="00016654">
        <w:rPr>
          <w:rFonts w:ascii="Times New Roman" w:hAnsi="Times New Roman"/>
          <w:sz w:val="24"/>
          <w:szCs w:val="24"/>
        </w:rPr>
        <w:fldChar w:fldCharType="end"/>
      </w:r>
    </w:p>
    <w:p w14:paraId="463F44DB" w14:textId="77777777" w:rsidR="00D01AE8" w:rsidRPr="00CF4E04" w:rsidRDefault="00D01AE8" w:rsidP="005803BD">
      <w:pPr>
        <w:spacing w:after="0" w:line="480" w:lineRule="auto"/>
        <w:rPr>
          <w:rFonts w:ascii="Times New Roman" w:hAnsi="Times New Roman"/>
          <w:sz w:val="24"/>
          <w:szCs w:val="24"/>
        </w:rPr>
      </w:pPr>
    </w:p>
    <w:p w14:paraId="7A82CA12" w14:textId="36402217"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w:t>
      </w:r>
      <w:del w:id="1" w:author="umahx99" w:date="2017-01-16T01:27:00Z">
        <w:r w:rsidRPr="00CF4E04" w:rsidDel="006E68FE">
          <w:rPr>
            <w:rFonts w:ascii="Times New Roman" w:hAnsi="Times New Roman"/>
            <w:sz w:val="24"/>
            <w:szCs w:val="24"/>
          </w:rPr>
          <w:delText xml:space="preserve">of </w:delText>
        </w:r>
      </w:del>
      <w:r w:rsidRPr="00CF4E04">
        <w:rPr>
          <w:rFonts w:ascii="Times New Roman" w:hAnsi="Times New Roman"/>
          <w:sz w:val="24"/>
          <w:szCs w:val="24"/>
        </w:rPr>
        <w:t>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typically goes unnoticed,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are techniques </w:t>
      </w:r>
      <w:r w:rsidRPr="00CF4E04">
        <w:rPr>
          <w:rFonts w:ascii="Times New Roman" w:hAnsi="Times New Roman"/>
          <w:sz w:val="24"/>
          <w:szCs w:val="24"/>
        </w:rPr>
        <w:t xml:space="preserve">designed to identify the presence and characteristics of periodicity in time series data, including 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3F41EC" w:rsidRPr="00CF4E04">
        <w:rPr>
          <w:rFonts w:ascii="Times New Roman" w:hAnsi="Times New Roman"/>
          <w:sz w:val="24"/>
          <w:szCs w:val="24"/>
        </w:rPr>
        <w:t xml:space="preserve">set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733F0842"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&lt;EndNote&gt;&lt;Cite&gt;&lt;Author&gt;Feinstein&lt;/Author&gt;&lt;Year&gt;2002&lt;/Year&gt;&lt;RecNum&gt;361&lt;/RecNum&gt;&lt;DisplayText&gt;&lt;style face="superscript"&gt;6,18&lt;/style&gt;&lt;/DisplayText&gt;&lt;record&gt;&lt;rec-number&gt;361&lt;/rec-number&gt;&lt;foreign-keys&gt;&lt;key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6,18</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&lt;EndNote&gt;&lt;Cite&gt;&lt;Author&gt;Mackenbach&lt;/Author&gt;&lt;Year&gt;1992&lt;/Year&gt;&lt;RecNum&gt;457&lt;/RecNum&gt;&lt;DisplayText&gt;&lt;style face="superscript"&gt;16&lt;/style&gt;&lt;/DisplayText&gt;&lt;record&gt;&lt;rec-number&gt;457&lt;/rec-number&gt;&lt;foreign-keys&gt;&lt;key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16</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&lt;EndNote&gt;&lt;Cite&gt;&lt;Author&gt;Rosenwaike&lt;/Author&gt;&lt;Year&gt;1966&lt;/Year&gt;&lt;RecNum&gt;355&lt;/RecNum&gt;&lt;DisplayText&gt;&lt;style face="superscript"&gt;15&lt;/style&gt;&lt;/DisplayText&gt;&lt;record&gt;&lt;rec-number&gt;355&lt;/rec-number&gt;&lt;foreign-keys&gt;&lt;key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15</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06AEC11E"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&lt;EndNote&gt;&lt;Cite&gt;&lt;Author&gt;Cazelles&lt;/Author&gt;&lt;Year&gt;2008&lt;/Year&gt;&lt;RecNum&gt;455&lt;/RecNum&gt;&lt;DisplayText&gt;&lt;style face="superscript"&gt;26&lt;/style&gt;&lt;/DisplayText&gt;&lt;record&gt;&lt;rec-number&gt;455&lt;/rec-number&gt;&lt;foreign-keys&gt;&lt;key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26</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1F9B27B7"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the 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BF3B32"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&lt;EndNote&gt;&lt;Cite&gt;&lt;Author&gt;Statistics&lt;/Author&gt;&lt;Year&gt;2012&lt;/Year&gt;&lt;RecNum&gt;951&lt;/RecNum&gt;&lt;DisplayText&gt;&lt;style face="superscript"&gt;27,28&lt;/style&gt;&lt;/DisplayText&gt;&lt;record&gt;&lt;rec-number&gt;951&lt;/rec-number&gt;&lt;foreign-keys&gt;&lt;key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27,28</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which has</w:t>
      </w:r>
      <w:r w:rsidR="00BD6E46" w:rsidRPr="00CF4E04">
        <w:rPr>
          <w:rFonts w:ascii="Times New Roman" w:hAnsi="Times New Roman"/>
          <w:sz w:val="24"/>
          <w:szCs w:val="24"/>
        </w:rPr>
        <w:t xml:space="preserve"> 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does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cHQiPjYsMjcsMjksMzA8L3N0eWxlPjwvRGlzcGxheVRleHQ+PHJlY29yZD48cmVjLW51bWJlcj45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cHQiPjYsMjcsMjksMzA8L3N0eWxlPjwvRGlzcGxheVRleHQ+PHJlY29yZD48cmVjLW51bWJlcj45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6,27,29,30</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6192F112"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excess mortality has remained largely unchanged in these ages, the absolute difference in death rates between the peak and minimum months has declined because total </w:t>
      </w:r>
      <w:r w:rsidR="00452AB5" w:rsidRPr="00CF4E04">
        <w:rPr>
          <w:rFonts w:ascii="Times New Roman" w:hAnsi="Times New Roman"/>
          <w:sz w:val="24"/>
          <w:szCs w:val="24"/>
        </w:rPr>
        <w:lastRenderedPageBreak/>
        <w:t>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&lt;EndNote&gt;&lt;Cite&gt;&lt;Author&gt;England&lt;/Author&gt;&lt;Year&gt;2016&lt;/Year&gt;&lt;RecNum&gt;953&lt;/RecNum&gt;&lt;DisplayText&gt;&lt;style face="superscript"&gt;31&lt;/style&gt;&lt;/DisplayText&gt;&lt;record&gt;&lt;rec-number&gt;953&lt;/rec-number&gt;&lt;foreign-keys&gt;&lt;key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31</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bGU+PC9wZXJpb2RpY2FsPjxwYWdlcz44NC04ODwvcGFnZXM+PHZvbHVtZT40Mjwvdm9sdW1lPjxu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bGU+PC9wZXJpb2RpY2FsPjxwYWdlcz44NC04ODwvcGFnZXM+PHZvbHVtZT40Mjwvdm9sdW1lPjxu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2,19,31</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ins w:id="2" w:author="umahx99" w:date="2017-01-16T01:37:00Z">
        <w:r w:rsidR="00C65B87">
          <w:rPr>
            <w:rFonts w:ascii="Times New Roman" w:hAnsi="Times New Roman"/>
            <w:sz w:val="24"/>
            <w:szCs w:val="24"/>
          </w:rPr>
          <w:t>,</w:t>
        </w:r>
      </w:ins>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&lt;EndNote&gt;&lt;Cite&gt;&lt;Author&gt;Morris&lt;/Author&gt;&lt;Year&gt;2013&lt;/Year&gt;&lt;RecNum&gt;955&lt;/RecNum&gt;&lt;DisplayText&gt;&lt;style face="superscript"&gt;32&lt;/style&gt;&lt;/DisplayText&gt;&lt;record&gt;&lt;rec-number&gt;955&lt;/rec-number&gt;&lt;foreign-keys&gt;&lt;key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32</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0D8BFB3A"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3F6B5D">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AFFB791"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face="superscript"&gt;33&lt;/style&gt;&lt;/DisplayText&gt;&lt;record&gt;&lt;rec-number&gt;456&lt;/rec-number&gt;&lt;foreign-keys&gt;&lt;key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33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&lt;EndNote&gt;&lt;Cite&gt;&lt;Author&gt;Karl&lt;/Author&gt;&lt;Year&gt;1984&lt;/Year&gt;&lt;RecNum&gt;454&lt;/RecNum&gt;&lt;DisplayText&gt;&lt;style face="superscript"&gt;34&lt;/style&gt;&lt;/DisplayText&gt;&lt;record&gt;&lt;rec-number&gt;454&lt;/rec-number&gt;&lt;foreign-keys&gt;&lt;key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34</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Pr="00CF4E04"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06CCAF4E" w14:textId="77777777" w:rsidR="0007260F" w:rsidRPr="00CF4E04" w:rsidRDefault="0007260F">
      <w:pPr>
        <w:spacing w:after="0" w:line="480" w:lineRule="auto"/>
        <w:rPr>
          <w:rFonts w:ascii="Times New Roman" w:hAnsi="Times New Roman"/>
          <w:color w:val="000000" w:themeColor="text1"/>
          <w:sz w:val="24"/>
          <w:szCs w:val="24"/>
        </w:rPr>
      </w:pPr>
    </w:p>
    <w:p w14:paraId="756E0785" w14:textId="77777777" w:rsidR="0007260F" w:rsidRPr="00CF4E04" w:rsidRDefault="0007260F">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5A55A936"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normalised 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E4EE1C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w:t>
      </w:r>
      <w:r w:rsidRPr="007B6142">
        <w:rPr>
          <w:rFonts w:ascii="Times New Roman" w:hAnsi="Times New Roman" w:cs="Times New Roman"/>
          <w:color w:val="000000" w:themeColor="text1"/>
          <w:sz w:val="24"/>
          <w:szCs w:val="24"/>
        </w:rPr>
        <w:lastRenderedPageBreak/>
        <w:t>2013.  For age-sex groups which had statistically significant power spectra for 1982-2013, as well as for both time sections (1982-1997,1998-2013),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with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33DD5C5F" w14:textId="36092511" w:rsidR="0007260F"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For each age-sex group</w:t>
      </w:r>
      <w:r w:rsidR="00514C8F" w:rsidRPr="00CF4E04">
        <w:rPr>
          <w:rFonts w:ascii="Times New Roman" w:hAnsi="Times New Roman"/>
          <w:color w:val="000000" w:themeColor="text1"/>
          <w:sz w:val="24"/>
          <w:szCs w:val="24"/>
        </w:rPr>
        <w:t xml:space="preserve"> and year</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r w:rsidR="008C2086"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 xml:space="preserve">mortality </w:t>
      </w:r>
      <w:r w:rsidRPr="00CF4E04">
        <w:rPr>
          <w:rFonts w:ascii="Times New Roman" w:hAnsi="Times New Roman"/>
          <w:color w:val="000000" w:themeColor="text1"/>
          <w:sz w:val="24"/>
          <w:szCs w:val="24"/>
        </w:rPr>
        <w:t xml:space="preserve">between the maximum and minimum mortality months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 xml:space="preserve">and its </w:t>
      </w:r>
      <w:del w:id="3" w:author="umahx99" w:date="2017-01-16T01:40:00Z">
        <w:r w:rsidR="00B71A20" w:rsidRPr="00CF4E04" w:rsidDel="005803BD">
          <w:rPr>
            <w:rFonts w:ascii="Times New Roman" w:hAnsi="Times New Roman"/>
            <w:color w:val="000000" w:themeColor="text1"/>
            <w:sz w:val="24"/>
            <w:szCs w:val="24"/>
          </w:rPr>
          <w:delText xml:space="preserve">variance </w:delText>
        </w:r>
      </w:del>
      <w:ins w:id="4" w:author="umahx99" w:date="2017-01-16T01:40:00Z">
        <w:r w:rsidR="005803BD">
          <w:rPr>
            <w:rFonts w:ascii="Times New Roman" w:hAnsi="Times New Roman"/>
            <w:color w:val="000000" w:themeColor="text1"/>
            <w:sz w:val="24"/>
            <w:szCs w:val="24"/>
          </w:rPr>
          <w:t>standard error</w:t>
        </w:r>
        <w:r w:rsidR="005803BD" w:rsidRPr="00CF4E04">
          <w:rPr>
            <w:rFonts w:ascii="Times New Roman" w:hAnsi="Times New Roman"/>
            <w:color w:val="000000" w:themeColor="text1"/>
            <w:sz w:val="24"/>
            <w:szCs w:val="24"/>
          </w:rPr>
          <w:t xml:space="preserve"> </w:t>
        </w:r>
      </w:ins>
      <w:r w:rsidR="00B71A20" w:rsidRPr="00CF4E04">
        <w:rPr>
          <w:rFonts w:ascii="Times New Roman" w:hAnsi="Times New Roman"/>
          <w:color w:val="000000" w:themeColor="text1"/>
          <w:sz w:val="24"/>
          <w:szCs w:val="24"/>
        </w:rPr>
        <w:t>which accounts for</w:t>
      </w:r>
      <w:r w:rsidR="00275579" w:rsidRPr="00CF4E04">
        <w:rPr>
          <w:rFonts w:ascii="Times New Roman" w:hAnsi="Times New Roman"/>
          <w:color w:val="000000" w:themeColor="text1"/>
          <w:sz w:val="24"/>
          <w:szCs w:val="24"/>
        </w:rPr>
        <w:t xml:space="preserve"> population size</w:t>
      </w:r>
      <w:r w:rsidRPr="00CF4E04">
        <w:rPr>
          <w:rFonts w:ascii="Times New Roman" w:hAnsi="Times New Roman"/>
          <w:color w:val="000000" w:themeColor="text1"/>
          <w:sz w:val="24"/>
          <w:szCs w:val="24"/>
        </w:rPr>
        <w:t xml:space="preserve">. We then fitted a linear regression to the time series of seasonal </w:t>
      </w:r>
      <w:r w:rsidR="00B71A20"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w:t>
      </w:r>
      <w:ins w:id="5" w:author="umahx99" w:date="2017-01-16T01:41:00Z">
        <w:r w:rsidR="005803BD">
          <w:rPr>
            <w:rFonts w:ascii="Times New Roman" w:hAnsi="Times New Roman"/>
            <w:color w:val="000000" w:themeColor="text1"/>
            <w:sz w:val="24"/>
            <w:szCs w:val="24"/>
          </w:rPr>
          <w:t xml:space="preserve">the square of </w:t>
        </w:r>
      </w:ins>
      <w:r w:rsidRPr="00CF4E04">
        <w:rPr>
          <w:rFonts w:ascii="Times New Roman" w:hAnsi="Times New Roman"/>
          <w:color w:val="000000" w:themeColor="text1"/>
          <w:sz w:val="24"/>
          <w:szCs w:val="24"/>
        </w:rPr>
        <w:t xml:space="preserve">its </w:t>
      </w:r>
      <w:ins w:id="6" w:author="umahx99" w:date="2017-01-16T01:41:00Z">
        <w:r w:rsidR="005803BD">
          <w:rPr>
            <w:rFonts w:ascii="Times New Roman" w:hAnsi="Times New Roman"/>
            <w:color w:val="000000" w:themeColor="text1"/>
            <w:sz w:val="24"/>
            <w:szCs w:val="24"/>
          </w:rPr>
          <w:t>standard error</w:t>
        </w:r>
      </w:ins>
      <w:del w:id="7" w:author="umahx99" w:date="2017-01-16T01:41:00Z">
        <w:r w:rsidRPr="00CF4E04" w:rsidDel="005803BD">
          <w:rPr>
            <w:rFonts w:ascii="Times New Roman" w:hAnsi="Times New Roman"/>
            <w:color w:val="000000" w:themeColor="text1"/>
            <w:sz w:val="24"/>
            <w:szCs w:val="24"/>
          </w:rPr>
          <w:delText>variance</w:delText>
        </w:r>
      </w:del>
      <w:r w:rsidRPr="00CF4E04">
        <w:rPr>
          <w:rFonts w:ascii="Times New Roman" w:hAnsi="Times New Roman"/>
          <w:color w:val="000000" w:themeColor="text1"/>
          <w:sz w:val="24"/>
          <w:szCs w:val="24"/>
        </w:rPr>
        <w:t xml:space="preserve">. 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 xml:space="preserve">values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 reported as</w:t>
      </w:r>
      <w:r w:rsidR="00515033" w:rsidRPr="00CF4E04">
        <w:rPr>
          <w:rFonts w:ascii="Times New Roman" w:hAnsi="Times New Roman"/>
          <w:color w:val="000000" w:themeColor="text1"/>
          <w:sz w:val="24"/>
          <w:szCs w:val="24"/>
        </w:rPr>
        <w:t xml:space="preserve"> percentage point difference</w:t>
      </w: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p>
    <w:p w14:paraId="5C1783A6" w14:textId="38D4A48F"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pPr>
        <w:spacing w:after="0" w:line="24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32451FFB" w14:textId="77777777" w:rsidR="00011E78" w:rsidRPr="00011E78" w:rsidRDefault="002C5FB9" w:rsidP="00011E78">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011E78" w:rsidRPr="00011E78">
        <w:rPr>
          <w:noProof/>
        </w:rPr>
        <w:t>1</w:t>
      </w:r>
      <w:r w:rsidR="00011E78" w:rsidRPr="00011E78">
        <w:rPr>
          <w:noProof/>
        </w:rPr>
        <w:tab/>
        <w:t xml:space="preserve">McKee, C. Deaths in winter: can Britain learn from Europe? </w:t>
      </w:r>
      <w:r w:rsidR="00011E78" w:rsidRPr="00011E78">
        <w:rPr>
          <w:i/>
          <w:noProof/>
        </w:rPr>
        <w:t>European journal of epidemiology</w:t>
      </w:r>
      <w:r w:rsidR="00011E78" w:rsidRPr="00011E78">
        <w:rPr>
          <w:noProof/>
        </w:rPr>
        <w:t xml:space="preserve"> </w:t>
      </w:r>
      <w:r w:rsidR="00011E78" w:rsidRPr="00011E78">
        <w:rPr>
          <w:b/>
          <w:noProof/>
        </w:rPr>
        <w:t>5</w:t>
      </w:r>
      <w:r w:rsidR="00011E78" w:rsidRPr="00011E78">
        <w:rPr>
          <w:noProof/>
        </w:rPr>
        <w:t>, 178-182 (1989).</w:t>
      </w:r>
    </w:p>
    <w:p w14:paraId="23C2EDB4" w14:textId="77777777" w:rsidR="00011E78" w:rsidRPr="00011E78" w:rsidRDefault="00011E78" w:rsidP="00011E78">
      <w:pPr>
        <w:pStyle w:val="EndNoteBibliography"/>
        <w:spacing w:after="0"/>
        <w:ind w:left="720" w:hanging="720"/>
        <w:rPr>
          <w:noProof/>
        </w:rPr>
      </w:pPr>
      <w:r w:rsidRPr="00011E78">
        <w:rPr>
          <w:noProof/>
        </w:rPr>
        <w:t>2</w:t>
      </w:r>
      <w:r w:rsidRPr="00011E78">
        <w:rPr>
          <w:noProof/>
        </w:rPr>
        <w:tab/>
        <w:t xml:space="preserve">Healy, J. D. Excess winter mortality in Europe: a cross country analysis identifying key risk factors. </w:t>
      </w:r>
      <w:r w:rsidRPr="00011E78">
        <w:rPr>
          <w:i/>
          <w:noProof/>
        </w:rPr>
        <w:t>Journal of epidemiology and community health</w:t>
      </w:r>
      <w:r w:rsidRPr="00011E78">
        <w:rPr>
          <w:noProof/>
        </w:rPr>
        <w:t xml:space="preserve"> </w:t>
      </w:r>
      <w:r w:rsidRPr="00011E78">
        <w:rPr>
          <w:b/>
          <w:noProof/>
        </w:rPr>
        <w:t>57</w:t>
      </w:r>
      <w:r w:rsidRPr="00011E78">
        <w:rPr>
          <w:noProof/>
        </w:rPr>
        <w:t>, 784-789 (2003).</w:t>
      </w:r>
    </w:p>
    <w:p w14:paraId="3151CBB4" w14:textId="77777777" w:rsidR="00011E78" w:rsidRPr="00011E78" w:rsidRDefault="00011E78" w:rsidP="00011E78">
      <w:pPr>
        <w:pStyle w:val="EndNoteBibliography"/>
        <w:spacing w:after="0"/>
        <w:ind w:left="720" w:hanging="720"/>
        <w:rPr>
          <w:noProof/>
        </w:rPr>
      </w:pPr>
      <w:r w:rsidRPr="00011E78">
        <w:rPr>
          <w:noProof/>
        </w:rPr>
        <w:t>3</w:t>
      </w:r>
      <w:r w:rsidRPr="00011E78">
        <w:rPr>
          <w:noProof/>
        </w:rPr>
        <w:tab/>
        <w:t xml:space="preserve">Campbell, A. Excess winter mortality in England and Wales: 2015/16 (provisional) and 2014/15 (final). </w:t>
      </w:r>
      <w:r w:rsidRPr="00011E78">
        <w:rPr>
          <w:i/>
          <w:noProof/>
        </w:rPr>
        <w:t>Statistical bulletin, Office for National Statistics</w:t>
      </w:r>
      <w:r w:rsidRPr="00011E78">
        <w:rPr>
          <w:noProof/>
        </w:rPr>
        <w:t xml:space="preserve"> (2016).</w:t>
      </w:r>
    </w:p>
    <w:p w14:paraId="642B000C" w14:textId="77777777" w:rsidR="00011E78" w:rsidRPr="00011E78" w:rsidRDefault="00011E78" w:rsidP="00011E78">
      <w:pPr>
        <w:pStyle w:val="EndNoteBibliography"/>
        <w:spacing w:after="0"/>
        <w:ind w:left="720" w:hanging="720"/>
        <w:rPr>
          <w:noProof/>
        </w:rPr>
      </w:pPr>
      <w:r w:rsidRPr="00011E78">
        <w:rPr>
          <w:noProof/>
        </w:rPr>
        <w:t>4</w:t>
      </w:r>
      <w:r w:rsidRPr="00011E78">
        <w:rPr>
          <w:noProof/>
        </w:rPr>
        <w:tab/>
        <w:t>Fowler, T.</w:t>
      </w:r>
      <w:r w:rsidRPr="00011E78">
        <w:rPr>
          <w:i/>
          <w:noProof/>
        </w:rPr>
        <w:t xml:space="preserve"> et al.</w:t>
      </w:r>
      <w:r w:rsidRPr="00011E78">
        <w:rPr>
          <w:noProof/>
        </w:rPr>
        <w:t xml:space="preserve"> Excess winter deaths in Europe: a multi-country descriptive analysis. </w:t>
      </w:r>
      <w:r w:rsidRPr="00011E78">
        <w:rPr>
          <w:i/>
          <w:noProof/>
        </w:rPr>
        <w:t>Eur J Public Health</w:t>
      </w:r>
      <w:r w:rsidRPr="00011E78">
        <w:rPr>
          <w:noProof/>
        </w:rPr>
        <w:t xml:space="preserve"> </w:t>
      </w:r>
      <w:r w:rsidRPr="00011E78">
        <w:rPr>
          <w:b/>
          <w:noProof/>
        </w:rPr>
        <w:t>25</w:t>
      </w:r>
      <w:r w:rsidRPr="00011E78">
        <w:rPr>
          <w:noProof/>
        </w:rPr>
        <w:t>, 339-345, doi:10.1093/eurpub/cku073 (2015).</w:t>
      </w:r>
    </w:p>
    <w:p w14:paraId="5553502B" w14:textId="77777777" w:rsidR="00011E78" w:rsidRPr="00011E78" w:rsidRDefault="00011E78" w:rsidP="00011E78">
      <w:pPr>
        <w:pStyle w:val="EndNoteBibliography"/>
        <w:spacing w:after="0"/>
        <w:ind w:left="720" w:hanging="720"/>
        <w:rPr>
          <w:noProof/>
        </w:rPr>
      </w:pPr>
      <w:r w:rsidRPr="00011E78">
        <w:rPr>
          <w:noProof/>
        </w:rPr>
        <w:t>5</w:t>
      </w:r>
      <w:r w:rsidRPr="00011E78">
        <w:rPr>
          <w:noProof/>
        </w:rPr>
        <w:tab/>
        <w:t xml:space="preserve">Gemmell, I., McLoone, P., Boddy, F. A., Dickinson, G. J. &amp; Watt, G. C. M. Seasonal variation in mortality in Scotland. </w:t>
      </w:r>
      <w:r w:rsidRPr="00011E78">
        <w:rPr>
          <w:i/>
          <w:noProof/>
        </w:rPr>
        <w:t>International Journal of Epidemiology</w:t>
      </w:r>
      <w:r w:rsidRPr="00011E78">
        <w:rPr>
          <w:noProof/>
        </w:rPr>
        <w:t xml:space="preserve"> </w:t>
      </w:r>
      <w:r w:rsidRPr="00011E78">
        <w:rPr>
          <w:b/>
          <w:noProof/>
        </w:rPr>
        <w:t>29</w:t>
      </w:r>
      <w:r w:rsidRPr="00011E78">
        <w:rPr>
          <w:noProof/>
        </w:rPr>
        <w:t>, 274-279, doi:10.1093/ije/29.2.274 (2000).</w:t>
      </w:r>
    </w:p>
    <w:p w14:paraId="7DE504B3" w14:textId="77777777" w:rsidR="00011E78" w:rsidRPr="00011E78" w:rsidRDefault="00011E78" w:rsidP="00011E78">
      <w:pPr>
        <w:pStyle w:val="EndNoteBibliography"/>
        <w:spacing w:after="0"/>
        <w:ind w:left="720" w:hanging="720"/>
        <w:rPr>
          <w:noProof/>
        </w:rPr>
      </w:pPr>
      <w:r w:rsidRPr="00011E78">
        <w:rPr>
          <w:noProof/>
        </w:rPr>
        <w:t>6</w:t>
      </w:r>
      <w:r w:rsidRPr="00011E78">
        <w:rPr>
          <w:noProof/>
        </w:rPr>
        <w:tab/>
        <w:t xml:space="preserve">Feinstein, C. A. Seasonality of deaths in the US by age and cause. </w:t>
      </w:r>
      <w:r w:rsidRPr="00011E78">
        <w:rPr>
          <w:i/>
          <w:noProof/>
        </w:rPr>
        <w:t>Demographic Research</w:t>
      </w:r>
      <w:r w:rsidRPr="00011E78">
        <w:rPr>
          <w:noProof/>
        </w:rPr>
        <w:t xml:space="preserve"> </w:t>
      </w:r>
      <w:r w:rsidRPr="00011E78">
        <w:rPr>
          <w:b/>
          <w:noProof/>
        </w:rPr>
        <w:t>6</w:t>
      </w:r>
      <w:r w:rsidRPr="00011E78">
        <w:rPr>
          <w:noProof/>
        </w:rPr>
        <w:t>, 469-486 (2002).</w:t>
      </w:r>
    </w:p>
    <w:p w14:paraId="4C922A41" w14:textId="77777777" w:rsidR="00011E78" w:rsidRPr="00011E78" w:rsidRDefault="00011E78" w:rsidP="00011E78">
      <w:pPr>
        <w:pStyle w:val="EndNoteBibliography"/>
        <w:spacing w:after="0"/>
        <w:ind w:left="720" w:hanging="720"/>
        <w:rPr>
          <w:noProof/>
        </w:rPr>
      </w:pPr>
      <w:r w:rsidRPr="00011E78">
        <w:rPr>
          <w:noProof/>
        </w:rPr>
        <w:t>7</w:t>
      </w:r>
      <w:r w:rsidRPr="00011E78">
        <w:rPr>
          <w:noProof/>
        </w:rPr>
        <w:tab/>
        <w:t xml:space="preserve">Rau, R. &amp; Doblhammer, G. Seasonal mortality in Denmark: the role of sex and age. </w:t>
      </w:r>
      <w:r w:rsidRPr="00011E78">
        <w:rPr>
          <w:i/>
          <w:noProof/>
        </w:rPr>
        <w:t>Demographic Research</w:t>
      </w:r>
      <w:r w:rsidRPr="00011E78">
        <w:rPr>
          <w:noProof/>
        </w:rPr>
        <w:t xml:space="preserve"> </w:t>
      </w:r>
      <w:r w:rsidRPr="00011E78">
        <w:rPr>
          <w:b/>
          <w:noProof/>
        </w:rPr>
        <w:t>9</w:t>
      </w:r>
      <w:r w:rsidRPr="00011E78">
        <w:rPr>
          <w:noProof/>
        </w:rPr>
        <w:t>, 197-222 (2003).</w:t>
      </w:r>
    </w:p>
    <w:p w14:paraId="292ED813" w14:textId="77777777" w:rsidR="00011E78" w:rsidRPr="00011E78" w:rsidRDefault="00011E78" w:rsidP="00011E78">
      <w:pPr>
        <w:pStyle w:val="EndNoteBibliography"/>
        <w:spacing w:after="0"/>
        <w:ind w:left="720" w:hanging="720"/>
        <w:rPr>
          <w:noProof/>
        </w:rPr>
      </w:pPr>
      <w:r w:rsidRPr="00011E78">
        <w:rPr>
          <w:noProof/>
        </w:rPr>
        <w:t>8</w:t>
      </w:r>
      <w:r w:rsidRPr="00011E78">
        <w:rPr>
          <w:noProof/>
        </w:rPr>
        <w:tab/>
        <w:t xml:space="preserve">Davis, R. E., Knappenberger, P. C., Michaels, P. J. &amp; Novicoff, W. M. Seasonality of climate-human mortality relationships in US cities and impacts of climate change. </w:t>
      </w:r>
      <w:r w:rsidRPr="00011E78">
        <w:rPr>
          <w:i/>
          <w:noProof/>
        </w:rPr>
        <w:t>Climate Research</w:t>
      </w:r>
      <w:r w:rsidRPr="00011E78">
        <w:rPr>
          <w:noProof/>
        </w:rPr>
        <w:t xml:space="preserve"> </w:t>
      </w:r>
      <w:r w:rsidRPr="00011E78">
        <w:rPr>
          <w:b/>
          <w:noProof/>
        </w:rPr>
        <w:t>26</w:t>
      </w:r>
      <w:r w:rsidRPr="00011E78">
        <w:rPr>
          <w:noProof/>
        </w:rPr>
        <w:t>, 61-76 (2004).</w:t>
      </w:r>
    </w:p>
    <w:p w14:paraId="153B3CDD" w14:textId="77777777" w:rsidR="00011E78" w:rsidRPr="00011E78" w:rsidRDefault="00011E78" w:rsidP="00011E78">
      <w:pPr>
        <w:pStyle w:val="EndNoteBibliography"/>
        <w:spacing w:after="0"/>
        <w:ind w:left="720" w:hanging="720"/>
        <w:rPr>
          <w:noProof/>
        </w:rPr>
      </w:pPr>
      <w:r w:rsidRPr="00011E78">
        <w:rPr>
          <w:noProof/>
        </w:rPr>
        <w:t>9</w:t>
      </w:r>
      <w:r w:rsidRPr="00011E78">
        <w:rPr>
          <w:noProof/>
        </w:rPr>
        <w:tab/>
        <w:t xml:space="preserve">Medina-Ramon, M. &amp; Schwartz, J. Temperature, temperature extremes, and mortality: a study of acclimatisation and effect modification in 50 US cities. </w:t>
      </w:r>
      <w:r w:rsidRPr="00011E78">
        <w:rPr>
          <w:i/>
          <w:noProof/>
        </w:rPr>
        <w:t>Occupational and Environmental Medicine</w:t>
      </w:r>
      <w:r w:rsidRPr="00011E78">
        <w:rPr>
          <w:noProof/>
        </w:rPr>
        <w:t xml:space="preserve"> </w:t>
      </w:r>
      <w:r w:rsidRPr="00011E78">
        <w:rPr>
          <w:b/>
          <w:noProof/>
        </w:rPr>
        <w:t>64</w:t>
      </w:r>
      <w:r w:rsidRPr="00011E78">
        <w:rPr>
          <w:noProof/>
        </w:rPr>
        <w:t>, 827-833, doi:10.1136/oem.2007.033175 (2007).</w:t>
      </w:r>
    </w:p>
    <w:p w14:paraId="55AA1AFF" w14:textId="77777777" w:rsidR="00011E78" w:rsidRPr="00011E78" w:rsidRDefault="00011E78" w:rsidP="00011E78">
      <w:pPr>
        <w:pStyle w:val="EndNoteBibliography"/>
        <w:spacing w:after="0"/>
        <w:ind w:left="720" w:hanging="720"/>
        <w:rPr>
          <w:noProof/>
        </w:rPr>
      </w:pPr>
      <w:r w:rsidRPr="00011E78">
        <w:rPr>
          <w:noProof/>
        </w:rPr>
        <w:t>10</w:t>
      </w:r>
      <w:r w:rsidRPr="00011E78">
        <w:rPr>
          <w:noProof/>
        </w:rPr>
        <w:tab/>
        <w:t xml:space="preserve">Kalkstein, A. J. Regional similarities in seasonal mortality across the United States: an examination of 28 metropolitan statistical areas. </w:t>
      </w:r>
      <w:r w:rsidRPr="00011E78">
        <w:rPr>
          <w:i/>
          <w:noProof/>
        </w:rPr>
        <w:t>PloS one</w:t>
      </w:r>
      <w:r w:rsidRPr="00011E78">
        <w:rPr>
          <w:noProof/>
        </w:rPr>
        <w:t xml:space="preserve"> </w:t>
      </w:r>
      <w:r w:rsidRPr="00011E78">
        <w:rPr>
          <w:b/>
          <w:noProof/>
        </w:rPr>
        <w:t>8</w:t>
      </w:r>
      <w:r w:rsidRPr="00011E78">
        <w:rPr>
          <w:noProof/>
        </w:rPr>
        <w:t>, e63971 (2013).</w:t>
      </w:r>
    </w:p>
    <w:p w14:paraId="4D95E1F5" w14:textId="77777777" w:rsidR="00011E78" w:rsidRPr="00011E78" w:rsidRDefault="00011E78" w:rsidP="00011E78">
      <w:pPr>
        <w:pStyle w:val="EndNoteBibliography"/>
        <w:spacing w:after="0"/>
        <w:ind w:left="720" w:hanging="720"/>
        <w:rPr>
          <w:noProof/>
        </w:rPr>
      </w:pPr>
      <w:r w:rsidRPr="00011E78">
        <w:rPr>
          <w:noProof/>
        </w:rPr>
        <w:t>11</w:t>
      </w:r>
      <w:r w:rsidRPr="00011E78">
        <w:rPr>
          <w:noProof/>
        </w:rPr>
        <w:tab/>
        <w:t xml:space="preserve">Braga, A. L., Zanobetti, A. &amp; Schwartz, J. The time course of weather-related deaths. </w:t>
      </w:r>
      <w:r w:rsidRPr="00011E78">
        <w:rPr>
          <w:i/>
          <w:noProof/>
        </w:rPr>
        <w:t>Epidemiology</w:t>
      </w:r>
      <w:r w:rsidRPr="00011E78">
        <w:rPr>
          <w:noProof/>
        </w:rPr>
        <w:t xml:space="preserve"> </w:t>
      </w:r>
      <w:r w:rsidRPr="00011E78">
        <w:rPr>
          <w:b/>
          <w:noProof/>
        </w:rPr>
        <w:t>12</w:t>
      </w:r>
      <w:r w:rsidRPr="00011E78">
        <w:rPr>
          <w:noProof/>
        </w:rPr>
        <w:t>, 662-667 (2001).</w:t>
      </w:r>
    </w:p>
    <w:p w14:paraId="1329E23B" w14:textId="77777777" w:rsidR="00011E78" w:rsidRPr="00011E78" w:rsidRDefault="00011E78" w:rsidP="00011E78">
      <w:pPr>
        <w:pStyle w:val="EndNoteBibliography"/>
        <w:spacing w:after="0"/>
        <w:ind w:left="720" w:hanging="720"/>
        <w:rPr>
          <w:noProof/>
        </w:rPr>
      </w:pPr>
      <w:r w:rsidRPr="00011E78">
        <w:rPr>
          <w:noProof/>
        </w:rPr>
        <w:t>12</w:t>
      </w:r>
      <w:r w:rsidRPr="00011E78">
        <w:rPr>
          <w:noProof/>
        </w:rPr>
        <w:tab/>
        <w:t xml:space="preserve">Carson, C., Hajat, S., Armstrong, B. &amp; Wilkinson, P. Declining vulnerability to temperature-related mortality in London over the 20th century. </w:t>
      </w:r>
      <w:r w:rsidRPr="00011E78">
        <w:rPr>
          <w:i/>
          <w:noProof/>
        </w:rPr>
        <w:t>American Journal of Epidemiology</w:t>
      </w:r>
      <w:r w:rsidRPr="00011E78">
        <w:rPr>
          <w:noProof/>
        </w:rPr>
        <w:t xml:space="preserve"> </w:t>
      </w:r>
      <w:r w:rsidRPr="00011E78">
        <w:rPr>
          <w:b/>
          <w:noProof/>
        </w:rPr>
        <w:t>164</w:t>
      </w:r>
      <w:r w:rsidRPr="00011E78">
        <w:rPr>
          <w:noProof/>
        </w:rPr>
        <w:t>, 77-84, doi:10.1093/aje/kwj147 (2006).</w:t>
      </w:r>
    </w:p>
    <w:p w14:paraId="74501987" w14:textId="77777777" w:rsidR="00011E78" w:rsidRPr="00011E78" w:rsidRDefault="00011E78" w:rsidP="00011E78">
      <w:pPr>
        <w:pStyle w:val="EndNoteBibliography"/>
        <w:spacing w:after="0"/>
        <w:ind w:left="720" w:hanging="720"/>
        <w:rPr>
          <w:noProof/>
        </w:rPr>
      </w:pPr>
      <w:r w:rsidRPr="00011E78">
        <w:rPr>
          <w:noProof/>
        </w:rPr>
        <w:t>13</w:t>
      </w:r>
      <w:r w:rsidRPr="00011E78">
        <w:rPr>
          <w:noProof/>
        </w:rPr>
        <w:tab/>
        <w:t xml:space="preserve">Sheridan, S. C., Kalkstein, A. J. &amp; Kalkstein, L. S. Trends in heat-related mortality in the United States, 1975-2004. </w:t>
      </w:r>
      <w:r w:rsidRPr="00011E78">
        <w:rPr>
          <w:i/>
          <w:noProof/>
        </w:rPr>
        <w:t>Natural Hazards</w:t>
      </w:r>
      <w:r w:rsidRPr="00011E78">
        <w:rPr>
          <w:noProof/>
        </w:rPr>
        <w:t xml:space="preserve"> </w:t>
      </w:r>
      <w:r w:rsidRPr="00011E78">
        <w:rPr>
          <w:b/>
          <w:noProof/>
        </w:rPr>
        <w:t>50</w:t>
      </w:r>
      <w:r w:rsidRPr="00011E78">
        <w:rPr>
          <w:noProof/>
        </w:rPr>
        <w:t>, 145-160, doi:10.1007/s11069-008-9327-2 (2009).</w:t>
      </w:r>
    </w:p>
    <w:p w14:paraId="169FBBAE" w14:textId="77777777" w:rsidR="00011E78" w:rsidRPr="00011E78" w:rsidRDefault="00011E78" w:rsidP="00011E78">
      <w:pPr>
        <w:pStyle w:val="EndNoteBibliography"/>
        <w:spacing w:after="0"/>
        <w:ind w:left="720" w:hanging="720"/>
        <w:rPr>
          <w:noProof/>
        </w:rPr>
      </w:pPr>
      <w:r w:rsidRPr="00011E78">
        <w:rPr>
          <w:noProof/>
        </w:rPr>
        <w:t>14</w:t>
      </w:r>
      <w:r w:rsidRPr="00011E78">
        <w:rPr>
          <w:noProof/>
        </w:rPr>
        <w:tab/>
        <w:t xml:space="preserve">Bobb, J. F., Peng, R. D., Bell, M. L. &amp; Dominici, F. Heat-related mortality and adaptation to heat in the United States. </w:t>
      </w:r>
      <w:r w:rsidRPr="00011E78">
        <w:rPr>
          <w:i/>
          <w:noProof/>
        </w:rPr>
        <w:t>Environ Health Perspect</w:t>
      </w:r>
      <w:r w:rsidRPr="00011E78">
        <w:rPr>
          <w:noProof/>
        </w:rPr>
        <w:t xml:space="preserve"> </w:t>
      </w:r>
      <w:r w:rsidRPr="00011E78">
        <w:rPr>
          <w:b/>
          <w:noProof/>
        </w:rPr>
        <w:t>122</w:t>
      </w:r>
      <w:r w:rsidRPr="00011E78">
        <w:rPr>
          <w:noProof/>
        </w:rPr>
        <w:t>, 811-816, doi:10.1289/ehp.1307392 (2014).</w:t>
      </w:r>
    </w:p>
    <w:p w14:paraId="73474E00" w14:textId="77777777" w:rsidR="00011E78" w:rsidRPr="00011E78" w:rsidRDefault="00011E78" w:rsidP="00011E78">
      <w:pPr>
        <w:pStyle w:val="EndNoteBibliography"/>
        <w:spacing w:after="0"/>
        <w:ind w:left="720" w:hanging="720"/>
        <w:rPr>
          <w:noProof/>
        </w:rPr>
      </w:pPr>
      <w:r w:rsidRPr="00011E78">
        <w:rPr>
          <w:noProof/>
        </w:rPr>
        <w:t>15</w:t>
      </w:r>
      <w:r w:rsidRPr="00011E78">
        <w:rPr>
          <w:noProof/>
        </w:rPr>
        <w:tab/>
        <w:t xml:space="preserve">Rosenwaike, I. Seasonal variation of deaths in the United States, 1951–1960. </w:t>
      </w:r>
      <w:r w:rsidRPr="00011E78">
        <w:rPr>
          <w:i/>
          <w:noProof/>
        </w:rPr>
        <w:t>Journal of the American Statistical Association</w:t>
      </w:r>
      <w:r w:rsidRPr="00011E78">
        <w:rPr>
          <w:noProof/>
        </w:rPr>
        <w:t xml:space="preserve"> </w:t>
      </w:r>
      <w:r w:rsidRPr="00011E78">
        <w:rPr>
          <w:b/>
          <w:noProof/>
        </w:rPr>
        <w:t>61</w:t>
      </w:r>
      <w:r w:rsidRPr="00011E78">
        <w:rPr>
          <w:noProof/>
        </w:rPr>
        <w:t>, 706-719 (1966).</w:t>
      </w:r>
    </w:p>
    <w:p w14:paraId="4820CF95" w14:textId="77777777" w:rsidR="00011E78" w:rsidRPr="00011E78" w:rsidRDefault="00011E78" w:rsidP="00011E78">
      <w:pPr>
        <w:pStyle w:val="EndNoteBibliography"/>
        <w:spacing w:after="0"/>
        <w:ind w:left="720" w:hanging="720"/>
        <w:rPr>
          <w:noProof/>
        </w:rPr>
      </w:pPr>
      <w:r w:rsidRPr="00011E78">
        <w:rPr>
          <w:noProof/>
        </w:rPr>
        <w:t>16</w:t>
      </w:r>
      <w:r w:rsidRPr="00011E78">
        <w:rPr>
          <w:noProof/>
        </w:rPr>
        <w:tab/>
        <w:t xml:space="preserve">Mackenbach, J., Kunst, A. &amp; Looman, C. Seasonal variation in mortality in The Netherlands. </w:t>
      </w:r>
      <w:r w:rsidRPr="00011E78">
        <w:rPr>
          <w:i/>
          <w:noProof/>
        </w:rPr>
        <w:t>Journal of Epidemiology and Community Health</w:t>
      </w:r>
      <w:r w:rsidRPr="00011E78">
        <w:rPr>
          <w:noProof/>
        </w:rPr>
        <w:t xml:space="preserve"> </w:t>
      </w:r>
      <w:r w:rsidRPr="00011E78">
        <w:rPr>
          <w:b/>
          <w:noProof/>
        </w:rPr>
        <w:t>46</w:t>
      </w:r>
      <w:r w:rsidRPr="00011E78">
        <w:rPr>
          <w:noProof/>
        </w:rPr>
        <w:t>, 261-265 (1992).</w:t>
      </w:r>
    </w:p>
    <w:p w14:paraId="00552701" w14:textId="77777777" w:rsidR="00011E78" w:rsidRPr="00011E78" w:rsidRDefault="00011E78" w:rsidP="00011E78">
      <w:pPr>
        <w:pStyle w:val="EndNoteBibliography"/>
        <w:spacing w:after="0"/>
        <w:ind w:left="720" w:hanging="720"/>
        <w:rPr>
          <w:noProof/>
        </w:rPr>
      </w:pPr>
      <w:r w:rsidRPr="00011E78">
        <w:rPr>
          <w:noProof/>
        </w:rPr>
        <w:t>17</w:t>
      </w:r>
      <w:r w:rsidRPr="00011E78">
        <w:rPr>
          <w:noProof/>
        </w:rPr>
        <w:tab/>
        <w:t xml:space="preserve">Laake, K. &amp; Sverre, J. M. Winter excess mortality: a comparison between Norway and England plus Wales. </w:t>
      </w:r>
      <w:r w:rsidRPr="00011E78">
        <w:rPr>
          <w:i/>
          <w:noProof/>
        </w:rPr>
        <w:t>Age and ageing</w:t>
      </w:r>
      <w:r w:rsidRPr="00011E78">
        <w:rPr>
          <w:noProof/>
        </w:rPr>
        <w:t xml:space="preserve"> </w:t>
      </w:r>
      <w:r w:rsidRPr="00011E78">
        <w:rPr>
          <w:b/>
          <w:noProof/>
        </w:rPr>
        <w:t>25</w:t>
      </w:r>
      <w:r w:rsidRPr="00011E78">
        <w:rPr>
          <w:noProof/>
        </w:rPr>
        <w:t>, 343-348 (1996).</w:t>
      </w:r>
    </w:p>
    <w:p w14:paraId="1155768A" w14:textId="77777777" w:rsidR="00011E78" w:rsidRPr="00011E78" w:rsidRDefault="00011E78" w:rsidP="00011E78">
      <w:pPr>
        <w:pStyle w:val="EndNoteBibliography"/>
        <w:spacing w:after="0"/>
        <w:ind w:left="720" w:hanging="720"/>
        <w:rPr>
          <w:noProof/>
        </w:rPr>
      </w:pPr>
      <w:r w:rsidRPr="00011E78">
        <w:rPr>
          <w:noProof/>
        </w:rPr>
        <w:t>18</w:t>
      </w:r>
      <w:r w:rsidRPr="00011E78">
        <w:rPr>
          <w:noProof/>
        </w:rPr>
        <w:tab/>
        <w:t xml:space="preserve">Trudeau, R. Monthly and daily patterns of death. </w:t>
      </w:r>
      <w:r w:rsidRPr="00011E78">
        <w:rPr>
          <w:i/>
          <w:noProof/>
        </w:rPr>
        <w:t>Health Reports-Statistics Canada</w:t>
      </w:r>
      <w:r w:rsidRPr="00011E78">
        <w:rPr>
          <w:noProof/>
        </w:rPr>
        <w:t xml:space="preserve"> </w:t>
      </w:r>
      <w:r w:rsidRPr="00011E78">
        <w:rPr>
          <w:b/>
          <w:noProof/>
        </w:rPr>
        <w:t>9</w:t>
      </w:r>
      <w:r w:rsidRPr="00011E78">
        <w:rPr>
          <w:noProof/>
        </w:rPr>
        <w:t>, 43-52 (1997).</w:t>
      </w:r>
    </w:p>
    <w:p w14:paraId="314F4AE6" w14:textId="77777777" w:rsidR="00011E78" w:rsidRPr="00011E78" w:rsidRDefault="00011E78" w:rsidP="00011E78">
      <w:pPr>
        <w:pStyle w:val="EndNoteBibliography"/>
        <w:spacing w:after="0"/>
        <w:ind w:left="720" w:hanging="720"/>
        <w:rPr>
          <w:noProof/>
        </w:rPr>
      </w:pPr>
      <w:r w:rsidRPr="00011E78">
        <w:rPr>
          <w:noProof/>
        </w:rPr>
        <w:t>19</w:t>
      </w:r>
      <w:r w:rsidRPr="00011E78">
        <w:rPr>
          <w:noProof/>
        </w:rPr>
        <w:tab/>
        <w:t xml:space="preserve">Lerchl, A. Changes in the seasonality of mortality in Germany from 1946 to 1995: the role of temperature. </w:t>
      </w:r>
      <w:r w:rsidRPr="00011E78">
        <w:rPr>
          <w:i/>
          <w:noProof/>
        </w:rPr>
        <w:t>International Journal of Biometeorology</w:t>
      </w:r>
      <w:r w:rsidRPr="00011E78">
        <w:rPr>
          <w:noProof/>
        </w:rPr>
        <w:t xml:space="preserve"> </w:t>
      </w:r>
      <w:r w:rsidRPr="00011E78">
        <w:rPr>
          <w:b/>
          <w:noProof/>
        </w:rPr>
        <w:t>42</w:t>
      </w:r>
      <w:r w:rsidRPr="00011E78">
        <w:rPr>
          <w:noProof/>
        </w:rPr>
        <w:t>, 84-88, doi:DOI 10.1007/s004840050089 (1998).</w:t>
      </w:r>
    </w:p>
    <w:p w14:paraId="74F6C0BC" w14:textId="77777777" w:rsidR="00011E78" w:rsidRPr="00011E78" w:rsidRDefault="00011E78" w:rsidP="00011E78">
      <w:pPr>
        <w:pStyle w:val="EndNoteBibliography"/>
        <w:spacing w:after="0"/>
        <w:ind w:left="720" w:hanging="720"/>
        <w:rPr>
          <w:noProof/>
        </w:rPr>
      </w:pPr>
      <w:r w:rsidRPr="00011E78">
        <w:rPr>
          <w:noProof/>
        </w:rPr>
        <w:t>20</w:t>
      </w:r>
      <w:r w:rsidRPr="00011E78">
        <w:rPr>
          <w:noProof/>
        </w:rPr>
        <w:tab/>
        <w:t>Nakaji, S.</w:t>
      </w:r>
      <w:r w:rsidRPr="00011E78">
        <w:rPr>
          <w:i/>
          <w:noProof/>
        </w:rPr>
        <w:t xml:space="preserve"> et al.</w:t>
      </w:r>
      <w:r w:rsidRPr="00011E78">
        <w:rPr>
          <w:noProof/>
        </w:rPr>
        <w:t xml:space="preserve"> Seasonal changes in mortality rates from main causes of death in Japan. </w:t>
      </w:r>
      <w:r w:rsidRPr="00011E78">
        <w:rPr>
          <w:i/>
          <w:noProof/>
        </w:rPr>
        <w:t>European journal of epidemiology</w:t>
      </w:r>
      <w:r w:rsidRPr="00011E78">
        <w:rPr>
          <w:noProof/>
        </w:rPr>
        <w:t xml:space="preserve"> </w:t>
      </w:r>
      <w:r w:rsidRPr="00011E78">
        <w:rPr>
          <w:b/>
          <w:noProof/>
        </w:rPr>
        <w:t>19</w:t>
      </w:r>
      <w:r w:rsidRPr="00011E78">
        <w:rPr>
          <w:noProof/>
        </w:rPr>
        <w:t>, 905-913 (2004).</w:t>
      </w:r>
    </w:p>
    <w:p w14:paraId="6401C583" w14:textId="77777777" w:rsidR="00011E78" w:rsidRPr="00011E78" w:rsidRDefault="00011E78" w:rsidP="00011E78">
      <w:pPr>
        <w:pStyle w:val="EndNoteBibliography"/>
        <w:spacing w:after="0"/>
        <w:ind w:left="720" w:hanging="720"/>
        <w:rPr>
          <w:noProof/>
        </w:rPr>
      </w:pPr>
      <w:r w:rsidRPr="00011E78">
        <w:rPr>
          <w:noProof/>
        </w:rPr>
        <w:t>21</w:t>
      </w:r>
      <w:r w:rsidRPr="00011E78">
        <w:rPr>
          <w:noProof/>
        </w:rPr>
        <w:tab/>
        <w:t xml:space="preserve">Brown, G., Fearn, V. &amp; Wells, C. Exploratory analysis of seasonal mortality in England and Wales, 1998 to 2007. </w:t>
      </w:r>
      <w:r w:rsidRPr="00011E78">
        <w:rPr>
          <w:i/>
          <w:noProof/>
        </w:rPr>
        <w:t>Health Statistics Quarterly</w:t>
      </w:r>
      <w:r w:rsidRPr="00011E78">
        <w:rPr>
          <w:noProof/>
        </w:rPr>
        <w:t>, 58 (2010).</w:t>
      </w:r>
    </w:p>
    <w:p w14:paraId="750B58E9" w14:textId="77777777" w:rsidR="00011E78" w:rsidRPr="00011E78" w:rsidRDefault="00011E78" w:rsidP="00011E78">
      <w:pPr>
        <w:pStyle w:val="EndNoteBibliography"/>
        <w:spacing w:after="0"/>
        <w:ind w:left="720" w:hanging="720"/>
        <w:rPr>
          <w:noProof/>
        </w:rPr>
      </w:pPr>
      <w:r w:rsidRPr="00011E78">
        <w:rPr>
          <w:noProof/>
        </w:rPr>
        <w:lastRenderedPageBreak/>
        <w:t>22</w:t>
      </w:r>
      <w:r w:rsidRPr="00011E78">
        <w:rPr>
          <w:noProof/>
        </w:rPr>
        <w:tab/>
        <w:t>Marti-Soler, H.</w:t>
      </w:r>
      <w:r w:rsidRPr="00011E78">
        <w:rPr>
          <w:i/>
          <w:noProof/>
        </w:rPr>
        <w:t xml:space="preserve"> et al.</w:t>
      </w:r>
      <w:r w:rsidRPr="00011E78">
        <w:rPr>
          <w:noProof/>
        </w:rPr>
        <w:t xml:space="preserve"> Seasonal Variation of Overall and Cardiovascular Mortality: A Study in 19 Countries from Different Geographic Locations. </w:t>
      </w:r>
      <w:r w:rsidRPr="00011E78">
        <w:rPr>
          <w:i/>
          <w:noProof/>
        </w:rPr>
        <w:t>Plos One</w:t>
      </w:r>
      <w:r w:rsidRPr="00011E78">
        <w:rPr>
          <w:noProof/>
        </w:rPr>
        <w:t xml:space="preserve"> </w:t>
      </w:r>
      <w:r w:rsidRPr="00011E78">
        <w:rPr>
          <w:b/>
          <w:noProof/>
        </w:rPr>
        <w:t>9</w:t>
      </w:r>
      <w:r w:rsidRPr="00011E78">
        <w:rPr>
          <w:noProof/>
        </w:rPr>
        <w:t>, 13, doi:10.1371/journal.pone.0113500 (2014).</w:t>
      </w:r>
    </w:p>
    <w:p w14:paraId="35A8833B" w14:textId="77777777" w:rsidR="00011E78" w:rsidRPr="00011E78" w:rsidRDefault="00011E78" w:rsidP="00011E78">
      <w:pPr>
        <w:pStyle w:val="EndNoteBibliography"/>
        <w:spacing w:after="0"/>
        <w:ind w:left="720" w:hanging="720"/>
        <w:rPr>
          <w:noProof/>
        </w:rPr>
      </w:pPr>
      <w:r w:rsidRPr="00011E78">
        <w:rPr>
          <w:noProof/>
        </w:rPr>
        <w:t>23</w:t>
      </w:r>
      <w:r w:rsidRPr="00011E78">
        <w:rPr>
          <w:noProof/>
        </w:rPr>
        <w:tab/>
        <w:t xml:space="preserve">Bennett, J. E., Blangiardo, M., Fecht, D., Elliott, P. &amp; Ezzati, M. Vulnerability to the mortality effects of warm temperature in the districts of England and Wales. </w:t>
      </w:r>
      <w:r w:rsidRPr="00011E78">
        <w:rPr>
          <w:i/>
          <w:noProof/>
        </w:rPr>
        <w:t>Nature Climate Change</w:t>
      </w:r>
      <w:r w:rsidRPr="00011E78">
        <w:rPr>
          <w:noProof/>
        </w:rPr>
        <w:t xml:space="preserve"> </w:t>
      </w:r>
      <w:r w:rsidRPr="00011E78">
        <w:rPr>
          <w:b/>
          <w:noProof/>
        </w:rPr>
        <w:t>4</w:t>
      </w:r>
      <w:r w:rsidRPr="00011E78">
        <w:rPr>
          <w:noProof/>
        </w:rPr>
        <w:t>, 269-273, doi:10.1038/nclimate2123 (2014).</w:t>
      </w:r>
    </w:p>
    <w:p w14:paraId="5756D6FB" w14:textId="77777777" w:rsidR="00011E78" w:rsidRPr="00011E78" w:rsidRDefault="00011E78" w:rsidP="00011E78">
      <w:pPr>
        <w:pStyle w:val="EndNoteBibliography"/>
        <w:spacing w:after="0"/>
        <w:ind w:left="720" w:hanging="720"/>
        <w:rPr>
          <w:noProof/>
        </w:rPr>
      </w:pPr>
      <w:r w:rsidRPr="00011E78">
        <w:rPr>
          <w:noProof/>
        </w:rPr>
        <w:t>24</w:t>
      </w:r>
      <w:r w:rsidRPr="00011E78">
        <w:rPr>
          <w:noProof/>
        </w:rPr>
        <w:tab/>
        <w:t xml:space="preserve">Moy, C. M., Seltzer, G. O., Rodbell, D. T. &amp; Anderson, D. M. Variability of El Nino/Southern Oscillation activity at millennial timescales during the Holocene epoch. </w:t>
      </w:r>
      <w:r w:rsidRPr="00011E78">
        <w:rPr>
          <w:i/>
          <w:noProof/>
        </w:rPr>
        <w:t>Nature</w:t>
      </w:r>
      <w:r w:rsidRPr="00011E78">
        <w:rPr>
          <w:noProof/>
        </w:rPr>
        <w:t xml:space="preserve"> </w:t>
      </w:r>
      <w:r w:rsidRPr="00011E78">
        <w:rPr>
          <w:b/>
          <w:noProof/>
        </w:rPr>
        <w:t>420</w:t>
      </w:r>
      <w:r w:rsidRPr="00011E78">
        <w:rPr>
          <w:noProof/>
        </w:rPr>
        <w:t>, 162-165, doi:10.1038/nature01194 (2002).</w:t>
      </w:r>
    </w:p>
    <w:p w14:paraId="55D3DAD9" w14:textId="77777777" w:rsidR="00011E78" w:rsidRPr="00011E78" w:rsidRDefault="00011E78" w:rsidP="00011E78">
      <w:pPr>
        <w:pStyle w:val="EndNoteBibliography"/>
        <w:spacing w:after="0"/>
        <w:ind w:left="720" w:hanging="720"/>
        <w:rPr>
          <w:noProof/>
        </w:rPr>
      </w:pPr>
      <w:r w:rsidRPr="00011E78">
        <w:rPr>
          <w:noProof/>
        </w:rPr>
        <w:t>25</w:t>
      </w:r>
      <w:r w:rsidRPr="00011E78">
        <w:rPr>
          <w:noProof/>
        </w:rPr>
        <w:tab/>
        <w:t xml:space="preserve">Grenfell, B., Bjørnstad, O. &amp; Kappey, J. Travelling waves and spatial hierarchies in measles epidemics. </w:t>
      </w:r>
      <w:r w:rsidRPr="00011E78">
        <w:rPr>
          <w:i/>
          <w:noProof/>
        </w:rPr>
        <w:t>Nature</w:t>
      </w:r>
      <w:r w:rsidRPr="00011E78">
        <w:rPr>
          <w:noProof/>
        </w:rPr>
        <w:t xml:space="preserve"> </w:t>
      </w:r>
      <w:r w:rsidRPr="00011E78">
        <w:rPr>
          <w:b/>
          <w:noProof/>
        </w:rPr>
        <w:t>414</w:t>
      </w:r>
      <w:r w:rsidRPr="00011E78">
        <w:rPr>
          <w:noProof/>
        </w:rPr>
        <w:t>, 716-723 (2001).</w:t>
      </w:r>
    </w:p>
    <w:p w14:paraId="283FA3C3" w14:textId="77777777" w:rsidR="00011E78" w:rsidRPr="00011E78" w:rsidRDefault="00011E78" w:rsidP="00011E78">
      <w:pPr>
        <w:pStyle w:val="EndNoteBibliography"/>
        <w:spacing w:after="0"/>
        <w:ind w:left="720" w:hanging="720"/>
        <w:rPr>
          <w:noProof/>
        </w:rPr>
      </w:pPr>
      <w:r w:rsidRPr="00011E78">
        <w:rPr>
          <w:noProof/>
        </w:rPr>
        <w:t>26</w:t>
      </w:r>
      <w:r w:rsidRPr="00011E78">
        <w:rPr>
          <w:noProof/>
        </w:rPr>
        <w:tab/>
        <w:t>Cazelles, B.</w:t>
      </w:r>
      <w:r w:rsidRPr="00011E78">
        <w:rPr>
          <w:i/>
          <w:noProof/>
        </w:rPr>
        <w:t xml:space="preserve"> et al.</w:t>
      </w:r>
      <w:r w:rsidRPr="00011E78">
        <w:rPr>
          <w:noProof/>
        </w:rPr>
        <w:t xml:space="preserve"> Wavelet analysis of ecological time series. </w:t>
      </w:r>
      <w:r w:rsidRPr="00011E78">
        <w:rPr>
          <w:i/>
          <w:noProof/>
        </w:rPr>
        <w:t>Oecologia</w:t>
      </w:r>
      <w:r w:rsidRPr="00011E78">
        <w:rPr>
          <w:noProof/>
        </w:rPr>
        <w:t xml:space="preserve"> </w:t>
      </w:r>
      <w:r w:rsidRPr="00011E78">
        <w:rPr>
          <w:b/>
          <w:noProof/>
        </w:rPr>
        <w:t>156</w:t>
      </w:r>
      <w:r w:rsidRPr="00011E78">
        <w:rPr>
          <w:noProof/>
        </w:rPr>
        <w:t>, 287-304 (2008).</w:t>
      </w:r>
    </w:p>
    <w:p w14:paraId="738B39AA" w14:textId="77777777" w:rsidR="00011E78" w:rsidRPr="00011E78" w:rsidRDefault="00011E78" w:rsidP="00011E78">
      <w:pPr>
        <w:pStyle w:val="EndNoteBibliography"/>
        <w:spacing w:after="0"/>
        <w:ind w:left="720" w:hanging="720"/>
        <w:rPr>
          <w:noProof/>
        </w:rPr>
      </w:pPr>
      <w:r w:rsidRPr="00011E78">
        <w:rPr>
          <w:noProof/>
        </w:rPr>
        <w:t>27</w:t>
      </w:r>
      <w:r w:rsidRPr="00011E78">
        <w:rPr>
          <w:noProof/>
        </w:rPr>
        <w:tab/>
        <w:t xml:space="preserve">National Center for Health Statistics. Leading causes of death and numbers of deaths, by sex, race, and Hispanic origin: United States, 1980 and 2010. </w:t>
      </w:r>
      <w:r w:rsidRPr="00011E78">
        <w:rPr>
          <w:i/>
          <w:noProof/>
        </w:rPr>
        <w:t>National Center for Health Statistics (NCHS)</w:t>
      </w:r>
      <w:r w:rsidRPr="00011E78">
        <w:rPr>
          <w:noProof/>
        </w:rPr>
        <w:t xml:space="preserve"> (2012).</w:t>
      </w:r>
    </w:p>
    <w:p w14:paraId="732116E6" w14:textId="77777777" w:rsidR="00011E78" w:rsidRPr="00011E78" w:rsidRDefault="00011E78" w:rsidP="00011E78">
      <w:pPr>
        <w:pStyle w:val="EndNoteBibliography"/>
        <w:spacing w:after="0"/>
        <w:ind w:left="720" w:hanging="720"/>
        <w:rPr>
          <w:noProof/>
        </w:rPr>
      </w:pPr>
      <w:r w:rsidRPr="00011E78">
        <w:rPr>
          <w:noProof/>
        </w:rPr>
        <w:t>28</w:t>
      </w:r>
      <w:r w:rsidRPr="00011E78">
        <w:rPr>
          <w:noProof/>
        </w:rPr>
        <w:tab/>
        <w:t xml:space="preserve">National Highway Traffic Safety Administration. Trend and Pattern Analysis of Highway Crash Fatality By Month and Day. </w:t>
      </w:r>
      <w:r w:rsidRPr="00011E78">
        <w:rPr>
          <w:i/>
          <w:noProof/>
        </w:rPr>
        <w:t>National Center for Statistics and Analysis</w:t>
      </w:r>
      <w:r w:rsidRPr="00011E78">
        <w:rPr>
          <w:noProof/>
        </w:rPr>
        <w:t xml:space="preserve"> (2005).</w:t>
      </w:r>
    </w:p>
    <w:p w14:paraId="693D9776" w14:textId="77777777" w:rsidR="00011E78" w:rsidRPr="00011E78" w:rsidRDefault="00011E78" w:rsidP="00011E78">
      <w:pPr>
        <w:pStyle w:val="EndNoteBibliography"/>
        <w:spacing w:after="0"/>
        <w:ind w:left="720" w:hanging="720"/>
        <w:rPr>
          <w:noProof/>
        </w:rPr>
      </w:pPr>
      <w:r w:rsidRPr="00011E78">
        <w:rPr>
          <w:noProof/>
        </w:rPr>
        <w:t>29</w:t>
      </w:r>
      <w:r w:rsidRPr="00011E78">
        <w:rPr>
          <w:noProof/>
        </w:rPr>
        <w:tab/>
        <w:t xml:space="preserve">MacDorman, M. F. &amp; Rosenberg, H. M. Trends in infant mortality by cause of death and other characteristics, 1960-88. </w:t>
      </w:r>
      <w:r w:rsidRPr="00011E78">
        <w:rPr>
          <w:i/>
          <w:noProof/>
        </w:rPr>
        <w:t>Vital Health Stat 20</w:t>
      </w:r>
      <w:r w:rsidRPr="00011E78">
        <w:rPr>
          <w:noProof/>
        </w:rPr>
        <w:t>, 1-57 (1993).</w:t>
      </w:r>
    </w:p>
    <w:p w14:paraId="4325C752" w14:textId="77777777" w:rsidR="00011E78" w:rsidRPr="00011E78" w:rsidRDefault="00011E78" w:rsidP="00011E78">
      <w:pPr>
        <w:pStyle w:val="EndNoteBibliography"/>
        <w:spacing w:after="0"/>
        <w:ind w:left="720" w:hanging="720"/>
        <w:rPr>
          <w:noProof/>
        </w:rPr>
      </w:pPr>
      <w:r w:rsidRPr="00011E78">
        <w:rPr>
          <w:noProof/>
        </w:rPr>
        <w:t>30</w:t>
      </w:r>
      <w:r w:rsidRPr="00011E78">
        <w:rPr>
          <w:noProof/>
        </w:rPr>
        <w:tab/>
        <w:t xml:space="preserve">Matthews, T. J., MacDorman, M. F. &amp; Thoma, M. E. Infant Mortality Statistics From the 2013 Period Linked Birth/Infant Death Data Set. </w:t>
      </w:r>
      <w:r w:rsidRPr="00011E78">
        <w:rPr>
          <w:i/>
          <w:noProof/>
        </w:rPr>
        <w:t>Natl Vital Stat Rep</w:t>
      </w:r>
      <w:r w:rsidRPr="00011E78">
        <w:rPr>
          <w:noProof/>
        </w:rPr>
        <w:t xml:space="preserve"> </w:t>
      </w:r>
      <w:r w:rsidRPr="00011E78">
        <w:rPr>
          <w:b/>
          <w:noProof/>
        </w:rPr>
        <w:t>64</w:t>
      </w:r>
      <w:r w:rsidRPr="00011E78">
        <w:rPr>
          <w:noProof/>
        </w:rPr>
        <w:t>, 1-30 (2015).</w:t>
      </w:r>
    </w:p>
    <w:p w14:paraId="3EAFBAB6" w14:textId="77777777" w:rsidR="00011E78" w:rsidRPr="00011E78" w:rsidRDefault="00011E78" w:rsidP="00011E78">
      <w:pPr>
        <w:pStyle w:val="EndNoteBibliography"/>
        <w:spacing w:after="0"/>
        <w:ind w:left="720" w:hanging="720"/>
        <w:rPr>
          <w:noProof/>
        </w:rPr>
      </w:pPr>
      <w:r w:rsidRPr="00011E78">
        <w:rPr>
          <w:noProof/>
        </w:rPr>
        <w:t>31</w:t>
      </w:r>
      <w:r w:rsidRPr="00011E78">
        <w:rPr>
          <w:noProof/>
        </w:rPr>
        <w:tab/>
        <w:t xml:space="preserve">Public Health England. The cold weather plan for England. </w:t>
      </w:r>
      <w:r w:rsidRPr="00011E78">
        <w:rPr>
          <w:i/>
          <w:noProof/>
        </w:rPr>
        <w:t>Public Health England</w:t>
      </w:r>
      <w:r w:rsidRPr="00011E78">
        <w:rPr>
          <w:noProof/>
        </w:rPr>
        <w:t xml:space="preserve"> (2016).</w:t>
      </w:r>
    </w:p>
    <w:p w14:paraId="2892AB34" w14:textId="77777777" w:rsidR="00011E78" w:rsidRPr="00011E78" w:rsidRDefault="00011E78" w:rsidP="00011E78">
      <w:pPr>
        <w:pStyle w:val="EndNoteBibliography"/>
        <w:spacing w:after="0"/>
        <w:ind w:left="720" w:hanging="720"/>
        <w:rPr>
          <w:noProof/>
        </w:rPr>
      </w:pPr>
      <w:r w:rsidRPr="00011E78">
        <w:rPr>
          <w:noProof/>
        </w:rPr>
        <w:t>32</w:t>
      </w:r>
      <w:r w:rsidRPr="00011E78">
        <w:rPr>
          <w:noProof/>
        </w:rPr>
        <w:tab/>
        <w:t>Morris, M. E.</w:t>
      </w:r>
      <w:r w:rsidRPr="00011E78">
        <w:rPr>
          <w:i/>
          <w:noProof/>
        </w:rPr>
        <w:t xml:space="preserve"> et al.</w:t>
      </w:r>
      <w:r w:rsidRPr="00011E78">
        <w:rPr>
          <w:noProof/>
        </w:rPr>
        <w:t xml:space="preserve"> Smart-home technologies to assist older people to live well at home. </w:t>
      </w:r>
      <w:r w:rsidRPr="00011E78">
        <w:rPr>
          <w:i/>
          <w:noProof/>
        </w:rPr>
        <w:t>Journal of aging science</w:t>
      </w:r>
      <w:r w:rsidRPr="00011E78">
        <w:rPr>
          <w:noProof/>
        </w:rPr>
        <w:t xml:space="preserve"> </w:t>
      </w:r>
      <w:r w:rsidRPr="00011E78">
        <w:rPr>
          <w:b/>
          <w:noProof/>
        </w:rPr>
        <w:t>1</w:t>
      </w:r>
      <w:r w:rsidRPr="00011E78">
        <w:rPr>
          <w:noProof/>
        </w:rPr>
        <w:t>, 1-9 (2013).</w:t>
      </w:r>
    </w:p>
    <w:p w14:paraId="6A83B97F" w14:textId="77777777" w:rsidR="00011E78" w:rsidRPr="00011E78" w:rsidRDefault="00011E78" w:rsidP="00011E78">
      <w:pPr>
        <w:pStyle w:val="EndNoteBibliography"/>
        <w:spacing w:after="0"/>
        <w:ind w:left="720" w:hanging="720"/>
        <w:rPr>
          <w:noProof/>
        </w:rPr>
      </w:pPr>
      <w:r w:rsidRPr="00011E78">
        <w:rPr>
          <w:noProof/>
        </w:rPr>
        <w:t>33</w:t>
      </w:r>
      <w:r w:rsidRPr="00011E78">
        <w:rPr>
          <w:noProof/>
        </w:rPr>
        <w:tab/>
        <w:t>Ingram, D. D.</w:t>
      </w:r>
      <w:r w:rsidRPr="00011E78">
        <w:rPr>
          <w:i/>
          <w:noProof/>
        </w:rPr>
        <w:t xml:space="preserve"> et al.</w:t>
      </w:r>
      <w:r w:rsidRPr="00011E78">
        <w:rPr>
          <w:noProof/>
        </w:rPr>
        <w:t xml:space="preserve"> United States Census 2000 population with bridged race categories. </w:t>
      </w:r>
      <w:r w:rsidRPr="00011E78">
        <w:rPr>
          <w:i/>
          <w:noProof/>
        </w:rPr>
        <w:t>Vital and health statistics. Series 2, Data evaluation and methods research</w:t>
      </w:r>
      <w:r w:rsidRPr="00011E78">
        <w:rPr>
          <w:noProof/>
        </w:rPr>
        <w:t>, 1-55 (2003).</w:t>
      </w:r>
    </w:p>
    <w:p w14:paraId="1A001D0E" w14:textId="77777777" w:rsidR="00011E78" w:rsidRPr="00011E78" w:rsidRDefault="00011E78" w:rsidP="00011E78">
      <w:pPr>
        <w:pStyle w:val="EndNoteBibliography"/>
        <w:ind w:left="720" w:hanging="720"/>
        <w:rPr>
          <w:noProof/>
        </w:rPr>
      </w:pPr>
      <w:r w:rsidRPr="00011E78">
        <w:rPr>
          <w:noProof/>
        </w:rPr>
        <w:t>34</w:t>
      </w:r>
      <w:r w:rsidRPr="00011E78">
        <w:rPr>
          <w:noProof/>
        </w:rPr>
        <w:tab/>
        <w:t xml:space="preserve">Karl, T. &amp; Koss, W. J. Regional and national monthly, seasonal, and annual temperature weighted by area, 1895-1983. </w:t>
      </w:r>
      <w:r w:rsidRPr="00011E78">
        <w:rPr>
          <w:i/>
          <w:noProof/>
        </w:rPr>
        <w:t>National Climatic Data Center</w:t>
      </w:r>
      <w:r w:rsidRPr="00011E78">
        <w:rPr>
          <w:noProof/>
        </w:rPr>
        <w:t xml:space="preserve"> (1984).</w:t>
      </w:r>
    </w:p>
    <w:p w14:paraId="6317C9EC" w14:textId="5A701C72"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88197D">
      <w:pPr>
        <w:spacing w:after="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B938DB">
      <w:pPr>
        <w:spacing w:after="0" w:line="480" w:lineRule="auto"/>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Author contributions</w:t>
      </w:r>
    </w:p>
    <w:p w14:paraId="5E95FFAE" w14:textId="00642CE1"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pPr>
        <w:spacing w:after="0" w:line="480" w:lineRule="auto"/>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08718A3D"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7D025D64" w:rsidR="00971550" w:rsidRPr="00CF4E04" w:rsidRDefault="00971550" w:rsidP="0088197D">
      <w:pPr>
        <w:spacing w:after="0" w:line="480" w:lineRule="auto"/>
        <w:rPr>
          <w:rFonts w:ascii="Times New Roman" w:hAnsi="Times New Roman"/>
          <w:color w:val="000000" w:themeColor="text1"/>
          <w:sz w:val="24"/>
          <w:szCs w:val="24"/>
        </w:rPr>
      </w:pPr>
      <w:bookmarkStart w:id="8" w:name="_Ref468360496"/>
      <w:r w:rsidRPr="00CF4E04">
        <w:rPr>
          <w:rFonts w:ascii="Times New Roman" w:hAnsi="Times New Roman"/>
          <w:b/>
          <w:color w:val="000000" w:themeColor="text1"/>
          <w:sz w:val="24"/>
          <w:szCs w:val="24"/>
        </w:rPr>
        <w:lastRenderedPageBreak/>
        <w:t xml:space="preserve">Figure </w:t>
      </w:r>
      <w:bookmarkEnd w:id="8"/>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108F4F23"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ality, by climate region, sex and age group for 1982-2013</w:t>
      </w:r>
      <w:ins w:id="9" w:author="umahx99" w:date="2017-01-16T01:54:00Z">
        <w:r w:rsidR="00557CEE">
          <w:rPr>
            <w:rFonts w:ascii="Times New Roman" w:hAnsi="Times New Roman"/>
            <w:i w:val="0"/>
            <w:color w:val="000000" w:themeColor="text1"/>
            <w:sz w:val="24"/>
            <w:szCs w:val="24"/>
          </w:rPr>
          <w:t>.</w:t>
        </w:r>
      </w:ins>
      <w:r w:rsidRPr="00785D32">
        <w:rPr>
          <w:rFonts w:ascii="Times New Roman" w:hAnsi="Times New Roman"/>
          <w:i w:val="0"/>
          <w:color w:val="000000" w:themeColor="text1"/>
          <w:sz w:val="24"/>
          <w:szCs w:val="24"/>
        </w:rPr>
        <w:t xml:space="preserve">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15941E86"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w:t>
      </w:r>
      <w:bookmarkStart w:id="10" w:name="_GoBack"/>
      <w:r w:rsidR="00C32485" w:rsidRPr="00CF4E04">
        <w:rPr>
          <w:rFonts w:ascii="Times New Roman" w:hAnsi="Times New Roman"/>
          <w:i w:val="0"/>
          <w:color w:val="000000" w:themeColor="text1"/>
          <w:sz w:val="24"/>
          <w:szCs w:val="24"/>
        </w:rPr>
        <w:t xml:space="preserve">between months in which mortality peaks versus </w:t>
      </w:r>
      <w:del w:id="11" w:author="umahx99" w:date="2017-01-16T01:55:00Z">
        <w:r w:rsidR="00C32485" w:rsidRPr="00CF4E04" w:rsidDel="00557CEE">
          <w:rPr>
            <w:rFonts w:ascii="Times New Roman" w:hAnsi="Times New Roman"/>
            <w:i w:val="0"/>
            <w:color w:val="000000" w:themeColor="text1"/>
            <w:sz w:val="24"/>
            <w:szCs w:val="24"/>
          </w:rPr>
          <w:delText xml:space="preserve">bottoms </w:delText>
        </w:r>
      </w:del>
      <w:ins w:id="12" w:author="umahx99" w:date="2017-01-16T01:55:00Z">
        <w:r w:rsidR="00557CEE">
          <w:rPr>
            <w:rFonts w:ascii="Times New Roman" w:hAnsi="Times New Roman"/>
            <w:i w:val="0"/>
            <w:color w:val="000000" w:themeColor="text1"/>
            <w:sz w:val="24"/>
            <w:szCs w:val="24"/>
          </w:rPr>
          <w:t>troughs</w:t>
        </w:r>
        <w:r w:rsidR="00557CEE" w:rsidRPr="00CF4E04">
          <w:rPr>
            <w:rFonts w:ascii="Times New Roman" w:hAnsi="Times New Roman"/>
            <w:i w:val="0"/>
            <w:color w:val="000000" w:themeColor="text1"/>
            <w:sz w:val="24"/>
            <w:szCs w:val="24"/>
          </w:rPr>
          <w:t xml:space="preserve"> </w:t>
        </w:r>
      </w:ins>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 xml:space="preserve">sex and </w:t>
      </w:r>
      <w:bookmarkEnd w:id="10"/>
      <w:r w:rsidRPr="00CF4E04">
        <w:rPr>
          <w:rFonts w:ascii="Times New Roman" w:hAnsi="Times New Roman"/>
          <w:i w:val="0"/>
          <w:color w:val="000000" w:themeColor="text1"/>
          <w:sz w:val="24"/>
          <w:szCs w:val="24"/>
        </w:rPr>
        <w:t>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7C1E1E31"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9&lt;/item&gt;&lt;item&gt;940&lt;/item&gt;&lt;item&gt;941&lt;/item&gt;&lt;item&gt;943&lt;/item&gt;&lt;item&gt;951&lt;/item&gt;&lt;item&gt;952&lt;/item&gt;&lt;item&gt;953&lt;/item&gt;&lt;item&gt;955&lt;/item&gt;&lt;item&gt;956&lt;/item&gt;&lt;item&gt;958&lt;/item&gt;&lt;/record-ids&gt;&lt;/item&gt;&lt;/Libraries&gt;"/>
  </w:docVars>
  <w:rsids>
    <w:rsidRoot w:val="00482D51"/>
    <w:rsid w:val="00002C90"/>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5BC0"/>
    <w:rsid w:val="000760B6"/>
    <w:rsid w:val="0007673F"/>
    <w:rsid w:val="00076B33"/>
    <w:rsid w:val="00076C18"/>
    <w:rsid w:val="00080D83"/>
    <w:rsid w:val="0008276D"/>
    <w:rsid w:val="00082CE2"/>
    <w:rsid w:val="000833D7"/>
    <w:rsid w:val="00083926"/>
    <w:rsid w:val="00085916"/>
    <w:rsid w:val="00086313"/>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5BB"/>
    <w:rsid w:val="000B42BF"/>
    <w:rsid w:val="000B5930"/>
    <w:rsid w:val="000B6495"/>
    <w:rsid w:val="000B7625"/>
    <w:rsid w:val="000B7DBF"/>
    <w:rsid w:val="000C0ECE"/>
    <w:rsid w:val="000C240B"/>
    <w:rsid w:val="000C2B3D"/>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32B6"/>
    <w:rsid w:val="001048ED"/>
    <w:rsid w:val="00107D0B"/>
    <w:rsid w:val="001102E0"/>
    <w:rsid w:val="00111002"/>
    <w:rsid w:val="00113607"/>
    <w:rsid w:val="00113C44"/>
    <w:rsid w:val="00120385"/>
    <w:rsid w:val="00120479"/>
    <w:rsid w:val="001218B3"/>
    <w:rsid w:val="00126334"/>
    <w:rsid w:val="001309AB"/>
    <w:rsid w:val="00130E5F"/>
    <w:rsid w:val="00132C6C"/>
    <w:rsid w:val="0013450E"/>
    <w:rsid w:val="00134BC3"/>
    <w:rsid w:val="001371EE"/>
    <w:rsid w:val="001404CF"/>
    <w:rsid w:val="00140ABF"/>
    <w:rsid w:val="00146224"/>
    <w:rsid w:val="00150077"/>
    <w:rsid w:val="00151E7F"/>
    <w:rsid w:val="00152476"/>
    <w:rsid w:val="00154145"/>
    <w:rsid w:val="00154238"/>
    <w:rsid w:val="00155FAB"/>
    <w:rsid w:val="00162AB7"/>
    <w:rsid w:val="001649B2"/>
    <w:rsid w:val="001654F0"/>
    <w:rsid w:val="001667C6"/>
    <w:rsid w:val="00167E56"/>
    <w:rsid w:val="0017087D"/>
    <w:rsid w:val="0017329C"/>
    <w:rsid w:val="0017419B"/>
    <w:rsid w:val="00177281"/>
    <w:rsid w:val="001776A2"/>
    <w:rsid w:val="0018033A"/>
    <w:rsid w:val="001804AC"/>
    <w:rsid w:val="00180E15"/>
    <w:rsid w:val="001815D7"/>
    <w:rsid w:val="00181D55"/>
    <w:rsid w:val="00182C38"/>
    <w:rsid w:val="00183441"/>
    <w:rsid w:val="0018351F"/>
    <w:rsid w:val="00184548"/>
    <w:rsid w:val="001849C7"/>
    <w:rsid w:val="00186415"/>
    <w:rsid w:val="001903A4"/>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20EA"/>
    <w:rsid w:val="001D4E3C"/>
    <w:rsid w:val="001D79E8"/>
    <w:rsid w:val="001E064C"/>
    <w:rsid w:val="001E0C55"/>
    <w:rsid w:val="001E1544"/>
    <w:rsid w:val="001E1633"/>
    <w:rsid w:val="001E1FF1"/>
    <w:rsid w:val="001E3CED"/>
    <w:rsid w:val="001E44DA"/>
    <w:rsid w:val="001E6320"/>
    <w:rsid w:val="001F32FF"/>
    <w:rsid w:val="001F4BAA"/>
    <w:rsid w:val="001F6439"/>
    <w:rsid w:val="001F6898"/>
    <w:rsid w:val="001F7934"/>
    <w:rsid w:val="00200952"/>
    <w:rsid w:val="0020266B"/>
    <w:rsid w:val="002058C6"/>
    <w:rsid w:val="00205B6D"/>
    <w:rsid w:val="00206771"/>
    <w:rsid w:val="00206E67"/>
    <w:rsid w:val="002078C1"/>
    <w:rsid w:val="00210334"/>
    <w:rsid w:val="00213D59"/>
    <w:rsid w:val="0021414E"/>
    <w:rsid w:val="00216490"/>
    <w:rsid w:val="0022073C"/>
    <w:rsid w:val="002208C6"/>
    <w:rsid w:val="00224348"/>
    <w:rsid w:val="00227503"/>
    <w:rsid w:val="00230932"/>
    <w:rsid w:val="00232E93"/>
    <w:rsid w:val="00232F41"/>
    <w:rsid w:val="00234C10"/>
    <w:rsid w:val="002369F6"/>
    <w:rsid w:val="002407AF"/>
    <w:rsid w:val="00240EB4"/>
    <w:rsid w:val="0024125E"/>
    <w:rsid w:val="00241832"/>
    <w:rsid w:val="002426B6"/>
    <w:rsid w:val="002426C9"/>
    <w:rsid w:val="00242781"/>
    <w:rsid w:val="00242A8A"/>
    <w:rsid w:val="002448B1"/>
    <w:rsid w:val="00244B6F"/>
    <w:rsid w:val="00245E04"/>
    <w:rsid w:val="00251CB7"/>
    <w:rsid w:val="00253B85"/>
    <w:rsid w:val="00256FC1"/>
    <w:rsid w:val="002571B5"/>
    <w:rsid w:val="00257A52"/>
    <w:rsid w:val="00261272"/>
    <w:rsid w:val="0026280A"/>
    <w:rsid w:val="00263689"/>
    <w:rsid w:val="00265FEA"/>
    <w:rsid w:val="00267F49"/>
    <w:rsid w:val="00270B4B"/>
    <w:rsid w:val="002715D6"/>
    <w:rsid w:val="002719DF"/>
    <w:rsid w:val="00274E12"/>
    <w:rsid w:val="00275579"/>
    <w:rsid w:val="002761F7"/>
    <w:rsid w:val="00276E84"/>
    <w:rsid w:val="0027795F"/>
    <w:rsid w:val="002807DD"/>
    <w:rsid w:val="002808D5"/>
    <w:rsid w:val="00282A26"/>
    <w:rsid w:val="00282BF0"/>
    <w:rsid w:val="00284309"/>
    <w:rsid w:val="0028660C"/>
    <w:rsid w:val="00286B27"/>
    <w:rsid w:val="00290AF5"/>
    <w:rsid w:val="00290FD5"/>
    <w:rsid w:val="00291816"/>
    <w:rsid w:val="002921BE"/>
    <w:rsid w:val="00292548"/>
    <w:rsid w:val="00293AA3"/>
    <w:rsid w:val="0029437A"/>
    <w:rsid w:val="002945EB"/>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46A3"/>
    <w:rsid w:val="002C4E8C"/>
    <w:rsid w:val="002C5FB9"/>
    <w:rsid w:val="002C69CD"/>
    <w:rsid w:val="002C7535"/>
    <w:rsid w:val="002C7D57"/>
    <w:rsid w:val="002D0988"/>
    <w:rsid w:val="002D14DE"/>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05CA"/>
    <w:rsid w:val="0032104A"/>
    <w:rsid w:val="00323445"/>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1171"/>
    <w:rsid w:val="0036223C"/>
    <w:rsid w:val="00365562"/>
    <w:rsid w:val="0036619E"/>
    <w:rsid w:val="00366D17"/>
    <w:rsid w:val="003700D9"/>
    <w:rsid w:val="00373A9B"/>
    <w:rsid w:val="00377B40"/>
    <w:rsid w:val="00380176"/>
    <w:rsid w:val="003809FF"/>
    <w:rsid w:val="00381442"/>
    <w:rsid w:val="003841B2"/>
    <w:rsid w:val="00391767"/>
    <w:rsid w:val="00393A4F"/>
    <w:rsid w:val="00393B92"/>
    <w:rsid w:val="00396EEE"/>
    <w:rsid w:val="0039751B"/>
    <w:rsid w:val="00397D6A"/>
    <w:rsid w:val="003A0B89"/>
    <w:rsid w:val="003A12B6"/>
    <w:rsid w:val="003A1F8F"/>
    <w:rsid w:val="003A2E1C"/>
    <w:rsid w:val="003A4CC1"/>
    <w:rsid w:val="003A61E6"/>
    <w:rsid w:val="003A6DA5"/>
    <w:rsid w:val="003A7C8D"/>
    <w:rsid w:val="003B0301"/>
    <w:rsid w:val="003B2232"/>
    <w:rsid w:val="003B29FF"/>
    <w:rsid w:val="003B49F1"/>
    <w:rsid w:val="003B5D97"/>
    <w:rsid w:val="003B7A99"/>
    <w:rsid w:val="003C12EF"/>
    <w:rsid w:val="003C1BBC"/>
    <w:rsid w:val="003C3F17"/>
    <w:rsid w:val="003D0931"/>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6B5D"/>
    <w:rsid w:val="0040119B"/>
    <w:rsid w:val="0040294F"/>
    <w:rsid w:val="004055BF"/>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20C"/>
    <w:rsid w:val="00434577"/>
    <w:rsid w:val="00434ACE"/>
    <w:rsid w:val="004412C7"/>
    <w:rsid w:val="004416DF"/>
    <w:rsid w:val="004429ED"/>
    <w:rsid w:val="00445BC3"/>
    <w:rsid w:val="00447CCE"/>
    <w:rsid w:val="00447F74"/>
    <w:rsid w:val="00450834"/>
    <w:rsid w:val="004518DC"/>
    <w:rsid w:val="0045299F"/>
    <w:rsid w:val="00452AB5"/>
    <w:rsid w:val="0045498F"/>
    <w:rsid w:val="00455B56"/>
    <w:rsid w:val="0045686C"/>
    <w:rsid w:val="004578E4"/>
    <w:rsid w:val="00460205"/>
    <w:rsid w:val="00460403"/>
    <w:rsid w:val="00460DB5"/>
    <w:rsid w:val="004625AD"/>
    <w:rsid w:val="0046482E"/>
    <w:rsid w:val="0046623D"/>
    <w:rsid w:val="00466E11"/>
    <w:rsid w:val="0047194E"/>
    <w:rsid w:val="004720DB"/>
    <w:rsid w:val="00472EC1"/>
    <w:rsid w:val="00473407"/>
    <w:rsid w:val="00474509"/>
    <w:rsid w:val="0047590C"/>
    <w:rsid w:val="00475B71"/>
    <w:rsid w:val="00475BFB"/>
    <w:rsid w:val="00475DDE"/>
    <w:rsid w:val="004774DF"/>
    <w:rsid w:val="004778FB"/>
    <w:rsid w:val="00480715"/>
    <w:rsid w:val="0048183C"/>
    <w:rsid w:val="00482D51"/>
    <w:rsid w:val="00483666"/>
    <w:rsid w:val="00484658"/>
    <w:rsid w:val="0048630A"/>
    <w:rsid w:val="004875C3"/>
    <w:rsid w:val="00487889"/>
    <w:rsid w:val="00490CB6"/>
    <w:rsid w:val="0049110E"/>
    <w:rsid w:val="00491DCF"/>
    <w:rsid w:val="004979E7"/>
    <w:rsid w:val="004A0AF3"/>
    <w:rsid w:val="004A5369"/>
    <w:rsid w:val="004A5B2C"/>
    <w:rsid w:val="004A638D"/>
    <w:rsid w:val="004A7A00"/>
    <w:rsid w:val="004A7C76"/>
    <w:rsid w:val="004B07CB"/>
    <w:rsid w:val="004B07DD"/>
    <w:rsid w:val="004B1615"/>
    <w:rsid w:val="004B2F85"/>
    <w:rsid w:val="004B6051"/>
    <w:rsid w:val="004B610C"/>
    <w:rsid w:val="004B7154"/>
    <w:rsid w:val="004B7609"/>
    <w:rsid w:val="004C02DD"/>
    <w:rsid w:val="004C06A5"/>
    <w:rsid w:val="004C0C71"/>
    <w:rsid w:val="004C2124"/>
    <w:rsid w:val="004C5A3B"/>
    <w:rsid w:val="004C5E37"/>
    <w:rsid w:val="004C7DCA"/>
    <w:rsid w:val="004D00D5"/>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3AEB"/>
    <w:rsid w:val="0050434E"/>
    <w:rsid w:val="00505A63"/>
    <w:rsid w:val="005066A6"/>
    <w:rsid w:val="00510715"/>
    <w:rsid w:val="00511D20"/>
    <w:rsid w:val="005120F4"/>
    <w:rsid w:val="00514C8F"/>
    <w:rsid w:val="00515033"/>
    <w:rsid w:val="00516142"/>
    <w:rsid w:val="00516C72"/>
    <w:rsid w:val="00517509"/>
    <w:rsid w:val="00520C4B"/>
    <w:rsid w:val="00521740"/>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6037"/>
    <w:rsid w:val="00557CBD"/>
    <w:rsid w:val="00557CEE"/>
    <w:rsid w:val="005612BD"/>
    <w:rsid w:val="00563BDF"/>
    <w:rsid w:val="00564E86"/>
    <w:rsid w:val="005671BF"/>
    <w:rsid w:val="00570C3D"/>
    <w:rsid w:val="005715E7"/>
    <w:rsid w:val="00572DEC"/>
    <w:rsid w:val="005803BD"/>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7D5B"/>
    <w:rsid w:val="005A14FD"/>
    <w:rsid w:val="005A2FD2"/>
    <w:rsid w:val="005A5DB0"/>
    <w:rsid w:val="005B0832"/>
    <w:rsid w:val="005B0BF9"/>
    <w:rsid w:val="005B11E3"/>
    <w:rsid w:val="005B2736"/>
    <w:rsid w:val="005B5156"/>
    <w:rsid w:val="005B55FB"/>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7877"/>
    <w:rsid w:val="005E100B"/>
    <w:rsid w:val="005E10E4"/>
    <w:rsid w:val="005E181A"/>
    <w:rsid w:val="005E33A1"/>
    <w:rsid w:val="005E608C"/>
    <w:rsid w:val="005E7E9A"/>
    <w:rsid w:val="005F1520"/>
    <w:rsid w:val="005F1606"/>
    <w:rsid w:val="005F2541"/>
    <w:rsid w:val="005F49C5"/>
    <w:rsid w:val="005F5127"/>
    <w:rsid w:val="005F5F8D"/>
    <w:rsid w:val="005F6B8E"/>
    <w:rsid w:val="00600EE4"/>
    <w:rsid w:val="00601CF3"/>
    <w:rsid w:val="006025EB"/>
    <w:rsid w:val="00602CE0"/>
    <w:rsid w:val="00604FA1"/>
    <w:rsid w:val="0060576D"/>
    <w:rsid w:val="006061BA"/>
    <w:rsid w:val="0060671F"/>
    <w:rsid w:val="006069F2"/>
    <w:rsid w:val="00606FFC"/>
    <w:rsid w:val="00607FA8"/>
    <w:rsid w:val="006120D3"/>
    <w:rsid w:val="006124E6"/>
    <w:rsid w:val="00614523"/>
    <w:rsid w:val="00614E62"/>
    <w:rsid w:val="006154DB"/>
    <w:rsid w:val="0062217A"/>
    <w:rsid w:val="00624B38"/>
    <w:rsid w:val="006318F2"/>
    <w:rsid w:val="00631BF2"/>
    <w:rsid w:val="00634571"/>
    <w:rsid w:val="00634E3B"/>
    <w:rsid w:val="00635FE7"/>
    <w:rsid w:val="006366CF"/>
    <w:rsid w:val="00640757"/>
    <w:rsid w:val="00641AF0"/>
    <w:rsid w:val="006442C0"/>
    <w:rsid w:val="0064559D"/>
    <w:rsid w:val="00645F3B"/>
    <w:rsid w:val="006462A4"/>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629"/>
    <w:rsid w:val="006925A0"/>
    <w:rsid w:val="0069518B"/>
    <w:rsid w:val="0069627F"/>
    <w:rsid w:val="0069695F"/>
    <w:rsid w:val="006A00CF"/>
    <w:rsid w:val="006A2543"/>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3434"/>
    <w:rsid w:val="006C45BE"/>
    <w:rsid w:val="006C6AB2"/>
    <w:rsid w:val="006D0220"/>
    <w:rsid w:val="006D29D7"/>
    <w:rsid w:val="006D55E7"/>
    <w:rsid w:val="006D6127"/>
    <w:rsid w:val="006E24B5"/>
    <w:rsid w:val="006E3980"/>
    <w:rsid w:val="006E3E3C"/>
    <w:rsid w:val="006E4623"/>
    <w:rsid w:val="006E68FE"/>
    <w:rsid w:val="006F03EA"/>
    <w:rsid w:val="006F1CE1"/>
    <w:rsid w:val="006F297A"/>
    <w:rsid w:val="006F2D92"/>
    <w:rsid w:val="006F57C9"/>
    <w:rsid w:val="006F645D"/>
    <w:rsid w:val="006F6844"/>
    <w:rsid w:val="006F7313"/>
    <w:rsid w:val="006F7AAC"/>
    <w:rsid w:val="0070200C"/>
    <w:rsid w:val="00702C86"/>
    <w:rsid w:val="00705AD8"/>
    <w:rsid w:val="00707CD4"/>
    <w:rsid w:val="0071189E"/>
    <w:rsid w:val="00712439"/>
    <w:rsid w:val="00713FF4"/>
    <w:rsid w:val="00714D92"/>
    <w:rsid w:val="00717133"/>
    <w:rsid w:val="00717418"/>
    <w:rsid w:val="00717527"/>
    <w:rsid w:val="007176EE"/>
    <w:rsid w:val="00717C72"/>
    <w:rsid w:val="0072296E"/>
    <w:rsid w:val="00723770"/>
    <w:rsid w:val="007243DA"/>
    <w:rsid w:val="00725C10"/>
    <w:rsid w:val="00726C6B"/>
    <w:rsid w:val="007303C9"/>
    <w:rsid w:val="00731128"/>
    <w:rsid w:val="0073503A"/>
    <w:rsid w:val="0073705C"/>
    <w:rsid w:val="0073779F"/>
    <w:rsid w:val="00742ADE"/>
    <w:rsid w:val="00742C8F"/>
    <w:rsid w:val="00742DE1"/>
    <w:rsid w:val="007436D7"/>
    <w:rsid w:val="007460C7"/>
    <w:rsid w:val="0074650F"/>
    <w:rsid w:val="00746762"/>
    <w:rsid w:val="00750EC9"/>
    <w:rsid w:val="007526BC"/>
    <w:rsid w:val="00752EE1"/>
    <w:rsid w:val="007535CB"/>
    <w:rsid w:val="007537F5"/>
    <w:rsid w:val="007560D4"/>
    <w:rsid w:val="0075782A"/>
    <w:rsid w:val="00757A7C"/>
    <w:rsid w:val="00760FD2"/>
    <w:rsid w:val="007611B8"/>
    <w:rsid w:val="007627AB"/>
    <w:rsid w:val="0076686A"/>
    <w:rsid w:val="00771EA4"/>
    <w:rsid w:val="00772B97"/>
    <w:rsid w:val="0077413A"/>
    <w:rsid w:val="00775936"/>
    <w:rsid w:val="00776990"/>
    <w:rsid w:val="007769B9"/>
    <w:rsid w:val="00776D59"/>
    <w:rsid w:val="007800AF"/>
    <w:rsid w:val="00781265"/>
    <w:rsid w:val="007825A4"/>
    <w:rsid w:val="0078333E"/>
    <w:rsid w:val="00785D32"/>
    <w:rsid w:val="007860C4"/>
    <w:rsid w:val="00791713"/>
    <w:rsid w:val="00791D9C"/>
    <w:rsid w:val="00792165"/>
    <w:rsid w:val="00792B0B"/>
    <w:rsid w:val="00792C98"/>
    <w:rsid w:val="00793750"/>
    <w:rsid w:val="00793D6E"/>
    <w:rsid w:val="00793EAB"/>
    <w:rsid w:val="00795E96"/>
    <w:rsid w:val="0079658A"/>
    <w:rsid w:val="0079743E"/>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7770"/>
    <w:rsid w:val="007C782D"/>
    <w:rsid w:val="007C7E3E"/>
    <w:rsid w:val="007D3C53"/>
    <w:rsid w:val="007E1161"/>
    <w:rsid w:val="007E2DBE"/>
    <w:rsid w:val="007E3679"/>
    <w:rsid w:val="007E69F1"/>
    <w:rsid w:val="007F1DCB"/>
    <w:rsid w:val="007F22D2"/>
    <w:rsid w:val="007F2E1E"/>
    <w:rsid w:val="007F3BC8"/>
    <w:rsid w:val="007F45D6"/>
    <w:rsid w:val="007F4B6E"/>
    <w:rsid w:val="007F7BFF"/>
    <w:rsid w:val="007F7C38"/>
    <w:rsid w:val="00801D92"/>
    <w:rsid w:val="0080293E"/>
    <w:rsid w:val="00803355"/>
    <w:rsid w:val="00803FD0"/>
    <w:rsid w:val="00805AB6"/>
    <w:rsid w:val="0080737F"/>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15AE"/>
    <w:rsid w:val="00831703"/>
    <w:rsid w:val="00831748"/>
    <w:rsid w:val="00832E24"/>
    <w:rsid w:val="0083342C"/>
    <w:rsid w:val="00833790"/>
    <w:rsid w:val="00834711"/>
    <w:rsid w:val="0083738D"/>
    <w:rsid w:val="00837DCF"/>
    <w:rsid w:val="00837EAF"/>
    <w:rsid w:val="00840791"/>
    <w:rsid w:val="0084095B"/>
    <w:rsid w:val="00840AE5"/>
    <w:rsid w:val="00840DC4"/>
    <w:rsid w:val="00842569"/>
    <w:rsid w:val="0084267F"/>
    <w:rsid w:val="00843887"/>
    <w:rsid w:val="00843B19"/>
    <w:rsid w:val="008453BA"/>
    <w:rsid w:val="00845C0D"/>
    <w:rsid w:val="00845FF2"/>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8729F"/>
    <w:rsid w:val="008908FE"/>
    <w:rsid w:val="00892077"/>
    <w:rsid w:val="00893673"/>
    <w:rsid w:val="008937C1"/>
    <w:rsid w:val="008946C6"/>
    <w:rsid w:val="00896BF3"/>
    <w:rsid w:val="008A1BCE"/>
    <w:rsid w:val="008A4D12"/>
    <w:rsid w:val="008A526D"/>
    <w:rsid w:val="008A55E6"/>
    <w:rsid w:val="008A7047"/>
    <w:rsid w:val="008A7182"/>
    <w:rsid w:val="008A7468"/>
    <w:rsid w:val="008A785D"/>
    <w:rsid w:val="008B1C81"/>
    <w:rsid w:val="008B746F"/>
    <w:rsid w:val="008C2086"/>
    <w:rsid w:val="008C22F3"/>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7EF9"/>
    <w:rsid w:val="008F1CB0"/>
    <w:rsid w:val="008F3D07"/>
    <w:rsid w:val="008F4155"/>
    <w:rsid w:val="008F4FBB"/>
    <w:rsid w:val="009015E8"/>
    <w:rsid w:val="00903AEA"/>
    <w:rsid w:val="009042AC"/>
    <w:rsid w:val="00905D72"/>
    <w:rsid w:val="00907217"/>
    <w:rsid w:val="0091075A"/>
    <w:rsid w:val="00911391"/>
    <w:rsid w:val="00911634"/>
    <w:rsid w:val="009118C4"/>
    <w:rsid w:val="0091242B"/>
    <w:rsid w:val="00914B6C"/>
    <w:rsid w:val="00915FB9"/>
    <w:rsid w:val="009221D5"/>
    <w:rsid w:val="009321F1"/>
    <w:rsid w:val="0093232F"/>
    <w:rsid w:val="009334A8"/>
    <w:rsid w:val="009354C1"/>
    <w:rsid w:val="00935607"/>
    <w:rsid w:val="00936272"/>
    <w:rsid w:val="00936DF7"/>
    <w:rsid w:val="00937A23"/>
    <w:rsid w:val="00937A59"/>
    <w:rsid w:val="00937AF1"/>
    <w:rsid w:val="00940052"/>
    <w:rsid w:val="0094016A"/>
    <w:rsid w:val="00941297"/>
    <w:rsid w:val="00942A83"/>
    <w:rsid w:val="00943AF9"/>
    <w:rsid w:val="00943C74"/>
    <w:rsid w:val="00945B6D"/>
    <w:rsid w:val="00945DB3"/>
    <w:rsid w:val="00950D39"/>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16A"/>
    <w:rsid w:val="00981384"/>
    <w:rsid w:val="00981E5B"/>
    <w:rsid w:val="00981FCD"/>
    <w:rsid w:val="00984221"/>
    <w:rsid w:val="009865BF"/>
    <w:rsid w:val="0098685A"/>
    <w:rsid w:val="009868FE"/>
    <w:rsid w:val="00987398"/>
    <w:rsid w:val="009905A0"/>
    <w:rsid w:val="00990ED1"/>
    <w:rsid w:val="00991ED2"/>
    <w:rsid w:val="00995D68"/>
    <w:rsid w:val="00997843"/>
    <w:rsid w:val="009A082B"/>
    <w:rsid w:val="009A1CAF"/>
    <w:rsid w:val="009A31D6"/>
    <w:rsid w:val="009A3625"/>
    <w:rsid w:val="009A4004"/>
    <w:rsid w:val="009A4ECC"/>
    <w:rsid w:val="009A58F5"/>
    <w:rsid w:val="009A78EF"/>
    <w:rsid w:val="009B00D2"/>
    <w:rsid w:val="009B07E8"/>
    <w:rsid w:val="009B16CA"/>
    <w:rsid w:val="009B1D00"/>
    <w:rsid w:val="009B275D"/>
    <w:rsid w:val="009B67A3"/>
    <w:rsid w:val="009B68C6"/>
    <w:rsid w:val="009C289C"/>
    <w:rsid w:val="009C5802"/>
    <w:rsid w:val="009D42E4"/>
    <w:rsid w:val="009D55F9"/>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55D8"/>
    <w:rsid w:val="00A36C23"/>
    <w:rsid w:val="00A37081"/>
    <w:rsid w:val="00A37A93"/>
    <w:rsid w:val="00A40231"/>
    <w:rsid w:val="00A404A3"/>
    <w:rsid w:val="00A414CF"/>
    <w:rsid w:val="00A41B35"/>
    <w:rsid w:val="00A43D39"/>
    <w:rsid w:val="00A4612D"/>
    <w:rsid w:val="00A4662F"/>
    <w:rsid w:val="00A46C53"/>
    <w:rsid w:val="00A51046"/>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A7F"/>
    <w:rsid w:val="00A86B63"/>
    <w:rsid w:val="00A8740F"/>
    <w:rsid w:val="00A8770A"/>
    <w:rsid w:val="00A90A32"/>
    <w:rsid w:val="00A92ED5"/>
    <w:rsid w:val="00A96F0F"/>
    <w:rsid w:val="00AA1780"/>
    <w:rsid w:val="00AA7301"/>
    <w:rsid w:val="00AB01A1"/>
    <w:rsid w:val="00AB12C5"/>
    <w:rsid w:val="00AB2DE0"/>
    <w:rsid w:val="00AB3ABA"/>
    <w:rsid w:val="00AB540F"/>
    <w:rsid w:val="00AC16D0"/>
    <w:rsid w:val="00AC62E0"/>
    <w:rsid w:val="00AC6A94"/>
    <w:rsid w:val="00AD0224"/>
    <w:rsid w:val="00AD05A3"/>
    <w:rsid w:val="00AD2E70"/>
    <w:rsid w:val="00AD2EAA"/>
    <w:rsid w:val="00AD39FF"/>
    <w:rsid w:val="00AD3DC6"/>
    <w:rsid w:val="00AD3F0B"/>
    <w:rsid w:val="00AD5E23"/>
    <w:rsid w:val="00AD7256"/>
    <w:rsid w:val="00AE1AFE"/>
    <w:rsid w:val="00AE34A2"/>
    <w:rsid w:val="00AE4224"/>
    <w:rsid w:val="00AE48D9"/>
    <w:rsid w:val="00AE4F67"/>
    <w:rsid w:val="00AE62E4"/>
    <w:rsid w:val="00AF0EE0"/>
    <w:rsid w:val="00AF1444"/>
    <w:rsid w:val="00AF1EBA"/>
    <w:rsid w:val="00AF3603"/>
    <w:rsid w:val="00AF52C5"/>
    <w:rsid w:val="00AF536A"/>
    <w:rsid w:val="00B00667"/>
    <w:rsid w:val="00B0135B"/>
    <w:rsid w:val="00B01D71"/>
    <w:rsid w:val="00B02192"/>
    <w:rsid w:val="00B02A6E"/>
    <w:rsid w:val="00B05D10"/>
    <w:rsid w:val="00B11DC8"/>
    <w:rsid w:val="00B12045"/>
    <w:rsid w:val="00B1250C"/>
    <w:rsid w:val="00B12C82"/>
    <w:rsid w:val="00B1364A"/>
    <w:rsid w:val="00B13E9E"/>
    <w:rsid w:val="00B158B1"/>
    <w:rsid w:val="00B1677E"/>
    <w:rsid w:val="00B16867"/>
    <w:rsid w:val="00B17B65"/>
    <w:rsid w:val="00B20DCE"/>
    <w:rsid w:val="00B21834"/>
    <w:rsid w:val="00B22775"/>
    <w:rsid w:val="00B23DAD"/>
    <w:rsid w:val="00B2656B"/>
    <w:rsid w:val="00B3245F"/>
    <w:rsid w:val="00B35265"/>
    <w:rsid w:val="00B41680"/>
    <w:rsid w:val="00B43778"/>
    <w:rsid w:val="00B44B24"/>
    <w:rsid w:val="00B46561"/>
    <w:rsid w:val="00B478A5"/>
    <w:rsid w:val="00B53121"/>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FAD"/>
    <w:rsid w:val="00B76107"/>
    <w:rsid w:val="00B76378"/>
    <w:rsid w:val="00B77C3F"/>
    <w:rsid w:val="00B80FF0"/>
    <w:rsid w:val="00B820DA"/>
    <w:rsid w:val="00B82978"/>
    <w:rsid w:val="00B83A43"/>
    <w:rsid w:val="00B83E20"/>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F51"/>
    <w:rsid w:val="00BC435A"/>
    <w:rsid w:val="00BC441D"/>
    <w:rsid w:val="00BC54F3"/>
    <w:rsid w:val="00BC6AB1"/>
    <w:rsid w:val="00BD30E9"/>
    <w:rsid w:val="00BD3141"/>
    <w:rsid w:val="00BD6E46"/>
    <w:rsid w:val="00BD7F15"/>
    <w:rsid w:val="00BE069F"/>
    <w:rsid w:val="00BE0842"/>
    <w:rsid w:val="00BE0A4B"/>
    <w:rsid w:val="00BE0E43"/>
    <w:rsid w:val="00BE2134"/>
    <w:rsid w:val="00BE2768"/>
    <w:rsid w:val="00BE2DB8"/>
    <w:rsid w:val="00BE4231"/>
    <w:rsid w:val="00BE4709"/>
    <w:rsid w:val="00BE5E5A"/>
    <w:rsid w:val="00BE6CCC"/>
    <w:rsid w:val="00BE76D8"/>
    <w:rsid w:val="00BE7C5B"/>
    <w:rsid w:val="00BF3B32"/>
    <w:rsid w:val="00BF5ED2"/>
    <w:rsid w:val="00BF7DDC"/>
    <w:rsid w:val="00C02ACF"/>
    <w:rsid w:val="00C040DD"/>
    <w:rsid w:val="00C04F00"/>
    <w:rsid w:val="00C05695"/>
    <w:rsid w:val="00C0615A"/>
    <w:rsid w:val="00C078B2"/>
    <w:rsid w:val="00C1351B"/>
    <w:rsid w:val="00C13A67"/>
    <w:rsid w:val="00C174B2"/>
    <w:rsid w:val="00C21B0A"/>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37A1"/>
    <w:rsid w:val="00C55375"/>
    <w:rsid w:val="00C563AB"/>
    <w:rsid w:val="00C5712A"/>
    <w:rsid w:val="00C57E3D"/>
    <w:rsid w:val="00C57E45"/>
    <w:rsid w:val="00C6417F"/>
    <w:rsid w:val="00C64631"/>
    <w:rsid w:val="00C65B87"/>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6F73"/>
    <w:rsid w:val="00CB1728"/>
    <w:rsid w:val="00CB2B62"/>
    <w:rsid w:val="00CB31C8"/>
    <w:rsid w:val="00CB4E84"/>
    <w:rsid w:val="00CC15D5"/>
    <w:rsid w:val="00CC1653"/>
    <w:rsid w:val="00CC1DBE"/>
    <w:rsid w:val="00CC407B"/>
    <w:rsid w:val="00CC40CC"/>
    <w:rsid w:val="00CC5C93"/>
    <w:rsid w:val="00CC75BA"/>
    <w:rsid w:val="00CD40C6"/>
    <w:rsid w:val="00CD5FF4"/>
    <w:rsid w:val="00CD7B5F"/>
    <w:rsid w:val="00CE006B"/>
    <w:rsid w:val="00CE0658"/>
    <w:rsid w:val="00CE1DCB"/>
    <w:rsid w:val="00CE1EE0"/>
    <w:rsid w:val="00CE2B18"/>
    <w:rsid w:val="00CE64B3"/>
    <w:rsid w:val="00CF10DE"/>
    <w:rsid w:val="00CF1263"/>
    <w:rsid w:val="00CF2214"/>
    <w:rsid w:val="00CF318B"/>
    <w:rsid w:val="00CF4E04"/>
    <w:rsid w:val="00CF6E0F"/>
    <w:rsid w:val="00CF6E10"/>
    <w:rsid w:val="00D007E9"/>
    <w:rsid w:val="00D008D7"/>
    <w:rsid w:val="00D01AE8"/>
    <w:rsid w:val="00D01CEF"/>
    <w:rsid w:val="00D066CD"/>
    <w:rsid w:val="00D070E7"/>
    <w:rsid w:val="00D07EC4"/>
    <w:rsid w:val="00D07ECE"/>
    <w:rsid w:val="00D104A5"/>
    <w:rsid w:val="00D11E05"/>
    <w:rsid w:val="00D12263"/>
    <w:rsid w:val="00D12A04"/>
    <w:rsid w:val="00D14671"/>
    <w:rsid w:val="00D14DB1"/>
    <w:rsid w:val="00D16348"/>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3266"/>
    <w:rsid w:val="00D57452"/>
    <w:rsid w:val="00D576D4"/>
    <w:rsid w:val="00D604B5"/>
    <w:rsid w:val="00D6186C"/>
    <w:rsid w:val="00D627C4"/>
    <w:rsid w:val="00D64A46"/>
    <w:rsid w:val="00D64CF4"/>
    <w:rsid w:val="00D656A1"/>
    <w:rsid w:val="00D70DC8"/>
    <w:rsid w:val="00D71354"/>
    <w:rsid w:val="00D719C6"/>
    <w:rsid w:val="00D773DD"/>
    <w:rsid w:val="00D85C36"/>
    <w:rsid w:val="00D85F98"/>
    <w:rsid w:val="00D91B04"/>
    <w:rsid w:val="00D92672"/>
    <w:rsid w:val="00D932A5"/>
    <w:rsid w:val="00D93F14"/>
    <w:rsid w:val="00D949B7"/>
    <w:rsid w:val="00D9530F"/>
    <w:rsid w:val="00D96263"/>
    <w:rsid w:val="00D96DE9"/>
    <w:rsid w:val="00DA0408"/>
    <w:rsid w:val="00DA214D"/>
    <w:rsid w:val="00DA3DAE"/>
    <w:rsid w:val="00DA492B"/>
    <w:rsid w:val="00DA6D1A"/>
    <w:rsid w:val="00DA7268"/>
    <w:rsid w:val="00DB35AA"/>
    <w:rsid w:val="00DB45A0"/>
    <w:rsid w:val="00DB4AC2"/>
    <w:rsid w:val="00DB7088"/>
    <w:rsid w:val="00DB71CC"/>
    <w:rsid w:val="00DC265F"/>
    <w:rsid w:val="00DC2CF1"/>
    <w:rsid w:val="00DC3949"/>
    <w:rsid w:val="00DC473B"/>
    <w:rsid w:val="00DC5874"/>
    <w:rsid w:val="00DC66AF"/>
    <w:rsid w:val="00DC67D2"/>
    <w:rsid w:val="00DD010C"/>
    <w:rsid w:val="00DD07FA"/>
    <w:rsid w:val="00DD21D5"/>
    <w:rsid w:val="00DD25C1"/>
    <w:rsid w:val="00DD2742"/>
    <w:rsid w:val="00DD4674"/>
    <w:rsid w:val="00DD4C07"/>
    <w:rsid w:val="00DD676E"/>
    <w:rsid w:val="00DD7953"/>
    <w:rsid w:val="00DE2D0C"/>
    <w:rsid w:val="00DE2EF6"/>
    <w:rsid w:val="00DE3091"/>
    <w:rsid w:val="00DE5159"/>
    <w:rsid w:val="00DF0D69"/>
    <w:rsid w:val="00DF172D"/>
    <w:rsid w:val="00DF210F"/>
    <w:rsid w:val="00DF4839"/>
    <w:rsid w:val="00E01502"/>
    <w:rsid w:val="00E02AFE"/>
    <w:rsid w:val="00E068E0"/>
    <w:rsid w:val="00E07717"/>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70436"/>
    <w:rsid w:val="00E707E0"/>
    <w:rsid w:val="00E71FBD"/>
    <w:rsid w:val="00E72CAE"/>
    <w:rsid w:val="00E740F4"/>
    <w:rsid w:val="00E74878"/>
    <w:rsid w:val="00E8048C"/>
    <w:rsid w:val="00E80EA7"/>
    <w:rsid w:val="00E812B7"/>
    <w:rsid w:val="00E825B2"/>
    <w:rsid w:val="00E828C3"/>
    <w:rsid w:val="00E843B9"/>
    <w:rsid w:val="00E844E9"/>
    <w:rsid w:val="00E869F9"/>
    <w:rsid w:val="00E86E39"/>
    <w:rsid w:val="00E86FC3"/>
    <w:rsid w:val="00E8736D"/>
    <w:rsid w:val="00E87703"/>
    <w:rsid w:val="00E92147"/>
    <w:rsid w:val="00E937AB"/>
    <w:rsid w:val="00E93BAD"/>
    <w:rsid w:val="00E941DE"/>
    <w:rsid w:val="00E95D86"/>
    <w:rsid w:val="00E97201"/>
    <w:rsid w:val="00EA08C8"/>
    <w:rsid w:val="00EA37CD"/>
    <w:rsid w:val="00EA38A0"/>
    <w:rsid w:val="00EA59D2"/>
    <w:rsid w:val="00EA7F08"/>
    <w:rsid w:val="00EB0B20"/>
    <w:rsid w:val="00EB4BF9"/>
    <w:rsid w:val="00EB5CC4"/>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20E5D"/>
    <w:rsid w:val="00F22339"/>
    <w:rsid w:val="00F2319B"/>
    <w:rsid w:val="00F2613D"/>
    <w:rsid w:val="00F3001B"/>
    <w:rsid w:val="00F31625"/>
    <w:rsid w:val="00F31AD8"/>
    <w:rsid w:val="00F32B91"/>
    <w:rsid w:val="00F35FBE"/>
    <w:rsid w:val="00F4128C"/>
    <w:rsid w:val="00F41467"/>
    <w:rsid w:val="00F42B27"/>
    <w:rsid w:val="00F43484"/>
    <w:rsid w:val="00F45973"/>
    <w:rsid w:val="00F45AAF"/>
    <w:rsid w:val="00F46F05"/>
    <w:rsid w:val="00F5138B"/>
    <w:rsid w:val="00F51CCD"/>
    <w:rsid w:val="00F5231E"/>
    <w:rsid w:val="00F60636"/>
    <w:rsid w:val="00F607D7"/>
    <w:rsid w:val="00F61089"/>
    <w:rsid w:val="00F613FE"/>
    <w:rsid w:val="00F61742"/>
    <w:rsid w:val="00F62EBA"/>
    <w:rsid w:val="00F62FD7"/>
    <w:rsid w:val="00F6366F"/>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623A"/>
    <w:rsid w:val="00F96A1B"/>
    <w:rsid w:val="00FA0046"/>
    <w:rsid w:val="00FA19E5"/>
    <w:rsid w:val="00FA722E"/>
    <w:rsid w:val="00FB1825"/>
    <w:rsid w:val="00FB35F9"/>
    <w:rsid w:val="00FB4297"/>
    <w:rsid w:val="00FB4BAC"/>
    <w:rsid w:val="00FB5656"/>
    <w:rsid w:val="00FB5C64"/>
    <w:rsid w:val="00FB6911"/>
    <w:rsid w:val="00FB6A8E"/>
    <w:rsid w:val="00FC0927"/>
    <w:rsid w:val="00FC5599"/>
    <w:rsid w:val="00FC5718"/>
    <w:rsid w:val="00FC5843"/>
    <w:rsid w:val="00FD1A95"/>
    <w:rsid w:val="00FD5404"/>
    <w:rsid w:val="00FE1F20"/>
    <w:rsid w:val="00FE237B"/>
    <w:rsid w:val="00FE389A"/>
    <w:rsid w:val="00FE46E5"/>
    <w:rsid w:val="00FE5292"/>
    <w:rsid w:val="00FE5FE6"/>
    <w:rsid w:val="00FE7546"/>
    <w:rsid w:val="00FF0176"/>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microsoft.com/office/2011/relationships/people" Target="peop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7614443-37A4-3B44-947B-D64AD2F00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17</Pages>
  <Words>5874</Words>
  <Characters>33483</Characters>
  <Application>Microsoft Macintosh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12</cp:revision>
  <dcterms:created xsi:type="dcterms:W3CDTF">2017-01-16T01:28:00Z</dcterms:created>
  <dcterms:modified xsi:type="dcterms:W3CDTF">2017-01-17T16:25:00Z</dcterms:modified>
</cp:coreProperties>
</file>