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01F6E0" w14:textId="7280AB15" w:rsidR="00A034D0" w:rsidRDefault="0059034D" w:rsidP="00A034D0">
      <w:pPr>
        <w:pStyle w:val="ListParagraph"/>
      </w:pPr>
      <w:r>
        <w:rPr>
          <w:b/>
        </w:rPr>
        <w:t>Figure 1</w:t>
      </w:r>
      <w:ins w:id="0" w:author="Majid" w:date="2016-11-29T16:25:00Z">
        <w:r w:rsidR="00974C81">
          <w:rPr>
            <w:b/>
          </w:rPr>
          <w:t>:</w:t>
        </w:r>
      </w:ins>
      <w:del w:id="1" w:author="Majid" w:date="2016-11-29T16:25:00Z">
        <w:r w:rsidDel="00974C81">
          <w:rPr>
            <w:b/>
          </w:rPr>
          <w:delText xml:space="preserve"> </w:delText>
        </w:r>
        <w:r w:rsidR="0021593D" w:rsidDel="00974C81">
          <w:delText xml:space="preserve">- </w:delText>
        </w:r>
        <w:r w:rsidR="00C31990" w:rsidDel="00974C81">
          <w:rPr>
            <w:b/>
          </w:rPr>
          <w:delText xml:space="preserve"> </w:delText>
        </w:r>
      </w:del>
      <w:del w:id="2" w:author="Majid" w:date="2016-11-29T16:22:00Z">
        <w:r w:rsidR="001C3622" w:rsidRPr="001C3622" w:rsidDel="00974C81">
          <w:rPr>
            <w:b/>
          </w:rPr>
          <w:delText xml:space="preserve">Wavelet analysis </w:delText>
        </w:r>
        <w:r w:rsidR="001C3622" w:rsidDel="00974C81">
          <w:rPr>
            <w:b/>
          </w:rPr>
          <w:delText>of</w:delText>
        </w:r>
        <w:r w:rsidR="001C3622" w:rsidRPr="001C3622" w:rsidDel="00974C81">
          <w:rPr>
            <w:b/>
          </w:rPr>
          <w:delText xml:space="preserve"> </w:delText>
        </w:r>
        <w:r w:rsidR="001C3622" w:rsidDel="00974C81">
          <w:rPr>
            <w:b/>
          </w:rPr>
          <w:delText>time series representing</w:delText>
        </w:r>
        <w:r w:rsidR="001C3622" w:rsidRPr="001C3622" w:rsidDel="00974C81">
          <w:rPr>
            <w:b/>
          </w:rPr>
          <w:delText xml:space="preserve"> </w:delText>
        </w:r>
        <w:r w:rsidR="00887DF0" w:rsidDel="00974C81">
          <w:rPr>
            <w:b/>
          </w:rPr>
          <w:delText xml:space="preserve">all-cause mortality rates of </w:delText>
        </w:r>
        <w:r w:rsidR="001C3622" w:rsidRPr="001C3622" w:rsidDel="00974C81">
          <w:rPr>
            <w:b/>
          </w:rPr>
          <w:delText>national age</w:delText>
        </w:r>
        <w:r w:rsidR="00AA21D1" w:rsidDel="00974C81">
          <w:rPr>
            <w:b/>
          </w:rPr>
          <w:delText>-sex</w:delText>
        </w:r>
        <w:r w:rsidR="001C3622" w:rsidRPr="001C3622" w:rsidDel="00974C81">
          <w:rPr>
            <w:b/>
          </w:rPr>
          <w:delText xml:space="preserve"> groups</w:delText>
        </w:r>
        <w:r w:rsidR="00402335" w:rsidDel="00974C81">
          <w:rPr>
            <w:b/>
          </w:rPr>
          <w:delText xml:space="preserve">, </w:delText>
        </w:r>
        <w:r w:rsidR="00C14C35" w:rsidDel="00974C81">
          <w:rPr>
            <w:b/>
          </w:rPr>
          <w:delText xml:space="preserve">USA, </w:delText>
        </w:r>
        <w:r w:rsidR="00402335" w:rsidDel="00974C81">
          <w:rPr>
            <w:b/>
          </w:rPr>
          <w:delText>1982-2013.</w:delText>
        </w:r>
        <w:r w:rsidR="001C3622" w:rsidDel="00974C81">
          <w:delText xml:space="preserve"> </w:delText>
        </w:r>
      </w:del>
      <w:ins w:id="3" w:author="Majid" w:date="2016-11-29T16:25:00Z">
        <w:r w:rsidR="00974C81">
          <w:t xml:space="preserve"> </w:t>
        </w:r>
      </w:ins>
      <w:r w:rsidR="00C31990" w:rsidRPr="00974C81">
        <w:rPr>
          <w:b/>
          <w:rPrChange w:id="4" w:author="Majid" w:date="2016-11-29T16:23:00Z">
            <w:rPr/>
          </w:rPrChange>
        </w:rPr>
        <w:t>W</w:t>
      </w:r>
      <w:r w:rsidR="00757F46" w:rsidRPr="00974C81">
        <w:rPr>
          <w:b/>
          <w:rPrChange w:id="5" w:author="Majid" w:date="2016-11-29T16:23:00Z">
            <w:rPr/>
          </w:rPrChange>
        </w:rPr>
        <w:t xml:space="preserve">avelet power spectra for </w:t>
      </w:r>
      <w:r w:rsidR="00C31990" w:rsidRPr="00974C81">
        <w:rPr>
          <w:b/>
          <w:rPrChange w:id="6" w:author="Majid" w:date="2016-11-29T16:23:00Z">
            <w:rPr/>
          </w:rPrChange>
        </w:rPr>
        <w:t>national</w:t>
      </w:r>
      <w:r w:rsidR="00484B12" w:rsidRPr="00974C81">
        <w:rPr>
          <w:b/>
          <w:rPrChange w:id="7" w:author="Majid" w:date="2016-11-29T16:23:00Z">
            <w:rPr/>
          </w:rPrChange>
        </w:rPr>
        <w:t xml:space="preserve"> </w:t>
      </w:r>
      <w:r w:rsidR="00314458" w:rsidRPr="00974C81">
        <w:rPr>
          <w:b/>
          <w:rPrChange w:id="8" w:author="Majid" w:date="2016-11-29T16:23:00Z">
            <w:rPr/>
          </w:rPrChange>
        </w:rPr>
        <w:t xml:space="preserve">time series </w:t>
      </w:r>
      <w:r w:rsidR="00484B12" w:rsidRPr="00974C81">
        <w:rPr>
          <w:b/>
          <w:rPrChange w:id="9" w:author="Majid" w:date="2016-11-29T16:23:00Z">
            <w:rPr/>
          </w:rPrChange>
        </w:rPr>
        <w:t xml:space="preserve">data </w:t>
      </w:r>
      <w:ins w:id="10" w:author="Majid" w:date="2016-11-29T16:22:00Z">
        <w:r w:rsidR="00974C81" w:rsidRPr="00974C81">
          <w:rPr>
            <w:b/>
            <w:rPrChange w:id="11" w:author="Majid" w:date="2016-11-29T16:23:00Z">
              <w:rPr/>
            </w:rPrChange>
          </w:rPr>
          <w:t>for 1982-2013</w:t>
        </w:r>
      </w:ins>
      <w:ins w:id="12" w:author="Majid" w:date="2016-11-29T16:23:00Z">
        <w:r w:rsidR="00974C81" w:rsidRPr="00974C81">
          <w:rPr>
            <w:b/>
            <w:rPrChange w:id="13" w:author="Majid" w:date="2016-11-29T16:23:00Z">
              <w:rPr/>
            </w:rPrChange>
          </w:rPr>
          <w:t>, by age group</w:t>
        </w:r>
      </w:ins>
      <w:ins w:id="14" w:author="Majid" w:date="2016-11-29T16:22:00Z">
        <w:r w:rsidR="00974C81" w:rsidRPr="00974C81">
          <w:rPr>
            <w:b/>
            <w:rPrChange w:id="15" w:author="Majid" w:date="2016-11-29T16:23:00Z">
              <w:rPr/>
            </w:rPrChange>
          </w:rPr>
          <w:t xml:space="preserve"> </w:t>
        </w:r>
      </w:ins>
      <w:r w:rsidR="00484B12" w:rsidRPr="00974C81">
        <w:rPr>
          <w:b/>
          <w:rPrChange w:id="16" w:author="Majid" w:date="2016-11-29T16:23:00Z">
            <w:rPr/>
          </w:rPrChange>
        </w:rPr>
        <w:t>for</w:t>
      </w:r>
      <w:r w:rsidR="00C31990" w:rsidRPr="00974C81">
        <w:rPr>
          <w:b/>
          <w:rPrChange w:id="17" w:author="Majid" w:date="2016-11-29T16:23:00Z">
            <w:rPr/>
          </w:rPrChange>
        </w:rPr>
        <w:t xml:space="preserve"> </w:t>
      </w:r>
      <w:del w:id="18" w:author="Majid" w:date="2016-11-29T16:22:00Z">
        <w:r w:rsidR="00757F46" w:rsidRPr="00974C81" w:rsidDel="00974C81">
          <w:rPr>
            <w:b/>
            <w:rPrChange w:id="19" w:author="Majid" w:date="2016-11-29T16:23:00Z">
              <w:rPr/>
            </w:rPrChange>
          </w:rPr>
          <w:delText xml:space="preserve">age groups in </w:delText>
        </w:r>
      </w:del>
      <w:r w:rsidR="00757F46" w:rsidRPr="00974C81">
        <w:rPr>
          <w:b/>
          <w:rPrChange w:id="20" w:author="Majid" w:date="2016-11-29T16:23:00Z">
            <w:rPr/>
          </w:rPrChange>
        </w:rPr>
        <w:t>(A) men and (B) women.</w:t>
      </w:r>
      <w:r w:rsidR="00757F46">
        <w:t xml:space="preserve"> </w:t>
      </w:r>
      <w:r w:rsidR="00CA0F5C">
        <w:t xml:space="preserve">Wavelet power values increase from blue to red, with white contour lines </w:t>
      </w:r>
      <w:r w:rsidR="006B36A5">
        <w:t xml:space="preserve">indicating the 5% significance level. </w:t>
      </w:r>
      <w:r w:rsidR="00484B12">
        <w:t>Age groups with significant 12-</w:t>
      </w:r>
      <w:r w:rsidR="00167761">
        <w:t xml:space="preserve">month periodicity for the entire period </w:t>
      </w:r>
      <w:commentRangeStart w:id="21"/>
      <w:r w:rsidR="00F55137">
        <w:t>and for each period split into 2</w:t>
      </w:r>
      <w:commentRangeEnd w:id="21"/>
      <w:r w:rsidR="00974C81">
        <w:rPr>
          <w:rStyle w:val="CommentReference"/>
        </w:rPr>
        <w:commentReference w:id="21"/>
      </w:r>
      <w:r w:rsidR="00F55137">
        <w:t xml:space="preserve"> </w:t>
      </w:r>
      <w:r w:rsidR="00167761">
        <w:t>are highlighted with a bold black box.</w:t>
      </w:r>
      <w:r w:rsidR="0021593D">
        <w:t xml:space="preserve"> </w:t>
      </w:r>
      <w:commentRangeStart w:id="22"/>
      <w:r w:rsidR="00434F7B">
        <w:t>The shaded regions at the left and right edge of each box indicate demarcate the cone of influence, where spectral analysis is less robust.</w:t>
      </w:r>
      <w:commentRangeEnd w:id="22"/>
      <w:r w:rsidR="00974C81">
        <w:rPr>
          <w:rStyle w:val="CommentReference"/>
        </w:rPr>
        <w:commentReference w:id="22"/>
      </w:r>
    </w:p>
    <w:p w14:paraId="4AA97E4A" w14:textId="77777777" w:rsidR="0021593D" w:rsidRDefault="0021593D" w:rsidP="00A034D0">
      <w:pPr>
        <w:pStyle w:val="ListParagraph"/>
      </w:pPr>
    </w:p>
    <w:p w14:paraId="44805E46" w14:textId="61A3C52D" w:rsidR="0021593D" w:rsidRDefault="0021593D" w:rsidP="00A034D0">
      <w:pPr>
        <w:pStyle w:val="ListParagraph"/>
      </w:pPr>
      <w:r>
        <w:rPr>
          <w:b/>
        </w:rPr>
        <w:t>Figure 2</w:t>
      </w:r>
      <w:ins w:id="23" w:author="Majid" w:date="2016-11-29T16:25:00Z">
        <w:r w:rsidR="00974C81">
          <w:rPr>
            <w:b/>
          </w:rPr>
          <w:t>:</w:t>
        </w:r>
      </w:ins>
      <w:r>
        <w:rPr>
          <w:b/>
        </w:rPr>
        <w:t xml:space="preserve"> </w:t>
      </w:r>
      <w:del w:id="24" w:author="Majid" w:date="2016-11-29T16:26:00Z">
        <w:r w:rsidDel="00E30DEC">
          <w:delText xml:space="preserve">-  </w:delText>
        </w:r>
      </w:del>
      <w:r w:rsidR="001C3622" w:rsidRPr="00C14C35">
        <w:rPr>
          <w:b/>
        </w:rPr>
        <w:t xml:space="preserve">Mean timing of </w:t>
      </w:r>
      <w:r w:rsidR="002A648F">
        <w:rPr>
          <w:b/>
        </w:rPr>
        <w:t xml:space="preserve">national </w:t>
      </w:r>
      <w:r w:rsidR="00C14C35" w:rsidRPr="00C14C35">
        <w:rPr>
          <w:b/>
        </w:rPr>
        <w:t>maximum and minimum all-cause mortality, by sex</w:t>
      </w:r>
      <w:del w:id="25" w:author="Majid" w:date="2016-11-29T16:35:00Z">
        <w:r w:rsidR="00C14C35" w:rsidRPr="00C14C35" w:rsidDel="00853823">
          <w:rPr>
            <w:b/>
          </w:rPr>
          <w:delText>-</w:delText>
        </w:r>
      </w:del>
      <w:ins w:id="26" w:author="Majid" w:date="2016-11-29T16:35:00Z">
        <w:r w:rsidR="00853823">
          <w:rPr>
            <w:b/>
          </w:rPr>
          <w:t xml:space="preserve"> and </w:t>
        </w:r>
      </w:ins>
      <w:r w:rsidR="00C14C35" w:rsidRPr="00C14C35">
        <w:rPr>
          <w:b/>
        </w:rPr>
        <w:t>age group</w:t>
      </w:r>
      <w:del w:id="27" w:author="Majid" w:date="2016-11-29T16:25:00Z">
        <w:r w:rsidR="00C14C35" w:rsidDel="00974C81">
          <w:rPr>
            <w:b/>
          </w:rPr>
          <w:delText>, USA,</w:delText>
        </w:r>
      </w:del>
      <w:ins w:id="28" w:author="Majid" w:date="2016-11-29T16:25:00Z">
        <w:r w:rsidR="00974C81">
          <w:rPr>
            <w:b/>
          </w:rPr>
          <w:t xml:space="preserve"> </w:t>
        </w:r>
        <w:r w:rsidR="00974C81" w:rsidRPr="00FE34FA">
          <w:rPr>
            <w:b/>
          </w:rPr>
          <w:t xml:space="preserve">for </w:t>
        </w:r>
      </w:ins>
      <w:del w:id="29" w:author="Majid" w:date="2016-11-29T16:25:00Z">
        <w:r w:rsidR="00C14C35" w:rsidDel="00974C81">
          <w:rPr>
            <w:b/>
          </w:rPr>
          <w:delText xml:space="preserve"> </w:delText>
        </w:r>
      </w:del>
      <w:r w:rsidR="00C14C35">
        <w:rPr>
          <w:b/>
        </w:rPr>
        <w:t xml:space="preserve">1982-2013. </w:t>
      </w:r>
      <w:commentRangeStart w:id="30"/>
      <w:r w:rsidR="00AC513C">
        <w:t xml:space="preserve">Red dots </w:t>
      </w:r>
      <w:commentRangeEnd w:id="30"/>
      <w:r w:rsidR="00E30DEC">
        <w:rPr>
          <w:rStyle w:val="CommentReference"/>
        </w:rPr>
        <w:commentReference w:id="30"/>
      </w:r>
      <w:r w:rsidR="00AC513C">
        <w:t xml:space="preserve">indicate centre of gravity of maximum mortality, </w:t>
      </w:r>
      <w:del w:id="31" w:author="Majid" w:date="2016-11-29T16:28:00Z">
        <w:r w:rsidR="00AC513C" w:rsidDel="00E30DEC">
          <w:delText xml:space="preserve">with </w:delText>
        </w:r>
      </w:del>
      <w:ins w:id="32" w:author="Majid" w:date="2016-11-29T16:28:00Z">
        <w:r w:rsidR="00E30DEC">
          <w:t xml:space="preserve">and </w:t>
        </w:r>
      </w:ins>
      <w:r w:rsidR="00AC513C">
        <w:t xml:space="preserve">green dots </w:t>
      </w:r>
      <w:del w:id="33" w:author="Majid" w:date="2016-11-29T16:28:00Z">
        <w:r w:rsidR="00AC513C" w:rsidDel="00E30DEC">
          <w:delText xml:space="preserve">indicating </w:delText>
        </w:r>
      </w:del>
      <w:ins w:id="34" w:author="Majid" w:date="2016-11-29T16:28:00Z">
        <w:r w:rsidR="00E30DEC">
          <w:t xml:space="preserve">the </w:t>
        </w:r>
      </w:ins>
      <w:r w:rsidR="00AC513C">
        <w:t xml:space="preserve">centre of gravity for minimum mortality. Vertical segments </w:t>
      </w:r>
      <w:r w:rsidR="00B76998">
        <w:t xml:space="preserve">represent 95% </w:t>
      </w:r>
      <w:del w:id="35" w:author="Majid" w:date="2016-11-29T16:29:00Z">
        <w:r w:rsidR="00B76998" w:rsidDel="00E30DEC">
          <w:delText>CI</w:delText>
        </w:r>
      </w:del>
      <w:ins w:id="36" w:author="Majid" w:date="2016-11-29T16:29:00Z">
        <w:r w:rsidR="00E30DEC">
          <w:t>confidence intervals</w:t>
        </w:r>
      </w:ins>
      <w:r w:rsidR="00B76998">
        <w:t>.</w:t>
      </w:r>
      <w:r w:rsidR="00C26D9E">
        <w:t xml:space="preserve"> Only </w:t>
      </w:r>
      <w:ins w:id="37" w:author="Majid" w:date="2016-11-29T16:29:00Z">
        <w:r w:rsidR="00E30DEC">
          <w:t xml:space="preserve">age-sex </w:t>
        </w:r>
      </w:ins>
      <w:r w:rsidR="00C26D9E">
        <w:t xml:space="preserve">groups </w:t>
      </w:r>
      <w:del w:id="38" w:author="Majid" w:date="2016-11-29T16:29:00Z">
        <w:r w:rsidR="00C26D9E" w:rsidDel="00E30DEC">
          <w:delText>which exhibited</w:delText>
        </w:r>
      </w:del>
      <w:ins w:id="39" w:author="Majid" w:date="2016-11-29T16:29:00Z">
        <w:r w:rsidR="00E30DEC">
          <w:t>with statistically</w:t>
        </w:r>
      </w:ins>
      <w:r w:rsidR="00C26D9E">
        <w:t xml:space="preserve"> significant 12-month seasonality are included.</w:t>
      </w:r>
    </w:p>
    <w:p w14:paraId="3C656ED4" w14:textId="77777777" w:rsidR="00640486" w:rsidRDefault="00640486" w:rsidP="00A034D0">
      <w:pPr>
        <w:pStyle w:val="ListParagraph"/>
      </w:pPr>
    </w:p>
    <w:p w14:paraId="1A598E6A" w14:textId="5D00B161" w:rsidR="00640486" w:rsidRDefault="00640486" w:rsidP="00A034D0">
      <w:pPr>
        <w:pStyle w:val="ListParagraph"/>
      </w:pPr>
      <w:commentRangeStart w:id="40"/>
      <w:r>
        <w:rPr>
          <w:b/>
        </w:rPr>
        <w:t>Figure 3</w:t>
      </w:r>
      <w:ins w:id="41" w:author="Majid" w:date="2016-11-29T17:05:00Z">
        <w:r w:rsidR="00C34A7D">
          <w:rPr>
            <w:b/>
          </w:rPr>
          <w:t>:</w:t>
        </w:r>
      </w:ins>
      <w:del w:id="42" w:author="Majid" w:date="2016-11-29T17:05:00Z">
        <w:r w:rsidDel="00C34A7D">
          <w:rPr>
            <w:b/>
          </w:rPr>
          <w:delText xml:space="preserve"> </w:delText>
        </w:r>
        <w:r w:rsidR="001176F4" w:rsidDel="00C34A7D">
          <w:delText>-</w:delText>
        </w:r>
      </w:del>
      <w:r>
        <w:t xml:space="preserve"> </w:t>
      </w:r>
      <w:del w:id="43" w:author="Majid" w:date="2016-11-29T16:34:00Z">
        <w:r w:rsidR="006379E4" w:rsidDel="00853823">
          <w:rPr>
            <w:b/>
          </w:rPr>
          <w:delText xml:space="preserve">Scatter </w:delText>
        </w:r>
        <w:r w:rsidR="00B35CBC" w:rsidDel="00853823">
          <w:rPr>
            <w:b/>
          </w:rPr>
          <w:delText>plot of n</w:delText>
        </w:r>
      </w:del>
      <w:ins w:id="44" w:author="Majid" w:date="2016-11-29T16:34:00Z">
        <w:r w:rsidR="00853823">
          <w:rPr>
            <w:b/>
          </w:rPr>
          <w:t>N</w:t>
        </w:r>
      </w:ins>
      <w:r w:rsidR="00B35CBC">
        <w:rPr>
          <w:b/>
        </w:rPr>
        <w:t xml:space="preserve">ational seasonal excess mortality in 2013 </w:t>
      </w:r>
      <w:del w:id="45" w:author="Majid" w:date="2016-11-29T16:34:00Z">
        <w:r w:rsidR="00B35CBC" w:rsidDel="00853823">
          <w:rPr>
            <w:b/>
          </w:rPr>
          <w:delText xml:space="preserve">against </w:delText>
        </w:r>
      </w:del>
      <w:ins w:id="46" w:author="Majid" w:date="2016-11-29T16:34:00Z">
        <w:r w:rsidR="00853823">
          <w:rPr>
            <w:b/>
          </w:rPr>
          <w:t xml:space="preserve">versus </w:t>
        </w:r>
      </w:ins>
      <w:r w:rsidR="00B35CBC">
        <w:rPr>
          <w:b/>
        </w:rPr>
        <w:t>1982</w:t>
      </w:r>
      <w:ins w:id="47" w:author="Majid" w:date="2016-11-29T16:35:00Z">
        <w:r w:rsidR="00853823" w:rsidRPr="00853823">
          <w:rPr>
            <w:b/>
          </w:rPr>
          <w:t xml:space="preserve"> </w:t>
        </w:r>
        <w:r w:rsidR="00853823" w:rsidRPr="00C14C35">
          <w:rPr>
            <w:b/>
          </w:rPr>
          <w:t>by sex</w:t>
        </w:r>
        <w:r w:rsidR="00853823">
          <w:rPr>
            <w:b/>
          </w:rPr>
          <w:t xml:space="preserve"> and </w:t>
        </w:r>
        <w:r w:rsidR="00853823" w:rsidRPr="00C14C35">
          <w:rPr>
            <w:b/>
          </w:rPr>
          <w:t>age group</w:t>
        </w:r>
      </w:ins>
      <w:r w:rsidR="00B35CBC">
        <w:rPr>
          <w:b/>
        </w:rPr>
        <w:t xml:space="preserve">. </w:t>
      </w:r>
      <w:r w:rsidR="00D65EBD">
        <w:t xml:space="preserve">Each age-sex group is </w:t>
      </w:r>
      <w:del w:id="48" w:author="Majid" w:date="2016-11-29T16:35:00Z">
        <w:r w:rsidR="00D65EBD" w:rsidDel="00853823">
          <w:delText xml:space="preserve">representing </w:delText>
        </w:r>
      </w:del>
      <w:ins w:id="49" w:author="Majid" w:date="2016-11-29T16:35:00Z">
        <w:r w:rsidR="00853823">
          <w:t xml:space="preserve">represented </w:t>
        </w:r>
      </w:ins>
      <w:r w:rsidR="00D65EBD">
        <w:t xml:space="preserve">by a symbol. </w:t>
      </w:r>
      <w:del w:id="50" w:author="Majid" w:date="2016-11-29T16:37:00Z">
        <w:r w:rsidR="00D65EBD" w:rsidDel="00853823">
          <w:delText>The shape represents the sex, with the colour the age group. Significant changes</w:delText>
        </w:r>
      </w:del>
      <w:ins w:id="51" w:author="Majid" w:date="2016-11-29T16:37:00Z">
        <w:r w:rsidR="00853823">
          <w:t>Age-sex groups with a statistically significant change</w:t>
        </w:r>
      </w:ins>
      <w:del w:id="52" w:author="Majid" w:date="2016-11-29T16:37:00Z">
        <w:r w:rsidR="00D65EBD" w:rsidDel="00853823">
          <w:delText xml:space="preserve"> </w:delText>
        </w:r>
      </w:del>
      <w:ins w:id="53" w:author="Majid" w:date="2016-11-29T16:37:00Z">
        <w:r w:rsidR="00853823">
          <w:t xml:space="preserve"> </w:t>
        </w:r>
      </w:ins>
      <w:r w:rsidR="00D65EBD">
        <w:t>at the 5% level are highlighted with a</w:t>
      </w:r>
      <w:r w:rsidR="003E646C">
        <w:t xml:space="preserve"> bold</w:t>
      </w:r>
      <w:r w:rsidR="00D65EBD">
        <w:t xml:space="preserve"> </w:t>
      </w:r>
      <w:r w:rsidR="000D2EEE">
        <w:t>black</w:t>
      </w:r>
      <w:r w:rsidR="00D65EBD">
        <w:t xml:space="preserve"> outline.</w:t>
      </w:r>
      <w:commentRangeEnd w:id="40"/>
      <w:r w:rsidR="003B71C8">
        <w:rPr>
          <w:rStyle w:val="CommentReference"/>
        </w:rPr>
        <w:commentReference w:id="40"/>
      </w:r>
    </w:p>
    <w:p w14:paraId="25D21370" w14:textId="77777777" w:rsidR="00D65EBD" w:rsidRDefault="00D65EBD" w:rsidP="00A034D0">
      <w:pPr>
        <w:pStyle w:val="ListParagraph"/>
      </w:pPr>
    </w:p>
    <w:p w14:paraId="07406BF0" w14:textId="5C1E1777" w:rsidR="00D65EBD" w:rsidRPr="00CE6C28" w:rsidRDefault="00D65EBD" w:rsidP="00A034D0">
      <w:pPr>
        <w:pStyle w:val="ListParagraph"/>
      </w:pPr>
      <w:r>
        <w:rPr>
          <w:b/>
        </w:rPr>
        <w:t xml:space="preserve">Figure </w:t>
      </w:r>
      <w:r w:rsidR="001176F4">
        <w:rPr>
          <w:b/>
        </w:rPr>
        <w:t>4</w:t>
      </w:r>
      <w:ins w:id="54" w:author="Majid" w:date="2016-11-29T17:05:00Z">
        <w:r w:rsidR="00C34A7D">
          <w:rPr>
            <w:b/>
          </w:rPr>
          <w:t>:</w:t>
        </w:r>
      </w:ins>
      <w:del w:id="55" w:author="Majid" w:date="2016-11-29T17:05:00Z">
        <w:r w:rsidR="001176F4" w:rsidDel="00C34A7D">
          <w:rPr>
            <w:b/>
          </w:rPr>
          <w:delText xml:space="preserve"> </w:delText>
        </w:r>
        <w:r w:rsidR="002A648F" w:rsidDel="00C34A7D">
          <w:delText>–</w:delText>
        </w:r>
      </w:del>
      <w:r w:rsidR="001176F4">
        <w:t xml:space="preserve"> </w:t>
      </w:r>
      <w:r w:rsidR="002A648F">
        <w:rPr>
          <w:b/>
        </w:rPr>
        <w:t xml:space="preserve">Mean timing of </w:t>
      </w:r>
      <w:ins w:id="56" w:author="Majid" w:date="2016-11-29T16:42:00Z">
        <w:r w:rsidR="003B71C8">
          <w:rPr>
            <w:b/>
          </w:rPr>
          <w:t xml:space="preserve">(A) </w:t>
        </w:r>
      </w:ins>
      <w:r w:rsidR="002A648F">
        <w:rPr>
          <w:b/>
        </w:rPr>
        <w:t xml:space="preserve">maximum and </w:t>
      </w:r>
      <w:ins w:id="57" w:author="Majid" w:date="2016-11-29T16:42:00Z">
        <w:r w:rsidR="003B71C8">
          <w:rPr>
            <w:b/>
          </w:rPr>
          <w:t xml:space="preserve">(B) </w:t>
        </w:r>
      </w:ins>
      <w:r w:rsidR="002A648F">
        <w:rPr>
          <w:b/>
        </w:rPr>
        <w:t>minimum all-cause mortality</w:t>
      </w:r>
      <w:r w:rsidR="00234B07">
        <w:rPr>
          <w:b/>
        </w:rPr>
        <w:t>, by climate region</w:t>
      </w:r>
      <w:ins w:id="58" w:author="Majid" w:date="2016-11-29T16:40:00Z">
        <w:r w:rsidR="003B71C8">
          <w:rPr>
            <w:b/>
          </w:rPr>
          <w:t>,</w:t>
        </w:r>
      </w:ins>
      <w:r w:rsidR="00234B07">
        <w:rPr>
          <w:b/>
        </w:rPr>
        <w:t xml:space="preserve"> </w:t>
      </w:r>
      <w:del w:id="59" w:author="Majid" w:date="2016-11-29T16:41:00Z">
        <w:r w:rsidR="00234B07" w:rsidDel="003B71C8">
          <w:rPr>
            <w:b/>
          </w:rPr>
          <w:delText>and age-</w:delText>
        </w:r>
      </w:del>
      <w:r w:rsidR="00234B07">
        <w:rPr>
          <w:b/>
        </w:rPr>
        <w:t xml:space="preserve">sex </w:t>
      </w:r>
      <w:ins w:id="60" w:author="Majid" w:date="2016-11-29T16:41:00Z">
        <w:r w:rsidR="003B71C8">
          <w:rPr>
            <w:b/>
          </w:rPr>
          <w:t xml:space="preserve">and age </w:t>
        </w:r>
      </w:ins>
      <w:r w:rsidR="00234B07">
        <w:rPr>
          <w:b/>
        </w:rPr>
        <w:t>group</w:t>
      </w:r>
      <w:del w:id="61" w:author="Majid" w:date="2016-11-29T16:41:00Z">
        <w:r w:rsidR="00234B07" w:rsidDel="003B71C8">
          <w:rPr>
            <w:b/>
          </w:rPr>
          <w:delText>, USA,</w:delText>
        </w:r>
      </w:del>
      <w:ins w:id="62" w:author="Majid" w:date="2016-11-29T16:41:00Z">
        <w:r w:rsidR="003B71C8">
          <w:rPr>
            <w:b/>
          </w:rPr>
          <w:t xml:space="preserve"> for</w:t>
        </w:r>
      </w:ins>
      <w:r w:rsidR="00234B07">
        <w:rPr>
          <w:b/>
        </w:rPr>
        <w:t xml:space="preserve"> 1982-2013</w:t>
      </w:r>
      <w:del w:id="63" w:author="Majid" w:date="2016-11-29T16:45:00Z">
        <w:r w:rsidR="00234B07" w:rsidDel="00522E8D">
          <w:rPr>
            <w:b/>
          </w:rPr>
          <w:delText>.</w:delText>
        </w:r>
        <w:r w:rsidR="00CE6C28" w:rsidDel="00522E8D">
          <w:rPr>
            <w:b/>
          </w:rPr>
          <w:delText xml:space="preserve"> </w:delText>
        </w:r>
        <w:r w:rsidR="003B338D" w:rsidDel="00522E8D">
          <w:delText xml:space="preserve">Climate regions are coloured by </w:delText>
        </w:r>
        <w:r w:rsidR="00DF5AF8" w:rsidDel="00522E8D">
          <w:delText>timing of (A) maximum and (B) minimum mortality within the year</w:delText>
        </w:r>
        <w:r w:rsidR="00D045C7" w:rsidDel="00522E8D">
          <w:delText xml:space="preserve"> for each age-sex group.</w:delText>
        </w:r>
      </w:del>
      <w:r w:rsidR="00D045C7">
        <w:t xml:space="preserve"> Only groups which exhibited significant 12-month seasonality </w:t>
      </w:r>
      <w:commentRangeStart w:id="64"/>
      <w:ins w:id="65" w:author="Majid" w:date="2016-11-29T16:41:00Z">
        <w:r w:rsidR="003B71C8">
          <w:t>in the national analysis</w:t>
        </w:r>
        <w:commentRangeEnd w:id="64"/>
        <w:r w:rsidR="003B71C8">
          <w:rPr>
            <w:rStyle w:val="CommentReference"/>
          </w:rPr>
          <w:commentReference w:id="64"/>
        </w:r>
        <w:r w:rsidR="003B71C8">
          <w:t xml:space="preserve"> </w:t>
        </w:r>
      </w:ins>
      <w:r w:rsidR="00D045C7">
        <w:t xml:space="preserve">are included. </w:t>
      </w:r>
      <w:r w:rsidR="00BD393B">
        <w:t>Average</w:t>
      </w:r>
      <w:r w:rsidR="00FC1C52">
        <w:t xml:space="preserve"> temperature</w:t>
      </w:r>
      <w:r w:rsidR="00343998">
        <w:t>s</w:t>
      </w:r>
      <w:r w:rsidR="00BD393B">
        <w:t xml:space="preserve"> (in degrees Celsius</w:t>
      </w:r>
      <w:r w:rsidR="00343998">
        <w:t>) are</w:t>
      </w:r>
      <w:r w:rsidR="00BD393B">
        <w:t xml:space="preserve"> included in white for the corresponding month </w:t>
      </w:r>
      <w:r w:rsidR="00343998">
        <w:t xml:space="preserve">of maximum and minimum mortality </w:t>
      </w:r>
      <w:r w:rsidR="00BD393B">
        <w:t>for each climate region.</w:t>
      </w:r>
      <w:ins w:id="66" w:author="Majid" w:date="2016-11-29T17:05:00Z">
        <w:r w:rsidR="00C34A7D">
          <w:t xml:space="preserve"> </w:t>
        </w:r>
        <w:bookmarkStart w:id="67" w:name="_GoBack"/>
        <w:r w:rsidR="00C34A7D">
          <w:t xml:space="preserve">Climate regions are shown in </w:t>
        </w:r>
        <w:bookmarkEnd w:id="67"/>
        <w:r w:rsidR="00C34A7D">
          <w:t>Figure S1.</w:t>
        </w:r>
      </w:ins>
    </w:p>
    <w:sectPr w:rsidR="00D65EBD" w:rsidRPr="00CE6C28" w:rsidSect="00795E96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21" w:author="Majid" w:date="2016-11-29T16:42:00Z" w:initials="M">
    <w:p w14:paraId="2B869C6F" w14:textId="42001F20" w:rsidR="00974C81" w:rsidRDefault="00974C81">
      <w:pPr>
        <w:pStyle w:val="CommentText"/>
      </w:pPr>
      <w:r>
        <w:rPr>
          <w:rStyle w:val="CommentReference"/>
        </w:rPr>
        <w:annotationRef/>
      </w:r>
      <w:r>
        <w:t>??????</w:t>
      </w:r>
    </w:p>
  </w:comment>
  <w:comment w:id="22" w:author="Majid" w:date="2016-11-29T16:42:00Z" w:initials="M">
    <w:p w14:paraId="19B6F50E" w14:textId="14865FFE" w:rsidR="00974C81" w:rsidRDefault="00974C81">
      <w:pPr>
        <w:pStyle w:val="CommentText"/>
      </w:pPr>
      <w:r>
        <w:rPr>
          <w:rStyle w:val="CommentReference"/>
        </w:rPr>
        <w:annotationRef/>
      </w:r>
      <w:r>
        <w:t>????</w:t>
      </w:r>
    </w:p>
  </w:comment>
  <w:comment w:id="30" w:author="Majid" w:date="2016-11-29T16:42:00Z" w:initials="M">
    <w:p w14:paraId="310104BA" w14:textId="384C3BC5" w:rsidR="00E30DEC" w:rsidRDefault="00E30DEC">
      <w:pPr>
        <w:pStyle w:val="CommentText"/>
      </w:pPr>
      <w:r>
        <w:rPr>
          <w:rStyle w:val="CommentReference"/>
        </w:rPr>
        <w:annotationRef/>
      </w:r>
      <w:proofErr w:type="gramStart"/>
      <w:r>
        <w:t>the</w:t>
      </w:r>
      <w:proofErr w:type="gramEnd"/>
      <w:r>
        <w:t xml:space="preserve"> dots themselves look black to me. </w:t>
      </w:r>
      <w:proofErr w:type="gramStart"/>
      <w:r>
        <w:t>if</w:t>
      </w:r>
      <w:proofErr w:type="gramEnd"/>
      <w:r>
        <w:t xml:space="preserve"> this is purely visual impression, then fine. </w:t>
      </w:r>
      <w:proofErr w:type="gramStart"/>
      <w:r>
        <w:t>if</w:t>
      </w:r>
      <w:proofErr w:type="gramEnd"/>
      <w:r>
        <w:t xml:space="preserve"> it is indeed black make the dots red/green</w:t>
      </w:r>
    </w:p>
  </w:comment>
  <w:comment w:id="40" w:author="Majid" w:date="2016-11-29T16:42:00Z" w:initials="M">
    <w:p w14:paraId="4F78D9D0" w14:textId="070E68FD" w:rsidR="003B71C8" w:rsidRDefault="003B71C8">
      <w:pPr>
        <w:pStyle w:val="CommentText"/>
      </w:pPr>
      <w:r>
        <w:rPr>
          <w:rStyle w:val="CommentReference"/>
        </w:rPr>
        <w:annotationRef/>
      </w:r>
      <w:r>
        <w:t>If not too much pain, would you horizontally align the words “Sex” and “Age group”</w:t>
      </w:r>
    </w:p>
  </w:comment>
  <w:comment w:id="64" w:author="Majid" w:date="2016-11-29T16:42:00Z" w:initials="M">
    <w:p w14:paraId="5D778BB6" w14:textId="49935EBC" w:rsidR="003B71C8" w:rsidRDefault="003B71C8">
      <w:pPr>
        <w:pStyle w:val="CommentText"/>
      </w:pPr>
      <w:r>
        <w:rPr>
          <w:rStyle w:val="CommentReference"/>
        </w:rPr>
        <w:annotationRef/>
      </w:r>
      <w:r>
        <w:t xml:space="preserve">OK? </w:t>
      </w:r>
      <w:proofErr w:type="gramStart"/>
      <w:r>
        <w:t>remove</w:t>
      </w:r>
      <w:proofErr w:type="gramEnd"/>
      <w:r>
        <w:t xml:space="preserve"> if not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AA4C7A"/>
    <w:multiLevelType w:val="hybridMultilevel"/>
    <w:tmpl w:val="993ACF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85752C"/>
    <w:multiLevelType w:val="hybridMultilevel"/>
    <w:tmpl w:val="2E4EB6C8"/>
    <w:lvl w:ilvl="0" w:tplc="9FCA9C6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9"/>
  <w:proofState w:spelling="clean" w:grammar="clean"/>
  <w:trackRevisions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7197"/>
    <w:rsid w:val="000256B4"/>
    <w:rsid w:val="00054585"/>
    <w:rsid w:val="00073057"/>
    <w:rsid w:val="00082A63"/>
    <w:rsid w:val="000B6495"/>
    <w:rsid w:val="000B6E1C"/>
    <w:rsid w:val="000B7625"/>
    <w:rsid w:val="000C7277"/>
    <w:rsid w:val="000D2EEE"/>
    <w:rsid w:val="001176F4"/>
    <w:rsid w:val="00132C6C"/>
    <w:rsid w:val="00167761"/>
    <w:rsid w:val="00190B34"/>
    <w:rsid w:val="00191CB5"/>
    <w:rsid w:val="001A7670"/>
    <w:rsid w:val="001B23D1"/>
    <w:rsid w:val="001C3622"/>
    <w:rsid w:val="001D20B4"/>
    <w:rsid w:val="0021593D"/>
    <w:rsid w:val="00234B07"/>
    <w:rsid w:val="00296A5E"/>
    <w:rsid w:val="002A648F"/>
    <w:rsid w:val="002F2D5F"/>
    <w:rsid w:val="002F4DC5"/>
    <w:rsid w:val="00314458"/>
    <w:rsid w:val="00343998"/>
    <w:rsid w:val="003860ED"/>
    <w:rsid w:val="0039751B"/>
    <w:rsid w:val="003A5833"/>
    <w:rsid w:val="003B338D"/>
    <w:rsid w:val="003B71C8"/>
    <w:rsid w:val="003E646C"/>
    <w:rsid w:val="00402335"/>
    <w:rsid w:val="004149F6"/>
    <w:rsid w:val="00433EDB"/>
    <w:rsid w:val="00434E51"/>
    <w:rsid w:val="00434F7B"/>
    <w:rsid w:val="00436F49"/>
    <w:rsid w:val="00484B12"/>
    <w:rsid w:val="004A5369"/>
    <w:rsid w:val="004D0D9B"/>
    <w:rsid w:val="004E683C"/>
    <w:rsid w:val="004F7FD8"/>
    <w:rsid w:val="005203EB"/>
    <w:rsid w:val="00522E8D"/>
    <w:rsid w:val="0059034D"/>
    <w:rsid w:val="005B5156"/>
    <w:rsid w:val="005D012B"/>
    <w:rsid w:val="00606CEA"/>
    <w:rsid w:val="006124E6"/>
    <w:rsid w:val="00620672"/>
    <w:rsid w:val="006379E4"/>
    <w:rsid w:val="00640486"/>
    <w:rsid w:val="00641AF0"/>
    <w:rsid w:val="00654E23"/>
    <w:rsid w:val="006934E5"/>
    <w:rsid w:val="006B36A5"/>
    <w:rsid w:val="00717EB4"/>
    <w:rsid w:val="00757F46"/>
    <w:rsid w:val="00773E1C"/>
    <w:rsid w:val="00795D33"/>
    <w:rsid w:val="00795E96"/>
    <w:rsid w:val="007A4C6D"/>
    <w:rsid w:val="007B1571"/>
    <w:rsid w:val="007B29CA"/>
    <w:rsid w:val="007E13E7"/>
    <w:rsid w:val="007E1C3A"/>
    <w:rsid w:val="007E5140"/>
    <w:rsid w:val="007F10CC"/>
    <w:rsid w:val="007F2E1E"/>
    <w:rsid w:val="00853823"/>
    <w:rsid w:val="0085433D"/>
    <w:rsid w:val="00887DF0"/>
    <w:rsid w:val="0092010F"/>
    <w:rsid w:val="00937AF1"/>
    <w:rsid w:val="00974C81"/>
    <w:rsid w:val="009938BD"/>
    <w:rsid w:val="009A5867"/>
    <w:rsid w:val="009B275D"/>
    <w:rsid w:val="009E25B4"/>
    <w:rsid w:val="009F3541"/>
    <w:rsid w:val="00A034D0"/>
    <w:rsid w:val="00A10491"/>
    <w:rsid w:val="00A718C6"/>
    <w:rsid w:val="00A84B0F"/>
    <w:rsid w:val="00AA1780"/>
    <w:rsid w:val="00AA21D1"/>
    <w:rsid w:val="00AC16AE"/>
    <w:rsid w:val="00AC513C"/>
    <w:rsid w:val="00AE3049"/>
    <w:rsid w:val="00B07602"/>
    <w:rsid w:val="00B2178F"/>
    <w:rsid w:val="00B35CBC"/>
    <w:rsid w:val="00B76998"/>
    <w:rsid w:val="00BB62BC"/>
    <w:rsid w:val="00BD393B"/>
    <w:rsid w:val="00BD7E88"/>
    <w:rsid w:val="00BE7197"/>
    <w:rsid w:val="00BE7C5B"/>
    <w:rsid w:val="00C14C35"/>
    <w:rsid w:val="00C26D9E"/>
    <w:rsid w:val="00C31990"/>
    <w:rsid w:val="00C34A7D"/>
    <w:rsid w:val="00CA0F5C"/>
    <w:rsid w:val="00CE1DCB"/>
    <w:rsid w:val="00CE6C28"/>
    <w:rsid w:val="00CF318B"/>
    <w:rsid w:val="00D045C7"/>
    <w:rsid w:val="00D072BE"/>
    <w:rsid w:val="00D55EC4"/>
    <w:rsid w:val="00D64CF4"/>
    <w:rsid w:val="00D65EBD"/>
    <w:rsid w:val="00D92672"/>
    <w:rsid w:val="00DF5AF8"/>
    <w:rsid w:val="00E135D2"/>
    <w:rsid w:val="00E20295"/>
    <w:rsid w:val="00E30DEC"/>
    <w:rsid w:val="00E8367A"/>
    <w:rsid w:val="00EC4441"/>
    <w:rsid w:val="00F01B41"/>
    <w:rsid w:val="00F147B2"/>
    <w:rsid w:val="00F43484"/>
    <w:rsid w:val="00F55137"/>
    <w:rsid w:val="00FB3287"/>
    <w:rsid w:val="00FC1C52"/>
    <w:rsid w:val="00FE5FE6"/>
    <w:rsid w:val="00FF6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F7A2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71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74C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4C81"/>
    <w:rPr>
      <w:rFonts w:ascii="Tahoma" w:hAnsi="Tahoma" w:cs="Tahoma"/>
      <w:sz w:val="16"/>
      <w:szCs w:val="16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974C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4C8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4C81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4C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4C81"/>
    <w:rPr>
      <w:b/>
      <w:bCs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71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74C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4C81"/>
    <w:rPr>
      <w:rFonts w:ascii="Tahoma" w:hAnsi="Tahoma" w:cs="Tahoma"/>
      <w:sz w:val="16"/>
      <w:szCs w:val="16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974C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4C8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4C81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4C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4C81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Majid</cp:lastModifiedBy>
  <cp:revision>44</cp:revision>
  <dcterms:created xsi:type="dcterms:W3CDTF">2016-11-28T21:36:00Z</dcterms:created>
  <dcterms:modified xsi:type="dcterms:W3CDTF">2016-11-29T17:06:00Z</dcterms:modified>
</cp:coreProperties>
</file>