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C88F2D" w14:textId="295592A2" w:rsidR="007436D7" w:rsidRDefault="007436D7">
      <w:pPr>
        <w:spacing w:line="480" w:lineRule="auto"/>
        <w:jc w:val="both"/>
        <w:rPr>
          <w:rFonts w:ascii="Arial" w:hAnsi="Arial" w:cs="Arial"/>
          <w:sz w:val="22"/>
          <w:szCs w:val="22"/>
        </w:rPr>
        <w:pPrChange w:id="0" w:author="Majid" w:date="2016-11-29T17:57:00Z">
          <w:pPr>
            <w:jc w:val="both"/>
          </w:pPr>
        </w:pPrChange>
      </w:pPr>
      <w:r w:rsidRPr="00781265">
        <w:rPr>
          <w:rFonts w:ascii="Arial" w:hAnsi="Arial" w:cs="Arial"/>
          <w:b/>
          <w:sz w:val="22"/>
          <w:szCs w:val="22"/>
        </w:rPr>
        <w:t>Methods</w:t>
      </w:r>
    </w:p>
    <w:p w14:paraId="51AE8C35" w14:textId="77777777" w:rsidR="00781265" w:rsidRPr="00781265" w:rsidRDefault="00781265">
      <w:pPr>
        <w:spacing w:line="480" w:lineRule="auto"/>
        <w:jc w:val="both"/>
        <w:rPr>
          <w:rFonts w:ascii="Arial" w:hAnsi="Arial" w:cs="Arial"/>
          <w:sz w:val="22"/>
          <w:szCs w:val="22"/>
        </w:rPr>
        <w:pPrChange w:id="1" w:author="Majid" w:date="2016-11-29T17:57:00Z">
          <w:pPr>
            <w:jc w:val="both"/>
          </w:pPr>
        </w:pPrChange>
      </w:pPr>
      <w:commentRangeStart w:id="2"/>
    </w:p>
    <w:p w14:paraId="7983FDC7" w14:textId="7D0FA60D" w:rsidR="00D070E7" w:rsidDel="00F636CD" w:rsidRDefault="00D070E7" w:rsidP="00FC4E73">
      <w:pPr>
        <w:spacing w:line="480" w:lineRule="auto"/>
        <w:jc w:val="both"/>
        <w:rPr>
          <w:del w:id="3" w:author="Majid" w:date="2016-11-29T16:49:00Z"/>
          <w:rFonts w:ascii="Arial" w:hAnsi="Arial" w:cs="Arial"/>
          <w:i/>
          <w:sz w:val="22"/>
          <w:szCs w:val="22"/>
          <w:u w:val="single"/>
        </w:rPr>
      </w:pPr>
    </w:p>
    <w:p w14:paraId="4B60E75F" w14:textId="5D31B3DF" w:rsidR="00141B99" w:rsidDel="00E034F3" w:rsidRDefault="00141B99">
      <w:pPr>
        <w:spacing w:line="480" w:lineRule="auto"/>
        <w:jc w:val="both"/>
        <w:rPr>
          <w:del w:id="4" w:author="Majid" w:date="2016-11-29T17:04:00Z"/>
          <w:rFonts w:ascii="Arial" w:hAnsi="Arial" w:cs="Arial"/>
          <w:sz w:val="22"/>
          <w:szCs w:val="22"/>
        </w:rPr>
      </w:pPr>
      <w:del w:id="5" w:author="Majid" w:date="2016-11-29T17:04:00Z">
        <w:r w:rsidDel="00E034F3">
          <w:rPr>
            <w:rFonts w:ascii="Arial" w:hAnsi="Arial" w:cs="Arial"/>
            <w:sz w:val="22"/>
            <w:szCs w:val="22"/>
          </w:rPr>
          <w:delText xml:space="preserve">Our </w:delText>
        </w:r>
      </w:del>
      <w:del w:id="6" w:author="Majid" w:date="2016-11-29T16:49:00Z">
        <w:r w:rsidDel="00F636CD">
          <w:rPr>
            <w:rFonts w:ascii="Arial" w:hAnsi="Arial" w:cs="Arial"/>
            <w:sz w:val="22"/>
            <w:szCs w:val="22"/>
          </w:rPr>
          <w:delText xml:space="preserve">first </w:delText>
        </w:r>
      </w:del>
      <w:del w:id="7" w:author="Majid" w:date="2016-11-29T17:04:00Z">
        <w:r w:rsidDel="00E034F3">
          <w:rPr>
            <w:rFonts w:ascii="Arial" w:hAnsi="Arial" w:cs="Arial"/>
            <w:sz w:val="22"/>
            <w:szCs w:val="22"/>
          </w:rPr>
          <w:delText xml:space="preserve">objective was to establish </w:delText>
        </w:r>
      </w:del>
      <w:del w:id="8" w:author="Majid" w:date="2016-11-29T17:02:00Z">
        <w:r w:rsidDel="00E034F3">
          <w:rPr>
            <w:rFonts w:ascii="Arial" w:hAnsi="Arial" w:cs="Arial"/>
            <w:sz w:val="22"/>
            <w:szCs w:val="22"/>
          </w:rPr>
          <w:delText xml:space="preserve">whether </w:delText>
        </w:r>
      </w:del>
      <w:del w:id="9" w:author="Majid" w:date="2016-11-29T17:04:00Z">
        <w:r w:rsidDel="00E034F3">
          <w:rPr>
            <w:rFonts w:ascii="Arial" w:hAnsi="Arial" w:cs="Arial"/>
            <w:sz w:val="22"/>
            <w:szCs w:val="22"/>
          </w:rPr>
          <w:delText xml:space="preserve">seasonality </w:delText>
        </w:r>
      </w:del>
      <w:del w:id="10" w:author="Majid" w:date="2016-11-29T17:02:00Z">
        <w:r w:rsidDel="00E034F3">
          <w:rPr>
            <w:rFonts w:ascii="Arial" w:hAnsi="Arial" w:cs="Arial"/>
            <w:sz w:val="22"/>
            <w:szCs w:val="22"/>
          </w:rPr>
          <w:delText>was present</w:delText>
        </w:r>
      </w:del>
      <w:del w:id="11" w:author="Majid" w:date="2016-11-29T17:04:00Z">
        <w:r w:rsidDel="00E034F3">
          <w:rPr>
            <w:rFonts w:ascii="Arial" w:hAnsi="Arial" w:cs="Arial"/>
            <w:sz w:val="22"/>
            <w:szCs w:val="22"/>
          </w:rPr>
          <w:delText xml:space="preserve">, both nationally and sub-nationally, </w:delText>
        </w:r>
      </w:del>
      <w:del w:id="12" w:author="Majid" w:date="2016-11-29T17:03:00Z">
        <w:r w:rsidDel="00E034F3">
          <w:rPr>
            <w:rFonts w:ascii="Arial" w:hAnsi="Arial" w:cs="Arial"/>
            <w:sz w:val="22"/>
            <w:szCs w:val="22"/>
          </w:rPr>
          <w:delText>in the age-sex</w:delText>
        </w:r>
      </w:del>
      <w:del w:id="13" w:author="Majid" w:date="2016-11-29T17:04:00Z">
        <w:r w:rsidDel="00E034F3">
          <w:rPr>
            <w:rFonts w:ascii="Arial" w:hAnsi="Arial" w:cs="Arial"/>
            <w:sz w:val="22"/>
            <w:szCs w:val="22"/>
          </w:rPr>
          <w:delText xml:space="preserve"> group</w:delText>
        </w:r>
      </w:del>
      <w:del w:id="14" w:author="Majid" w:date="2016-11-29T17:03:00Z">
        <w:r w:rsidDel="00E034F3">
          <w:rPr>
            <w:rFonts w:ascii="Arial" w:hAnsi="Arial" w:cs="Arial"/>
            <w:sz w:val="22"/>
            <w:szCs w:val="22"/>
          </w:rPr>
          <w:delText>s described above</w:delText>
        </w:r>
      </w:del>
      <w:del w:id="15" w:author="Majid" w:date="2016-11-29T17:04:00Z">
        <w:r w:rsidDel="00E034F3">
          <w:rPr>
            <w:rFonts w:ascii="Arial" w:hAnsi="Arial" w:cs="Arial"/>
            <w:sz w:val="22"/>
            <w:szCs w:val="22"/>
          </w:rPr>
          <w:delText xml:space="preserve">. </w:delText>
        </w:r>
      </w:del>
      <w:del w:id="16" w:author="Majid" w:date="2016-11-29T17:03:00Z">
        <w:r w:rsidDel="00E034F3">
          <w:rPr>
            <w:rFonts w:ascii="Arial" w:hAnsi="Arial" w:cs="Arial"/>
            <w:sz w:val="22"/>
            <w:szCs w:val="22"/>
          </w:rPr>
          <w:delText>For this, we invoked wavelet</w:delText>
        </w:r>
      </w:del>
      <w:del w:id="17" w:author="Majid" w:date="2016-11-29T17:04:00Z">
        <w:r w:rsidDel="00E034F3">
          <w:rPr>
            <w:rFonts w:ascii="Arial" w:hAnsi="Arial" w:cs="Arial"/>
            <w:sz w:val="22"/>
            <w:szCs w:val="22"/>
          </w:rPr>
          <w:delText xml:space="preserve"> analysis for each time series. If significant seasonality was established from wavelet analysis, the secondary objective was to discover where maximum and minimum mortality occurred within a year. To fulfil this, we performed a centre of gravity analysis for each time series. Our third objective was to examine national trends in the variation between maximum and minimum of death rates for time series with significant seasonality. We defined and calculated seasonal excess for this purpose.</w:delText>
        </w:r>
      </w:del>
      <w:commentRangeEnd w:id="2"/>
      <w:r w:rsidR="00E034F3">
        <w:rPr>
          <w:rStyle w:val="CommentReference"/>
        </w:rPr>
        <w:commentReference w:id="2"/>
      </w:r>
    </w:p>
    <w:p w14:paraId="46C76585" w14:textId="56CE610E" w:rsidR="00141B99" w:rsidDel="00E034F3" w:rsidRDefault="00141B99">
      <w:pPr>
        <w:spacing w:line="480" w:lineRule="auto"/>
        <w:jc w:val="both"/>
        <w:rPr>
          <w:del w:id="18" w:author="Majid" w:date="2016-11-29T17:04:00Z"/>
          <w:rFonts w:ascii="Arial" w:hAnsi="Arial" w:cs="Arial"/>
          <w:sz w:val="22"/>
          <w:szCs w:val="22"/>
        </w:rPr>
      </w:pPr>
    </w:p>
    <w:p w14:paraId="01CDB337" w14:textId="4EA69A62" w:rsidR="00141B99" w:rsidRPr="00485D00" w:rsidRDefault="00141B99">
      <w:pPr>
        <w:spacing w:line="480" w:lineRule="auto"/>
        <w:jc w:val="both"/>
        <w:rPr>
          <w:rFonts w:ascii="Arial" w:hAnsi="Arial" w:cs="Arial"/>
          <w:i/>
          <w:sz w:val="22"/>
          <w:szCs w:val="22"/>
        </w:rPr>
      </w:pPr>
      <w:r w:rsidRPr="00485D00">
        <w:rPr>
          <w:rFonts w:ascii="Arial" w:hAnsi="Arial" w:cs="Arial"/>
          <w:i/>
          <w:sz w:val="22"/>
          <w:szCs w:val="22"/>
        </w:rPr>
        <w:t>Data</w:t>
      </w:r>
    </w:p>
    <w:p w14:paraId="02E45E91" w14:textId="33E9F875" w:rsidR="00134BC3" w:rsidRPr="00781265" w:rsidRDefault="00E6697E">
      <w:pPr>
        <w:spacing w:line="480" w:lineRule="auto"/>
        <w:jc w:val="both"/>
        <w:rPr>
          <w:rFonts w:ascii="Arial" w:hAnsi="Arial" w:cs="Arial"/>
          <w:sz w:val="22"/>
          <w:szCs w:val="22"/>
        </w:rPr>
      </w:pPr>
      <w:r>
        <w:rPr>
          <w:rStyle w:val="apple-style-span"/>
          <w:rFonts w:ascii="Arial" w:hAnsi="Arial" w:cs="Arial"/>
          <w:sz w:val="22"/>
          <w:szCs w:val="22"/>
        </w:rPr>
        <w:t xml:space="preserve">We obtained </w:t>
      </w:r>
      <w:r w:rsidR="00935607" w:rsidRPr="00781265">
        <w:rPr>
          <w:rStyle w:val="apple-style-span"/>
          <w:rFonts w:ascii="Arial" w:hAnsi="Arial" w:cs="Arial"/>
          <w:sz w:val="22"/>
          <w:szCs w:val="22"/>
        </w:rPr>
        <w:t xml:space="preserve">US </w:t>
      </w:r>
      <w:del w:id="19" w:author="Majid" w:date="2016-11-29T17:04:00Z">
        <w:r w:rsidR="00935607" w:rsidRPr="00781265" w:rsidDel="00E034F3">
          <w:rPr>
            <w:rStyle w:val="apple-style-span"/>
            <w:rFonts w:ascii="Arial" w:hAnsi="Arial" w:cs="Arial"/>
            <w:sz w:val="22"/>
            <w:szCs w:val="22"/>
          </w:rPr>
          <w:delText>d</w:delText>
        </w:r>
        <w:r w:rsidR="00847AF8" w:rsidRPr="00781265" w:rsidDel="00E034F3">
          <w:rPr>
            <w:rStyle w:val="apple-style-span"/>
            <w:rFonts w:ascii="Arial" w:hAnsi="Arial" w:cs="Arial"/>
            <w:sz w:val="22"/>
            <w:szCs w:val="22"/>
          </w:rPr>
          <w:delText xml:space="preserve">eath </w:delText>
        </w:r>
        <w:r w:rsidR="00011D76" w:rsidRPr="00781265" w:rsidDel="00E034F3">
          <w:rPr>
            <w:rStyle w:val="apple-style-span"/>
            <w:rFonts w:ascii="Arial" w:hAnsi="Arial" w:cs="Arial"/>
            <w:sz w:val="22"/>
            <w:szCs w:val="22"/>
          </w:rPr>
          <w:delText xml:space="preserve">certificate </w:delText>
        </w:r>
      </w:del>
      <w:r w:rsidR="00011D76" w:rsidRPr="00781265">
        <w:rPr>
          <w:rStyle w:val="apple-style-span"/>
          <w:rFonts w:ascii="Arial" w:hAnsi="Arial" w:cs="Arial"/>
          <w:sz w:val="22"/>
          <w:szCs w:val="22"/>
        </w:rPr>
        <w:t>data</w:t>
      </w:r>
      <w:r w:rsidR="00847AF8" w:rsidRPr="00781265">
        <w:rPr>
          <w:rStyle w:val="apple-style-span"/>
          <w:rFonts w:ascii="Arial" w:hAnsi="Arial" w:cs="Arial"/>
          <w:sz w:val="22"/>
          <w:szCs w:val="22"/>
        </w:rPr>
        <w:t xml:space="preserve"> </w:t>
      </w:r>
      <w:ins w:id="20" w:author="Majid" w:date="2016-11-29T17:04:00Z">
        <w:r w:rsidR="00E034F3">
          <w:rPr>
            <w:rStyle w:val="apple-style-span"/>
            <w:rFonts w:ascii="Arial" w:hAnsi="Arial" w:cs="Arial"/>
            <w:sz w:val="22"/>
            <w:szCs w:val="22"/>
          </w:rPr>
          <w:t xml:space="preserve">on all </w:t>
        </w:r>
      </w:ins>
      <w:ins w:id="21" w:author="Majid" w:date="2016-11-29T17:09:00Z">
        <w:r w:rsidR="00AE03DF" w:rsidRPr="00781265">
          <w:rPr>
            <w:rFonts w:ascii="Arial" w:hAnsi="Arial" w:cs="Arial"/>
            <w:sz w:val="22"/>
            <w:szCs w:val="22"/>
          </w:rPr>
          <w:t>73,804,561</w:t>
        </w:r>
        <w:r w:rsidR="00AE03DF">
          <w:rPr>
            <w:rFonts w:ascii="Arial" w:hAnsi="Arial" w:cs="Arial"/>
            <w:sz w:val="22"/>
            <w:szCs w:val="22"/>
          </w:rPr>
          <w:t xml:space="preserve"> </w:t>
        </w:r>
      </w:ins>
      <w:ins w:id="22" w:author="Majid" w:date="2016-11-29T17:04:00Z">
        <w:r w:rsidR="00E034F3">
          <w:rPr>
            <w:rStyle w:val="apple-style-span"/>
            <w:rFonts w:ascii="Arial" w:hAnsi="Arial" w:cs="Arial"/>
            <w:sz w:val="22"/>
            <w:szCs w:val="22"/>
          </w:rPr>
          <w:t xml:space="preserve">deaths in the USA </w:t>
        </w:r>
      </w:ins>
      <w:r w:rsidR="00847AF8" w:rsidRPr="00781265">
        <w:rPr>
          <w:rStyle w:val="apple-style-span"/>
          <w:rFonts w:ascii="Arial" w:hAnsi="Arial" w:cs="Arial"/>
          <w:sz w:val="22"/>
          <w:szCs w:val="22"/>
        </w:rPr>
        <w:t>for the years 1982-2013 from</w:t>
      </w:r>
      <w:r w:rsidR="00134BC3" w:rsidRPr="00781265">
        <w:rPr>
          <w:rStyle w:val="apple-style-span"/>
          <w:rFonts w:ascii="Arial" w:hAnsi="Arial" w:cs="Arial"/>
          <w:sz w:val="22"/>
          <w:szCs w:val="22"/>
        </w:rPr>
        <w:t xml:space="preserve"> </w:t>
      </w:r>
      <w:r w:rsidR="00847AF8" w:rsidRPr="00781265">
        <w:rPr>
          <w:rStyle w:val="apple-style-span"/>
          <w:rFonts w:ascii="Arial" w:hAnsi="Arial" w:cs="Arial"/>
          <w:sz w:val="22"/>
          <w:szCs w:val="22"/>
        </w:rPr>
        <w:t>the National Center for Health Statistics (NCHS)</w:t>
      </w:r>
      <w:r w:rsidR="00134BC3" w:rsidRPr="00781265">
        <w:rPr>
          <w:rStyle w:val="apple-style-span"/>
          <w:rFonts w:ascii="Arial" w:hAnsi="Arial" w:cs="Arial"/>
          <w:sz w:val="22"/>
          <w:szCs w:val="22"/>
        </w:rPr>
        <w:t>.</w:t>
      </w:r>
      <w:commentRangeStart w:id="23"/>
      <w:r w:rsidR="00134BC3" w:rsidRPr="00781265">
        <w:rPr>
          <w:rStyle w:val="apple-style-span"/>
          <w:rFonts w:ascii="Arial" w:hAnsi="Arial" w:cs="Arial"/>
          <w:sz w:val="22"/>
          <w:szCs w:val="22"/>
        </w:rPr>
        <w:t xml:space="preserve"> </w:t>
      </w:r>
      <w:del w:id="24" w:author="Majid" w:date="2016-11-29T17:11:00Z">
        <w:r w:rsidR="00134BC3" w:rsidRPr="00781265" w:rsidDel="00AE03DF">
          <w:rPr>
            <w:rStyle w:val="apple-style-span"/>
            <w:rFonts w:ascii="Arial" w:hAnsi="Arial" w:cs="Arial"/>
            <w:sz w:val="22"/>
            <w:szCs w:val="22"/>
          </w:rPr>
          <w:delText xml:space="preserve"> </w:delText>
        </w:r>
      </w:del>
      <w:r w:rsidR="00134BC3" w:rsidRPr="00781265">
        <w:rPr>
          <w:rFonts w:ascii="Arial" w:hAnsi="Arial" w:cs="Arial"/>
          <w:sz w:val="22"/>
          <w:szCs w:val="22"/>
        </w:rPr>
        <w:t>Age</w:t>
      </w:r>
      <w:commentRangeEnd w:id="23"/>
      <w:r w:rsidR="00AE03DF">
        <w:rPr>
          <w:rStyle w:val="CommentReference"/>
        </w:rPr>
        <w:commentReference w:id="23"/>
      </w:r>
      <w:r w:rsidR="00134BC3" w:rsidRPr="00781265">
        <w:rPr>
          <w:rFonts w:ascii="Arial" w:hAnsi="Arial" w:cs="Arial"/>
          <w:sz w:val="22"/>
          <w:szCs w:val="22"/>
        </w:rPr>
        <w:t xml:space="preserve">, </w:t>
      </w:r>
      <w:r w:rsidR="009F2E5A" w:rsidRPr="00781265">
        <w:rPr>
          <w:rFonts w:ascii="Arial" w:hAnsi="Arial" w:cs="Arial"/>
          <w:sz w:val="22"/>
          <w:szCs w:val="22"/>
        </w:rPr>
        <w:t>sex</w:t>
      </w:r>
      <w:r w:rsidR="00A6434A" w:rsidRPr="00781265">
        <w:rPr>
          <w:rFonts w:ascii="Arial" w:hAnsi="Arial" w:cs="Arial"/>
          <w:sz w:val="22"/>
          <w:szCs w:val="22"/>
        </w:rPr>
        <w:t>, state of residence, and month</w:t>
      </w:r>
      <w:r w:rsidR="00134BC3" w:rsidRPr="00781265">
        <w:rPr>
          <w:rFonts w:ascii="Arial" w:hAnsi="Arial" w:cs="Arial"/>
          <w:sz w:val="22"/>
          <w:szCs w:val="22"/>
        </w:rPr>
        <w:t xml:space="preserve"> of death were available for each record</w:t>
      </w:r>
      <w:del w:id="25" w:author="Majid" w:date="2016-11-29T17:09:00Z">
        <w:r w:rsidR="00563BDF" w:rsidRPr="00781265" w:rsidDel="00AE03DF">
          <w:rPr>
            <w:rFonts w:ascii="Arial" w:hAnsi="Arial" w:cs="Arial"/>
            <w:sz w:val="22"/>
            <w:szCs w:val="22"/>
          </w:rPr>
          <w:delText>, which in total represented 73</w:delText>
        </w:r>
        <w:r w:rsidR="00E137F4" w:rsidRPr="00781265" w:rsidDel="00AE03DF">
          <w:rPr>
            <w:rFonts w:ascii="Arial" w:hAnsi="Arial" w:cs="Arial"/>
            <w:sz w:val="22"/>
            <w:szCs w:val="22"/>
          </w:rPr>
          <w:delText>,804,56</w:delText>
        </w:r>
        <w:r w:rsidR="00B76378" w:rsidRPr="00781265" w:rsidDel="00AE03DF">
          <w:rPr>
            <w:rFonts w:ascii="Arial" w:hAnsi="Arial" w:cs="Arial"/>
            <w:sz w:val="22"/>
            <w:szCs w:val="22"/>
          </w:rPr>
          <w:delText>1</w:delText>
        </w:r>
        <w:r w:rsidR="00216BB0" w:rsidDel="00AE03DF">
          <w:rPr>
            <w:rFonts w:ascii="Arial" w:hAnsi="Arial" w:cs="Arial"/>
            <w:sz w:val="22"/>
            <w:szCs w:val="22"/>
          </w:rPr>
          <w:delText xml:space="preserve"> </w:delText>
        </w:r>
        <w:r w:rsidR="00563BDF" w:rsidRPr="00781265" w:rsidDel="00AE03DF">
          <w:rPr>
            <w:rFonts w:ascii="Arial" w:hAnsi="Arial" w:cs="Arial"/>
            <w:sz w:val="22"/>
            <w:szCs w:val="22"/>
          </w:rPr>
          <w:delText>deaths</w:delText>
        </w:r>
      </w:del>
      <w:r w:rsidR="00563BDF" w:rsidRPr="00781265">
        <w:rPr>
          <w:rFonts w:ascii="Arial" w:hAnsi="Arial" w:cs="Arial"/>
          <w:sz w:val="22"/>
          <w:szCs w:val="22"/>
        </w:rPr>
        <w:t>.</w:t>
      </w:r>
      <w:r w:rsidR="00134BC3" w:rsidRPr="00781265">
        <w:rPr>
          <w:rFonts w:ascii="Arial" w:hAnsi="Arial" w:cs="Arial"/>
          <w:sz w:val="22"/>
          <w:szCs w:val="22"/>
        </w:rPr>
        <w:t xml:space="preserve"> </w:t>
      </w:r>
    </w:p>
    <w:p w14:paraId="69E09520" w14:textId="77777777" w:rsidR="002D522E" w:rsidRPr="00781265" w:rsidRDefault="002D522E">
      <w:pPr>
        <w:spacing w:line="480" w:lineRule="auto"/>
        <w:jc w:val="both"/>
        <w:rPr>
          <w:rFonts w:ascii="Arial" w:hAnsi="Arial" w:cs="Arial"/>
          <w:sz w:val="22"/>
          <w:szCs w:val="22"/>
        </w:rPr>
      </w:pPr>
    </w:p>
    <w:p w14:paraId="0A9549AF" w14:textId="4EA88CB2" w:rsidR="009F2E5A" w:rsidRPr="00781265" w:rsidRDefault="00AA354E">
      <w:pPr>
        <w:spacing w:line="480" w:lineRule="auto"/>
        <w:jc w:val="both"/>
        <w:rPr>
          <w:rFonts w:ascii="Arial" w:hAnsi="Arial" w:cs="Arial"/>
          <w:sz w:val="22"/>
          <w:szCs w:val="22"/>
        </w:rPr>
      </w:pPr>
      <w:r w:rsidRPr="00781265">
        <w:rPr>
          <w:rFonts w:ascii="Arial" w:hAnsi="Arial" w:cs="Arial"/>
          <w:sz w:val="22"/>
          <w:szCs w:val="22"/>
        </w:rPr>
        <w:t>Yearly p</w:t>
      </w:r>
      <w:r>
        <w:rPr>
          <w:rFonts w:ascii="Arial" w:hAnsi="Arial" w:cs="Arial"/>
          <w:sz w:val="22"/>
          <w:szCs w:val="22"/>
        </w:rPr>
        <w:t>opulation counts were available</w:t>
      </w:r>
      <w:r w:rsidRPr="00781265">
        <w:rPr>
          <w:rFonts w:ascii="Arial" w:hAnsi="Arial" w:cs="Arial"/>
          <w:sz w:val="22"/>
          <w:szCs w:val="22"/>
        </w:rPr>
        <w:t xml:space="preserve"> from NCHS for 1990 to 2013</w:t>
      </w:r>
      <w:r>
        <w:rPr>
          <w:rFonts w:ascii="Arial" w:hAnsi="Arial" w:cs="Arial"/>
          <w:color w:val="FF0000"/>
          <w:sz w:val="22"/>
          <w:szCs w:val="22"/>
        </w:rPr>
        <w:t xml:space="preserve"> </w:t>
      </w:r>
      <w:r>
        <w:rPr>
          <w:rFonts w:ascii="Arial" w:hAnsi="Arial" w:cs="Arial"/>
          <w:color w:val="000000" w:themeColor="text1"/>
          <w:sz w:val="22"/>
          <w:szCs w:val="22"/>
        </w:rPr>
        <w:t>a</w:t>
      </w:r>
      <w:r>
        <w:rPr>
          <w:rFonts w:ascii="Arial" w:hAnsi="Arial" w:cs="Arial"/>
          <w:sz w:val="22"/>
          <w:szCs w:val="22"/>
        </w:rPr>
        <w:t xml:space="preserve">nd from </w:t>
      </w:r>
      <w:r w:rsidRPr="00781265">
        <w:rPr>
          <w:rFonts w:ascii="Arial" w:hAnsi="Arial" w:cs="Arial"/>
          <w:sz w:val="22"/>
          <w:szCs w:val="22"/>
        </w:rPr>
        <w:t>the US Census Bureau prior to 1990</w:t>
      </w:r>
      <w:commentRangeStart w:id="26"/>
      <w:r w:rsidR="00783CE5" w:rsidRPr="004B3FBA">
        <w:rPr>
          <w:rFonts w:ascii="Arial" w:hAnsi="Arial" w:cs="Arial"/>
          <w:color w:val="FF0000"/>
          <w:sz w:val="22"/>
          <w:szCs w:val="22"/>
          <w:highlight w:val="yellow"/>
        </w:rPr>
        <w:fldChar w:fldCharType="begin"/>
      </w:r>
      <w:r w:rsidR="00783CE5" w:rsidRPr="004B3FBA">
        <w:rPr>
          <w:rFonts w:ascii="Arial" w:hAnsi="Arial" w:cs="Arial"/>
          <w:color w:val="FF0000"/>
          <w:sz w:val="22"/>
          <w:szCs w:val="22"/>
          <w:highlight w:val="yellow"/>
        </w:rPr>
        <w:instrText xml:space="preserve"> ADDIN EN.CITE &lt;EndNote&gt;&lt;Cite&gt;&lt;Author&gt;Ingram&lt;/Author&gt;&lt;Year&gt;2003&lt;/Year&gt;&lt;RecNum&gt;456&lt;/RecNum&gt;&lt;DisplayText&gt;&lt;style face="superscript"&gt;1&lt;/style&gt;&lt;/DisplayText&gt;&lt;record&gt;&lt;rec-number&gt;456&lt;/rec-number&gt;&lt;foreign-keys&gt;&lt;key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00783CE5" w:rsidRPr="004B3FBA">
        <w:rPr>
          <w:rFonts w:ascii="Arial" w:hAnsi="Arial" w:cs="Arial"/>
          <w:color w:val="FF0000"/>
          <w:sz w:val="22"/>
          <w:szCs w:val="22"/>
          <w:highlight w:val="yellow"/>
        </w:rPr>
        <w:fldChar w:fldCharType="separate"/>
      </w:r>
      <w:r w:rsidR="00783CE5" w:rsidRPr="004B3FBA">
        <w:rPr>
          <w:rFonts w:ascii="Arial" w:hAnsi="Arial" w:cs="Arial"/>
          <w:noProof/>
          <w:color w:val="FF0000"/>
          <w:sz w:val="22"/>
          <w:szCs w:val="22"/>
          <w:highlight w:val="yellow"/>
          <w:vertAlign w:val="superscript"/>
        </w:rPr>
        <w:t>1</w:t>
      </w:r>
      <w:r w:rsidR="00783CE5" w:rsidRPr="004B3FBA">
        <w:rPr>
          <w:rFonts w:ascii="Arial" w:hAnsi="Arial" w:cs="Arial"/>
          <w:color w:val="FF0000"/>
          <w:sz w:val="22"/>
          <w:szCs w:val="22"/>
          <w:highlight w:val="yellow"/>
        </w:rPr>
        <w:fldChar w:fldCharType="end"/>
      </w:r>
      <w:commentRangeEnd w:id="26"/>
      <w:r w:rsidR="00AE03DF">
        <w:rPr>
          <w:rStyle w:val="CommentReference"/>
        </w:rPr>
        <w:commentReference w:id="26"/>
      </w:r>
      <w:r w:rsidR="002D522E" w:rsidRPr="00781265">
        <w:rPr>
          <w:rFonts w:ascii="Arial" w:hAnsi="Arial" w:cs="Arial"/>
          <w:sz w:val="22"/>
          <w:szCs w:val="22"/>
        </w:rPr>
        <w:t xml:space="preserve">. </w:t>
      </w:r>
      <w:r w:rsidR="00754293">
        <w:rPr>
          <w:rFonts w:ascii="Arial" w:hAnsi="Arial" w:cs="Arial"/>
          <w:sz w:val="22"/>
          <w:szCs w:val="22"/>
        </w:rPr>
        <w:t>We inferred m</w:t>
      </w:r>
      <w:r w:rsidR="002D522E" w:rsidRPr="00781265">
        <w:rPr>
          <w:rFonts w:ascii="Arial" w:hAnsi="Arial" w:cs="Arial"/>
          <w:sz w:val="22"/>
          <w:szCs w:val="22"/>
        </w:rPr>
        <w:t xml:space="preserve">onthly population counts </w:t>
      </w:r>
      <w:ins w:id="27" w:author="Majid" w:date="2016-11-29T17:10:00Z">
        <w:r w:rsidR="00AE03DF">
          <w:rPr>
            <w:rFonts w:ascii="Arial" w:hAnsi="Arial" w:cs="Arial"/>
            <w:sz w:val="22"/>
            <w:szCs w:val="22"/>
          </w:rPr>
          <w:t xml:space="preserve">through </w:t>
        </w:r>
      </w:ins>
      <w:r w:rsidR="002D522E" w:rsidRPr="00781265">
        <w:rPr>
          <w:rFonts w:ascii="Arial" w:hAnsi="Arial" w:cs="Arial"/>
          <w:sz w:val="22"/>
          <w:szCs w:val="22"/>
        </w:rPr>
        <w:t>linear</w:t>
      </w:r>
      <w:ins w:id="28" w:author="Majid" w:date="2016-11-29T17:10:00Z">
        <w:r w:rsidR="00AE03DF">
          <w:rPr>
            <w:rFonts w:ascii="Arial" w:hAnsi="Arial" w:cs="Arial"/>
            <w:sz w:val="22"/>
            <w:szCs w:val="22"/>
          </w:rPr>
          <w:t xml:space="preserve"> i</w:t>
        </w:r>
        <w:commentRangeStart w:id="29"/>
        <w:r w:rsidR="00AE03DF">
          <w:rPr>
            <w:rFonts w:ascii="Arial" w:hAnsi="Arial" w:cs="Arial"/>
            <w:sz w:val="22"/>
            <w:szCs w:val="22"/>
          </w:rPr>
          <w:t>nterpolation</w:t>
        </w:r>
      </w:ins>
      <w:commentRangeEnd w:id="29"/>
      <w:ins w:id="30" w:author="Majid" w:date="2016-11-29T17:13:00Z">
        <w:r w:rsidR="00AE03DF">
          <w:rPr>
            <w:rStyle w:val="CommentReference"/>
          </w:rPr>
          <w:commentReference w:id="29"/>
        </w:r>
      </w:ins>
      <w:del w:id="31" w:author="Majid" w:date="2016-11-29T17:10:00Z">
        <w:r w:rsidR="002D522E" w:rsidRPr="00781265" w:rsidDel="00AE03DF">
          <w:rPr>
            <w:rFonts w:ascii="Arial" w:hAnsi="Arial" w:cs="Arial"/>
            <w:sz w:val="22"/>
            <w:szCs w:val="22"/>
          </w:rPr>
          <w:delText>ly from these</w:delText>
        </w:r>
      </w:del>
      <w:r w:rsidR="00D24B28">
        <w:rPr>
          <w:rFonts w:ascii="Arial" w:hAnsi="Arial" w:cs="Arial"/>
          <w:sz w:val="22"/>
          <w:szCs w:val="22"/>
        </w:rPr>
        <w:t xml:space="preserve">, </w:t>
      </w:r>
      <w:del w:id="32" w:author="Majid" w:date="2016-11-29T17:10:00Z">
        <w:r w:rsidR="00D24B28" w:rsidDel="00AE03DF">
          <w:rPr>
            <w:rFonts w:ascii="Arial" w:hAnsi="Arial" w:cs="Arial"/>
            <w:sz w:val="22"/>
            <w:szCs w:val="22"/>
          </w:rPr>
          <w:delText xml:space="preserve">centring </w:delText>
        </w:r>
      </w:del>
      <w:ins w:id="33" w:author="Majid" w:date="2016-11-29T17:10:00Z">
        <w:r w:rsidR="00AE03DF">
          <w:rPr>
            <w:rFonts w:ascii="Arial" w:hAnsi="Arial" w:cs="Arial"/>
            <w:sz w:val="22"/>
            <w:szCs w:val="22"/>
          </w:rPr>
          <w:t>a</w:t>
        </w:r>
      </w:ins>
      <w:ins w:id="34" w:author="Majid" w:date="2016-11-29T17:11:00Z">
        <w:r w:rsidR="00AE03DF">
          <w:rPr>
            <w:rFonts w:ascii="Arial" w:hAnsi="Arial" w:cs="Arial"/>
            <w:sz w:val="22"/>
            <w:szCs w:val="22"/>
          </w:rPr>
          <w:t>ssigning</w:t>
        </w:r>
      </w:ins>
      <w:ins w:id="35" w:author="Majid" w:date="2016-11-29T17:10:00Z">
        <w:r w:rsidR="00AE03DF">
          <w:rPr>
            <w:rFonts w:ascii="Arial" w:hAnsi="Arial" w:cs="Arial"/>
            <w:sz w:val="22"/>
            <w:szCs w:val="22"/>
          </w:rPr>
          <w:t xml:space="preserve"> </w:t>
        </w:r>
      </w:ins>
      <w:r w:rsidR="00D24B28">
        <w:rPr>
          <w:rFonts w:ascii="Arial" w:hAnsi="Arial" w:cs="Arial"/>
          <w:sz w:val="22"/>
          <w:szCs w:val="22"/>
        </w:rPr>
        <w:t xml:space="preserve">each yearly count </w:t>
      </w:r>
      <w:del w:id="36" w:author="Majid" w:date="2016-11-29T17:11:00Z">
        <w:r w:rsidR="00D24B28" w:rsidDel="00AE03DF">
          <w:rPr>
            <w:rFonts w:ascii="Arial" w:hAnsi="Arial" w:cs="Arial"/>
            <w:sz w:val="22"/>
            <w:szCs w:val="22"/>
          </w:rPr>
          <w:delText xml:space="preserve">in </w:delText>
        </w:r>
      </w:del>
      <w:ins w:id="37" w:author="Majid" w:date="2016-11-29T17:11:00Z">
        <w:r w:rsidR="00AE03DF">
          <w:rPr>
            <w:rFonts w:ascii="Arial" w:hAnsi="Arial" w:cs="Arial"/>
            <w:sz w:val="22"/>
            <w:szCs w:val="22"/>
          </w:rPr>
          <w:t xml:space="preserve">to </w:t>
        </w:r>
      </w:ins>
      <w:r w:rsidR="00D24B28">
        <w:rPr>
          <w:rFonts w:ascii="Arial" w:hAnsi="Arial" w:cs="Arial"/>
          <w:sz w:val="22"/>
          <w:szCs w:val="22"/>
        </w:rPr>
        <w:t>July</w:t>
      </w:r>
      <w:r w:rsidR="009F2E5A" w:rsidRPr="00781265">
        <w:rPr>
          <w:rFonts w:ascii="Arial" w:hAnsi="Arial" w:cs="Arial"/>
          <w:sz w:val="22"/>
          <w:szCs w:val="22"/>
        </w:rPr>
        <w:t>.</w:t>
      </w:r>
    </w:p>
    <w:p w14:paraId="250BA9F1" w14:textId="77777777" w:rsidR="000C0ECE" w:rsidRPr="00781265" w:rsidRDefault="000C0ECE">
      <w:pPr>
        <w:spacing w:line="480" w:lineRule="auto"/>
        <w:jc w:val="both"/>
        <w:rPr>
          <w:rFonts w:ascii="Arial" w:hAnsi="Arial" w:cs="Arial"/>
          <w:sz w:val="22"/>
          <w:szCs w:val="22"/>
        </w:rPr>
      </w:pPr>
    </w:p>
    <w:p w14:paraId="5A5DE9CA" w14:textId="7C0739FC" w:rsidR="00781265" w:rsidRDefault="009F2E5A">
      <w:pPr>
        <w:spacing w:line="480" w:lineRule="auto"/>
        <w:jc w:val="both"/>
        <w:rPr>
          <w:rFonts w:ascii="Arial" w:hAnsi="Arial" w:cs="Arial"/>
          <w:sz w:val="22"/>
          <w:szCs w:val="22"/>
        </w:rPr>
      </w:pPr>
      <w:del w:id="38" w:author="Majid" w:date="2016-11-29T17:11:00Z">
        <w:r w:rsidRPr="00781265" w:rsidDel="00AE03DF">
          <w:rPr>
            <w:rFonts w:ascii="Arial" w:hAnsi="Arial" w:cs="Arial"/>
            <w:sz w:val="22"/>
            <w:szCs w:val="22"/>
          </w:rPr>
          <w:delText>The d</w:delText>
        </w:r>
      </w:del>
      <w:ins w:id="39" w:author="Majid" w:date="2016-11-29T17:11:00Z">
        <w:r w:rsidR="00AE03DF">
          <w:rPr>
            <w:rFonts w:ascii="Arial" w:hAnsi="Arial" w:cs="Arial"/>
            <w:sz w:val="22"/>
            <w:szCs w:val="22"/>
          </w:rPr>
          <w:t>D</w:t>
        </w:r>
      </w:ins>
      <w:r w:rsidRPr="00781265">
        <w:rPr>
          <w:rFonts w:ascii="Arial" w:hAnsi="Arial" w:cs="Arial"/>
          <w:sz w:val="22"/>
          <w:szCs w:val="22"/>
        </w:rPr>
        <w:t xml:space="preserve">ata were divided by sex and </w:t>
      </w:r>
      <w:del w:id="40" w:author="Majid" w:date="2016-11-29T17:12:00Z">
        <w:r w:rsidRPr="00781265" w:rsidDel="00AE03DF">
          <w:rPr>
            <w:rFonts w:ascii="Arial" w:hAnsi="Arial" w:cs="Arial"/>
            <w:sz w:val="22"/>
            <w:szCs w:val="22"/>
          </w:rPr>
          <w:delText xml:space="preserve">age </w:delText>
        </w:r>
      </w:del>
      <w:r w:rsidRPr="00781265">
        <w:rPr>
          <w:rFonts w:ascii="Arial" w:hAnsi="Arial" w:cs="Arial"/>
          <w:sz w:val="22"/>
          <w:szCs w:val="22"/>
        </w:rPr>
        <w:t xml:space="preserve">in the following </w:t>
      </w:r>
      <w:del w:id="41" w:author="Majid" w:date="2016-11-29T17:12:00Z">
        <w:r w:rsidR="00FA1BAB" w:rsidDel="00AE03DF">
          <w:rPr>
            <w:rFonts w:ascii="Arial" w:hAnsi="Arial" w:cs="Arial"/>
            <w:sz w:val="22"/>
            <w:szCs w:val="22"/>
          </w:rPr>
          <w:delText xml:space="preserve">10 </w:delText>
        </w:r>
      </w:del>
      <w:r w:rsidR="00FA1BAB">
        <w:rPr>
          <w:rFonts w:ascii="Arial" w:hAnsi="Arial" w:cs="Arial"/>
          <w:sz w:val="22"/>
          <w:szCs w:val="22"/>
        </w:rPr>
        <w:t>age groups</w:t>
      </w:r>
      <w:r w:rsidR="000C0ECE" w:rsidRPr="00781265">
        <w:rPr>
          <w:rFonts w:ascii="Arial" w:hAnsi="Arial" w:cs="Arial"/>
          <w:sz w:val="22"/>
          <w:szCs w:val="22"/>
        </w:rPr>
        <w:t>: 0-4, 5-14, 25-</w:t>
      </w:r>
      <w:del w:id="42" w:author="Majid" w:date="2016-11-29T17:12:00Z">
        <w:r w:rsidR="000C0ECE" w:rsidRPr="00781265" w:rsidDel="00AE03DF">
          <w:rPr>
            <w:rFonts w:ascii="Arial" w:hAnsi="Arial" w:cs="Arial"/>
            <w:sz w:val="22"/>
            <w:szCs w:val="22"/>
          </w:rPr>
          <w:delText xml:space="preserve"> </w:delText>
        </w:r>
      </w:del>
      <w:r w:rsidR="000C0ECE" w:rsidRPr="00781265">
        <w:rPr>
          <w:rFonts w:ascii="Arial" w:hAnsi="Arial" w:cs="Arial"/>
          <w:sz w:val="22"/>
          <w:szCs w:val="22"/>
        </w:rPr>
        <w:t>34, 35-44, 45-54, 55-64, 65-74, 75-84, 85+</w:t>
      </w:r>
      <w:r w:rsidR="00FA1BAB">
        <w:rPr>
          <w:rFonts w:ascii="Arial" w:hAnsi="Arial" w:cs="Arial"/>
          <w:sz w:val="22"/>
          <w:szCs w:val="22"/>
        </w:rPr>
        <w:t xml:space="preserve"> years</w:t>
      </w:r>
      <w:r w:rsidRPr="00781265">
        <w:rPr>
          <w:rFonts w:ascii="Arial" w:hAnsi="Arial" w:cs="Arial"/>
          <w:sz w:val="22"/>
          <w:szCs w:val="22"/>
        </w:rPr>
        <w:t>.</w:t>
      </w:r>
      <w:r w:rsidR="000C0ECE" w:rsidRPr="00781265">
        <w:rPr>
          <w:rFonts w:ascii="Arial" w:hAnsi="Arial" w:cs="Arial"/>
          <w:sz w:val="22"/>
          <w:szCs w:val="22"/>
        </w:rPr>
        <w:t xml:space="preserve"> </w:t>
      </w:r>
      <w:ins w:id="43" w:author="Majid" w:date="2016-11-29T17:19:00Z">
        <w:r w:rsidR="006C0654">
          <w:rPr>
            <w:rFonts w:ascii="Arial" w:hAnsi="Arial" w:cs="Arial"/>
            <w:sz w:val="22"/>
            <w:szCs w:val="22"/>
          </w:rPr>
          <w:t xml:space="preserve">We calculated </w:t>
        </w:r>
      </w:ins>
      <w:del w:id="44" w:author="Majid" w:date="2016-11-29T17:19:00Z">
        <w:r w:rsidR="009B784C" w:rsidDel="006C0654">
          <w:rPr>
            <w:rFonts w:ascii="Arial" w:hAnsi="Arial" w:cs="Arial"/>
            <w:sz w:val="22"/>
            <w:szCs w:val="22"/>
          </w:rPr>
          <w:delText>M</w:delText>
        </w:r>
      </w:del>
      <w:ins w:id="45" w:author="Majid" w:date="2016-11-29T17:19:00Z">
        <w:r w:rsidR="006C0654">
          <w:rPr>
            <w:rFonts w:ascii="Arial" w:hAnsi="Arial" w:cs="Arial"/>
            <w:sz w:val="22"/>
            <w:szCs w:val="22"/>
          </w:rPr>
          <w:t>m</w:t>
        </w:r>
      </w:ins>
      <w:r w:rsidR="009B784C">
        <w:rPr>
          <w:rFonts w:ascii="Arial" w:hAnsi="Arial" w:cs="Arial"/>
          <w:sz w:val="22"/>
          <w:szCs w:val="22"/>
        </w:rPr>
        <w:t>onthly</w:t>
      </w:r>
      <w:r w:rsidR="000C0ECE" w:rsidRPr="00781265">
        <w:rPr>
          <w:rFonts w:ascii="Arial" w:hAnsi="Arial" w:cs="Arial"/>
          <w:sz w:val="22"/>
          <w:szCs w:val="22"/>
        </w:rPr>
        <w:t xml:space="preserve"> </w:t>
      </w:r>
      <w:r w:rsidR="00FB351E">
        <w:rPr>
          <w:rFonts w:ascii="Arial" w:hAnsi="Arial" w:cs="Arial"/>
          <w:sz w:val="22"/>
          <w:szCs w:val="22"/>
        </w:rPr>
        <w:t>death rates</w:t>
      </w:r>
      <w:del w:id="46" w:author="Majid" w:date="2016-11-29T17:12:00Z">
        <w:r w:rsidR="00FB351E" w:rsidDel="00AE03DF">
          <w:rPr>
            <w:rFonts w:ascii="Arial" w:hAnsi="Arial" w:cs="Arial"/>
            <w:sz w:val="22"/>
            <w:szCs w:val="22"/>
          </w:rPr>
          <w:delText>,</w:delText>
        </w:r>
      </w:del>
      <w:r w:rsidR="00FB351E">
        <w:rPr>
          <w:rFonts w:ascii="Arial" w:hAnsi="Arial" w:cs="Arial"/>
          <w:sz w:val="22"/>
          <w:szCs w:val="22"/>
        </w:rPr>
        <w:t xml:space="preserve"> </w:t>
      </w:r>
      <w:del w:id="47" w:author="Majid" w:date="2016-11-29T17:20:00Z">
        <w:r w:rsidR="000C0ECE" w:rsidRPr="00781265" w:rsidDel="006C0654">
          <w:rPr>
            <w:rFonts w:ascii="Arial" w:hAnsi="Arial" w:cs="Arial"/>
            <w:sz w:val="22"/>
            <w:szCs w:val="22"/>
          </w:rPr>
          <w:delText xml:space="preserve">were </w:delText>
        </w:r>
      </w:del>
      <w:del w:id="48" w:author="Majid" w:date="2016-11-29T17:12:00Z">
        <w:r w:rsidR="000C0ECE" w:rsidRPr="00781265" w:rsidDel="00AE03DF">
          <w:rPr>
            <w:rFonts w:ascii="Arial" w:hAnsi="Arial" w:cs="Arial"/>
            <w:sz w:val="22"/>
            <w:szCs w:val="22"/>
          </w:rPr>
          <w:delText xml:space="preserve">then </w:delText>
        </w:r>
      </w:del>
      <w:del w:id="49" w:author="Majid" w:date="2016-11-29T17:20:00Z">
        <w:r w:rsidR="000C0ECE" w:rsidRPr="00781265" w:rsidDel="006C0654">
          <w:rPr>
            <w:rFonts w:ascii="Arial" w:hAnsi="Arial" w:cs="Arial"/>
            <w:sz w:val="22"/>
            <w:szCs w:val="22"/>
          </w:rPr>
          <w:delText xml:space="preserve">calculated </w:delText>
        </w:r>
      </w:del>
      <w:r w:rsidR="000C0ECE" w:rsidRPr="00781265">
        <w:rPr>
          <w:rFonts w:ascii="Arial" w:hAnsi="Arial" w:cs="Arial"/>
          <w:sz w:val="22"/>
          <w:szCs w:val="22"/>
        </w:rPr>
        <w:t>for each age</w:t>
      </w:r>
      <w:ins w:id="50" w:author="Majid" w:date="2016-11-29T17:20:00Z">
        <w:r w:rsidR="006C0654">
          <w:rPr>
            <w:rFonts w:ascii="Arial" w:hAnsi="Arial" w:cs="Arial"/>
            <w:sz w:val="22"/>
            <w:szCs w:val="22"/>
          </w:rPr>
          <w:t xml:space="preserve"> and sex</w:t>
        </w:r>
      </w:ins>
      <w:r w:rsidR="000C0ECE" w:rsidRPr="00781265">
        <w:rPr>
          <w:rFonts w:ascii="Arial" w:hAnsi="Arial" w:cs="Arial"/>
          <w:sz w:val="22"/>
          <w:szCs w:val="22"/>
        </w:rPr>
        <w:t xml:space="preserve"> group, both nationally and for sub-national climate regions</w:t>
      </w:r>
      <w:r w:rsidR="006A2BF5">
        <w:rPr>
          <w:rFonts w:ascii="Arial" w:hAnsi="Arial" w:cs="Arial"/>
          <w:sz w:val="22"/>
          <w:szCs w:val="22"/>
        </w:rPr>
        <w:fldChar w:fldCharType="begin"/>
      </w:r>
      <w:r w:rsidR="00783CE5">
        <w:rPr>
          <w:rFonts w:ascii="Arial" w:hAnsi="Arial" w:cs="Arial"/>
          <w:sz w:val="22"/>
          <w:szCs w:val="22"/>
        </w:rPr>
        <w:instrText xml:space="preserve"> ADDIN EN.CITE &lt;EndNote&gt;&lt;Cite&gt;&lt;Author&gt;Karl&lt;/Author&gt;&lt;Year&gt;1984&lt;/Year&gt;&lt;RecNum&gt;454&lt;/RecNum&gt;&lt;DisplayText&gt;&lt;style face="superscript"&gt;2&lt;/style&gt;&lt;/DisplayText&gt;&lt;record&gt;&lt;rec-number&gt;454&lt;/rec-number&gt;&lt;foreign-keys&gt;&lt;key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6A2BF5">
        <w:rPr>
          <w:rFonts w:ascii="Arial" w:hAnsi="Arial" w:cs="Arial"/>
          <w:sz w:val="22"/>
          <w:szCs w:val="22"/>
        </w:rPr>
        <w:fldChar w:fldCharType="separate"/>
      </w:r>
      <w:r w:rsidR="00783CE5" w:rsidRPr="00783CE5">
        <w:rPr>
          <w:rFonts w:ascii="Arial" w:hAnsi="Arial" w:cs="Arial"/>
          <w:noProof/>
          <w:sz w:val="22"/>
          <w:szCs w:val="22"/>
          <w:vertAlign w:val="superscript"/>
        </w:rPr>
        <w:t>2</w:t>
      </w:r>
      <w:r w:rsidR="006A2BF5">
        <w:rPr>
          <w:rFonts w:ascii="Arial" w:hAnsi="Arial" w:cs="Arial"/>
          <w:sz w:val="22"/>
          <w:szCs w:val="22"/>
        </w:rPr>
        <w:fldChar w:fldCharType="end"/>
      </w:r>
      <w:r w:rsidR="008245F0" w:rsidRPr="00781265">
        <w:rPr>
          <w:rFonts w:ascii="Arial" w:hAnsi="Arial" w:cs="Arial"/>
          <w:sz w:val="22"/>
          <w:szCs w:val="22"/>
        </w:rPr>
        <w:t>.</w:t>
      </w:r>
      <w:r w:rsidR="00E60006">
        <w:rPr>
          <w:rFonts w:ascii="Arial" w:hAnsi="Arial" w:cs="Arial"/>
          <w:sz w:val="22"/>
          <w:szCs w:val="22"/>
        </w:rPr>
        <w:t xml:space="preserve"> </w:t>
      </w:r>
      <w:del w:id="51" w:author="Majid" w:date="2016-11-29T17:13:00Z">
        <w:r w:rsidR="00E60006" w:rsidDel="00AE03DF">
          <w:rPr>
            <w:rFonts w:ascii="Arial" w:hAnsi="Arial" w:cs="Arial"/>
            <w:sz w:val="22"/>
            <w:szCs w:val="22"/>
          </w:rPr>
          <w:delText>The d</w:delText>
        </w:r>
      </w:del>
      <w:ins w:id="52" w:author="Majid" w:date="2016-11-29T17:13:00Z">
        <w:r w:rsidR="00AE03DF">
          <w:rPr>
            <w:rFonts w:ascii="Arial" w:hAnsi="Arial" w:cs="Arial"/>
            <w:sz w:val="22"/>
            <w:szCs w:val="22"/>
          </w:rPr>
          <w:t>D</w:t>
        </w:r>
      </w:ins>
      <w:r w:rsidR="00E60006">
        <w:rPr>
          <w:rFonts w:ascii="Arial" w:hAnsi="Arial" w:cs="Arial"/>
          <w:sz w:val="22"/>
          <w:szCs w:val="22"/>
        </w:rPr>
        <w:t>eath rate calculations accounted for varying length of months by mu</w:t>
      </w:r>
      <w:r w:rsidR="00F20A1E">
        <w:rPr>
          <w:rFonts w:ascii="Arial" w:hAnsi="Arial" w:cs="Arial"/>
          <w:sz w:val="22"/>
          <w:szCs w:val="22"/>
        </w:rPr>
        <w:t>ltiplying by</w:t>
      </w:r>
      <w:r w:rsidR="00E60006">
        <w:rPr>
          <w:rFonts w:ascii="Arial" w:hAnsi="Arial" w:cs="Arial"/>
          <w:sz w:val="22"/>
          <w:szCs w:val="22"/>
        </w:rPr>
        <w:t xml:space="preserve"> appropriate factor</w:t>
      </w:r>
      <w:r w:rsidR="00F20A1E">
        <w:rPr>
          <w:rFonts w:ascii="Arial" w:hAnsi="Arial" w:cs="Arial"/>
          <w:sz w:val="22"/>
          <w:szCs w:val="22"/>
        </w:rPr>
        <w:t>s</w:t>
      </w:r>
      <w:r w:rsidR="00E60006">
        <w:rPr>
          <w:rFonts w:ascii="Arial" w:hAnsi="Arial" w:cs="Arial"/>
          <w:sz w:val="22"/>
          <w:szCs w:val="22"/>
        </w:rPr>
        <w:t xml:space="preserve"> to ensure each</w:t>
      </w:r>
      <w:r w:rsidR="00F20A1E">
        <w:rPr>
          <w:rFonts w:ascii="Arial" w:hAnsi="Arial" w:cs="Arial"/>
          <w:sz w:val="22"/>
          <w:szCs w:val="22"/>
        </w:rPr>
        <w:t xml:space="preserve"> month’s</w:t>
      </w:r>
      <w:r w:rsidR="00E60006">
        <w:rPr>
          <w:rFonts w:ascii="Arial" w:hAnsi="Arial" w:cs="Arial"/>
          <w:sz w:val="22"/>
          <w:szCs w:val="22"/>
        </w:rPr>
        <w:t xml:space="preserve"> death count </w:t>
      </w:r>
      <w:r w:rsidR="00F20A1E">
        <w:rPr>
          <w:rFonts w:ascii="Arial" w:hAnsi="Arial" w:cs="Arial"/>
          <w:sz w:val="22"/>
          <w:szCs w:val="22"/>
        </w:rPr>
        <w:t>for</w:t>
      </w:r>
      <w:r w:rsidR="00E60006">
        <w:rPr>
          <w:rFonts w:ascii="Arial" w:hAnsi="Arial" w:cs="Arial"/>
          <w:sz w:val="22"/>
          <w:szCs w:val="22"/>
        </w:rPr>
        <w:t xml:space="preserve"> 31 days.</w:t>
      </w:r>
    </w:p>
    <w:p w14:paraId="020450B2" w14:textId="7E53E21B" w:rsidR="00417006" w:rsidRDefault="00417006">
      <w:pPr>
        <w:spacing w:line="480" w:lineRule="auto"/>
        <w:jc w:val="both"/>
        <w:rPr>
          <w:rFonts w:ascii="Arial" w:hAnsi="Arial" w:cs="Arial"/>
          <w:sz w:val="22"/>
          <w:szCs w:val="22"/>
        </w:rPr>
      </w:pPr>
    </w:p>
    <w:p w14:paraId="0DFAC9AC" w14:textId="2E841AB9" w:rsidR="00141B99" w:rsidRDefault="00417006">
      <w:pPr>
        <w:spacing w:line="480" w:lineRule="auto"/>
        <w:jc w:val="both"/>
        <w:rPr>
          <w:rFonts w:ascii="Arial" w:hAnsi="Arial" w:cs="Arial"/>
          <w:i/>
          <w:sz w:val="22"/>
          <w:szCs w:val="22"/>
        </w:rPr>
      </w:pPr>
      <w:r w:rsidRPr="00485D00">
        <w:rPr>
          <w:rFonts w:ascii="Arial" w:hAnsi="Arial" w:cs="Arial"/>
          <w:i/>
          <w:sz w:val="22"/>
          <w:szCs w:val="22"/>
        </w:rPr>
        <w:t>Statistical methods</w:t>
      </w:r>
    </w:p>
    <w:p w14:paraId="03D7D1CD" w14:textId="64A0884A" w:rsidR="00BD30E9" w:rsidRPr="00417006" w:rsidDel="00C76643" w:rsidRDefault="00BD30E9">
      <w:pPr>
        <w:spacing w:line="480" w:lineRule="auto"/>
        <w:jc w:val="both"/>
        <w:rPr>
          <w:del w:id="53" w:author="Majid" w:date="2016-11-29T17:26:00Z"/>
          <w:rFonts w:ascii="Arial" w:hAnsi="Arial" w:cs="Arial"/>
          <w:i/>
          <w:sz w:val="22"/>
          <w:szCs w:val="22"/>
        </w:rPr>
      </w:pPr>
    </w:p>
    <w:p w14:paraId="466E3745" w14:textId="714EF217" w:rsidR="00E034F3" w:rsidRDefault="00E034F3">
      <w:pPr>
        <w:spacing w:line="480" w:lineRule="auto"/>
        <w:jc w:val="both"/>
        <w:rPr>
          <w:ins w:id="54" w:author="Majid" w:date="2016-11-29T17:04:00Z"/>
          <w:rFonts w:ascii="Arial" w:hAnsi="Arial" w:cs="Arial"/>
          <w:sz w:val="22"/>
          <w:szCs w:val="22"/>
        </w:rPr>
      </w:pPr>
      <w:ins w:id="55" w:author="Majid" w:date="2016-11-29T17:04:00Z">
        <w:r>
          <w:rPr>
            <w:rFonts w:ascii="Arial" w:hAnsi="Arial" w:cs="Arial"/>
            <w:sz w:val="22"/>
            <w:szCs w:val="22"/>
          </w:rPr>
          <w:t xml:space="preserve">We used </w:t>
        </w:r>
      </w:ins>
      <w:ins w:id="56" w:author="Majid" w:date="2016-11-29T17:26:00Z">
        <w:r w:rsidR="00C76643">
          <w:rPr>
            <w:rFonts w:ascii="Arial" w:hAnsi="Arial" w:cs="Arial"/>
            <w:sz w:val="22"/>
            <w:szCs w:val="22"/>
          </w:rPr>
          <w:t xml:space="preserve">wavelet analysis </w:t>
        </w:r>
      </w:ins>
      <w:ins w:id="57" w:author="Majid" w:date="2016-11-29T17:27:00Z">
        <w:r w:rsidR="00C76643">
          <w:rPr>
            <w:rFonts w:ascii="Arial" w:hAnsi="Arial" w:cs="Arial"/>
            <w:sz w:val="22"/>
            <w:szCs w:val="22"/>
          </w:rPr>
          <w:t>to establish the</w:t>
        </w:r>
        <w:del w:id="58" w:author="Parks, Robbie M" w:date="2016-11-30T10:58:00Z">
          <w:r w:rsidR="00C76643" w:rsidDel="00251ADE">
            <w:rPr>
              <w:rFonts w:ascii="Arial" w:hAnsi="Arial" w:cs="Arial"/>
              <w:sz w:val="22"/>
              <w:szCs w:val="22"/>
            </w:rPr>
            <w:delText xml:space="preserve"> </w:delText>
          </w:r>
        </w:del>
      </w:ins>
      <w:ins w:id="59" w:author="Majid" w:date="2016-11-29T17:28:00Z">
        <w:del w:id="60" w:author="Parks, Robbie M" w:date="2016-11-30T10:58:00Z">
          <w:r w:rsidR="00C76643" w:rsidDel="00251ADE">
            <w:rPr>
              <w:rFonts w:ascii="Arial" w:hAnsi="Arial" w:cs="Arial"/>
              <w:sz w:val="22"/>
              <w:szCs w:val="22"/>
            </w:rPr>
            <w:delText>the</w:delText>
          </w:r>
        </w:del>
        <w:r w:rsidR="00C76643">
          <w:rPr>
            <w:rFonts w:ascii="Arial" w:hAnsi="Arial" w:cs="Arial"/>
            <w:sz w:val="22"/>
            <w:szCs w:val="22"/>
          </w:rPr>
          <w:t xml:space="preserve"> presence of seasonality, both nationally and sub-nationally, for each age-sex group</w:t>
        </w:r>
      </w:ins>
      <w:ins w:id="61" w:author="Majid" w:date="2016-11-29T17:04:00Z">
        <w:r>
          <w:rPr>
            <w:rFonts w:ascii="Arial" w:hAnsi="Arial" w:cs="Arial"/>
            <w:sz w:val="22"/>
            <w:szCs w:val="22"/>
          </w:rPr>
          <w:t xml:space="preserve">. </w:t>
        </w:r>
      </w:ins>
      <w:ins w:id="62" w:author="Majid" w:date="2016-11-29T17:28:00Z">
        <w:r w:rsidR="00C76643">
          <w:rPr>
            <w:rFonts w:ascii="Arial" w:hAnsi="Arial" w:cs="Arial"/>
            <w:sz w:val="22"/>
            <w:szCs w:val="22"/>
          </w:rPr>
          <w:t xml:space="preserve">In summary, wavelet analysis uncovers the presence, and frequency, of repeated </w:t>
        </w:r>
      </w:ins>
      <w:ins w:id="63" w:author="Majid" w:date="2016-11-29T17:29:00Z">
        <w:r w:rsidR="00C76643">
          <w:rPr>
            <w:rFonts w:ascii="Arial" w:hAnsi="Arial" w:cs="Arial"/>
            <w:sz w:val="22"/>
            <w:szCs w:val="22"/>
          </w:rPr>
          <w:t>maxima and minima in each age-sex-specific death rate time series.</w:t>
        </w:r>
      </w:ins>
      <w:r w:rsidR="008F3569">
        <w:rPr>
          <w:rFonts w:ascii="Arial" w:hAnsi="Arial" w:cs="Arial"/>
          <w:sz w:val="22"/>
          <w:szCs w:val="22"/>
        </w:rPr>
        <w:fldChar w:fldCharType="begin"/>
      </w:r>
      <w:r w:rsidR="008F3569">
        <w:rPr>
          <w:rFonts w:ascii="Arial" w:hAnsi="Arial" w:cs="Arial"/>
          <w:sz w:val="22"/>
          <w:szCs w:val="22"/>
        </w:rPr>
        <w:instrText xml:space="preserve"> ADDIN EN.CITE &lt;EndNote&gt;&lt;Cite&gt;&lt;Author&gt;Cazelles&lt;/Author&gt;&lt;Year&gt;2008&lt;/Year&gt;&lt;RecNum&gt;455&lt;/RecNum&gt;&lt;DisplayText&gt;&lt;style face="superscript"&gt;3&lt;/style&gt;&lt;/DisplayText&gt;&lt;record&gt;&lt;rec-number&gt;455&lt;/rec-number&gt;&lt;foreign-keys&gt;&lt;key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8F3569">
        <w:rPr>
          <w:rFonts w:ascii="Arial" w:hAnsi="Arial" w:cs="Arial"/>
          <w:sz w:val="22"/>
          <w:szCs w:val="22"/>
        </w:rPr>
        <w:fldChar w:fldCharType="separate"/>
      </w:r>
      <w:r w:rsidR="008F3569" w:rsidRPr="00783CE5">
        <w:rPr>
          <w:rFonts w:ascii="Arial" w:hAnsi="Arial" w:cs="Arial"/>
          <w:noProof/>
          <w:sz w:val="22"/>
          <w:szCs w:val="22"/>
          <w:vertAlign w:val="superscript"/>
        </w:rPr>
        <w:t>3</w:t>
      </w:r>
      <w:r w:rsidR="008F3569">
        <w:rPr>
          <w:rFonts w:ascii="Arial" w:hAnsi="Arial" w:cs="Arial"/>
          <w:sz w:val="22"/>
          <w:szCs w:val="22"/>
        </w:rPr>
        <w:fldChar w:fldCharType="end"/>
      </w:r>
    </w:p>
    <w:p w14:paraId="23F98620" w14:textId="46B97C8C" w:rsidR="00D066CD" w:rsidDel="00DF3103" w:rsidRDefault="00417006">
      <w:pPr>
        <w:widowControl w:val="0"/>
        <w:autoSpaceDE w:val="0"/>
        <w:autoSpaceDN w:val="0"/>
        <w:adjustRightInd w:val="0"/>
        <w:spacing w:line="480" w:lineRule="auto"/>
        <w:jc w:val="both"/>
        <w:rPr>
          <w:del w:id="64" w:author="Majid" w:date="2016-11-29T17:30:00Z"/>
          <w:rFonts w:ascii="Arial" w:hAnsi="Arial" w:cs="Arial"/>
          <w:sz w:val="22"/>
          <w:szCs w:val="22"/>
        </w:rPr>
      </w:pPr>
      <w:del w:id="65" w:author="Majid" w:date="2016-11-29T17:30:00Z">
        <w:r w:rsidRPr="00417006" w:rsidDel="00DF3103">
          <w:rPr>
            <w:rFonts w:ascii="Arial" w:hAnsi="Arial" w:cs="Arial"/>
            <w:sz w:val="22"/>
            <w:szCs w:val="22"/>
          </w:rPr>
          <w:delText xml:space="preserve">If </w:delText>
        </w:r>
        <w:r w:rsidR="00DC3804" w:rsidDel="00DF3103">
          <w:rPr>
            <w:rFonts w:ascii="Arial" w:hAnsi="Arial" w:cs="Arial"/>
            <w:sz w:val="22"/>
            <w:szCs w:val="22"/>
          </w:rPr>
          <w:delText xml:space="preserve">monthly </w:delText>
        </w:r>
        <w:r w:rsidRPr="00417006" w:rsidDel="00DF3103">
          <w:rPr>
            <w:rFonts w:ascii="Arial" w:hAnsi="Arial" w:cs="Arial"/>
            <w:sz w:val="22"/>
            <w:szCs w:val="22"/>
          </w:rPr>
          <w:delText xml:space="preserve">death rates over time by month </w:delText>
        </w:r>
        <w:r w:rsidR="00DC3804" w:rsidDel="00DF3103">
          <w:rPr>
            <w:rFonts w:ascii="Arial" w:hAnsi="Arial" w:cs="Arial"/>
            <w:sz w:val="22"/>
            <w:szCs w:val="22"/>
          </w:rPr>
          <w:delText>are periodic</w:delText>
        </w:r>
        <w:r w:rsidR="004D7943" w:rsidDel="00DF3103">
          <w:rPr>
            <w:rFonts w:ascii="Arial" w:hAnsi="Arial" w:cs="Arial"/>
            <w:sz w:val="22"/>
            <w:szCs w:val="22"/>
          </w:rPr>
          <w:delText xml:space="preserve">, death rate </w:delText>
        </w:r>
        <w:r w:rsidRPr="00417006" w:rsidDel="00DF3103">
          <w:rPr>
            <w:rFonts w:ascii="Arial" w:hAnsi="Arial" w:cs="Arial"/>
            <w:sz w:val="22"/>
            <w:szCs w:val="22"/>
          </w:rPr>
          <w:delText>time series can be thought</w:delText>
        </w:r>
        <w:r w:rsidDel="00DF3103">
          <w:rPr>
            <w:rFonts w:ascii="Arial" w:hAnsi="Arial" w:cs="Arial"/>
            <w:sz w:val="22"/>
            <w:szCs w:val="22"/>
          </w:rPr>
          <w:delText xml:space="preserve"> </w:delText>
        </w:r>
        <w:r w:rsidRPr="00417006" w:rsidDel="00DF3103">
          <w:rPr>
            <w:rFonts w:ascii="Arial" w:hAnsi="Arial" w:cs="Arial"/>
            <w:sz w:val="22"/>
            <w:szCs w:val="22"/>
          </w:rPr>
          <w:delText xml:space="preserve">of as a </w:delText>
        </w:r>
        <w:r w:rsidR="00D70DDF" w:rsidDel="00DF3103">
          <w:rPr>
            <w:rFonts w:ascii="Arial" w:hAnsi="Arial" w:cs="Arial"/>
            <w:sz w:val="22"/>
            <w:szCs w:val="22"/>
          </w:rPr>
          <w:delText>repeating series of</w:delText>
        </w:r>
      </w:del>
      <w:del w:id="66" w:author="Majid" w:date="2016-11-29T17:29:00Z">
        <w:r w:rsidR="00D70DDF" w:rsidDel="00C76643">
          <w:rPr>
            <w:rFonts w:ascii="Arial" w:hAnsi="Arial" w:cs="Arial"/>
            <w:sz w:val="22"/>
            <w:szCs w:val="22"/>
          </w:rPr>
          <w:delText xml:space="preserve"> maxima and minima</w:delText>
        </w:r>
      </w:del>
      <w:del w:id="67" w:author="Majid" w:date="2016-11-29T17:30:00Z">
        <w:r w:rsidR="00D70DDF" w:rsidDel="00DF3103">
          <w:rPr>
            <w:rFonts w:ascii="Arial" w:hAnsi="Arial" w:cs="Arial"/>
            <w:sz w:val="22"/>
            <w:szCs w:val="22"/>
          </w:rPr>
          <w:delText xml:space="preserve">. Each time series will possess a measurable </w:delText>
        </w:r>
        <w:r w:rsidR="004D7943" w:rsidDel="00DF3103">
          <w:rPr>
            <w:rFonts w:ascii="Arial" w:hAnsi="Arial" w:cs="Arial"/>
            <w:sz w:val="22"/>
            <w:szCs w:val="22"/>
          </w:rPr>
          <w:delText>period after which the time series will repeat itself. How this time series repeats itself can be analysed with a period spectrum.</w:delText>
        </w:r>
      </w:del>
      <w:ins w:id="68" w:author="Majid" w:date="2016-11-29T17:37:00Z">
        <w:r w:rsidR="00DF3103">
          <w:rPr>
            <w:rFonts w:ascii="Arial" w:hAnsi="Arial" w:cs="Arial"/>
            <w:sz w:val="22"/>
            <w:szCs w:val="22"/>
          </w:rPr>
          <w:t xml:space="preserve"> Further, wavelet analysis allows </w:t>
        </w:r>
      </w:ins>
      <w:ins w:id="69" w:author="Majid" w:date="2016-11-29T17:41:00Z">
        <w:r w:rsidR="008F3569">
          <w:rPr>
            <w:rFonts w:ascii="Arial" w:hAnsi="Arial" w:cs="Arial"/>
            <w:sz w:val="22"/>
            <w:szCs w:val="22"/>
          </w:rPr>
          <w:t xml:space="preserve">representing dynamic seasonal behaviour, e.g., the </w:t>
        </w:r>
      </w:ins>
    </w:p>
    <w:p w14:paraId="35512BAC" w14:textId="54EBF24E" w:rsidR="00BD30E9" w:rsidRPr="00A40231" w:rsidDel="008F3569" w:rsidRDefault="00BD30E9">
      <w:pPr>
        <w:widowControl w:val="0"/>
        <w:autoSpaceDE w:val="0"/>
        <w:autoSpaceDN w:val="0"/>
        <w:adjustRightInd w:val="0"/>
        <w:spacing w:line="480" w:lineRule="auto"/>
        <w:jc w:val="both"/>
        <w:rPr>
          <w:del w:id="70" w:author="Majid" w:date="2016-11-29T17:41:00Z"/>
          <w:rFonts w:ascii="Arial" w:hAnsi="Arial" w:cs="Arial"/>
          <w:sz w:val="22"/>
          <w:szCs w:val="22"/>
        </w:rPr>
      </w:pPr>
    </w:p>
    <w:p w14:paraId="200BA45F" w14:textId="75F5DD86" w:rsidR="008F3569" w:rsidRDefault="00417006">
      <w:pPr>
        <w:widowControl w:val="0"/>
        <w:autoSpaceDE w:val="0"/>
        <w:autoSpaceDN w:val="0"/>
        <w:adjustRightInd w:val="0"/>
        <w:spacing w:line="480" w:lineRule="auto"/>
        <w:jc w:val="both"/>
        <w:rPr>
          <w:rFonts w:ascii="Arial" w:hAnsi="Arial" w:cs="Arial"/>
          <w:sz w:val="22"/>
          <w:szCs w:val="22"/>
        </w:rPr>
      </w:pPr>
      <w:del w:id="71" w:author="Majid" w:date="2016-11-29T17:41:00Z">
        <w:r w:rsidRPr="001804AC" w:rsidDel="008F3569">
          <w:rPr>
            <w:rFonts w:ascii="Arial" w:hAnsi="Arial" w:cs="Arial"/>
            <w:sz w:val="22"/>
            <w:szCs w:val="22"/>
          </w:rPr>
          <w:delText xml:space="preserve">Due to </w:delText>
        </w:r>
      </w:del>
      <w:r w:rsidRPr="001804AC">
        <w:rPr>
          <w:rFonts w:ascii="Arial" w:hAnsi="Arial" w:cs="Arial"/>
          <w:sz w:val="22"/>
          <w:szCs w:val="22"/>
        </w:rPr>
        <w:t>potential for the period</w:t>
      </w:r>
      <w:ins w:id="72" w:author="Majid" w:date="2016-11-29T17:41:00Z">
        <w:r w:rsidR="008F3569">
          <w:rPr>
            <w:rFonts w:ascii="Arial" w:hAnsi="Arial" w:cs="Arial"/>
            <w:sz w:val="22"/>
            <w:szCs w:val="22"/>
          </w:rPr>
          <w:t>icity</w:t>
        </w:r>
      </w:ins>
      <w:r w:rsidRPr="001804AC">
        <w:rPr>
          <w:rFonts w:ascii="Arial" w:hAnsi="Arial" w:cs="Arial"/>
          <w:sz w:val="22"/>
          <w:szCs w:val="22"/>
        </w:rPr>
        <w:t xml:space="preserve"> of </w:t>
      </w:r>
      <w:del w:id="73" w:author="Majid" w:date="2016-11-29T17:41:00Z">
        <w:r w:rsidRPr="001804AC" w:rsidDel="008F3569">
          <w:rPr>
            <w:rFonts w:ascii="Arial" w:hAnsi="Arial" w:cs="Arial"/>
            <w:sz w:val="22"/>
            <w:szCs w:val="22"/>
          </w:rPr>
          <w:delText xml:space="preserve">mortality </w:delText>
        </w:r>
      </w:del>
      <w:ins w:id="74" w:author="Majid" w:date="2016-11-29T17:41:00Z">
        <w:r w:rsidR="008F3569">
          <w:rPr>
            <w:rFonts w:ascii="Arial" w:hAnsi="Arial" w:cs="Arial"/>
            <w:sz w:val="22"/>
            <w:szCs w:val="22"/>
          </w:rPr>
          <w:t>death rates</w:t>
        </w:r>
        <w:r w:rsidR="008F3569" w:rsidRPr="001804AC">
          <w:rPr>
            <w:rFonts w:ascii="Arial" w:hAnsi="Arial" w:cs="Arial"/>
            <w:sz w:val="22"/>
            <w:szCs w:val="22"/>
          </w:rPr>
          <w:t xml:space="preserve"> </w:t>
        </w:r>
      </w:ins>
      <w:r w:rsidRPr="001804AC">
        <w:rPr>
          <w:rFonts w:ascii="Arial" w:hAnsi="Arial" w:cs="Arial"/>
          <w:sz w:val="22"/>
          <w:szCs w:val="22"/>
        </w:rPr>
        <w:t xml:space="preserve">to </w:t>
      </w:r>
      <w:del w:id="75" w:author="Majid" w:date="2016-11-29T17:41:00Z">
        <w:r w:rsidRPr="001804AC" w:rsidDel="008F3569">
          <w:rPr>
            <w:rFonts w:ascii="Arial" w:hAnsi="Arial" w:cs="Arial"/>
            <w:sz w:val="22"/>
            <w:szCs w:val="22"/>
          </w:rPr>
          <w:delText xml:space="preserve">change, </w:delText>
        </w:r>
      </w:del>
      <w:r w:rsidRPr="001804AC">
        <w:rPr>
          <w:rFonts w:ascii="Arial" w:hAnsi="Arial" w:cs="Arial"/>
          <w:sz w:val="22"/>
          <w:szCs w:val="22"/>
        </w:rPr>
        <w:t xml:space="preserve">disappear, </w:t>
      </w:r>
      <w:del w:id="76" w:author="Majid" w:date="2016-11-29T17:41:00Z">
        <w:r w:rsidRPr="001804AC" w:rsidDel="008F3569">
          <w:rPr>
            <w:rFonts w:ascii="Arial" w:hAnsi="Arial" w:cs="Arial"/>
            <w:sz w:val="22"/>
            <w:szCs w:val="22"/>
          </w:rPr>
          <w:delText xml:space="preserve">or </w:delText>
        </w:r>
      </w:del>
      <w:r w:rsidRPr="001804AC">
        <w:rPr>
          <w:rFonts w:ascii="Arial" w:hAnsi="Arial" w:cs="Arial"/>
          <w:sz w:val="22"/>
          <w:szCs w:val="22"/>
        </w:rPr>
        <w:t>emerge</w:t>
      </w:r>
      <w:ins w:id="77" w:author="Majid" w:date="2016-11-29T17:42:00Z">
        <w:r w:rsidR="008F3569">
          <w:rPr>
            <w:rFonts w:ascii="Arial" w:hAnsi="Arial" w:cs="Arial"/>
            <w:sz w:val="22"/>
            <w:szCs w:val="22"/>
          </w:rPr>
          <w:t>, or change</w:t>
        </w:r>
      </w:ins>
      <w:r w:rsidRPr="001804AC">
        <w:rPr>
          <w:rFonts w:ascii="Arial" w:hAnsi="Arial" w:cs="Arial"/>
          <w:sz w:val="22"/>
          <w:szCs w:val="22"/>
        </w:rPr>
        <w:t xml:space="preserve"> </w:t>
      </w:r>
      <w:del w:id="78" w:author="Majid" w:date="2016-11-29T17:42:00Z">
        <w:r w:rsidRPr="001804AC" w:rsidDel="008F3569">
          <w:rPr>
            <w:rFonts w:ascii="Arial" w:hAnsi="Arial" w:cs="Arial"/>
            <w:sz w:val="22"/>
            <w:szCs w:val="22"/>
          </w:rPr>
          <w:delText>through</w:delText>
        </w:r>
      </w:del>
      <w:ins w:id="79" w:author="Majid" w:date="2016-11-29T17:42:00Z">
        <w:r w:rsidR="008F3569">
          <w:rPr>
            <w:rFonts w:ascii="Arial" w:hAnsi="Arial" w:cs="Arial"/>
            <w:sz w:val="22"/>
            <w:szCs w:val="22"/>
          </w:rPr>
          <w:t>over</w:t>
        </w:r>
      </w:ins>
      <w:r w:rsidRPr="001804AC">
        <w:rPr>
          <w:rFonts w:ascii="Arial" w:hAnsi="Arial" w:cs="Arial"/>
          <w:sz w:val="22"/>
          <w:szCs w:val="22"/>
        </w:rPr>
        <w:t xml:space="preserve"> time, </w:t>
      </w:r>
      <w:del w:id="80" w:author="Majid" w:date="2016-11-29T17:42:00Z">
        <w:r w:rsidRPr="001804AC" w:rsidDel="008F3569">
          <w:rPr>
            <w:rFonts w:ascii="Arial" w:hAnsi="Arial" w:cs="Arial"/>
            <w:sz w:val="22"/>
            <w:szCs w:val="22"/>
          </w:rPr>
          <w:delText>wavelet analysis is a good candidate for studying the phenomena in seasonal time series, such as monthly death rate</w:delText>
        </w:r>
        <w:r w:rsidR="003A0B89" w:rsidRPr="001804AC" w:rsidDel="008F3569">
          <w:rPr>
            <w:rFonts w:ascii="Arial" w:hAnsi="Arial" w:cs="Arial"/>
            <w:sz w:val="22"/>
            <w:szCs w:val="22"/>
          </w:rPr>
          <w:delText xml:space="preserve"> data</w:delText>
        </w:r>
        <w:r w:rsidRPr="001804AC" w:rsidDel="008F3569">
          <w:rPr>
            <w:rFonts w:ascii="Arial" w:hAnsi="Arial" w:cs="Arial"/>
            <w:sz w:val="22"/>
            <w:szCs w:val="22"/>
          </w:rPr>
          <w:delText>.</w:delText>
        </w:r>
        <w:r w:rsidR="003A0B89" w:rsidRPr="001804AC" w:rsidDel="008F3569">
          <w:rPr>
            <w:rFonts w:ascii="Arial" w:hAnsi="Arial" w:cs="Arial"/>
            <w:sz w:val="22"/>
            <w:szCs w:val="22"/>
          </w:rPr>
          <w:delText xml:space="preserve"> </w:delText>
        </w:r>
        <w:r w:rsidR="004E7EC4" w:rsidDel="008F3569">
          <w:rPr>
            <w:rFonts w:ascii="Arial" w:hAnsi="Arial" w:cs="Arial"/>
            <w:sz w:val="22"/>
            <w:szCs w:val="22"/>
          </w:rPr>
          <w:delText>Wavelet analysis</w:delText>
        </w:r>
        <w:r w:rsidR="00AD5E23" w:rsidDel="008F3569">
          <w:rPr>
            <w:rFonts w:ascii="Arial" w:hAnsi="Arial" w:cs="Arial"/>
            <w:sz w:val="22"/>
            <w:szCs w:val="22"/>
          </w:rPr>
          <w:delText xml:space="preserve"> is more suitable than a</w:delText>
        </w:r>
      </w:del>
      <w:ins w:id="81" w:author="Majid" w:date="2016-11-29T17:42:00Z">
        <w:r w:rsidR="008F3569">
          <w:rPr>
            <w:rFonts w:ascii="Arial" w:hAnsi="Arial" w:cs="Arial"/>
            <w:sz w:val="22"/>
            <w:szCs w:val="22"/>
          </w:rPr>
          <w:t>which is not possible in other methods such as a</w:t>
        </w:r>
      </w:ins>
      <w:r w:rsidR="00AD5E23">
        <w:rPr>
          <w:rFonts w:ascii="Arial" w:hAnsi="Arial" w:cs="Arial"/>
          <w:sz w:val="22"/>
          <w:szCs w:val="22"/>
        </w:rPr>
        <w:t xml:space="preserve"> standard Fourier analysis</w:t>
      </w:r>
      <w:del w:id="82" w:author="Majid" w:date="2016-11-29T17:42:00Z">
        <w:r w:rsidR="00AD5E23" w:rsidDel="008F3569">
          <w:rPr>
            <w:rFonts w:ascii="Arial" w:hAnsi="Arial" w:cs="Arial"/>
            <w:sz w:val="22"/>
            <w:szCs w:val="22"/>
          </w:rPr>
          <w:delText xml:space="preserve">, as it </w:delText>
        </w:r>
        <w:r w:rsidR="004E7EC4" w:rsidDel="008F3569">
          <w:rPr>
            <w:rFonts w:ascii="Arial" w:hAnsi="Arial" w:cs="Arial"/>
            <w:sz w:val="22"/>
            <w:szCs w:val="22"/>
          </w:rPr>
          <w:delText xml:space="preserve">not only </w:delText>
        </w:r>
        <w:r w:rsidR="00AD5E23" w:rsidDel="008F3569">
          <w:rPr>
            <w:rFonts w:ascii="Arial" w:hAnsi="Arial" w:cs="Arial"/>
            <w:sz w:val="22"/>
            <w:szCs w:val="22"/>
          </w:rPr>
          <w:delText xml:space="preserve">provides dominant periodic components, </w:delText>
        </w:r>
        <w:r w:rsidR="004E7EC4" w:rsidDel="008F3569">
          <w:rPr>
            <w:rFonts w:ascii="Arial" w:hAnsi="Arial" w:cs="Arial"/>
            <w:sz w:val="22"/>
            <w:szCs w:val="22"/>
          </w:rPr>
          <w:delText>but also</w:delText>
        </w:r>
        <w:r w:rsidR="00AD5E23" w:rsidDel="008F3569">
          <w:rPr>
            <w:rFonts w:ascii="Arial" w:hAnsi="Arial" w:cs="Arial"/>
            <w:sz w:val="22"/>
            <w:szCs w:val="22"/>
          </w:rPr>
          <w:delText xml:space="preserve"> </w:delText>
        </w:r>
        <w:r w:rsidR="00D76BB4" w:rsidDel="008F3569">
          <w:rPr>
            <w:rFonts w:ascii="Arial" w:hAnsi="Arial" w:cs="Arial"/>
            <w:sz w:val="22"/>
            <w:szCs w:val="22"/>
          </w:rPr>
          <w:delText xml:space="preserve">estimates </w:delText>
        </w:r>
        <w:r w:rsidR="00AD5E23" w:rsidDel="008F3569">
          <w:rPr>
            <w:rFonts w:ascii="Arial" w:hAnsi="Arial" w:cs="Arial"/>
            <w:sz w:val="22"/>
            <w:szCs w:val="22"/>
          </w:rPr>
          <w:delText>how these evolve over time</w:delText>
        </w:r>
      </w:del>
      <w:ins w:id="83" w:author="Majid" w:date="2016-11-29T17:42:00Z">
        <w:r w:rsidR="008F3569">
          <w:rPr>
            <w:rFonts w:ascii="Arial" w:hAnsi="Arial" w:cs="Arial"/>
            <w:sz w:val="22"/>
            <w:szCs w:val="22"/>
          </w:rPr>
          <w:t xml:space="preserve"> or fitting a </w:t>
        </w:r>
      </w:ins>
      <w:ins w:id="84" w:author="Majid" w:date="2016-11-29T17:45:00Z">
        <w:r w:rsidR="008F3569">
          <w:rPr>
            <w:rFonts w:ascii="Arial" w:hAnsi="Arial" w:cs="Arial"/>
            <w:sz w:val="22"/>
            <w:szCs w:val="22"/>
          </w:rPr>
          <w:t>statistical model with a period basis function</w:t>
        </w:r>
      </w:ins>
      <w:r w:rsidR="00AD5E23">
        <w:rPr>
          <w:rFonts w:ascii="Arial" w:hAnsi="Arial" w:cs="Arial"/>
          <w:sz w:val="22"/>
          <w:szCs w:val="22"/>
        </w:rPr>
        <w:t>.</w:t>
      </w:r>
      <w:r w:rsidR="008F3569" w:rsidRPr="008F3569">
        <w:rPr>
          <w:rFonts w:ascii="Arial" w:hAnsi="Arial" w:cs="Arial"/>
          <w:sz w:val="22"/>
          <w:szCs w:val="22"/>
        </w:rPr>
        <w:t xml:space="preserve"> </w:t>
      </w:r>
      <w:del w:id="85" w:author="Majid" w:date="2016-11-29T17:48:00Z">
        <w:r w:rsidR="008F3569" w:rsidDel="008F3569">
          <w:rPr>
            <w:rFonts w:ascii="Arial" w:hAnsi="Arial" w:cs="Arial"/>
            <w:sz w:val="22"/>
            <w:szCs w:val="22"/>
          </w:rPr>
          <w:delText xml:space="preserve">A technical description of wavelet analysis is described in detail elsewhere. </w:delText>
        </w:r>
      </w:del>
      <w:r w:rsidR="008F3569">
        <w:rPr>
          <w:rFonts w:ascii="Arial" w:hAnsi="Arial" w:cs="Arial"/>
          <w:sz w:val="22"/>
          <w:szCs w:val="22"/>
        </w:rPr>
        <w:t xml:space="preserve">In </w:t>
      </w:r>
      <w:del w:id="86" w:author="Majid" w:date="2016-11-29T17:47:00Z">
        <w:r w:rsidR="008F3569" w:rsidDel="008F3569">
          <w:rPr>
            <w:rFonts w:ascii="Arial" w:hAnsi="Arial" w:cs="Arial"/>
            <w:sz w:val="22"/>
            <w:szCs w:val="22"/>
          </w:rPr>
          <w:delText>short</w:delText>
        </w:r>
      </w:del>
      <w:ins w:id="87" w:author="Majid" w:date="2016-11-29T17:47:00Z">
        <w:r w:rsidR="008F3569">
          <w:rPr>
            <w:rFonts w:ascii="Arial" w:hAnsi="Arial" w:cs="Arial"/>
            <w:sz w:val="22"/>
            <w:szCs w:val="22"/>
          </w:rPr>
          <w:t>brief</w:t>
        </w:r>
      </w:ins>
      <w:r w:rsidR="008F3569">
        <w:rPr>
          <w:rFonts w:ascii="Arial" w:hAnsi="Arial" w:cs="Arial"/>
          <w:sz w:val="22"/>
          <w:szCs w:val="22"/>
        </w:rPr>
        <w:t>, a Morlet wavelet</w:t>
      </w:r>
      <w:ins w:id="88" w:author="Majid" w:date="2016-11-29T17:47:00Z">
        <w:r w:rsidR="008F3569">
          <w:rPr>
            <w:rFonts w:ascii="Arial" w:hAnsi="Arial" w:cs="Arial"/>
            <w:sz w:val="22"/>
            <w:szCs w:val="22"/>
          </w:rPr>
          <w:t>,</w:t>
        </w:r>
      </w:ins>
      <w:ins w:id="89" w:author="Majid" w:date="2016-11-29T17:48:00Z">
        <w:r w:rsidR="008F3569">
          <w:rPr>
            <w:rFonts w:ascii="Arial" w:hAnsi="Arial" w:cs="Arial"/>
            <w:sz w:val="22"/>
            <w:szCs w:val="22"/>
          </w:rPr>
          <w:t xml:space="preserve"> described in detail elsewhere,</w:t>
        </w:r>
      </w:ins>
      <w:r w:rsidR="008F3569">
        <w:rPr>
          <w:rFonts w:ascii="Arial" w:hAnsi="Arial" w:cs="Arial"/>
          <w:sz w:val="22"/>
          <w:szCs w:val="22"/>
        </w:rPr>
        <w:fldChar w:fldCharType="begin"/>
      </w:r>
      <w:r w:rsidR="008F3569">
        <w:rPr>
          <w:rFonts w:ascii="Arial" w:hAnsi="Arial" w:cs="Arial"/>
          <w:sz w:val="22"/>
          <w:szCs w:val="22"/>
        </w:rPr>
        <w:instrText xml:space="preserve"> ADDIN EN.CITE &lt;EndNote&gt;&lt;Cite&gt;&lt;Author&gt;Cazelles&lt;/Author&gt;&lt;Year&gt;2008&lt;/Year&gt;&lt;RecNum&gt;455&lt;/RecNum&gt;&lt;DisplayText&gt;&lt;style face="superscript"&gt;3&lt;/style&gt;&lt;/DisplayText&gt;&lt;record&gt;&lt;rec-number&gt;455&lt;/rec-number&gt;&lt;foreign-keys&gt;&lt;key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8F3569">
        <w:rPr>
          <w:rFonts w:ascii="Arial" w:hAnsi="Arial" w:cs="Arial"/>
          <w:sz w:val="22"/>
          <w:szCs w:val="22"/>
        </w:rPr>
        <w:fldChar w:fldCharType="separate"/>
      </w:r>
      <w:r w:rsidR="008F3569" w:rsidRPr="00783CE5">
        <w:rPr>
          <w:rFonts w:ascii="Arial" w:hAnsi="Arial" w:cs="Arial"/>
          <w:noProof/>
          <w:sz w:val="22"/>
          <w:szCs w:val="22"/>
          <w:vertAlign w:val="superscript"/>
        </w:rPr>
        <w:t>3</w:t>
      </w:r>
      <w:r w:rsidR="008F3569">
        <w:rPr>
          <w:rFonts w:ascii="Arial" w:hAnsi="Arial" w:cs="Arial"/>
          <w:sz w:val="22"/>
          <w:szCs w:val="22"/>
        </w:rPr>
        <w:fldChar w:fldCharType="end"/>
      </w:r>
      <w:r w:rsidR="008F3569">
        <w:rPr>
          <w:rFonts w:ascii="Arial" w:hAnsi="Arial" w:cs="Arial"/>
          <w:sz w:val="22"/>
          <w:szCs w:val="22"/>
        </w:rPr>
        <w:t xml:space="preserve"> </w:t>
      </w:r>
      <w:del w:id="90" w:author="Majid" w:date="2016-11-29T17:49:00Z">
        <w:r w:rsidR="008F3569" w:rsidDel="008F3569">
          <w:rPr>
            <w:rFonts w:ascii="Arial" w:hAnsi="Arial" w:cs="Arial"/>
            <w:sz w:val="22"/>
            <w:szCs w:val="22"/>
          </w:rPr>
          <w:delText>is the outcome of a convolution between the time series and a windowed mathematical function, known as the mother wavelet. It</w:delText>
        </w:r>
        <w:r w:rsidR="008F3569" w:rsidRPr="00417006" w:rsidDel="008F3569">
          <w:rPr>
            <w:rFonts w:ascii="Arial" w:hAnsi="Arial" w:cs="Arial"/>
            <w:sz w:val="22"/>
            <w:szCs w:val="22"/>
          </w:rPr>
          <w:delText xml:space="preserve"> allows a signal to be decomposed</w:delText>
        </w:r>
        <w:r w:rsidR="008F3569" w:rsidDel="008F3569">
          <w:rPr>
            <w:rFonts w:ascii="Arial" w:hAnsi="Arial" w:cs="Arial"/>
            <w:sz w:val="22"/>
            <w:szCs w:val="22"/>
          </w:rPr>
          <w:delText>,</w:delText>
        </w:r>
        <w:r w:rsidR="008F3569" w:rsidRPr="0094016A" w:rsidDel="008F3569">
          <w:rPr>
            <w:rFonts w:ascii="Arial" w:hAnsi="Arial" w:cs="Arial"/>
            <w:sz w:val="22"/>
            <w:szCs w:val="22"/>
          </w:rPr>
          <w:delText xml:space="preserve"> </w:delText>
        </w:r>
      </w:del>
      <w:del w:id="91" w:author="Majid" w:date="2016-11-29T17:50:00Z">
        <w:r w:rsidR="008F3569" w:rsidDel="008F3569">
          <w:rPr>
            <w:rFonts w:ascii="Arial" w:hAnsi="Arial" w:cs="Arial"/>
            <w:sz w:val="22"/>
            <w:szCs w:val="22"/>
          </w:rPr>
          <w:delText>u</w:delText>
        </w:r>
        <w:r w:rsidR="008F3569" w:rsidRPr="00417006" w:rsidDel="008F3569">
          <w:rPr>
            <w:rFonts w:ascii="Arial" w:hAnsi="Arial" w:cs="Arial"/>
            <w:sz w:val="22"/>
            <w:szCs w:val="22"/>
          </w:rPr>
          <w:delText>sing</w:delText>
        </w:r>
        <w:r w:rsidR="008F3569" w:rsidDel="008F3569">
          <w:rPr>
            <w:rFonts w:ascii="Arial" w:hAnsi="Arial" w:cs="Arial"/>
            <w:sz w:val="22"/>
            <w:szCs w:val="22"/>
          </w:rPr>
          <w:delText xml:space="preserve"> a</w:delText>
        </w:r>
        <w:r w:rsidR="008F3569" w:rsidRPr="00417006" w:rsidDel="008F3569">
          <w:rPr>
            <w:rFonts w:ascii="Arial" w:hAnsi="Arial" w:cs="Arial"/>
            <w:sz w:val="22"/>
            <w:szCs w:val="22"/>
          </w:rPr>
          <w:delText xml:space="preserve"> short-form Fourier transform</w:delText>
        </w:r>
      </w:del>
      <w:del w:id="92" w:author="Majid" w:date="2016-11-29T17:49:00Z">
        <w:r w:rsidR="008F3569" w:rsidDel="008F3569">
          <w:rPr>
            <w:rFonts w:ascii="Arial" w:hAnsi="Arial" w:cs="Arial"/>
            <w:sz w:val="22"/>
            <w:szCs w:val="22"/>
          </w:rPr>
          <w:delText>,</w:delText>
        </w:r>
        <w:r w:rsidR="008F3569" w:rsidRPr="00417006" w:rsidDel="008F3569">
          <w:rPr>
            <w:rFonts w:ascii="Arial" w:hAnsi="Arial" w:cs="Arial"/>
            <w:sz w:val="22"/>
            <w:szCs w:val="22"/>
          </w:rPr>
          <w:delText xml:space="preserve"> into</w:delText>
        </w:r>
        <w:r w:rsidR="008F3569" w:rsidDel="008F3569">
          <w:rPr>
            <w:rFonts w:ascii="Arial" w:hAnsi="Arial" w:cs="Arial"/>
            <w:sz w:val="22"/>
            <w:szCs w:val="22"/>
          </w:rPr>
          <w:delText xml:space="preserve"> </w:delText>
        </w:r>
        <w:r w:rsidR="008F3569" w:rsidRPr="00417006" w:rsidDel="008F3569">
          <w:rPr>
            <w:rFonts w:ascii="Arial" w:hAnsi="Arial" w:cs="Arial"/>
            <w:sz w:val="22"/>
            <w:szCs w:val="22"/>
          </w:rPr>
          <w:delText>frequency and phase content over time</w:delText>
        </w:r>
        <w:r w:rsidR="008F3569" w:rsidDel="008F3569">
          <w:rPr>
            <w:rFonts w:ascii="Arial" w:hAnsi="Arial" w:cs="Arial"/>
            <w:sz w:val="22"/>
            <w:szCs w:val="22"/>
          </w:rPr>
          <w:delText>.</w:delText>
        </w:r>
      </w:del>
      <w:ins w:id="93" w:author="Majid" w:date="2016-11-29T17:49:00Z">
        <w:r w:rsidR="008F3569">
          <w:rPr>
            <w:rFonts w:ascii="Arial" w:hAnsi="Arial" w:cs="Arial"/>
            <w:sz w:val="22"/>
            <w:szCs w:val="22"/>
          </w:rPr>
          <w:t xml:space="preserve">is equivalent to using a moving window on the death rate time series and analysing </w:t>
        </w:r>
      </w:ins>
      <w:ins w:id="94" w:author="Majid" w:date="2016-11-29T17:50:00Z">
        <w:r w:rsidR="008F3569">
          <w:rPr>
            <w:rFonts w:ascii="Arial" w:hAnsi="Arial" w:cs="Arial"/>
            <w:sz w:val="22"/>
            <w:szCs w:val="22"/>
          </w:rPr>
          <w:t>periodicity</w:t>
        </w:r>
      </w:ins>
      <w:ins w:id="95" w:author="Majid" w:date="2016-11-29T17:49:00Z">
        <w:r w:rsidR="008F3569">
          <w:rPr>
            <w:rFonts w:ascii="Arial" w:hAnsi="Arial" w:cs="Arial"/>
            <w:sz w:val="22"/>
            <w:szCs w:val="22"/>
          </w:rPr>
          <w:t xml:space="preserve"> </w:t>
        </w:r>
      </w:ins>
      <w:ins w:id="96" w:author="Majid" w:date="2016-11-29T17:50:00Z">
        <w:r w:rsidR="008F3569">
          <w:rPr>
            <w:rFonts w:ascii="Arial" w:hAnsi="Arial" w:cs="Arial"/>
            <w:sz w:val="22"/>
            <w:szCs w:val="22"/>
          </w:rPr>
          <w:t>in each window</w:t>
        </w:r>
        <w:r w:rsidR="008F3569" w:rsidRPr="008F3569">
          <w:rPr>
            <w:rFonts w:ascii="Arial" w:hAnsi="Arial" w:cs="Arial"/>
            <w:sz w:val="22"/>
            <w:szCs w:val="22"/>
          </w:rPr>
          <w:t xml:space="preserve"> </w:t>
        </w:r>
        <w:r w:rsidR="008F3569">
          <w:rPr>
            <w:rFonts w:ascii="Arial" w:hAnsi="Arial" w:cs="Arial"/>
            <w:sz w:val="22"/>
            <w:szCs w:val="22"/>
          </w:rPr>
          <w:t>u</w:t>
        </w:r>
        <w:r w:rsidR="008F3569" w:rsidRPr="00417006">
          <w:rPr>
            <w:rFonts w:ascii="Arial" w:hAnsi="Arial" w:cs="Arial"/>
            <w:sz w:val="22"/>
            <w:szCs w:val="22"/>
          </w:rPr>
          <w:t>sing</w:t>
        </w:r>
        <w:r w:rsidR="008F3569">
          <w:rPr>
            <w:rFonts w:ascii="Arial" w:hAnsi="Arial" w:cs="Arial"/>
            <w:sz w:val="22"/>
            <w:szCs w:val="22"/>
          </w:rPr>
          <w:t xml:space="preserve"> a</w:t>
        </w:r>
        <w:r w:rsidR="008F3569" w:rsidRPr="00417006">
          <w:rPr>
            <w:rFonts w:ascii="Arial" w:hAnsi="Arial" w:cs="Arial"/>
            <w:sz w:val="22"/>
            <w:szCs w:val="22"/>
          </w:rPr>
          <w:t xml:space="preserve"> short-form Fourier transform</w:t>
        </w:r>
        <w:r w:rsidR="008F3569">
          <w:rPr>
            <w:rFonts w:ascii="Arial" w:hAnsi="Arial" w:cs="Arial"/>
            <w:sz w:val="22"/>
            <w:szCs w:val="22"/>
          </w:rPr>
          <w:t>, hence generating</w:t>
        </w:r>
      </w:ins>
      <w:r w:rsidR="008F3569">
        <w:rPr>
          <w:rFonts w:ascii="Arial" w:hAnsi="Arial" w:cs="Arial"/>
          <w:sz w:val="22"/>
          <w:szCs w:val="22"/>
        </w:rPr>
        <w:t xml:space="preserve"> </w:t>
      </w:r>
      <w:del w:id="97" w:author="Majid" w:date="2016-11-29T17:50:00Z">
        <w:r w:rsidR="008F3569" w:rsidDel="008F3569">
          <w:rPr>
            <w:rFonts w:ascii="Arial" w:hAnsi="Arial" w:cs="Arial"/>
            <w:sz w:val="22"/>
            <w:szCs w:val="22"/>
          </w:rPr>
          <w:delText xml:space="preserve">Wavelet coefficients are then generated to describe the frequency spectrum at a given time. This is done at each time point in the period of study to generate </w:delText>
        </w:r>
      </w:del>
      <w:r w:rsidR="008F3569">
        <w:rPr>
          <w:rFonts w:ascii="Arial" w:hAnsi="Arial" w:cs="Arial"/>
          <w:sz w:val="22"/>
          <w:szCs w:val="22"/>
        </w:rPr>
        <w:t xml:space="preserve">a </w:t>
      </w:r>
      <w:r w:rsidR="008F3569">
        <w:rPr>
          <w:rFonts w:ascii="Arial" w:hAnsi="Arial" w:cs="Arial"/>
          <w:sz w:val="22"/>
          <w:szCs w:val="22"/>
        </w:rPr>
        <w:lastRenderedPageBreak/>
        <w:t xml:space="preserve">dynamic spectral analysis. The results </w:t>
      </w:r>
      <w:del w:id="98" w:author="Majid" w:date="2016-11-29T17:50:00Z">
        <w:r w:rsidR="008F3569" w:rsidDel="00FC4E73">
          <w:rPr>
            <w:rFonts w:ascii="Arial" w:hAnsi="Arial" w:cs="Arial"/>
            <w:sz w:val="22"/>
            <w:szCs w:val="22"/>
          </w:rPr>
          <w:delText>of a wavelet analysis are</w:delText>
        </w:r>
      </w:del>
      <w:ins w:id="99" w:author="Majid" w:date="2016-11-29T17:50:00Z">
        <w:r w:rsidR="00FC4E73">
          <w:rPr>
            <w:rFonts w:ascii="Arial" w:hAnsi="Arial" w:cs="Arial"/>
            <w:sz w:val="22"/>
            <w:szCs w:val="22"/>
          </w:rPr>
          <w:t>can be</w:t>
        </w:r>
      </w:ins>
      <w:r w:rsidR="008F3569">
        <w:rPr>
          <w:rFonts w:ascii="Arial" w:hAnsi="Arial" w:cs="Arial"/>
          <w:sz w:val="22"/>
          <w:szCs w:val="22"/>
        </w:rPr>
        <w:t xml:space="preserve"> </w:t>
      </w:r>
      <w:del w:id="100" w:author="Majid" w:date="2016-11-29T17:51:00Z">
        <w:r w:rsidR="008F3569" w:rsidDel="00FC4E73">
          <w:rPr>
            <w:rFonts w:ascii="Arial" w:hAnsi="Arial" w:cs="Arial"/>
            <w:sz w:val="22"/>
            <w:szCs w:val="22"/>
          </w:rPr>
          <w:delText xml:space="preserve">plotted </w:delText>
        </w:r>
      </w:del>
      <w:ins w:id="101" w:author="Majid" w:date="2016-11-29T17:51:00Z">
        <w:r w:rsidR="00FC4E73">
          <w:rPr>
            <w:rFonts w:ascii="Arial" w:hAnsi="Arial" w:cs="Arial"/>
            <w:sz w:val="22"/>
            <w:szCs w:val="22"/>
          </w:rPr>
          <w:t xml:space="preserve">presented </w:t>
        </w:r>
      </w:ins>
      <w:r w:rsidR="008F3569">
        <w:rPr>
          <w:rFonts w:ascii="Arial" w:hAnsi="Arial" w:cs="Arial"/>
          <w:sz w:val="22"/>
          <w:szCs w:val="22"/>
        </w:rPr>
        <w:t>on a two-dimensional plot of time against frequency coefficients</w:t>
      </w:r>
      <w:ins w:id="102" w:author="Majid" w:date="2016-11-29T17:51:00Z">
        <w:r w:rsidR="00FC4E73">
          <w:rPr>
            <w:rFonts w:ascii="Arial" w:hAnsi="Arial" w:cs="Arial"/>
            <w:sz w:val="22"/>
            <w:szCs w:val="22"/>
          </w:rPr>
          <w:t xml:space="preserve"> (Figure 1)</w:t>
        </w:r>
      </w:ins>
      <w:r w:rsidR="008F3569">
        <w:rPr>
          <w:rFonts w:ascii="Arial" w:hAnsi="Arial" w:cs="Arial"/>
          <w:sz w:val="22"/>
          <w:szCs w:val="22"/>
        </w:rPr>
        <w:t>.</w:t>
      </w:r>
    </w:p>
    <w:p w14:paraId="3C7854E4" w14:textId="744060E0" w:rsidR="00AD5E23" w:rsidDel="00FC4E73" w:rsidRDefault="00AD5E23">
      <w:pPr>
        <w:widowControl w:val="0"/>
        <w:autoSpaceDE w:val="0"/>
        <w:autoSpaceDN w:val="0"/>
        <w:adjustRightInd w:val="0"/>
        <w:spacing w:line="480" w:lineRule="auto"/>
        <w:jc w:val="both"/>
        <w:rPr>
          <w:del w:id="103" w:author="Majid" w:date="2016-11-29T17:51:00Z"/>
          <w:rFonts w:ascii="Arial" w:hAnsi="Arial" w:cs="Arial"/>
          <w:sz w:val="22"/>
          <w:szCs w:val="22"/>
        </w:rPr>
      </w:pPr>
    </w:p>
    <w:p w14:paraId="71AD0129" w14:textId="64D173AC" w:rsidR="00AD5E23" w:rsidDel="00FC4E73" w:rsidRDefault="00AD5E23">
      <w:pPr>
        <w:widowControl w:val="0"/>
        <w:autoSpaceDE w:val="0"/>
        <w:autoSpaceDN w:val="0"/>
        <w:adjustRightInd w:val="0"/>
        <w:spacing w:line="480" w:lineRule="auto"/>
        <w:jc w:val="both"/>
        <w:rPr>
          <w:del w:id="104" w:author="Majid" w:date="2016-11-29T17:51:00Z"/>
          <w:rFonts w:ascii="Arial" w:hAnsi="Arial" w:cs="Arial"/>
          <w:sz w:val="22"/>
          <w:szCs w:val="22"/>
        </w:rPr>
      </w:pPr>
    </w:p>
    <w:p w14:paraId="45EBCEEE" w14:textId="77777777" w:rsidR="00381442" w:rsidRDefault="00381442">
      <w:pPr>
        <w:widowControl w:val="0"/>
        <w:autoSpaceDE w:val="0"/>
        <w:autoSpaceDN w:val="0"/>
        <w:adjustRightInd w:val="0"/>
        <w:spacing w:line="480" w:lineRule="auto"/>
        <w:jc w:val="both"/>
        <w:rPr>
          <w:rFonts w:ascii="Arial" w:hAnsi="Arial" w:cs="Arial"/>
          <w:sz w:val="22"/>
          <w:szCs w:val="22"/>
        </w:rPr>
      </w:pPr>
    </w:p>
    <w:p w14:paraId="4A973BD9" w14:textId="43E5CECE" w:rsidR="00BF3A52" w:rsidDel="00FC4E73" w:rsidRDefault="00E812B7">
      <w:pPr>
        <w:widowControl w:val="0"/>
        <w:autoSpaceDE w:val="0"/>
        <w:autoSpaceDN w:val="0"/>
        <w:adjustRightInd w:val="0"/>
        <w:spacing w:line="480" w:lineRule="auto"/>
        <w:jc w:val="both"/>
        <w:rPr>
          <w:del w:id="105" w:author="Majid" w:date="2016-11-29T18:02:00Z"/>
          <w:rFonts w:ascii="Arial" w:hAnsi="Arial" w:cs="Arial"/>
          <w:sz w:val="22"/>
          <w:szCs w:val="22"/>
        </w:rPr>
      </w:pPr>
      <w:commentRangeStart w:id="106"/>
      <w:del w:id="107" w:author="Majid" w:date="2016-11-29T17:52:00Z">
        <w:r w:rsidDel="00FC4E73">
          <w:rPr>
            <w:rFonts w:ascii="Arial" w:hAnsi="Arial" w:cs="Arial"/>
            <w:sz w:val="22"/>
            <w:szCs w:val="22"/>
          </w:rPr>
          <w:delText xml:space="preserve">The </w:delText>
        </w:r>
      </w:del>
      <w:ins w:id="108" w:author="Majid" w:date="2016-11-29T17:52:00Z">
        <w:r w:rsidR="00FC4E73">
          <w:rPr>
            <w:rFonts w:ascii="Arial" w:hAnsi="Arial" w:cs="Arial"/>
            <w:sz w:val="22"/>
            <w:szCs w:val="22"/>
          </w:rPr>
          <w:t xml:space="preserve">We </w:t>
        </w:r>
      </w:ins>
      <w:ins w:id="109" w:author="Majid" w:date="2016-11-29T18:01:00Z">
        <w:r w:rsidR="00FC4E73">
          <w:rPr>
            <w:rFonts w:ascii="Arial" w:hAnsi="Arial" w:cs="Arial"/>
            <w:sz w:val="22"/>
            <w:szCs w:val="22"/>
          </w:rPr>
          <w:t xml:space="preserve">identified age-sex groups whose wavelet power spectrum differed from that of </w:t>
        </w:r>
      </w:ins>
      <w:del w:id="110" w:author="Majid" w:date="2016-11-29T18:01:00Z">
        <w:r w:rsidDel="00FC4E73">
          <w:rPr>
            <w:rFonts w:ascii="Arial" w:hAnsi="Arial" w:cs="Arial"/>
            <w:sz w:val="22"/>
            <w:szCs w:val="22"/>
          </w:rPr>
          <w:delText xml:space="preserve">wavelet power spectrum </w:delText>
        </w:r>
      </w:del>
      <w:del w:id="111" w:author="Majid" w:date="2016-11-29T17:52:00Z">
        <w:r w:rsidR="00102254" w:rsidDel="00FC4E73">
          <w:rPr>
            <w:rFonts w:ascii="Arial" w:hAnsi="Arial" w:cs="Arial"/>
            <w:sz w:val="22"/>
            <w:szCs w:val="22"/>
          </w:rPr>
          <w:delText xml:space="preserve">was compared </w:delText>
        </w:r>
      </w:del>
      <w:commentRangeStart w:id="112"/>
      <w:del w:id="113" w:author="Majid" w:date="2016-11-29T18:01:00Z">
        <w:r w:rsidR="00102254" w:rsidDel="00FC4E73">
          <w:rPr>
            <w:rFonts w:ascii="Arial" w:hAnsi="Arial" w:cs="Arial"/>
            <w:sz w:val="22"/>
            <w:szCs w:val="22"/>
          </w:rPr>
          <w:delText>against</w:delText>
        </w:r>
      </w:del>
      <w:r w:rsidR="00102254">
        <w:rPr>
          <w:rFonts w:ascii="Arial" w:hAnsi="Arial" w:cs="Arial"/>
          <w:sz w:val="22"/>
          <w:szCs w:val="22"/>
        </w:rPr>
        <w:t xml:space="preserve"> a white</w:t>
      </w:r>
      <w:r>
        <w:rPr>
          <w:rFonts w:ascii="Arial" w:hAnsi="Arial" w:cs="Arial"/>
          <w:sz w:val="22"/>
          <w:szCs w:val="22"/>
        </w:rPr>
        <w:t xml:space="preserve"> noise spectrum, </w:t>
      </w:r>
      <w:ins w:id="114" w:author="Majid" w:date="2016-11-29T17:52:00Z">
        <w:r w:rsidR="00FC4E73">
          <w:rPr>
            <w:rFonts w:ascii="Arial" w:hAnsi="Arial" w:cs="Arial"/>
            <w:sz w:val="22"/>
            <w:szCs w:val="22"/>
          </w:rPr>
          <w:t>which represents</w:t>
        </w:r>
      </w:ins>
      <w:ins w:id="115" w:author="Majid" w:date="2016-11-29T18:00:00Z">
        <w:r w:rsidR="00FC4E73">
          <w:rPr>
            <w:rFonts w:ascii="Arial" w:hAnsi="Arial" w:cs="Arial"/>
            <w:sz w:val="22"/>
            <w:szCs w:val="22"/>
          </w:rPr>
          <w:t xml:space="preserve"> random fluctuations,</w:t>
        </w:r>
      </w:ins>
      <w:ins w:id="116" w:author="Majid" w:date="2016-11-29T17:52:00Z">
        <w:r w:rsidR="00FC4E73">
          <w:rPr>
            <w:rFonts w:ascii="Arial" w:hAnsi="Arial" w:cs="Arial"/>
            <w:sz w:val="22"/>
            <w:szCs w:val="22"/>
          </w:rPr>
          <w:t xml:space="preserve"> </w:t>
        </w:r>
      </w:ins>
      <w:del w:id="117" w:author="Majid" w:date="2016-11-29T18:00:00Z">
        <w:r w:rsidDel="00FC4E73">
          <w:rPr>
            <w:rFonts w:ascii="Arial" w:hAnsi="Arial" w:cs="Arial"/>
            <w:sz w:val="22"/>
            <w:szCs w:val="22"/>
          </w:rPr>
          <w:delText>and ea</w:delText>
        </w:r>
        <w:r w:rsidR="00102254" w:rsidDel="00FC4E73">
          <w:rPr>
            <w:rFonts w:ascii="Arial" w:hAnsi="Arial" w:cs="Arial"/>
            <w:sz w:val="22"/>
            <w:szCs w:val="22"/>
          </w:rPr>
          <w:delText>ch</w:delText>
        </w:r>
      </w:del>
      <w:del w:id="118" w:author="Majid" w:date="2016-11-29T18:01:00Z">
        <w:r w:rsidR="00102254" w:rsidDel="00FC4E73">
          <w:rPr>
            <w:rFonts w:ascii="Arial" w:hAnsi="Arial" w:cs="Arial"/>
            <w:sz w:val="22"/>
            <w:szCs w:val="22"/>
          </w:rPr>
          <w:delText xml:space="preserve"> spectral element was tested </w:delText>
        </w:r>
      </w:del>
      <w:r w:rsidR="00102254">
        <w:rPr>
          <w:rFonts w:ascii="Arial" w:hAnsi="Arial" w:cs="Arial"/>
          <w:sz w:val="22"/>
          <w:szCs w:val="22"/>
        </w:rPr>
        <w:t xml:space="preserve">at </w:t>
      </w:r>
      <w:del w:id="119" w:author="Majid" w:date="2016-11-29T18:01:00Z">
        <w:r w:rsidR="00102254" w:rsidDel="00FC4E73">
          <w:rPr>
            <w:rFonts w:ascii="Arial" w:hAnsi="Arial" w:cs="Arial"/>
            <w:sz w:val="22"/>
            <w:szCs w:val="22"/>
          </w:rPr>
          <w:delText>the</w:delText>
        </w:r>
        <w:r w:rsidR="00485D00" w:rsidDel="00FC4E73">
          <w:rPr>
            <w:rFonts w:ascii="Arial" w:hAnsi="Arial" w:cs="Arial"/>
            <w:sz w:val="22"/>
            <w:szCs w:val="22"/>
          </w:rPr>
          <w:delText xml:space="preserve"> </w:delText>
        </w:r>
      </w:del>
      <w:r>
        <w:rPr>
          <w:rFonts w:ascii="Arial" w:hAnsi="Arial" w:cs="Arial"/>
          <w:sz w:val="22"/>
          <w:szCs w:val="22"/>
        </w:rPr>
        <w:t xml:space="preserve">5% </w:t>
      </w:r>
      <w:r w:rsidR="00647D7E">
        <w:rPr>
          <w:rFonts w:ascii="Arial" w:hAnsi="Arial" w:cs="Arial"/>
          <w:sz w:val="22"/>
          <w:szCs w:val="22"/>
        </w:rPr>
        <w:t>significance</w:t>
      </w:r>
      <w:r w:rsidR="00A67A78">
        <w:rPr>
          <w:rFonts w:ascii="Arial" w:hAnsi="Arial" w:cs="Arial"/>
          <w:sz w:val="22"/>
          <w:szCs w:val="22"/>
        </w:rPr>
        <w:t xml:space="preserve"> level</w:t>
      </w:r>
      <w:del w:id="120" w:author="Majid" w:date="2016-11-29T18:01:00Z">
        <w:r w:rsidR="00A67A78" w:rsidDel="00FC4E73">
          <w:rPr>
            <w:rFonts w:ascii="Arial" w:hAnsi="Arial" w:cs="Arial"/>
            <w:sz w:val="22"/>
            <w:szCs w:val="22"/>
          </w:rPr>
          <w:delText xml:space="preserve"> to </w:delText>
        </w:r>
      </w:del>
      <w:commentRangeEnd w:id="112"/>
      <w:r w:rsidR="00FC4E73">
        <w:rPr>
          <w:rStyle w:val="CommentReference"/>
        </w:rPr>
        <w:commentReference w:id="112"/>
      </w:r>
      <w:del w:id="121" w:author="Majid" w:date="2016-11-29T18:01:00Z">
        <w:r w:rsidR="00A67A78" w:rsidDel="00FC4E73">
          <w:rPr>
            <w:rFonts w:ascii="Arial" w:hAnsi="Arial" w:cs="Arial"/>
            <w:sz w:val="22"/>
            <w:szCs w:val="22"/>
          </w:rPr>
          <w:delText>test for a significant annual seasonality (i.e. a freque</w:delText>
        </w:r>
        <w:r w:rsidR="00523053" w:rsidDel="00FC4E73">
          <w:rPr>
            <w:rFonts w:ascii="Arial" w:hAnsi="Arial" w:cs="Arial"/>
            <w:sz w:val="22"/>
            <w:szCs w:val="22"/>
          </w:rPr>
          <w:delText>ncy coefficient above the 95% white</w:delText>
        </w:r>
        <w:r w:rsidR="00A67A78" w:rsidDel="00FC4E73">
          <w:rPr>
            <w:rFonts w:ascii="Arial" w:hAnsi="Arial" w:cs="Arial"/>
            <w:sz w:val="22"/>
            <w:szCs w:val="22"/>
          </w:rPr>
          <w:delText xml:space="preserve"> noise confidence interval</w:delText>
        </w:r>
        <w:r w:rsidDel="00FC4E73">
          <w:rPr>
            <w:rFonts w:ascii="Arial" w:hAnsi="Arial" w:cs="Arial"/>
            <w:sz w:val="22"/>
            <w:szCs w:val="22"/>
          </w:rPr>
          <w:delText xml:space="preserve"> at 12 months</w:delText>
        </w:r>
        <w:r w:rsidR="00A67A78" w:rsidDel="00FC4E73">
          <w:rPr>
            <w:rFonts w:ascii="Arial" w:hAnsi="Arial" w:cs="Arial"/>
            <w:sz w:val="22"/>
            <w:szCs w:val="22"/>
          </w:rPr>
          <w:delText>)</w:delText>
        </w:r>
      </w:del>
      <w:r>
        <w:rPr>
          <w:rFonts w:ascii="Arial" w:hAnsi="Arial" w:cs="Arial"/>
          <w:sz w:val="22"/>
          <w:szCs w:val="22"/>
        </w:rPr>
        <w:t xml:space="preserve">. </w:t>
      </w:r>
      <w:del w:id="122" w:author="Majid" w:date="2016-11-29T17:53:00Z">
        <w:r w:rsidRPr="00417006" w:rsidDel="00FC4E73">
          <w:rPr>
            <w:rFonts w:ascii="Arial" w:hAnsi="Arial" w:cs="Arial"/>
            <w:sz w:val="22"/>
            <w:szCs w:val="22"/>
          </w:rPr>
          <w:delText xml:space="preserve">The </w:delText>
        </w:r>
      </w:del>
      <w:ins w:id="123" w:author="Majid" w:date="2016-11-29T17:53:00Z">
        <w:r w:rsidR="00FC4E73">
          <w:rPr>
            <w:rFonts w:ascii="Arial" w:hAnsi="Arial" w:cs="Arial"/>
            <w:sz w:val="22"/>
            <w:szCs w:val="22"/>
          </w:rPr>
          <w:t>We used the</w:t>
        </w:r>
        <w:r w:rsidR="00FC4E73" w:rsidRPr="00417006">
          <w:rPr>
            <w:rFonts w:ascii="Arial" w:hAnsi="Arial" w:cs="Arial"/>
            <w:sz w:val="22"/>
            <w:szCs w:val="22"/>
          </w:rPr>
          <w:t xml:space="preserve"> </w:t>
        </w:r>
      </w:ins>
      <w:r w:rsidRPr="00417006">
        <w:rPr>
          <w:rFonts w:ascii="Arial" w:hAnsi="Arial" w:cs="Arial"/>
          <w:sz w:val="22"/>
          <w:szCs w:val="22"/>
        </w:rPr>
        <w:t>R package</w:t>
      </w:r>
      <w:r>
        <w:rPr>
          <w:rFonts w:ascii="Arial" w:hAnsi="Arial" w:cs="Arial"/>
          <w:sz w:val="22"/>
          <w:szCs w:val="22"/>
        </w:rPr>
        <w:t xml:space="preserve"> </w:t>
      </w:r>
      <w:r w:rsidRPr="00417006">
        <w:rPr>
          <w:rFonts w:ascii="Arial" w:hAnsi="Arial" w:cs="Arial"/>
          <w:sz w:val="22"/>
          <w:szCs w:val="22"/>
        </w:rPr>
        <w:t xml:space="preserve">WaveletComp </w:t>
      </w:r>
      <w:del w:id="124" w:author="Majid" w:date="2016-11-29T17:53:00Z">
        <w:r w:rsidR="00CA40A6" w:rsidDel="00FC4E73">
          <w:rPr>
            <w:rFonts w:ascii="Arial" w:hAnsi="Arial" w:cs="Arial"/>
            <w:sz w:val="22"/>
            <w:szCs w:val="22"/>
          </w:rPr>
          <w:delText>was utilised</w:delText>
        </w:r>
        <w:r w:rsidRPr="00417006" w:rsidDel="00FC4E73">
          <w:rPr>
            <w:rFonts w:ascii="Arial" w:hAnsi="Arial" w:cs="Arial"/>
            <w:sz w:val="22"/>
            <w:szCs w:val="22"/>
          </w:rPr>
          <w:delText xml:space="preserve"> </w:delText>
        </w:r>
      </w:del>
      <w:r w:rsidR="00CA40A6">
        <w:rPr>
          <w:rFonts w:ascii="Arial" w:hAnsi="Arial" w:cs="Arial"/>
          <w:sz w:val="22"/>
          <w:szCs w:val="22"/>
        </w:rPr>
        <w:t>for</w:t>
      </w:r>
      <w:r w:rsidRPr="00417006">
        <w:rPr>
          <w:rFonts w:ascii="Arial" w:hAnsi="Arial" w:cs="Arial"/>
          <w:sz w:val="22"/>
          <w:szCs w:val="22"/>
        </w:rPr>
        <w:t xml:space="preserve"> </w:t>
      </w:r>
      <w:del w:id="125" w:author="Majid" w:date="2016-11-29T17:53:00Z">
        <w:r w:rsidR="00EF17D4" w:rsidDel="00FC4E73">
          <w:rPr>
            <w:rFonts w:ascii="Arial" w:hAnsi="Arial" w:cs="Arial"/>
            <w:sz w:val="22"/>
            <w:szCs w:val="22"/>
          </w:rPr>
          <w:delText xml:space="preserve">this </w:delText>
        </w:r>
      </w:del>
      <w:ins w:id="126" w:author="Majid" w:date="2016-11-29T17:53:00Z">
        <w:r w:rsidR="00FC4E73">
          <w:rPr>
            <w:rFonts w:ascii="Arial" w:hAnsi="Arial" w:cs="Arial"/>
            <w:sz w:val="22"/>
            <w:szCs w:val="22"/>
          </w:rPr>
          <w:t xml:space="preserve">the </w:t>
        </w:r>
      </w:ins>
      <w:r w:rsidRPr="00417006">
        <w:rPr>
          <w:rFonts w:ascii="Arial" w:hAnsi="Arial" w:cs="Arial"/>
          <w:sz w:val="22"/>
          <w:szCs w:val="22"/>
        </w:rPr>
        <w:t>wavelet analysis.</w:t>
      </w:r>
      <w:commentRangeEnd w:id="106"/>
      <w:r w:rsidR="00FC4E73">
        <w:rPr>
          <w:rStyle w:val="CommentReference"/>
        </w:rPr>
        <w:commentReference w:id="106"/>
      </w:r>
      <w:ins w:id="127" w:author="Majid" w:date="2016-11-29T18:02:00Z">
        <w:r w:rsidR="00FC4E73">
          <w:rPr>
            <w:rFonts w:ascii="Arial" w:hAnsi="Arial" w:cs="Arial"/>
            <w:sz w:val="22"/>
            <w:szCs w:val="22"/>
          </w:rPr>
          <w:t xml:space="preserve"> </w:t>
        </w:r>
      </w:ins>
    </w:p>
    <w:p w14:paraId="7A97A5C1" w14:textId="77777777" w:rsidR="006D2EDB" w:rsidRDefault="006D2EDB">
      <w:pPr>
        <w:widowControl w:val="0"/>
        <w:autoSpaceDE w:val="0"/>
        <w:autoSpaceDN w:val="0"/>
        <w:adjustRightInd w:val="0"/>
        <w:spacing w:line="480" w:lineRule="auto"/>
        <w:jc w:val="both"/>
        <w:rPr>
          <w:rFonts w:ascii="Arial" w:hAnsi="Arial" w:cs="Arial"/>
          <w:sz w:val="22"/>
          <w:szCs w:val="22"/>
        </w:rPr>
      </w:pPr>
    </w:p>
    <w:p w14:paraId="00210213" w14:textId="4F1E9381" w:rsidR="006D2EDB" w:rsidRDefault="006D2EDB">
      <w:pPr>
        <w:widowControl w:val="0"/>
        <w:autoSpaceDE w:val="0"/>
        <w:autoSpaceDN w:val="0"/>
        <w:adjustRightInd w:val="0"/>
        <w:spacing w:line="480" w:lineRule="auto"/>
        <w:jc w:val="both"/>
        <w:rPr>
          <w:rFonts w:ascii="Arial" w:hAnsi="Arial" w:cs="Arial"/>
          <w:sz w:val="22"/>
          <w:szCs w:val="22"/>
        </w:rPr>
      </w:pPr>
      <w:r>
        <w:rPr>
          <w:rFonts w:ascii="Arial" w:hAnsi="Arial" w:cs="Arial"/>
          <w:sz w:val="22"/>
          <w:szCs w:val="22"/>
        </w:rPr>
        <w:t xml:space="preserve">Before </w:t>
      </w:r>
      <w:del w:id="128" w:author="Majid" w:date="2016-11-29T18:00:00Z">
        <w:r w:rsidDel="00FC4E73">
          <w:rPr>
            <w:rFonts w:ascii="Arial" w:hAnsi="Arial" w:cs="Arial"/>
            <w:sz w:val="22"/>
            <w:szCs w:val="22"/>
          </w:rPr>
          <w:delText xml:space="preserve">undergoing a </w:delText>
        </w:r>
      </w:del>
      <w:r>
        <w:rPr>
          <w:rFonts w:ascii="Arial" w:hAnsi="Arial" w:cs="Arial"/>
          <w:sz w:val="22"/>
          <w:szCs w:val="22"/>
        </w:rPr>
        <w:t xml:space="preserve">wavelet analysis, we logarithmically-transformed, detrended by polynomial regression, </w:t>
      </w:r>
      <w:commentRangeStart w:id="129"/>
      <w:r>
        <w:rPr>
          <w:rFonts w:ascii="Arial" w:hAnsi="Arial" w:cs="Arial"/>
          <w:sz w:val="22"/>
          <w:szCs w:val="22"/>
        </w:rPr>
        <w:t>and standardised each all-cause mortality death rate time series</w:t>
      </w:r>
      <w:commentRangeEnd w:id="129"/>
      <w:r w:rsidR="00FC4E73">
        <w:rPr>
          <w:rStyle w:val="CommentReference"/>
        </w:rPr>
        <w:commentReference w:id="129"/>
      </w:r>
      <w:r>
        <w:rPr>
          <w:rFonts w:ascii="Arial" w:hAnsi="Arial" w:cs="Arial"/>
          <w:sz w:val="22"/>
          <w:szCs w:val="22"/>
        </w:rPr>
        <w:t xml:space="preserve">. </w:t>
      </w:r>
    </w:p>
    <w:p w14:paraId="0D594A81" w14:textId="77777777" w:rsidR="006D2EDB" w:rsidRDefault="006D2EDB">
      <w:pPr>
        <w:spacing w:line="480" w:lineRule="auto"/>
        <w:jc w:val="both"/>
        <w:rPr>
          <w:rFonts w:ascii="Arial" w:hAnsi="Arial" w:cs="Arial"/>
          <w:sz w:val="22"/>
          <w:szCs w:val="22"/>
        </w:rPr>
      </w:pPr>
    </w:p>
    <w:p w14:paraId="26DFBE63" w14:textId="1D73A857" w:rsidR="00BF3A52" w:rsidRDefault="004701B9">
      <w:pPr>
        <w:spacing w:line="480" w:lineRule="auto"/>
        <w:jc w:val="both"/>
        <w:rPr>
          <w:rFonts w:ascii="Arial" w:hAnsi="Arial" w:cs="Arial"/>
          <w:sz w:val="22"/>
          <w:szCs w:val="22"/>
        </w:rPr>
      </w:pPr>
      <w:commentRangeStart w:id="130"/>
      <w:r>
        <w:rPr>
          <w:rFonts w:ascii="Arial" w:hAnsi="Arial" w:cs="Arial"/>
          <w:sz w:val="22"/>
          <w:szCs w:val="22"/>
        </w:rPr>
        <w:t>For inclusion in further analysis, each</w:t>
      </w:r>
      <w:r w:rsidR="003725E1">
        <w:rPr>
          <w:rFonts w:ascii="Arial" w:hAnsi="Arial" w:cs="Arial"/>
          <w:sz w:val="22"/>
          <w:szCs w:val="22"/>
        </w:rPr>
        <w:t xml:space="preserve"> time series was required to possess a significant frequ</w:t>
      </w:r>
      <w:bookmarkStart w:id="131" w:name="_GoBack"/>
      <w:bookmarkEnd w:id="131"/>
      <w:r w:rsidR="003725E1">
        <w:rPr>
          <w:rFonts w:ascii="Arial" w:hAnsi="Arial" w:cs="Arial"/>
          <w:sz w:val="22"/>
          <w:szCs w:val="22"/>
        </w:rPr>
        <w:t>ency coefficient at 12 months</w:t>
      </w:r>
      <w:r>
        <w:rPr>
          <w:rFonts w:ascii="Arial" w:hAnsi="Arial" w:cs="Arial"/>
          <w:sz w:val="22"/>
          <w:szCs w:val="22"/>
        </w:rPr>
        <w:t xml:space="preserve"> not only</w:t>
      </w:r>
      <w:r w:rsidR="00457C95">
        <w:rPr>
          <w:rFonts w:ascii="Arial" w:hAnsi="Arial" w:cs="Arial"/>
          <w:sz w:val="22"/>
          <w:szCs w:val="22"/>
        </w:rPr>
        <w:t xml:space="preserve"> for the entire time of study</w:t>
      </w:r>
      <w:r w:rsidR="00534F6D">
        <w:rPr>
          <w:rFonts w:ascii="Arial" w:hAnsi="Arial" w:cs="Arial"/>
          <w:sz w:val="22"/>
          <w:szCs w:val="22"/>
        </w:rPr>
        <w:t xml:space="preserve"> (1982-2013)</w:t>
      </w:r>
      <w:r w:rsidR="003725E1">
        <w:rPr>
          <w:rFonts w:ascii="Arial" w:hAnsi="Arial" w:cs="Arial"/>
          <w:sz w:val="22"/>
          <w:szCs w:val="22"/>
        </w:rPr>
        <w:t xml:space="preserve">, but also </w:t>
      </w:r>
      <w:r w:rsidR="00534F6D">
        <w:rPr>
          <w:rFonts w:ascii="Arial" w:hAnsi="Arial" w:cs="Arial"/>
          <w:sz w:val="22"/>
          <w:szCs w:val="22"/>
        </w:rPr>
        <w:t xml:space="preserve">from </w:t>
      </w:r>
      <w:r w:rsidR="00523B64">
        <w:rPr>
          <w:rFonts w:ascii="Arial" w:hAnsi="Arial" w:cs="Arial"/>
          <w:sz w:val="22"/>
          <w:szCs w:val="22"/>
        </w:rPr>
        <w:t xml:space="preserve">separate </w:t>
      </w:r>
      <w:r w:rsidR="00534F6D">
        <w:rPr>
          <w:rFonts w:ascii="Arial" w:hAnsi="Arial" w:cs="Arial"/>
          <w:sz w:val="22"/>
          <w:szCs w:val="22"/>
        </w:rPr>
        <w:t>wavelet analyse</w:t>
      </w:r>
      <w:r w:rsidR="00F70B6A">
        <w:rPr>
          <w:rFonts w:ascii="Arial" w:hAnsi="Arial" w:cs="Arial"/>
          <w:sz w:val="22"/>
          <w:szCs w:val="22"/>
        </w:rPr>
        <w:t xml:space="preserve">s for the </w:t>
      </w:r>
      <w:r w:rsidR="00660BF4">
        <w:rPr>
          <w:rFonts w:ascii="Arial" w:hAnsi="Arial" w:cs="Arial"/>
          <w:sz w:val="22"/>
          <w:szCs w:val="22"/>
        </w:rPr>
        <w:t>two further split time periods</w:t>
      </w:r>
      <w:r w:rsidR="00105AFF">
        <w:rPr>
          <w:rFonts w:ascii="Arial" w:hAnsi="Arial" w:cs="Arial"/>
          <w:sz w:val="22"/>
          <w:szCs w:val="22"/>
        </w:rPr>
        <w:t xml:space="preserve"> </w:t>
      </w:r>
      <w:r w:rsidR="003725E1">
        <w:rPr>
          <w:rFonts w:ascii="Arial" w:hAnsi="Arial" w:cs="Arial"/>
          <w:sz w:val="22"/>
          <w:szCs w:val="22"/>
        </w:rPr>
        <w:t>(1982-1997,1998-2013).</w:t>
      </w:r>
      <w:r w:rsidR="00534F6D">
        <w:rPr>
          <w:rFonts w:ascii="Arial" w:hAnsi="Arial" w:cs="Arial"/>
          <w:sz w:val="22"/>
          <w:szCs w:val="22"/>
        </w:rPr>
        <w:t xml:space="preserve"> This was a stricter</w:t>
      </w:r>
      <w:r w:rsidR="00523B64">
        <w:rPr>
          <w:rFonts w:ascii="Arial" w:hAnsi="Arial" w:cs="Arial"/>
          <w:sz w:val="22"/>
          <w:szCs w:val="22"/>
        </w:rPr>
        <w:t xml:space="preserve"> condition which would requ</w:t>
      </w:r>
      <w:r w:rsidR="00707B65">
        <w:rPr>
          <w:rFonts w:ascii="Arial" w:hAnsi="Arial" w:cs="Arial"/>
          <w:sz w:val="22"/>
          <w:szCs w:val="22"/>
        </w:rPr>
        <w:t>ire a consistent</w:t>
      </w:r>
      <w:r w:rsidR="00457C95">
        <w:rPr>
          <w:rFonts w:ascii="Arial" w:hAnsi="Arial" w:cs="Arial"/>
          <w:sz w:val="22"/>
          <w:szCs w:val="22"/>
        </w:rPr>
        <w:t xml:space="preserve"> seasonality over the majority of </w:t>
      </w:r>
      <w:r w:rsidR="00523B64">
        <w:rPr>
          <w:rFonts w:ascii="Arial" w:hAnsi="Arial" w:cs="Arial"/>
          <w:sz w:val="22"/>
          <w:szCs w:val="22"/>
        </w:rPr>
        <w:t xml:space="preserve">the time </w:t>
      </w:r>
      <w:r w:rsidR="00F27159">
        <w:rPr>
          <w:rFonts w:ascii="Arial" w:hAnsi="Arial" w:cs="Arial"/>
          <w:sz w:val="22"/>
          <w:szCs w:val="22"/>
        </w:rPr>
        <w:t>series</w:t>
      </w:r>
      <w:r w:rsidR="00523B64">
        <w:rPr>
          <w:rFonts w:ascii="Arial" w:hAnsi="Arial" w:cs="Arial"/>
          <w:sz w:val="22"/>
          <w:szCs w:val="22"/>
        </w:rPr>
        <w:t>.</w:t>
      </w:r>
      <w:r w:rsidR="003725E1">
        <w:rPr>
          <w:rFonts w:ascii="Arial" w:hAnsi="Arial" w:cs="Arial"/>
          <w:sz w:val="22"/>
          <w:szCs w:val="22"/>
        </w:rPr>
        <w:t xml:space="preserve"> </w:t>
      </w:r>
      <w:commentRangeEnd w:id="130"/>
      <w:r w:rsidR="00BE6EBC">
        <w:rPr>
          <w:rStyle w:val="CommentReference"/>
        </w:rPr>
        <w:commentReference w:id="130"/>
      </w:r>
      <w:moveFromRangeStart w:id="132" w:author="Majid" w:date="2016-11-29T18:03:00Z" w:name="move468205918"/>
      <w:moveFrom w:id="133" w:author="Majid" w:date="2016-11-29T18:03:00Z">
        <w:r w:rsidR="00BF3A52" w:rsidDel="00BE6EBC">
          <w:rPr>
            <w:rFonts w:ascii="Arial" w:hAnsi="Arial" w:cs="Arial"/>
            <w:sz w:val="22"/>
            <w:szCs w:val="22"/>
          </w:rPr>
          <w:t xml:space="preserve">For age-sex groups which </w:t>
        </w:r>
        <w:r w:rsidR="00523B64" w:rsidDel="00BE6EBC">
          <w:rPr>
            <w:rFonts w:ascii="Arial" w:hAnsi="Arial" w:cs="Arial"/>
            <w:sz w:val="22"/>
            <w:szCs w:val="22"/>
          </w:rPr>
          <w:t xml:space="preserve">fulfilled these conditions, </w:t>
        </w:r>
        <w:r w:rsidR="00BF3A52" w:rsidDel="00BE6EBC">
          <w:rPr>
            <w:rFonts w:ascii="Arial" w:hAnsi="Arial" w:cs="Arial"/>
            <w:sz w:val="22"/>
            <w:szCs w:val="22"/>
          </w:rPr>
          <w:t xml:space="preserve">we calculated the centre of gravity and the inverse centre of gravity. We also calculated the seasonal excess for the groups throughout the time </w:t>
        </w:r>
        <w:r w:rsidR="00404E7A" w:rsidDel="00BE6EBC">
          <w:rPr>
            <w:rFonts w:ascii="Arial" w:hAnsi="Arial" w:cs="Arial"/>
            <w:sz w:val="22"/>
            <w:szCs w:val="22"/>
          </w:rPr>
          <w:t>of study</w:t>
        </w:r>
        <w:r w:rsidR="00BF3A52" w:rsidDel="00BE6EBC">
          <w:rPr>
            <w:rFonts w:ascii="Arial" w:hAnsi="Arial" w:cs="Arial"/>
            <w:sz w:val="22"/>
            <w:szCs w:val="22"/>
          </w:rPr>
          <w:t xml:space="preserve">. </w:t>
        </w:r>
      </w:moveFrom>
      <w:moveFromRangeEnd w:id="132"/>
    </w:p>
    <w:p w14:paraId="57ABB9FF" w14:textId="77777777" w:rsidR="00D070E7" w:rsidRDefault="00D070E7">
      <w:pPr>
        <w:widowControl w:val="0"/>
        <w:autoSpaceDE w:val="0"/>
        <w:autoSpaceDN w:val="0"/>
        <w:adjustRightInd w:val="0"/>
        <w:spacing w:line="480" w:lineRule="auto"/>
        <w:jc w:val="both"/>
        <w:rPr>
          <w:rFonts w:ascii="Arial" w:hAnsi="Arial" w:cs="Arial"/>
          <w:sz w:val="22"/>
          <w:szCs w:val="22"/>
        </w:rPr>
      </w:pPr>
    </w:p>
    <w:p w14:paraId="7287CA87" w14:textId="4D68730F" w:rsidR="008A7468" w:rsidDel="00FC4E73" w:rsidRDefault="008A7468">
      <w:pPr>
        <w:spacing w:line="480" w:lineRule="auto"/>
        <w:jc w:val="both"/>
        <w:rPr>
          <w:del w:id="134" w:author="Majid" w:date="2016-11-29T17:52:00Z"/>
          <w:rFonts w:ascii="Arial" w:hAnsi="Arial" w:cs="Arial"/>
          <w:i/>
          <w:sz w:val="22"/>
          <w:szCs w:val="22"/>
        </w:rPr>
      </w:pPr>
      <w:del w:id="135" w:author="Majid" w:date="2016-11-29T17:52:00Z">
        <w:r w:rsidDel="00FC4E73">
          <w:rPr>
            <w:rFonts w:ascii="Arial" w:hAnsi="Arial" w:cs="Arial"/>
            <w:i/>
            <w:sz w:val="22"/>
            <w:szCs w:val="22"/>
          </w:rPr>
          <w:delText xml:space="preserve">Centre of gravity </w:delText>
        </w:r>
        <w:r w:rsidR="002E041E" w:rsidDel="00FC4E73">
          <w:rPr>
            <w:rFonts w:ascii="Arial" w:hAnsi="Arial" w:cs="Arial"/>
            <w:i/>
            <w:sz w:val="22"/>
            <w:szCs w:val="22"/>
          </w:rPr>
          <w:delText xml:space="preserve">and inverse centre of gravity </w:delText>
        </w:r>
        <w:r w:rsidDel="00FC4E73">
          <w:rPr>
            <w:rFonts w:ascii="Arial" w:hAnsi="Arial" w:cs="Arial"/>
            <w:i/>
            <w:sz w:val="22"/>
            <w:szCs w:val="22"/>
          </w:rPr>
          <w:delText>analysis</w:delText>
        </w:r>
      </w:del>
    </w:p>
    <w:p w14:paraId="42FBB835" w14:textId="3B12F3C5" w:rsidR="007F7BFF" w:rsidDel="00FC4E73" w:rsidRDefault="007F7BFF">
      <w:pPr>
        <w:spacing w:line="480" w:lineRule="auto"/>
        <w:jc w:val="both"/>
        <w:rPr>
          <w:del w:id="136" w:author="Majid" w:date="2016-11-29T17:52:00Z"/>
          <w:rFonts w:ascii="Arial" w:hAnsi="Arial" w:cs="Arial"/>
          <w:i/>
          <w:sz w:val="22"/>
          <w:szCs w:val="22"/>
        </w:rPr>
      </w:pPr>
    </w:p>
    <w:p w14:paraId="204364B7" w14:textId="516B451C" w:rsidR="00516C72" w:rsidRDefault="00BE6EBC">
      <w:pPr>
        <w:spacing w:line="480" w:lineRule="auto"/>
        <w:jc w:val="both"/>
        <w:rPr>
          <w:rFonts w:ascii="Arial" w:hAnsi="Arial" w:cs="Arial"/>
          <w:sz w:val="22"/>
          <w:szCs w:val="22"/>
        </w:rPr>
      </w:pPr>
      <w:moveToRangeStart w:id="137" w:author="Majid" w:date="2016-11-29T18:03:00Z" w:name="move468205918"/>
      <w:moveTo w:id="138" w:author="Majid" w:date="2016-11-29T18:03:00Z">
        <w:r>
          <w:rPr>
            <w:rFonts w:ascii="Arial" w:hAnsi="Arial" w:cs="Arial"/>
            <w:sz w:val="22"/>
            <w:szCs w:val="22"/>
          </w:rPr>
          <w:t xml:space="preserve">For age-sex groups which fulfilled these conditions, we calculated the centre of gravity and the inverse centre of gravity. We also calculated the seasonal excess for the groups throughout the time of study. </w:t>
        </w:r>
      </w:moveTo>
      <w:moveToRangeEnd w:id="137"/>
      <w:ins w:id="139" w:author="Majid" w:date="2016-11-29T18:05:00Z">
        <w:r>
          <w:rPr>
            <w:rFonts w:ascii="Arial" w:hAnsi="Arial" w:cs="Arial"/>
            <w:sz w:val="22"/>
            <w:szCs w:val="22"/>
          </w:rPr>
          <w:t>For age-sex groups with statistically</w:t>
        </w:r>
      </w:ins>
      <w:ins w:id="140" w:author="Majid" w:date="2016-11-29T17:21:00Z">
        <w:r>
          <w:rPr>
            <w:rFonts w:ascii="Arial" w:hAnsi="Arial" w:cs="Arial"/>
            <w:sz w:val="22"/>
            <w:szCs w:val="22"/>
          </w:rPr>
          <w:t xml:space="preserve"> significant seasonality</w:t>
        </w:r>
      </w:ins>
      <w:ins w:id="141" w:author="Majid" w:date="2016-11-29T18:05:00Z">
        <w:r>
          <w:rPr>
            <w:rFonts w:ascii="Arial" w:hAnsi="Arial" w:cs="Arial"/>
            <w:sz w:val="22"/>
            <w:szCs w:val="22"/>
          </w:rPr>
          <w:t xml:space="preserve">, we calculated </w:t>
        </w:r>
      </w:ins>
      <w:ins w:id="142" w:author="Majid" w:date="2016-11-29T17:21:00Z">
        <w:r w:rsidR="006C0654">
          <w:rPr>
            <w:rFonts w:ascii="Arial" w:hAnsi="Arial" w:cs="Arial"/>
            <w:sz w:val="22"/>
            <w:szCs w:val="22"/>
          </w:rPr>
          <w:t>whe</w:t>
        </w:r>
      </w:ins>
      <w:ins w:id="143" w:author="Majid" w:date="2016-11-29T20:15:00Z">
        <w:r w:rsidR="00BB53A6">
          <w:rPr>
            <w:rFonts w:ascii="Arial" w:hAnsi="Arial" w:cs="Arial"/>
            <w:sz w:val="22"/>
            <w:szCs w:val="22"/>
          </w:rPr>
          <w:t>n</w:t>
        </w:r>
      </w:ins>
      <w:ins w:id="144" w:author="Majid" w:date="2016-11-29T17:21:00Z">
        <w:r w:rsidR="006C0654">
          <w:rPr>
            <w:rFonts w:ascii="Arial" w:hAnsi="Arial" w:cs="Arial"/>
            <w:sz w:val="22"/>
            <w:szCs w:val="22"/>
          </w:rPr>
          <w:t xml:space="preserve"> maximum mortality occurred within </w:t>
        </w:r>
        <w:commentRangeStart w:id="145"/>
        <w:r w:rsidR="006C0654">
          <w:rPr>
            <w:rFonts w:ascii="Arial" w:hAnsi="Arial" w:cs="Arial"/>
            <w:sz w:val="22"/>
            <w:szCs w:val="22"/>
          </w:rPr>
          <w:t>a year</w:t>
        </w:r>
      </w:ins>
      <w:commentRangeEnd w:id="145"/>
      <w:ins w:id="146" w:author="Majid" w:date="2016-11-29T20:14:00Z">
        <w:r w:rsidR="00BB53A6">
          <w:rPr>
            <w:rStyle w:val="CommentReference"/>
          </w:rPr>
          <w:commentReference w:id="145"/>
        </w:r>
      </w:ins>
      <w:ins w:id="147" w:author="Majid" w:date="2016-11-29T20:13:00Z">
        <w:r w:rsidR="00BB53A6">
          <w:rPr>
            <w:rFonts w:ascii="Arial" w:hAnsi="Arial" w:cs="Arial"/>
            <w:sz w:val="22"/>
            <w:szCs w:val="22"/>
          </w:rPr>
          <w:t xml:space="preserve">, using </w:t>
        </w:r>
      </w:ins>
      <w:del w:id="148" w:author="Majid" w:date="2016-11-29T20:13:00Z">
        <w:r w:rsidR="00907237" w:rsidDel="00BB53A6">
          <w:rPr>
            <w:rFonts w:ascii="Arial" w:hAnsi="Arial" w:cs="Arial"/>
            <w:sz w:val="22"/>
            <w:szCs w:val="22"/>
          </w:rPr>
          <w:delText>We define the</w:delText>
        </w:r>
      </w:del>
      <w:r w:rsidR="00907237">
        <w:rPr>
          <w:rFonts w:ascii="Arial" w:hAnsi="Arial" w:cs="Arial"/>
          <w:sz w:val="22"/>
          <w:szCs w:val="22"/>
        </w:rPr>
        <w:t xml:space="preserve"> centre of gravity</w:t>
      </w:r>
      <w:ins w:id="149" w:author="Majid" w:date="2016-11-29T20:14:00Z">
        <w:r w:rsidR="00BB53A6">
          <w:rPr>
            <w:rFonts w:ascii="Arial" w:hAnsi="Arial" w:cs="Arial"/>
            <w:sz w:val="22"/>
            <w:szCs w:val="22"/>
          </w:rPr>
          <w:t xml:space="preserve"> analysis</w:t>
        </w:r>
      </w:ins>
      <w:r w:rsidR="00654BB7">
        <w:rPr>
          <w:rFonts w:ascii="Arial" w:hAnsi="Arial" w:cs="Arial"/>
          <w:sz w:val="22"/>
          <w:szCs w:val="22"/>
        </w:rPr>
        <w:t xml:space="preserve">, </w:t>
      </w:r>
      <w:ins w:id="150" w:author="Majid" w:date="2016-11-29T20:14:00Z">
        <w:r w:rsidR="00BB53A6">
          <w:rPr>
            <w:rFonts w:ascii="Arial" w:hAnsi="Arial" w:cs="Arial"/>
            <w:sz w:val="22"/>
            <w:szCs w:val="22"/>
          </w:rPr>
          <w:t xml:space="preserve">in which </w:t>
        </w:r>
      </w:ins>
      <w:del w:id="151" w:author="Majid" w:date="2016-11-29T20:14:00Z">
        <w:r w:rsidR="00654BB7" w:rsidDel="00BB53A6">
          <w:rPr>
            <w:rFonts w:ascii="Arial" w:hAnsi="Arial" w:cs="Arial"/>
            <w:sz w:val="22"/>
            <w:szCs w:val="22"/>
          </w:rPr>
          <w:delText xml:space="preserve">as in previous studies, as </w:delText>
        </w:r>
        <w:r w:rsidR="002E041E" w:rsidDel="00BB53A6">
          <w:rPr>
            <w:rFonts w:ascii="Arial" w:hAnsi="Arial" w:cs="Arial"/>
            <w:sz w:val="22"/>
            <w:szCs w:val="22"/>
          </w:rPr>
          <w:delText xml:space="preserve">the mean month of </w:delText>
        </w:r>
        <w:r w:rsidR="00516C72" w:rsidDel="00BB53A6">
          <w:rPr>
            <w:rFonts w:ascii="Arial" w:hAnsi="Arial" w:cs="Arial"/>
            <w:sz w:val="22"/>
            <w:szCs w:val="22"/>
          </w:rPr>
          <w:delText xml:space="preserve">maximum </w:delText>
        </w:r>
        <w:r w:rsidR="002E041E" w:rsidDel="00BB53A6">
          <w:rPr>
            <w:rFonts w:ascii="Arial" w:hAnsi="Arial" w:cs="Arial"/>
            <w:sz w:val="22"/>
            <w:szCs w:val="22"/>
          </w:rPr>
          <w:delText>mortality</w:delText>
        </w:r>
        <w:r w:rsidR="00516C72" w:rsidDel="00BB53A6">
          <w:rPr>
            <w:rFonts w:ascii="Arial" w:hAnsi="Arial" w:cs="Arial"/>
            <w:sz w:val="22"/>
            <w:szCs w:val="22"/>
          </w:rPr>
          <w:delText xml:space="preserve"> within a year</w:delText>
        </w:r>
        <w:r w:rsidR="002E041E" w:rsidDel="00BB53A6">
          <w:rPr>
            <w:rFonts w:ascii="Arial" w:hAnsi="Arial" w:cs="Arial"/>
            <w:sz w:val="22"/>
            <w:szCs w:val="22"/>
          </w:rPr>
          <w:delText xml:space="preserve">, where </w:delText>
        </w:r>
      </w:del>
      <w:r w:rsidR="002E041E">
        <w:rPr>
          <w:rFonts w:ascii="Arial" w:hAnsi="Arial" w:cs="Arial"/>
          <w:sz w:val="22"/>
          <w:szCs w:val="22"/>
        </w:rPr>
        <w:t xml:space="preserve">each month </w:t>
      </w:r>
      <w:del w:id="152" w:author="Majid" w:date="2016-11-29T20:14:00Z">
        <w:r w:rsidR="002E041E" w:rsidDel="00BB53A6">
          <w:rPr>
            <w:rFonts w:ascii="Arial" w:hAnsi="Arial" w:cs="Arial"/>
            <w:sz w:val="22"/>
            <w:szCs w:val="22"/>
          </w:rPr>
          <w:delText>has been</w:delText>
        </w:r>
      </w:del>
      <w:ins w:id="153" w:author="Majid" w:date="2016-11-29T20:14:00Z">
        <w:r w:rsidR="00BB53A6">
          <w:rPr>
            <w:rFonts w:ascii="Arial" w:hAnsi="Arial" w:cs="Arial"/>
            <w:sz w:val="22"/>
            <w:szCs w:val="22"/>
          </w:rPr>
          <w:t xml:space="preserve">is </w:t>
        </w:r>
      </w:ins>
      <w:del w:id="154" w:author="Majid" w:date="2016-11-29T20:14:00Z">
        <w:r w:rsidR="002E041E" w:rsidDel="00BB53A6">
          <w:rPr>
            <w:rFonts w:ascii="Arial" w:hAnsi="Arial" w:cs="Arial"/>
            <w:sz w:val="22"/>
            <w:szCs w:val="22"/>
          </w:rPr>
          <w:delText xml:space="preserve"> </w:delText>
        </w:r>
      </w:del>
      <w:r w:rsidR="002E041E">
        <w:rPr>
          <w:rFonts w:ascii="Arial" w:hAnsi="Arial" w:cs="Arial"/>
          <w:sz w:val="22"/>
          <w:szCs w:val="22"/>
        </w:rPr>
        <w:t xml:space="preserve">weighted by </w:t>
      </w:r>
      <w:ins w:id="155" w:author="Majid" w:date="2016-11-29T20:14:00Z">
        <w:r w:rsidR="00BB53A6">
          <w:rPr>
            <w:rFonts w:ascii="Arial" w:hAnsi="Arial" w:cs="Arial"/>
            <w:sz w:val="22"/>
            <w:szCs w:val="22"/>
          </w:rPr>
          <w:t xml:space="preserve">its </w:t>
        </w:r>
      </w:ins>
      <w:del w:id="156" w:author="Majid" w:date="2016-11-29T20:15:00Z">
        <w:r w:rsidR="002E041E" w:rsidDel="00BB53A6">
          <w:rPr>
            <w:rFonts w:ascii="Arial" w:hAnsi="Arial" w:cs="Arial"/>
            <w:sz w:val="22"/>
            <w:szCs w:val="22"/>
          </w:rPr>
          <w:delText xml:space="preserve">the </w:delText>
        </w:r>
      </w:del>
      <w:r w:rsidR="00D21853">
        <w:rPr>
          <w:rFonts w:ascii="Arial" w:hAnsi="Arial" w:cs="Arial"/>
          <w:sz w:val="22"/>
          <w:szCs w:val="22"/>
        </w:rPr>
        <w:t>death</w:t>
      </w:r>
      <w:r w:rsidR="00923CBD">
        <w:rPr>
          <w:rFonts w:ascii="Arial" w:hAnsi="Arial" w:cs="Arial"/>
          <w:sz w:val="22"/>
          <w:szCs w:val="22"/>
        </w:rPr>
        <w:t xml:space="preserve"> rate</w:t>
      </w:r>
      <w:r w:rsidR="00D21853">
        <w:rPr>
          <w:rFonts w:ascii="Arial" w:hAnsi="Arial" w:cs="Arial"/>
          <w:sz w:val="22"/>
          <w:szCs w:val="22"/>
        </w:rPr>
        <w:t xml:space="preserve"> </w:t>
      </w:r>
      <w:del w:id="157" w:author="Majid" w:date="2016-11-29T20:15:00Z">
        <w:r w:rsidR="00D21853" w:rsidDel="00BB53A6">
          <w:rPr>
            <w:rFonts w:ascii="Arial" w:hAnsi="Arial" w:cs="Arial"/>
            <w:sz w:val="22"/>
            <w:szCs w:val="22"/>
          </w:rPr>
          <w:delText>associated with</w:delText>
        </w:r>
        <w:r w:rsidR="005F127D" w:rsidDel="00BB53A6">
          <w:rPr>
            <w:rFonts w:ascii="Arial" w:hAnsi="Arial" w:cs="Arial"/>
            <w:sz w:val="22"/>
            <w:szCs w:val="22"/>
          </w:rPr>
          <w:delText xml:space="preserve"> it</w:delText>
        </w:r>
      </w:del>
      <w:r w:rsidR="005F127D">
        <w:rPr>
          <w:rFonts w:ascii="Arial" w:hAnsi="Arial" w:cs="Arial"/>
          <w:sz w:val="22"/>
          <w:szCs w:val="22"/>
        </w:rPr>
        <w:fldChar w:fldCharType="begin">
          <w:fldData xml:space="preserve">PEVuZE5vdGU+PENpdGU+PEF1dGhvcj5QYWlyZWF1PC9BdXRob3I+PFllYXI+MjAxNjwvWWVhcj48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</w:fldData>
        </w:fldChar>
      </w:r>
      <w:r w:rsidR="00783CE5">
        <w:rPr>
          <w:rFonts w:ascii="Arial" w:hAnsi="Arial" w:cs="Arial"/>
          <w:sz w:val="22"/>
          <w:szCs w:val="22"/>
        </w:rPr>
        <w:instrText xml:space="preserve"> ADDIN EN.CITE </w:instrText>
      </w:r>
      <w:r w:rsidR="00783CE5">
        <w:rPr>
          <w:rFonts w:ascii="Arial" w:hAnsi="Arial" w:cs="Arial"/>
          <w:sz w:val="22"/>
          <w:szCs w:val="22"/>
        </w:rPr>
        <w:fldChar w:fldCharType="begin">
          <w:fldData xml:space="preserve">PEVuZE5vdGU+PENpdGU+PEF1dGhvcj5QYWlyZWF1PC9BdXRob3I+PFllYXI+MjAxNjwvWWVhcj48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</w:fldData>
        </w:fldChar>
      </w:r>
      <w:r w:rsidR="00783CE5">
        <w:rPr>
          <w:rFonts w:ascii="Arial" w:hAnsi="Arial" w:cs="Arial"/>
          <w:sz w:val="22"/>
          <w:szCs w:val="22"/>
        </w:rPr>
        <w:instrText xml:space="preserve"> ADDIN EN.CITE.DATA </w:instrText>
      </w:r>
      <w:r w:rsidR="00783CE5">
        <w:rPr>
          <w:rFonts w:ascii="Arial" w:hAnsi="Arial" w:cs="Arial"/>
          <w:sz w:val="22"/>
          <w:szCs w:val="22"/>
        </w:rPr>
      </w:r>
      <w:r w:rsidR="00783CE5">
        <w:rPr>
          <w:rFonts w:ascii="Arial" w:hAnsi="Arial" w:cs="Arial"/>
          <w:sz w:val="22"/>
          <w:szCs w:val="22"/>
        </w:rPr>
        <w:fldChar w:fldCharType="end"/>
      </w:r>
      <w:r w:rsidR="005F127D">
        <w:rPr>
          <w:rFonts w:ascii="Arial" w:hAnsi="Arial" w:cs="Arial"/>
          <w:sz w:val="22"/>
          <w:szCs w:val="22"/>
        </w:rPr>
      </w:r>
      <w:r w:rsidR="005F127D">
        <w:rPr>
          <w:rFonts w:ascii="Arial" w:hAnsi="Arial" w:cs="Arial"/>
          <w:sz w:val="22"/>
          <w:szCs w:val="22"/>
        </w:rPr>
        <w:fldChar w:fldCharType="separate"/>
      </w:r>
      <w:r w:rsidR="00783CE5" w:rsidRPr="00783CE5">
        <w:rPr>
          <w:rFonts w:ascii="Arial" w:hAnsi="Arial" w:cs="Arial"/>
          <w:noProof/>
          <w:sz w:val="22"/>
          <w:szCs w:val="22"/>
          <w:vertAlign w:val="superscript"/>
        </w:rPr>
        <w:t>4</w:t>
      </w:r>
      <w:r w:rsidR="005F127D">
        <w:rPr>
          <w:rFonts w:ascii="Arial" w:hAnsi="Arial" w:cs="Arial"/>
          <w:sz w:val="22"/>
          <w:szCs w:val="22"/>
        </w:rPr>
        <w:fldChar w:fldCharType="end"/>
      </w:r>
      <w:r w:rsidR="002E041E">
        <w:rPr>
          <w:rFonts w:ascii="Arial" w:hAnsi="Arial" w:cs="Arial"/>
          <w:sz w:val="22"/>
          <w:szCs w:val="22"/>
        </w:rPr>
        <w:t xml:space="preserve">. </w:t>
      </w:r>
      <w:ins w:id="158" w:author="Majid" w:date="2016-11-29T20:15:00Z">
        <w:r w:rsidR="00BB53A6">
          <w:rPr>
            <w:rFonts w:ascii="Arial" w:hAnsi="Arial" w:cs="Arial"/>
            <w:sz w:val="22"/>
            <w:szCs w:val="22"/>
          </w:rPr>
          <w:t xml:space="preserve">The timing of minimum </w:t>
        </w:r>
      </w:ins>
    </w:p>
    <w:p w14:paraId="206400EF" w14:textId="77777777" w:rsidR="00516C72" w:rsidRDefault="00516C72">
      <w:pPr>
        <w:spacing w:line="480" w:lineRule="auto"/>
        <w:jc w:val="both"/>
        <w:rPr>
          <w:rFonts w:ascii="Arial" w:hAnsi="Arial" w:cs="Arial"/>
          <w:sz w:val="22"/>
          <w:szCs w:val="22"/>
        </w:rPr>
      </w:pPr>
    </w:p>
    <w:p w14:paraId="3784A0C6" w14:textId="03F0BC26" w:rsidR="00516C72" w:rsidRDefault="00516C72">
      <w:pPr>
        <w:spacing w:line="480" w:lineRule="auto"/>
        <w:jc w:val="both"/>
        <w:rPr>
          <w:rFonts w:ascii="Arial" w:hAnsi="Arial" w:cs="Arial"/>
          <w:sz w:val="22"/>
          <w:szCs w:val="22"/>
        </w:rPr>
      </w:pPr>
      <w:r>
        <w:rPr>
          <w:rFonts w:ascii="Arial" w:hAnsi="Arial" w:cs="Arial"/>
          <w:sz w:val="22"/>
          <w:szCs w:val="22"/>
        </w:rPr>
        <w:t>The inverse centre of g</w:t>
      </w:r>
      <w:r w:rsidR="00076C18">
        <w:rPr>
          <w:rFonts w:ascii="Arial" w:hAnsi="Arial" w:cs="Arial"/>
          <w:sz w:val="22"/>
          <w:szCs w:val="22"/>
        </w:rPr>
        <w:t xml:space="preserve">ravity is defined here as the mean month of minimum </w:t>
      </w:r>
      <w:r w:rsidR="00CA6F73">
        <w:rPr>
          <w:rFonts w:ascii="Arial" w:hAnsi="Arial" w:cs="Arial"/>
          <w:sz w:val="22"/>
          <w:szCs w:val="22"/>
        </w:rPr>
        <w:t xml:space="preserve">mortality within a year. </w:t>
      </w:r>
      <w:commentRangeStart w:id="159"/>
      <w:r w:rsidR="004B7913">
        <w:rPr>
          <w:rFonts w:ascii="Arial" w:hAnsi="Arial" w:cs="Arial"/>
          <w:sz w:val="22"/>
          <w:szCs w:val="22"/>
        </w:rPr>
        <w:t>We calculate t</w:t>
      </w:r>
      <w:r w:rsidR="00F90216">
        <w:rPr>
          <w:rFonts w:ascii="Arial" w:hAnsi="Arial" w:cs="Arial"/>
          <w:sz w:val="22"/>
          <w:szCs w:val="22"/>
        </w:rPr>
        <w:t xml:space="preserve">he inverse death rate </w:t>
      </w:r>
      <w:r w:rsidR="00CA6F73">
        <w:rPr>
          <w:rFonts w:ascii="Arial" w:hAnsi="Arial" w:cs="Arial"/>
          <w:sz w:val="22"/>
          <w:szCs w:val="22"/>
        </w:rPr>
        <w:t xml:space="preserve">by </w:t>
      </w:r>
      <w:r w:rsidR="00F553D3">
        <w:rPr>
          <w:rFonts w:ascii="Arial" w:hAnsi="Arial" w:cs="Arial"/>
          <w:sz w:val="22"/>
          <w:szCs w:val="22"/>
        </w:rPr>
        <w:t>subtracting</w:t>
      </w:r>
      <w:r w:rsidR="00916652">
        <w:rPr>
          <w:rFonts w:ascii="Arial" w:hAnsi="Arial" w:cs="Arial"/>
          <w:sz w:val="22"/>
          <w:szCs w:val="22"/>
        </w:rPr>
        <w:t xml:space="preserve"> the death rate</w:t>
      </w:r>
      <w:r w:rsidR="00F553D3">
        <w:rPr>
          <w:rFonts w:ascii="Arial" w:hAnsi="Arial" w:cs="Arial"/>
          <w:sz w:val="22"/>
          <w:szCs w:val="22"/>
        </w:rPr>
        <w:t xml:space="preserve"> within each month from </w:t>
      </w:r>
      <w:r w:rsidR="0068451E">
        <w:rPr>
          <w:rFonts w:ascii="Arial" w:hAnsi="Arial" w:cs="Arial"/>
          <w:sz w:val="22"/>
          <w:szCs w:val="22"/>
        </w:rPr>
        <w:t>the maximum death rate</w:t>
      </w:r>
      <w:r w:rsidR="00CA6F73">
        <w:rPr>
          <w:rFonts w:ascii="Arial" w:hAnsi="Arial" w:cs="Arial"/>
          <w:sz w:val="22"/>
          <w:szCs w:val="22"/>
        </w:rPr>
        <w:t xml:space="preserve"> </w:t>
      </w:r>
      <w:r w:rsidR="0068451E">
        <w:rPr>
          <w:rFonts w:ascii="Arial" w:hAnsi="Arial" w:cs="Arial"/>
          <w:sz w:val="22"/>
          <w:szCs w:val="22"/>
        </w:rPr>
        <w:t xml:space="preserve">in any </w:t>
      </w:r>
      <w:r w:rsidR="00CA6F73">
        <w:rPr>
          <w:rFonts w:ascii="Arial" w:hAnsi="Arial" w:cs="Arial"/>
          <w:sz w:val="22"/>
          <w:szCs w:val="22"/>
        </w:rPr>
        <w:t xml:space="preserve">month. The same </w:t>
      </w:r>
      <w:r w:rsidR="00A572FC">
        <w:rPr>
          <w:rFonts w:ascii="Arial" w:hAnsi="Arial" w:cs="Arial"/>
          <w:sz w:val="22"/>
          <w:szCs w:val="22"/>
        </w:rPr>
        <w:t>process of finding the centre of gravity then follows</w:t>
      </w:r>
      <w:r w:rsidR="00AD2DBA">
        <w:rPr>
          <w:rFonts w:ascii="Arial" w:hAnsi="Arial" w:cs="Arial"/>
          <w:sz w:val="22"/>
          <w:szCs w:val="22"/>
        </w:rPr>
        <w:t>, with the inverse death rate as the unit of analysis</w:t>
      </w:r>
      <w:r w:rsidR="00A572FC">
        <w:rPr>
          <w:rFonts w:ascii="Arial" w:hAnsi="Arial" w:cs="Arial"/>
          <w:sz w:val="22"/>
          <w:szCs w:val="22"/>
        </w:rPr>
        <w:t>.</w:t>
      </w:r>
      <w:commentRangeEnd w:id="159"/>
      <w:r w:rsidR="00BB53A6">
        <w:rPr>
          <w:rStyle w:val="CommentReference"/>
        </w:rPr>
        <w:commentReference w:id="159"/>
      </w:r>
    </w:p>
    <w:p w14:paraId="01B80EB5" w14:textId="77777777" w:rsidR="00A572FC" w:rsidRDefault="00A572FC">
      <w:pPr>
        <w:spacing w:line="480" w:lineRule="auto"/>
        <w:jc w:val="both"/>
        <w:rPr>
          <w:rFonts w:ascii="Arial" w:hAnsi="Arial" w:cs="Arial"/>
          <w:sz w:val="22"/>
          <w:szCs w:val="22"/>
        </w:rPr>
      </w:pPr>
    </w:p>
    <w:p w14:paraId="0D18E8B5" w14:textId="6597B217" w:rsidR="00A572FC" w:rsidRDefault="00A572FC">
      <w:pPr>
        <w:spacing w:line="480" w:lineRule="auto"/>
        <w:jc w:val="both"/>
        <w:rPr>
          <w:rFonts w:ascii="Arial" w:hAnsi="Arial" w:cs="Arial"/>
          <w:sz w:val="22"/>
          <w:szCs w:val="22"/>
        </w:rPr>
      </w:pPr>
      <w:commentRangeStart w:id="160"/>
      <w:r>
        <w:rPr>
          <w:rFonts w:ascii="Arial" w:hAnsi="Arial" w:cs="Arial"/>
          <w:sz w:val="22"/>
          <w:szCs w:val="22"/>
        </w:rPr>
        <w:t xml:space="preserve">Due to the cyclical nature of the data, with </w:t>
      </w:r>
      <w:r w:rsidR="00BD30E9">
        <w:rPr>
          <w:rFonts w:ascii="Arial" w:hAnsi="Arial" w:cs="Arial"/>
          <w:sz w:val="22"/>
          <w:szCs w:val="22"/>
        </w:rPr>
        <w:t>December neighbouring January</w:t>
      </w:r>
      <w:r>
        <w:rPr>
          <w:rFonts w:ascii="Arial" w:hAnsi="Arial" w:cs="Arial"/>
          <w:sz w:val="22"/>
          <w:szCs w:val="22"/>
        </w:rPr>
        <w:t>, circular statistics was used to compute both the centre of gravity and the inverse centre of gravity for each age-sex group.</w:t>
      </w:r>
      <w:commentRangeEnd w:id="160"/>
      <w:r w:rsidR="00BB53A6">
        <w:rPr>
          <w:rStyle w:val="CommentReference"/>
        </w:rPr>
        <w:commentReference w:id="160"/>
      </w:r>
      <w:r w:rsidR="005E10E4">
        <w:rPr>
          <w:rFonts w:ascii="Arial" w:hAnsi="Arial" w:cs="Arial"/>
          <w:sz w:val="22"/>
          <w:szCs w:val="22"/>
        </w:rPr>
        <w:t xml:space="preserve"> Along with each circular mean, a 95% </w:t>
      </w:r>
      <w:r w:rsidR="00070EDC">
        <w:rPr>
          <w:rFonts w:ascii="Arial" w:hAnsi="Arial" w:cs="Arial"/>
          <w:sz w:val="22"/>
          <w:szCs w:val="22"/>
        </w:rPr>
        <w:t>confidence interval (</w:t>
      </w:r>
      <w:r w:rsidR="005E10E4">
        <w:rPr>
          <w:rFonts w:ascii="Arial" w:hAnsi="Arial" w:cs="Arial"/>
          <w:sz w:val="22"/>
          <w:szCs w:val="22"/>
        </w:rPr>
        <w:t>CI</w:t>
      </w:r>
      <w:r w:rsidR="00070EDC">
        <w:rPr>
          <w:rFonts w:ascii="Arial" w:hAnsi="Arial" w:cs="Arial"/>
          <w:sz w:val="22"/>
          <w:szCs w:val="22"/>
        </w:rPr>
        <w:t>)</w:t>
      </w:r>
      <w:r w:rsidR="005E10E4">
        <w:rPr>
          <w:rFonts w:ascii="Arial" w:hAnsi="Arial" w:cs="Arial"/>
          <w:sz w:val="22"/>
          <w:szCs w:val="22"/>
        </w:rPr>
        <w:t xml:space="preserve"> was calculated by using 1000 bootstrap samples. The R package CircStats was used for this purpose.</w:t>
      </w:r>
    </w:p>
    <w:p w14:paraId="7BD39A3A" w14:textId="77777777" w:rsidR="00BD30E9" w:rsidRDefault="00BD30E9">
      <w:pPr>
        <w:spacing w:line="480" w:lineRule="auto"/>
        <w:jc w:val="both"/>
        <w:rPr>
          <w:rFonts w:ascii="Arial" w:hAnsi="Arial" w:cs="Arial"/>
          <w:sz w:val="22"/>
          <w:szCs w:val="22"/>
        </w:rPr>
      </w:pPr>
    </w:p>
    <w:p w14:paraId="729C304F" w14:textId="4577ACE1" w:rsidR="00936272" w:rsidDel="00B7683B" w:rsidRDefault="002369F6">
      <w:pPr>
        <w:spacing w:line="480" w:lineRule="auto"/>
        <w:jc w:val="both"/>
        <w:rPr>
          <w:del w:id="161" w:author="Majid" w:date="2016-11-29T20:22:00Z"/>
          <w:rFonts w:ascii="Arial" w:hAnsi="Arial" w:cs="Arial"/>
          <w:i/>
          <w:sz w:val="22"/>
          <w:szCs w:val="22"/>
        </w:rPr>
      </w:pPr>
      <w:del w:id="162" w:author="Majid" w:date="2016-11-29T20:22:00Z">
        <w:r w:rsidDel="00B7683B">
          <w:rPr>
            <w:rFonts w:ascii="Arial" w:hAnsi="Arial" w:cs="Arial"/>
            <w:i/>
            <w:sz w:val="22"/>
            <w:szCs w:val="22"/>
          </w:rPr>
          <w:delText>S</w:delText>
        </w:r>
        <w:r w:rsidR="00792165" w:rsidDel="00B7683B">
          <w:rPr>
            <w:rFonts w:ascii="Arial" w:hAnsi="Arial" w:cs="Arial"/>
            <w:i/>
            <w:sz w:val="22"/>
            <w:szCs w:val="22"/>
          </w:rPr>
          <w:delText xml:space="preserve">easonal </w:delText>
        </w:r>
        <w:r w:rsidR="0003307E" w:rsidDel="00B7683B">
          <w:rPr>
            <w:rFonts w:ascii="Arial" w:hAnsi="Arial" w:cs="Arial"/>
            <w:i/>
            <w:sz w:val="22"/>
            <w:szCs w:val="22"/>
          </w:rPr>
          <w:delText>excess</w:delText>
        </w:r>
        <w:r w:rsidR="00562144" w:rsidDel="00B7683B">
          <w:rPr>
            <w:rFonts w:ascii="Arial" w:hAnsi="Arial" w:cs="Arial"/>
            <w:i/>
            <w:sz w:val="22"/>
            <w:szCs w:val="22"/>
          </w:rPr>
          <w:delText xml:space="preserve"> mortality</w:delText>
        </w:r>
      </w:del>
    </w:p>
    <w:p w14:paraId="29168BDB" w14:textId="1B300689" w:rsidR="005B6F61" w:rsidDel="00B7683B" w:rsidRDefault="005B6F61">
      <w:pPr>
        <w:spacing w:line="480" w:lineRule="auto"/>
        <w:jc w:val="both"/>
        <w:rPr>
          <w:del w:id="163" w:author="Majid" w:date="2016-11-29T20:22:00Z"/>
          <w:rFonts w:ascii="Arial" w:hAnsi="Arial" w:cs="Arial"/>
          <w:i/>
          <w:sz w:val="22"/>
          <w:szCs w:val="22"/>
        </w:rPr>
      </w:pPr>
    </w:p>
    <w:p w14:paraId="508D00B5" w14:textId="7BB7F77F" w:rsidR="005B6F61" w:rsidDel="00B7683B" w:rsidRDefault="00B7683B">
      <w:pPr>
        <w:spacing w:line="480" w:lineRule="auto"/>
        <w:jc w:val="both"/>
        <w:rPr>
          <w:del w:id="164" w:author="Majid" w:date="2016-11-29T20:24:00Z"/>
          <w:rFonts w:ascii="Arial" w:hAnsi="Arial" w:cs="Arial"/>
          <w:sz w:val="22"/>
          <w:szCs w:val="22"/>
        </w:rPr>
      </w:pPr>
      <w:ins w:id="165" w:author="Majid" w:date="2016-11-29T20:22:00Z">
        <w:r>
          <w:rPr>
            <w:rFonts w:ascii="Arial" w:hAnsi="Arial" w:cs="Arial"/>
            <w:sz w:val="22"/>
            <w:szCs w:val="22"/>
          </w:rPr>
          <w:t xml:space="preserve">We calculated </w:t>
        </w:r>
      </w:ins>
      <w:ins w:id="166" w:author="Majid" w:date="2016-11-29T20:23:00Z">
        <w:r>
          <w:rPr>
            <w:rFonts w:ascii="Arial" w:hAnsi="Arial" w:cs="Arial"/>
            <w:sz w:val="22"/>
            <w:szCs w:val="22"/>
          </w:rPr>
          <w:t>proportional (percentage)</w:t>
        </w:r>
      </w:ins>
      <w:ins w:id="167" w:author="Majid" w:date="2016-11-29T20:22:00Z">
        <w:r>
          <w:rPr>
            <w:rFonts w:ascii="Arial" w:hAnsi="Arial" w:cs="Arial"/>
            <w:sz w:val="22"/>
            <w:szCs w:val="22"/>
          </w:rPr>
          <w:t xml:space="preserve"> excess death rate in the maximum and minimum mortality months for each analysis</w:t>
        </w:r>
      </w:ins>
      <w:ins w:id="168" w:author="Majid" w:date="2016-11-29T17:21:00Z">
        <w:r w:rsidR="006C0654">
          <w:rPr>
            <w:rFonts w:ascii="Arial" w:hAnsi="Arial" w:cs="Arial"/>
            <w:sz w:val="22"/>
            <w:szCs w:val="22"/>
          </w:rPr>
          <w:t xml:space="preserve">. </w:t>
        </w:r>
      </w:ins>
      <w:r w:rsidR="006506B4">
        <w:rPr>
          <w:rFonts w:ascii="Arial" w:hAnsi="Arial" w:cs="Arial"/>
          <w:sz w:val="22"/>
          <w:szCs w:val="22"/>
        </w:rPr>
        <w:t>W</w:t>
      </w:r>
      <w:r w:rsidR="004270E1">
        <w:rPr>
          <w:rFonts w:ascii="Arial" w:hAnsi="Arial" w:cs="Arial"/>
          <w:sz w:val="22"/>
          <w:szCs w:val="22"/>
        </w:rPr>
        <w:t xml:space="preserve">e </w:t>
      </w:r>
      <w:del w:id="169" w:author="Majid" w:date="2016-11-29T20:24:00Z">
        <w:r w:rsidR="005B6F61" w:rsidDel="00B7683B">
          <w:rPr>
            <w:rFonts w:ascii="Arial" w:hAnsi="Arial" w:cs="Arial"/>
            <w:sz w:val="22"/>
            <w:szCs w:val="22"/>
          </w:rPr>
          <w:delText xml:space="preserve">analysed how the amplitude of the wave in each time series </w:delText>
        </w:r>
        <w:r w:rsidR="003A1041" w:rsidDel="00B7683B">
          <w:rPr>
            <w:rFonts w:ascii="Arial" w:hAnsi="Arial" w:cs="Arial"/>
            <w:sz w:val="22"/>
            <w:szCs w:val="22"/>
          </w:rPr>
          <w:delText xml:space="preserve">with significant 12-month seasonality </w:delText>
        </w:r>
        <w:r w:rsidR="005B6F61" w:rsidDel="00B7683B">
          <w:rPr>
            <w:rFonts w:ascii="Arial" w:hAnsi="Arial" w:cs="Arial"/>
            <w:sz w:val="22"/>
            <w:szCs w:val="22"/>
          </w:rPr>
          <w:delText>had changed in amplitude.</w:delText>
        </w:r>
      </w:del>
    </w:p>
    <w:p w14:paraId="7B7C2CDC" w14:textId="702D9054" w:rsidR="00C040DD" w:rsidDel="00B7683B" w:rsidRDefault="00C040DD">
      <w:pPr>
        <w:spacing w:line="480" w:lineRule="auto"/>
        <w:jc w:val="both"/>
        <w:rPr>
          <w:del w:id="170" w:author="Majid" w:date="2016-11-29T20:24:00Z"/>
          <w:rFonts w:ascii="Arial" w:hAnsi="Arial" w:cs="Arial"/>
          <w:sz w:val="22"/>
          <w:szCs w:val="22"/>
        </w:rPr>
      </w:pPr>
      <w:del w:id="171" w:author="Majid" w:date="2016-11-29T20:24:00Z">
        <w:r w:rsidDel="00B7683B">
          <w:rPr>
            <w:rFonts w:ascii="Arial" w:hAnsi="Arial" w:cs="Arial"/>
            <w:sz w:val="22"/>
            <w:szCs w:val="22"/>
          </w:rPr>
          <w:delText>To do this,</w:delText>
        </w:r>
        <w:r w:rsidR="003855FB" w:rsidDel="00B7683B">
          <w:rPr>
            <w:rFonts w:ascii="Arial" w:hAnsi="Arial" w:cs="Arial"/>
            <w:sz w:val="22"/>
            <w:szCs w:val="22"/>
          </w:rPr>
          <w:delText xml:space="preserve"> we define</w:delText>
        </w:r>
        <w:r w:rsidDel="00B7683B">
          <w:rPr>
            <w:rFonts w:ascii="Arial" w:hAnsi="Arial" w:cs="Arial"/>
            <w:sz w:val="22"/>
            <w:szCs w:val="22"/>
          </w:rPr>
          <w:delText xml:space="preserve"> </w:delText>
        </w:r>
        <w:r w:rsidR="00AF536A" w:rsidDel="00B7683B">
          <w:rPr>
            <w:rFonts w:ascii="Arial" w:hAnsi="Arial" w:cs="Arial"/>
            <w:sz w:val="22"/>
            <w:szCs w:val="22"/>
          </w:rPr>
          <w:delText xml:space="preserve">seasonal excess </w:delText>
        </w:r>
        <w:r w:rsidR="00562144" w:rsidDel="00B7683B">
          <w:rPr>
            <w:rFonts w:ascii="Arial" w:hAnsi="Arial" w:cs="Arial"/>
            <w:sz w:val="22"/>
            <w:szCs w:val="22"/>
          </w:rPr>
          <w:delText xml:space="preserve">mortality </w:delText>
        </w:r>
        <w:r w:rsidR="003855FB" w:rsidDel="00B7683B">
          <w:rPr>
            <w:rFonts w:ascii="Arial" w:hAnsi="Arial" w:cs="Arial"/>
            <w:sz w:val="22"/>
            <w:szCs w:val="22"/>
          </w:rPr>
          <w:delText xml:space="preserve">as the </w:delText>
        </w:r>
      </w:del>
      <w:del w:id="172" w:author="Majid" w:date="2016-11-29T20:23:00Z">
        <w:r w:rsidR="00AF536A" w:rsidDel="00B7683B">
          <w:rPr>
            <w:rFonts w:ascii="Arial" w:hAnsi="Arial" w:cs="Arial"/>
            <w:sz w:val="22"/>
            <w:szCs w:val="22"/>
          </w:rPr>
          <w:delText xml:space="preserve">percentage </w:delText>
        </w:r>
      </w:del>
      <w:del w:id="173" w:author="Majid" w:date="2016-11-29T20:24:00Z">
        <w:r w:rsidR="00AF536A" w:rsidDel="00B7683B">
          <w:rPr>
            <w:rFonts w:ascii="Arial" w:hAnsi="Arial" w:cs="Arial"/>
            <w:sz w:val="22"/>
            <w:szCs w:val="22"/>
          </w:rPr>
          <w:delText xml:space="preserve">excess from the </w:delText>
        </w:r>
        <w:r w:rsidR="005B6F61" w:rsidDel="00B7683B">
          <w:rPr>
            <w:rFonts w:ascii="Arial" w:hAnsi="Arial" w:cs="Arial"/>
            <w:sz w:val="22"/>
            <w:szCs w:val="22"/>
          </w:rPr>
          <w:delText xml:space="preserve">ratio </w:delText>
        </w:r>
        <w:r w:rsidR="00D627C4" w:rsidDel="00B7683B">
          <w:rPr>
            <w:rFonts w:ascii="Arial" w:hAnsi="Arial" w:cs="Arial"/>
            <w:sz w:val="22"/>
            <w:szCs w:val="22"/>
          </w:rPr>
          <w:delText xml:space="preserve">of </w:delText>
        </w:r>
        <w:r w:rsidR="00AF536A" w:rsidDel="00B7683B">
          <w:rPr>
            <w:rFonts w:ascii="Arial" w:hAnsi="Arial" w:cs="Arial"/>
            <w:sz w:val="22"/>
            <w:szCs w:val="22"/>
          </w:rPr>
          <w:delText xml:space="preserve">death rates </w:delText>
        </w:r>
        <w:r w:rsidR="003855FB" w:rsidDel="00B7683B">
          <w:rPr>
            <w:rFonts w:ascii="Arial" w:hAnsi="Arial" w:cs="Arial"/>
            <w:sz w:val="22"/>
            <w:szCs w:val="22"/>
          </w:rPr>
          <w:delText>between the month of the centre of gravity and the month of the inverse centre of gravity.</w:delText>
        </w:r>
      </w:del>
    </w:p>
    <w:p w14:paraId="612ABE3F" w14:textId="1F06DDF4" w:rsidR="003855FB" w:rsidDel="00B7683B" w:rsidRDefault="003855FB">
      <w:pPr>
        <w:spacing w:line="480" w:lineRule="auto"/>
        <w:jc w:val="both"/>
        <w:rPr>
          <w:del w:id="174" w:author="Majid" w:date="2016-11-29T20:24:00Z"/>
          <w:rFonts w:ascii="Arial" w:hAnsi="Arial" w:cs="Arial"/>
          <w:sz w:val="22"/>
          <w:szCs w:val="22"/>
        </w:rPr>
      </w:pPr>
    </w:p>
    <w:p w14:paraId="3E2BFB36" w14:textId="30800C85" w:rsidR="005B6F61" w:rsidRDefault="004270E1">
      <w:pPr>
        <w:spacing w:line="480" w:lineRule="auto"/>
        <w:jc w:val="both"/>
        <w:rPr>
          <w:rFonts w:ascii="Arial" w:hAnsi="Arial" w:cs="Arial"/>
          <w:sz w:val="22"/>
          <w:szCs w:val="22"/>
        </w:rPr>
      </w:pPr>
      <w:del w:id="175" w:author="Majid" w:date="2016-11-29T20:24:00Z">
        <w:r w:rsidDel="00B7683B">
          <w:rPr>
            <w:rFonts w:ascii="Arial" w:hAnsi="Arial" w:cs="Arial"/>
            <w:sz w:val="22"/>
            <w:szCs w:val="22"/>
          </w:rPr>
          <w:delText>We performed</w:delText>
        </w:r>
      </w:del>
      <w:ins w:id="176" w:author="Majid" w:date="2016-11-29T20:24:00Z">
        <w:r w:rsidR="00B7683B">
          <w:rPr>
            <w:rFonts w:ascii="Arial" w:hAnsi="Arial" w:cs="Arial"/>
            <w:sz w:val="22"/>
            <w:szCs w:val="22"/>
          </w:rPr>
          <w:t>fitted</w:t>
        </w:r>
      </w:ins>
      <w:r>
        <w:rPr>
          <w:rFonts w:ascii="Arial" w:hAnsi="Arial" w:cs="Arial"/>
          <w:sz w:val="22"/>
          <w:szCs w:val="22"/>
        </w:rPr>
        <w:t xml:space="preserve"> a linear regression </w:t>
      </w:r>
      <w:del w:id="177" w:author="Majid" w:date="2016-11-29T20:24:00Z">
        <w:r w:rsidR="00C45215" w:rsidDel="00B7683B">
          <w:rPr>
            <w:rFonts w:ascii="Arial" w:hAnsi="Arial" w:cs="Arial"/>
            <w:sz w:val="22"/>
            <w:szCs w:val="22"/>
          </w:rPr>
          <w:delText>on the</w:delText>
        </w:r>
      </w:del>
      <w:ins w:id="178" w:author="Majid" w:date="2016-11-29T20:24:00Z">
        <w:r w:rsidR="00B7683B">
          <w:rPr>
            <w:rFonts w:ascii="Arial" w:hAnsi="Arial" w:cs="Arial"/>
            <w:sz w:val="22"/>
            <w:szCs w:val="22"/>
          </w:rPr>
          <w:t>to this</w:t>
        </w:r>
      </w:ins>
      <w:r w:rsidR="00C45215">
        <w:rPr>
          <w:rFonts w:ascii="Arial" w:hAnsi="Arial" w:cs="Arial"/>
          <w:sz w:val="22"/>
          <w:szCs w:val="22"/>
        </w:rPr>
        <w:t xml:space="preserve"> seasonal excess</w:t>
      </w:r>
      <w:r w:rsidR="00562144">
        <w:rPr>
          <w:rFonts w:ascii="Arial" w:hAnsi="Arial" w:cs="Arial"/>
          <w:sz w:val="22"/>
          <w:szCs w:val="22"/>
        </w:rPr>
        <w:t xml:space="preserve"> mortality</w:t>
      </w:r>
      <w:ins w:id="179" w:author="Majid" w:date="2016-11-29T20:24:00Z">
        <w:r w:rsidR="00B7683B">
          <w:rPr>
            <w:rFonts w:ascii="Arial" w:hAnsi="Arial" w:cs="Arial"/>
            <w:sz w:val="22"/>
            <w:szCs w:val="22"/>
          </w:rPr>
          <w:t xml:space="preserve"> for each age and sex group, and compared</w:t>
        </w:r>
      </w:ins>
      <w:del w:id="180" w:author="Majid" w:date="2016-11-29T20:24:00Z">
        <w:r w:rsidR="00C45215" w:rsidDel="00B7683B">
          <w:rPr>
            <w:rFonts w:ascii="Arial" w:hAnsi="Arial" w:cs="Arial"/>
            <w:sz w:val="22"/>
            <w:szCs w:val="22"/>
          </w:rPr>
          <w:delText>.</w:delText>
        </w:r>
      </w:del>
      <w:r w:rsidR="00C45215">
        <w:rPr>
          <w:rFonts w:ascii="Arial" w:hAnsi="Arial" w:cs="Arial"/>
          <w:sz w:val="22"/>
          <w:szCs w:val="22"/>
        </w:rPr>
        <w:t xml:space="preserve"> </w:t>
      </w:r>
      <w:del w:id="181" w:author="Majid" w:date="2016-11-29T20:24:00Z">
        <w:r w:rsidR="00C45215" w:rsidDel="00B7683B">
          <w:rPr>
            <w:rFonts w:ascii="Arial" w:hAnsi="Arial" w:cs="Arial"/>
            <w:sz w:val="22"/>
            <w:szCs w:val="22"/>
          </w:rPr>
          <w:delText>T</w:delText>
        </w:r>
      </w:del>
      <w:ins w:id="182" w:author="Majid" w:date="2016-11-29T20:24:00Z">
        <w:r w:rsidR="00B7683B">
          <w:rPr>
            <w:rFonts w:ascii="Arial" w:hAnsi="Arial" w:cs="Arial"/>
            <w:sz w:val="22"/>
            <w:szCs w:val="22"/>
          </w:rPr>
          <w:t>t</w:t>
        </w:r>
      </w:ins>
      <w:r w:rsidR="00C45215">
        <w:rPr>
          <w:rFonts w:ascii="Arial" w:hAnsi="Arial" w:cs="Arial"/>
          <w:sz w:val="22"/>
          <w:szCs w:val="22"/>
        </w:rPr>
        <w:t xml:space="preserve">he </w:t>
      </w:r>
      <w:r w:rsidR="00A15BD5">
        <w:rPr>
          <w:rFonts w:ascii="Arial" w:hAnsi="Arial" w:cs="Arial"/>
          <w:sz w:val="22"/>
          <w:szCs w:val="22"/>
        </w:rPr>
        <w:t>estimated values</w:t>
      </w:r>
      <w:r w:rsidR="00714D92">
        <w:rPr>
          <w:rFonts w:ascii="Arial" w:hAnsi="Arial" w:cs="Arial"/>
          <w:sz w:val="22"/>
          <w:szCs w:val="22"/>
        </w:rPr>
        <w:t xml:space="preserve"> at the beginning and end o</w:t>
      </w:r>
      <w:r w:rsidR="005A5DB0">
        <w:rPr>
          <w:rFonts w:ascii="Arial" w:hAnsi="Arial" w:cs="Arial"/>
          <w:sz w:val="22"/>
          <w:szCs w:val="22"/>
        </w:rPr>
        <w:t xml:space="preserve">f the </w:t>
      </w:r>
      <w:del w:id="183" w:author="Majid" w:date="2016-11-29T20:24:00Z">
        <w:r w:rsidR="00562144" w:rsidDel="00B7683B">
          <w:rPr>
            <w:rFonts w:ascii="Arial" w:hAnsi="Arial" w:cs="Arial"/>
            <w:sz w:val="22"/>
            <w:szCs w:val="22"/>
          </w:rPr>
          <w:delText>time of study</w:delText>
        </w:r>
        <w:r w:rsidR="005F127D" w:rsidDel="00B7683B">
          <w:rPr>
            <w:rFonts w:ascii="Arial" w:hAnsi="Arial" w:cs="Arial"/>
            <w:sz w:val="22"/>
            <w:szCs w:val="22"/>
          </w:rPr>
          <w:delText xml:space="preserve"> </w:delText>
        </w:r>
        <w:r w:rsidR="005A5DB0" w:rsidDel="00B7683B">
          <w:rPr>
            <w:rFonts w:ascii="Arial" w:hAnsi="Arial" w:cs="Arial"/>
            <w:sz w:val="22"/>
            <w:szCs w:val="22"/>
          </w:rPr>
          <w:delText>were compared</w:delText>
        </w:r>
      </w:del>
      <w:ins w:id="184" w:author="Majid" w:date="2016-11-29T20:24:00Z">
        <w:r w:rsidR="00B7683B">
          <w:rPr>
            <w:rFonts w:ascii="Arial" w:hAnsi="Arial" w:cs="Arial"/>
            <w:sz w:val="22"/>
            <w:szCs w:val="22"/>
          </w:rPr>
          <w:t>analysis period</w:t>
        </w:r>
      </w:ins>
      <w:del w:id="185" w:author="Majid" w:date="2016-11-29T20:25:00Z">
        <w:r w:rsidR="005A5DB0" w:rsidDel="00B7683B">
          <w:rPr>
            <w:rFonts w:ascii="Arial" w:hAnsi="Arial" w:cs="Arial"/>
            <w:sz w:val="22"/>
            <w:szCs w:val="22"/>
          </w:rPr>
          <w:delText xml:space="preserve">. This </w:delText>
        </w:r>
        <w:r w:rsidR="00903AEA" w:rsidDel="00B7683B">
          <w:rPr>
            <w:rFonts w:ascii="Arial" w:hAnsi="Arial" w:cs="Arial"/>
            <w:sz w:val="22"/>
            <w:szCs w:val="22"/>
          </w:rPr>
          <w:delText>was used</w:delText>
        </w:r>
      </w:del>
      <w:ins w:id="186" w:author="Majid" w:date="2016-11-29T20:25:00Z">
        <w:r w:rsidR="00B7683B">
          <w:rPr>
            <w:rFonts w:ascii="Arial" w:hAnsi="Arial" w:cs="Arial"/>
            <w:sz w:val="22"/>
            <w:szCs w:val="22"/>
          </w:rPr>
          <w:t>,</w:t>
        </w:r>
      </w:ins>
      <w:r w:rsidR="00903AEA">
        <w:rPr>
          <w:rFonts w:ascii="Arial" w:hAnsi="Arial" w:cs="Arial"/>
          <w:sz w:val="22"/>
          <w:szCs w:val="22"/>
        </w:rPr>
        <w:t xml:space="preserve"> as a measure of how </w:t>
      </w:r>
      <w:del w:id="187" w:author="Majid" w:date="2016-11-29T20:25:00Z">
        <w:r w:rsidR="00B832E3" w:rsidDel="00B7683B">
          <w:rPr>
            <w:rFonts w:ascii="Arial" w:hAnsi="Arial" w:cs="Arial"/>
            <w:sz w:val="22"/>
            <w:szCs w:val="22"/>
          </w:rPr>
          <w:delText>the difference between maximum and minimum death rates within a year had</w:delText>
        </w:r>
      </w:del>
      <w:ins w:id="188" w:author="Majid" w:date="2016-11-29T20:25:00Z">
        <w:r w:rsidR="00B7683B">
          <w:rPr>
            <w:rFonts w:ascii="Arial" w:hAnsi="Arial" w:cs="Arial"/>
            <w:sz w:val="22"/>
            <w:szCs w:val="22"/>
          </w:rPr>
          <w:t>the magnitude of the seasonality of death rates</w:t>
        </w:r>
      </w:ins>
      <w:r w:rsidR="00B60DA1">
        <w:rPr>
          <w:rFonts w:ascii="Arial" w:hAnsi="Arial" w:cs="Arial"/>
          <w:sz w:val="22"/>
          <w:szCs w:val="22"/>
        </w:rPr>
        <w:t xml:space="preserve"> changed over time.</w:t>
      </w:r>
      <w:r w:rsidR="00562144">
        <w:rPr>
          <w:rFonts w:ascii="Arial" w:hAnsi="Arial" w:cs="Arial"/>
          <w:sz w:val="22"/>
          <w:szCs w:val="22"/>
        </w:rPr>
        <w:t xml:space="preserve"> </w:t>
      </w:r>
      <w:r w:rsidR="00647D7E">
        <w:rPr>
          <w:rFonts w:ascii="Arial" w:hAnsi="Arial" w:cs="Arial"/>
          <w:sz w:val="22"/>
          <w:szCs w:val="22"/>
        </w:rPr>
        <w:t>Changes</w:t>
      </w:r>
      <w:r w:rsidR="00562144">
        <w:rPr>
          <w:rFonts w:ascii="Arial" w:hAnsi="Arial" w:cs="Arial"/>
          <w:sz w:val="22"/>
          <w:szCs w:val="22"/>
        </w:rPr>
        <w:t xml:space="preserve"> in seas</w:t>
      </w:r>
      <w:r w:rsidR="00070EDC">
        <w:rPr>
          <w:rFonts w:ascii="Arial" w:hAnsi="Arial" w:cs="Arial"/>
          <w:sz w:val="22"/>
          <w:szCs w:val="22"/>
        </w:rPr>
        <w:t xml:space="preserve">onality </w:t>
      </w:r>
      <w:r w:rsidR="00647D7E">
        <w:rPr>
          <w:rFonts w:ascii="Arial" w:hAnsi="Arial" w:cs="Arial"/>
          <w:sz w:val="22"/>
          <w:szCs w:val="22"/>
        </w:rPr>
        <w:t xml:space="preserve">excess </w:t>
      </w:r>
      <w:r w:rsidR="00070EDC">
        <w:rPr>
          <w:rFonts w:ascii="Arial" w:hAnsi="Arial" w:cs="Arial"/>
          <w:sz w:val="22"/>
          <w:szCs w:val="22"/>
        </w:rPr>
        <w:t xml:space="preserve">were identified </w:t>
      </w:r>
      <w:r w:rsidR="00647D7E">
        <w:rPr>
          <w:rFonts w:ascii="Arial" w:hAnsi="Arial" w:cs="Arial"/>
          <w:sz w:val="22"/>
          <w:szCs w:val="22"/>
        </w:rPr>
        <w:t xml:space="preserve">by a 5% </w:t>
      </w:r>
      <w:r w:rsidR="00772DCE">
        <w:rPr>
          <w:rFonts w:ascii="Arial" w:hAnsi="Arial" w:cs="Arial"/>
          <w:sz w:val="22"/>
          <w:szCs w:val="22"/>
        </w:rPr>
        <w:t>significance level on the gr</w:t>
      </w:r>
      <w:r w:rsidR="00737FD6">
        <w:rPr>
          <w:rFonts w:ascii="Arial" w:hAnsi="Arial" w:cs="Arial"/>
          <w:sz w:val="22"/>
          <w:szCs w:val="22"/>
        </w:rPr>
        <w:t>adient of the linear regression, against the null hypothesis that the gradient was zero.</w:t>
      </w:r>
    </w:p>
    <w:p w14:paraId="711FDAC2" w14:textId="77777777" w:rsidR="001849C7" w:rsidRDefault="001849C7">
      <w:pPr>
        <w:spacing w:line="480" w:lineRule="auto"/>
        <w:jc w:val="both"/>
        <w:rPr>
          <w:rFonts w:ascii="Arial" w:hAnsi="Arial" w:cs="Arial"/>
          <w:sz w:val="22"/>
          <w:szCs w:val="22"/>
        </w:rPr>
      </w:pPr>
    </w:p>
    <w:p w14:paraId="6E1838C3" w14:textId="32468D72" w:rsidR="001849C7" w:rsidRDefault="001849C7">
      <w:pPr>
        <w:spacing w:line="480" w:lineRule="auto"/>
        <w:jc w:val="both"/>
        <w:rPr>
          <w:rFonts w:ascii="Arial" w:hAnsi="Arial" w:cs="Arial"/>
          <w:sz w:val="22"/>
          <w:szCs w:val="22"/>
        </w:rPr>
        <w:pPrChange w:id="189" w:author="Majid" w:date="2016-11-29T17:57:00Z">
          <w:pPr/>
        </w:pPrChange>
      </w:pPr>
      <w:r>
        <w:rPr>
          <w:rFonts w:ascii="Arial" w:hAnsi="Arial" w:cs="Arial"/>
          <w:sz w:val="22"/>
          <w:szCs w:val="22"/>
        </w:rPr>
        <w:br w:type="page"/>
      </w:r>
    </w:p>
    <w:p w14:paraId="5F1A8598" w14:textId="072610C2" w:rsidR="001849C7" w:rsidRPr="007421E2" w:rsidRDefault="007421E2">
      <w:pPr>
        <w:spacing w:line="480" w:lineRule="auto"/>
        <w:jc w:val="both"/>
        <w:rPr>
          <w:b/>
        </w:rPr>
        <w:pPrChange w:id="190" w:author="Majid" w:date="2016-11-29T17:57:00Z">
          <w:pPr/>
        </w:pPrChange>
      </w:pPr>
      <w:r w:rsidRPr="007421E2">
        <w:rPr>
          <w:b/>
        </w:rPr>
        <w:t>References</w:t>
      </w:r>
    </w:p>
    <w:p w14:paraId="47A52DBF" w14:textId="61EA97BA" w:rsidR="005F127D" w:rsidDel="00FC4E73" w:rsidRDefault="005F127D">
      <w:pPr>
        <w:spacing w:line="480" w:lineRule="auto"/>
        <w:jc w:val="both"/>
        <w:rPr>
          <w:del w:id="191" w:author="Majid" w:date="2016-11-29T17:57:00Z"/>
          <w:b/>
        </w:rPr>
        <w:pPrChange w:id="192" w:author="Majid" w:date="2016-11-29T17:57:00Z">
          <w:pPr/>
        </w:pPrChange>
      </w:pPr>
    </w:p>
    <w:p w14:paraId="521AABD9" w14:textId="77777777" w:rsidR="008F3569" w:rsidRPr="00FC4E73" w:rsidRDefault="005F127D">
      <w:pPr>
        <w:ind w:left="720" w:hanging="720"/>
        <w:jc w:val="both"/>
        <w:rPr>
          <w:rFonts w:ascii="Calibri" w:hAnsi="Calibri"/>
          <w:noProof/>
          <w:rPrChange w:id="193" w:author="Majid" w:date="2016-11-29T17:57:00Z">
            <w:rPr>
              <w:rFonts w:ascii="Calibri" w:hAnsi="Calibri"/>
              <w:b/>
              <w:noProof/>
            </w:rPr>
          </w:rPrChange>
        </w:rPr>
        <w:pPrChange w:id="194" w:author="Majid" w:date="2016-11-29T17:57:00Z">
          <w:pPr>
            <w:ind w:left="720" w:hanging="720"/>
          </w:pPr>
        </w:pPrChange>
      </w:pPr>
      <w:r w:rsidRPr="00FC4E73">
        <w:rPr>
          <w:rFonts w:ascii="Calibri" w:hAnsi="Calibri"/>
          <w:lang w:val="en-US"/>
          <w:rPrChange w:id="195" w:author="Majid" w:date="2016-11-29T17:57:00Z">
            <w:rPr>
              <w:b/>
            </w:rPr>
          </w:rPrChange>
        </w:rPr>
        <w:fldChar w:fldCharType="begin"/>
      </w:r>
      <w:r w:rsidRPr="00FC4E73">
        <w:rPr>
          <w:rPrChange w:id="196" w:author="Majid" w:date="2016-11-29T17:57:00Z">
            <w:rPr>
              <w:b/>
            </w:rPr>
          </w:rPrChange>
        </w:rPr>
        <w:instrText xml:space="preserve"> ADDIN EN.REFLIST </w:instrText>
      </w:r>
      <w:r w:rsidRPr="00FC4E73">
        <w:rPr>
          <w:rFonts w:ascii="Calibri" w:hAnsi="Calibri"/>
          <w:lang w:val="en-US"/>
          <w:rPrChange w:id="197" w:author="Majid" w:date="2016-11-29T17:57:00Z">
            <w:rPr>
              <w:b/>
            </w:rPr>
          </w:rPrChange>
        </w:rPr>
        <w:fldChar w:fldCharType="separate"/>
      </w:r>
      <w:r w:rsidR="008F3569" w:rsidRPr="00FC4E73">
        <w:rPr>
          <w:rFonts w:ascii="Calibri" w:hAnsi="Calibri"/>
          <w:noProof/>
          <w:rPrChange w:id="198" w:author="Majid" w:date="2016-11-29T17:57:00Z">
            <w:rPr>
              <w:rFonts w:ascii="Calibri" w:hAnsi="Calibri"/>
              <w:b/>
              <w:noProof/>
            </w:rPr>
          </w:rPrChange>
        </w:rPr>
        <w:t>1</w:t>
      </w:r>
      <w:r w:rsidR="008F3569" w:rsidRPr="00FC4E73">
        <w:rPr>
          <w:rFonts w:ascii="Calibri" w:hAnsi="Calibri"/>
          <w:noProof/>
          <w:rPrChange w:id="199" w:author="Majid" w:date="2016-11-29T17:57:00Z">
            <w:rPr>
              <w:rFonts w:ascii="Calibri" w:hAnsi="Calibri"/>
              <w:b/>
              <w:noProof/>
            </w:rPr>
          </w:rPrChange>
        </w:rPr>
        <w:tab/>
        <w:t>Ingram, D. D.</w:t>
      </w:r>
      <w:r w:rsidR="008F3569" w:rsidRPr="00FC4E73">
        <w:rPr>
          <w:rFonts w:ascii="Calibri" w:hAnsi="Calibri"/>
          <w:i/>
          <w:noProof/>
          <w:rPrChange w:id="200" w:author="Majid" w:date="2016-11-29T17:57:00Z">
            <w:rPr>
              <w:rFonts w:ascii="Calibri" w:hAnsi="Calibri"/>
              <w:b/>
              <w:i/>
              <w:noProof/>
            </w:rPr>
          </w:rPrChange>
        </w:rPr>
        <w:t xml:space="preserve"> et al.</w:t>
      </w:r>
      <w:r w:rsidR="008F3569" w:rsidRPr="00FC4E73">
        <w:rPr>
          <w:rFonts w:ascii="Calibri" w:hAnsi="Calibri"/>
          <w:noProof/>
          <w:rPrChange w:id="201" w:author="Majid" w:date="2016-11-29T17:57:00Z">
            <w:rPr>
              <w:rFonts w:ascii="Calibri" w:hAnsi="Calibri"/>
              <w:b/>
              <w:noProof/>
            </w:rPr>
          </w:rPrChange>
        </w:rPr>
        <w:t xml:space="preserve"> United States Census 2000 population with bridged race categories. </w:t>
      </w:r>
      <w:r w:rsidR="008F3569" w:rsidRPr="00FC4E73">
        <w:rPr>
          <w:rFonts w:ascii="Calibri" w:hAnsi="Calibri"/>
          <w:i/>
          <w:noProof/>
          <w:rPrChange w:id="202" w:author="Majid" w:date="2016-11-29T17:57:00Z">
            <w:rPr>
              <w:rFonts w:ascii="Calibri" w:hAnsi="Calibri"/>
              <w:b/>
              <w:i/>
              <w:noProof/>
            </w:rPr>
          </w:rPrChange>
        </w:rPr>
        <w:t>Vital and health statistics. Series 2, Data evaluation and methods research</w:t>
      </w:r>
      <w:r w:rsidR="008F3569" w:rsidRPr="00FC4E73">
        <w:rPr>
          <w:rFonts w:ascii="Calibri" w:hAnsi="Calibri"/>
          <w:noProof/>
          <w:rPrChange w:id="203" w:author="Majid" w:date="2016-11-29T17:57:00Z">
            <w:rPr>
              <w:rFonts w:ascii="Calibri" w:hAnsi="Calibri"/>
              <w:b/>
              <w:noProof/>
            </w:rPr>
          </w:rPrChange>
        </w:rPr>
        <w:t>, 1-55 (2003).</w:t>
      </w:r>
    </w:p>
    <w:p w14:paraId="22579455" w14:textId="77777777" w:rsidR="008F3569" w:rsidRPr="00FC4E73" w:rsidRDefault="008F3569">
      <w:pPr>
        <w:ind w:left="720" w:hanging="720"/>
        <w:jc w:val="both"/>
        <w:rPr>
          <w:rFonts w:ascii="Calibri" w:hAnsi="Calibri"/>
          <w:noProof/>
          <w:rPrChange w:id="204" w:author="Majid" w:date="2016-11-29T17:57:00Z">
            <w:rPr>
              <w:rFonts w:ascii="Calibri" w:hAnsi="Calibri"/>
              <w:b/>
              <w:noProof/>
            </w:rPr>
          </w:rPrChange>
        </w:rPr>
        <w:pPrChange w:id="205" w:author="Majid" w:date="2016-11-29T17:57:00Z">
          <w:pPr>
            <w:ind w:left="720" w:hanging="720"/>
          </w:pPr>
        </w:pPrChange>
      </w:pPr>
      <w:r w:rsidRPr="00FC4E73">
        <w:rPr>
          <w:rFonts w:ascii="Calibri" w:hAnsi="Calibri"/>
          <w:noProof/>
          <w:rPrChange w:id="206" w:author="Majid" w:date="2016-11-29T17:57:00Z">
            <w:rPr>
              <w:rFonts w:ascii="Calibri" w:hAnsi="Calibri"/>
              <w:b/>
              <w:noProof/>
            </w:rPr>
          </w:rPrChange>
        </w:rPr>
        <w:t>2</w:t>
      </w:r>
      <w:r w:rsidRPr="00FC4E73">
        <w:rPr>
          <w:rFonts w:ascii="Calibri" w:hAnsi="Calibri"/>
          <w:noProof/>
          <w:rPrChange w:id="207" w:author="Majid" w:date="2016-11-29T17:57:00Z">
            <w:rPr>
              <w:rFonts w:ascii="Calibri" w:hAnsi="Calibri"/>
              <w:b/>
              <w:noProof/>
            </w:rPr>
          </w:rPrChange>
        </w:rPr>
        <w:tab/>
        <w:t xml:space="preserve">Karl, T. &amp; Koss, W. J. </w:t>
      </w:r>
      <w:r w:rsidRPr="00FC4E73">
        <w:rPr>
          <w:rFonts w:ascii="Calibri" w:hAnsi="Calibri"/>
          <w:i/>
          <w:noProof/>
          <w:rPrChange w:id="208" w:author="Majid" w:date="2016-11-29T17:57:00Z">
            <w:rPr>
              <w:rFonts w:ascii="Calibri" w:hAnsi="Calibri"/>
              <w:b/>
              <w:i/>
              <w:noProof/>
            </w:rPr>
          </w:rPrChange>
        </w:rPr>
        <w:t>Regional and national monthly, seasonal, and annual temperature weighted by area, 1895-1983</w:t>
      </w:r>
      <w:r w:rsidRPr="00FC4E73">
        <w:rPr>
          <w:rFonts w:ascii="Calibri" w:hAnsi="Calibri"/>
          <w:noProof/>
          <w:rPrChange w:id="209" w:author="Majid" w:date="2016-11-29T17:57:00Z">
            <w:rPr>
              <w:rFonts w:ascii="Calibri" w:hAnsi="Calibri"/>
              <w:b/>
              <w:noProof/>
            </w:rPr>
          </w:rPrChange>
        </w:rPr>
        <w:t>.  (National Climatic Data Center, 1984).</w:t>
      </w:r>
    </w:p>
    <w:p w14:paraId="45A0517D" w14:textId="77777777" w:rsidR="008F3569" w:rsidRPr="00FC4E73" w:rsidRDefault="008F3569">
      <w:pPr>
        <w:ind w:left="720" w:hanging="720"/>
        <w:jc w:val="both"/>
        <w:rPr>
          <w:rFonts w:ascii="Calibri" w:hAnsi="Calibri"/>
          <w:noProof/>
          <w:rPrChange w:id="210" w:author="Majid" w:date="2016-11-29T17:57:00Z">
            <w:rPr>
              <w:rFonts w:ascii="Calibri" w:hAnsi="Calibri"/>
              <w:b/>
              <w:noProof/>
            </w:rPr>
          </w:rPrChange>
        </w:rPr>
        <w:pPrChange w:id="211" w:author="Majid" w:date="2016-11-29T17:57:00Z">
          <w:pPr>
            <w:ind w:left="720" w:hanging="720"/>
          </w:pPr>
        </w:pPrChange>
      </w:pPr>
      <w:r w:rsidRPr="00FC4E73">
        <w:rPr>
          <w:rFonts w:ascii="Calibri" w:hAnsi="Calibri"/>
          <w:noProof/>
          <w:rPrChange w:id="212" w:author="Majid" w:date="2016-11-29T17:57:00Z">
            <w:rPr>
              <w:rFonts w:ascii="Calibri" w:hAnsi="Calibri"/>
              <w:b/>
              <w:noProof/>
            </w:rPr>
          </w:rPrChange>
        </w:rPr>
        <w:t>3</w:t>
      </w:r>
      <w:r w:rsidRPr="00FC4E73">
        <w:rPr>
          <w:rFonts w:ascii="Calibri" w:hAnsi="Calibri"/>
          <w:noProof/>
          <w:rPrChange w:id="213" w:author="Majid" w:date="2016-11-29T17:57:00Z">
            <w:rPr>
              <w:rFonts w:ascii="Calibri" w:hAnsi="Calibri"/>
              <w:b/>
              <w:noProof/>
            </w:rPr>
          </w:rPrChange>
        </w:rPr>
        <w:tab/>
        <w:t>Cazelles, B.</w:t>
      </w:r>
      <w:r w:rsidRPr="00FC4E73">
        <w:rPr>
          <w:rFonts w:ascii="Calibri" w:hAnsi="Calibri"/>
          <w:i/>
          <w:noProof/>
          <w:rPrChange w:id="214" w:author="Majid" w:date="2016-11-29T17:57:00Z">
            <w:rPr>
              <w:rFonts w:ascii="Calibri" w:hAnsi="Calibri"/>
              <w:b/>
              <w:i/>
              <w:noProof/>
            </w:rPr>
          </w:rPrChange>
        </w:rPr>
        <w:t xml:space="preserve"> et al.</w:t>
      </w:r>
      <w:r w:rsidRPr="00FC4E73">
        <w:rPr>
          <w:rFonts w:ascii="Calibri" w:hAnsi="Calibri"/>
          <w:noProof/>
          <w:rPrChange w:id="215" w:author="Majid" w:date="2016-11-29T17:57:00Z">
            <w:rPr>
              <w:rFonts w:ascii="Calibri" w:hAnsi="Calibri"/>
              <w:b/>
              <w:noProof/>
            </w:rPr>
          </w:rPrChange>
        </w:rPr>
        <w:t xml:space="preserve"> Wavelet analysis of ecological time series. </w:t>
      </w:r>
      <w:r w:rsidRPr="00FC4E73">
        <w:rPr>
          <w:rFonts w:ascii="Calibri" w:hAnsi="Calibri"/>
          <w:i/>
          <w:noProof/>
          <w:rPrChange w:id="216" w:author="Majid" w:date="2016-11-29T17:57:00Z">
            <w:rPr>
              <w:rFonts w:ascii="Calibri" w:hAnsi="Calibri"/>
              <w:b/>
              <w:i/>
              <w:noProof/>
            </w:rPr>
          </w:rPrChange>
        </w:rPr>
        <w:t>Oecologia</w:t>
      </w:r>
      <w:r w:rsidRPr="00FC4E73">
        <w:rPr>
          <w:rFonts w:ascii="Calibri" w:hAnsi="Calibri"/>
          <w:noProof/>
          <w:rPrChange w:id="217" w:author="Majid" w:date="2016-11-29T17:57:00Z">
            <w:rPr>
              <w:rFonts w:ascii="Calibri" w:hAnsi="Calibri"/>
              <w:b/>
              <w:noProof/>
            </w:rPr>
          </w:rPrChange>
        </w:rPr>
        <w:t xml:space="preserve"> 156, 287-304 (2008).</w:t>
      </w:r>
    </w:p>
    <w:p w14:paraId="6420C6A7" w14:textId="77777777" w:rsidR="008F3569" w:rsidRPr="00FC4E73" w:rsidRDefault="008F3569">
      <w:pPr>
        <w:ind w:left="720" w:hanging="720"/>
        <w:jc w:val="both"/>
        <w:rPr>
          <w:rFonts w:ascii="Calibri" w:hAnsi="Calibri"/>
          <w:noProof/>
          <w:rPrChange w:id="218" w:author="Majid" w:date="2016-11-29T17:57:00Z">
            <w:rPr>
              <w:rFonts w:ascii="Calibri" w:hAnsi="Calibri"/>
              <w:b/>
              <w:noProof/>
            </w:rPr>
          </w:rPrChange>
        </w:rPr>
        <w:pPrChange w:id="219" w:author="Majid" w:date="2016-11-29T17:57:00Z">
          <w:pPr>
            <w:ind w:left="720" w:hanging="720"/>
          </w:pPr>
        </w:pPrChange>
      </w:pPr>
      <w:r w:rsidRPr="00FC4E73">
        <w:rPr>
          <w:rFonts w:ascii="Calibri" w:hAnsi="Calibri"/>
          <w:noProof/>
          <w:rPrChange w:id="220" w:author="Majid" w:date="2016-11-29T17:57:00Z">
            <w:rPr>
              <w:rFonts w:ascii="Calibri" w:hAnsi="Calibri"/>
              <w:b/>
              <w:noProof/>
            </w:rPr>
          </w:rPrChange>
        </w:rPr>
        <w:t>4</w:t>
      </w:r>
      <w:r w:rsidRPr="00FC4E73">
        <w:rPr>
          <w:rFonts w:ascii="Calibri" w:hAnsi="Calibri"/>
          <w:noProof/>
          <w:rPrChange w:id="221" w:author="Majid" w:date="2016-11-29T17:57:00Z">
            <w:rPr>
              <w:rFonts w:ascii="Calibri" w:hAnsi="Calibri"/>
              <w:b/>
              <w:noProof/>
            </w:rPr>
          </w:rPrChange>
        </w:rPr>
        <w:tab/>
        <w:t xml:space="preserve">Paireau, J., Chen, A., Broutin, H., Grenfell, B. &amp; Basta, N. E. Seasonal dynamics of bacterial meningitis: a time-series analysis. </w:t>
      </w:r>
      <w:r w:rsidRPr="00FC4E73">
        <w:rPr>
          <w:rFonts w:ascii="Calibri" w:hAnsi="Calibri"/>
          <w:i/>
          <w:noProof/>
          <w:rPrChange w:id="222" w:author="Majid" w:date="2016-11-29T17:57:00Z">
            <w:rPr>
              <w:rFonts w:ascii="Calibri" w:hAnsi="Calibri"/>
              <w:b/>
              <w:i/>
              <w:noProof/>
            </w:rPr>
          </w:rPrChange>
        </w:rPr>
        <w:t>Lancet Global Health</w:t>
      </w:r>
      <w:r w:rsidRPr="00FC4E73">
        <w:rPr>
          <w:rFonts w:ascii="Calibri" w:hAnsi="Calibri"/>
          <w:noProof/>
          <w:rPrChange w:id="223" w:author="Majid" w:date="2016-11-29T17:57:00Z">
            <w:rPr>
              <w:rFonts w:ascii="Calibri" w:hAnsi="Calibri"/>
              <w:b/>
              <w:noProof/>
            </w:rPr>
          </w:rPrChange>
        </w:rPr>
        <w:t xml:space="preserve"> 4, E370-E377 (2016).</w:t>
      </w:r>
    </w:p>
    <w:p w14:paraId="5A980BAD" w14:textId="1B31E4BC" w:rsidR="008F3569" w:rsidRPr="00FC4E73" w:rsidRDefault="008F3569">
      <w:pPr>
        <w:jc w:val="both"/>
        <w:rPr>
          <w:rFonts w:ascii="Calibri" w:hAnsi="Calibri"/>
          <w:noProof/>
          <w:lang w:val="en-US"/>
        </w:rPr>
        <w:pPrChange w:id="224" w:author="Majid" w:date="2016-11-29T17:57:00Z">
          <w:pPr/>
        </w:pPrChange>
      </w:pPr>
    </w:p>
    <w:p w14:paraId="6317C9EC" w14:textId="4F03A9DB" w:rsidR="00E36439" w:rsidRPr="00E36439" w:rsidRDefault="005F127D">
      <w:pPr>
        <w:spacing w:line="480" w:lineRule="auto"/>
        <w:jc w:val="both"/>
        <w:rPr>
          <w:b/>
        </w:rPr>
        <w:pPrChange w:id="225" w:author="Majid" w:date="2016-11-29T17:57:00Z">
          <w:pPr/>
        </w:pPrChange>
      </w:pPr>
      <w:r w:rsidRPr="00FC4E73">
        <w:rPr>
          <w:rPrChange w:id="226" w:author="Majid" w:date="2016-11-29T17:57:00Z">
            <w:rPr>
              <w:b/>
            </w:rPr>
          </w:rPrChange>
        </w:rPr>
        <w:fldChar w:fldCharType="end"/>
      </w:r>
    </w:p>
    <w:sectPr w:rsidR="00E36439" w:rsidRPr="00E36439"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Majid" w:date="2016-11-29T20:17:00Z" w:initials="M">
    <w:p w14:paraId="2B53071A" w14:textId="61BEB89B" w:rsidR="00E034F3" w:rsidRDefault="00E034F3">
      <w:pPr>
        <w:pStyle w:val="CommentText"/>
      </w:pPr>
      <w:r>
        <w:rPr>
          <w:rStyle w:val="CommentReference"/>
        </w:rPr>
        <w:annotationRef/>
      </w:r>
      <w:r>
        <w:t>I am flip flopping on this but reading again, it seemed to fit better under methods where you had it</w:t>
      </w:r>
    </w:p>
  </w:comment>
  <w:comment w:id="23" w:author="Majid" w:date="2016-11-29T20:17:00Z" w:initials="M">
    <w:p w14:paraId="36106DA6" w14:textId="443C8FD1" w:rsidR="00AE03DF" w:rsidRDefault="00AE03DF">
      <w:pPr>
        <w:pStyle w:val="CommentText"/>
      </w:pPr>
      <w:r>
        <w:rPr>
          <w:rStyle w:val="CommentReference"/>
        </w:rPr>
        <w:annotationRef/>
      </w:r>
      <w:r>
        <w:t>standardise how many spaces after each period (1 vs. 2); 1 is better</w:t>
      </w:r>
    </w:p>
  </w:comment>
  <w:comment w:id="26" w:author="Majid" w:date="2016-11-29T20:17:00Z" w:initials="M">
    <w:p w14:paraId="31ED745A" w14:textId="46144F2C" w:rsidR="00AE03DF" w:rsidRDefault="00AE03DF">
      <w:pPr>
        <w:pStyle w:val="CommentText"/>
      </w:pPr>
      <w:r>
        <w:rPr>
          <w:rStyle w:val="CommentReference"/>
        </w:rPr>
        <w:annotationRef/>
      </w:r>
      <w:r>
        <w:t>move all citations after the punctuation</w:t>
      </w:r>
    </w:p>
  </w:comment>
  <w:comment w:id="29" w:author="Majid" w:date="2016-11-29T20:17:00Z" w:initials="M">
    <w:p w14:paraId="332A783C" w14:textId="3BD81574" w:rsidR="00AE03DF" w:rsidRDefault="00AE03DF">
      <w:pPr>
        <w:pStyle w:val="CommentText"/>
      </w:pPr>
      <w:r>
        <w:rPr>
          <w:rStyle w:val="CommentReference"/>
        </w:rPr>
        <w:annotationRef/>
      </w:r>
      <w:r>
        <w:t>of age-sex specific state population????</w:t>
      </w:r>
    </w:p>
  </w:comment>
  <w:comment w:id="112" w:author="Majid" w:date="2016-11-29T20:17:00Z" w:initials="M">
    <w:p w14:paraId="0D286D57" w14:textId="474662F0" w:rsidR="00FC4E73" w:rsidRDefault="00FC4E73">
      <w:pPr>
        <w:pStyle w:val="CommentText"/>
      </w:pPr>
      <w:r>
        <w:rPr>
          <w:rStyle w:val="CommentReference"/>
        </w:rPr>
        <w:annotationRef/>
      </w:r>
      <w:r>
        <w:t xml:space="preserve">can we discuss how </w:t>
      </w:r>
      <w:proofErr w:type="gramStart"/>
      <w:r>
        <w:t>this  test</w:t>
      </w:r>
      <w:proofErr w:type="gramEnd"/>
      <w:r>
        <w:t xml:space="preserve"> is actually done?</w:t>
      </w:r>
    </w:p>
  </w:comment>
  <w:comment w:id="106" w:author="Majid" w:date="2016-11-29T20:17:00Z" w:initials="M">
    <w:p w14:paraId="66BD550B" w14:textId="77A56BE9" w:rsidR="00FC4E73" w:rsidRDefault="00FC4E73">
      <w:pPr>
        <w:pStyle w:val="CommentText"/>
      </w:pPr>
      <w:r>
        <w:rPr>
          <w:rStyle w:val="CommentReference"/>
        </w:rPr>
        <w:annotationRef/>
      </w:r>
      <w:r>
        <w:t>use active writing. most journals prefer it, and for the better!</w:t>
      </w:r>
    </w:p>
  </w:comment>
  <w:comment w:id="129" w:author="Majid" w:date="2016-11-29T20:17:00Z" w:initials="M">
    <w:p w14:paraId="623B7F3D" w14:textId="0657163C" w:rsidR="00FC4E73" w:rsidRDefault="00FC4E73">
      <w:pPr>
        <w:pStyle w:val="CommentText"/>
      </w:pPr>
      <w:r>
        <w:rPr>
          <w:rStyle w:val="CommentReference"/>
        </w:rPr>
        <w:annotationRef/>
      </w:r>
      <w:r>
        <w:t>??? discuss</w:t>
      </w:r>
    </w:p>
  </w:comment>
  <w:comment w:id="130" w:author="Majid" w:date="2016-11-29T20:17:00Z" w:initials="M">
    <w:p w14:paraId="249B76C5" w14:textId="173C0A23" w:rsidR="00BE6EBC" w:rsidRDefault="00BE6EBC">
      <w:pPr>
        <w:pStyle w:val="CommentText"/>
      </w:pPr>
      <w:r>
        <w:rPr>
          <w:rStyle w:val="CommentReference"/>
        </w:rPr>
        <w:annotationRef/>
      </w:r>
      <w:r>
        <w:t xml:space="preserve">this clarifies the statement in the figure caption on which I commented. can we please discuss though if any group is affected by this additional </w:t>
      </w:r>
      <w:proofErr w:type="gramStart"/>
      <w:r>
        <w:t>constrained</w:t>
      </w:r>
      <w:proofErr w:type="gramEnd"/>
    </w:p>
  </w:comment>
  <w:comment w:id="145" w:author="Majid" w:date="2016-11-29T20:17:00Z" w:initials="M">
    <w:p w14:paraId="59DC8552" w14:textId="1FFE7412" w:rsidR="00BB53A6" w:rsidRDefault="00BB53A6">
      <w:pPr>
        <w:pStyle w:val="CommentText"/>
      </w:pPr>
      <w:r>
        <w:rPr>
          <w:rStyle w:val="CommentReference"/>
        </w:rPr>
        <w:annotationRef/>
      </w:r>
      <w:r>
        <w:t xml:space="preserve">within “a year” or “across all analysis years”? </w:t>
      </w:r>
    </w:p>
  </w:comment>
  <w:comment w:id="159" w:author="Majid" w:date="2016-11-29T20:17:00Z" w:initials="M">
    <w:p w14:paraId="1B472841" w14:textId="129496D5" w:rsidR="00BB53A6" w:rsidRDefault="00BB53A6">
      <w:pPr>
        <w:pStyle w:val="CommentText"/>
      </w:pPr>
      <w:r>
        <w:rPr>
          <w:rStyle w:val="CommentReference"/>
        </w:rPr>
        <w:annotationRef/>
      </w:r>
      <w:r>
        <w:t xml:space="preserve">can we discuss this </w:t>
      </w:r>
      <w:proofErr w:type="gramStart"/>
      <w:r>
        <w:t>please</w:t>
      </w:r>
      <w:proofErr w:type="gramEnd"/>
    </w:p>
  </w:comment>
  <w:comment w:id="160" w:author="Majid" w:date="2016-11-29T20:21:00Z" w:initials="M">
    <w:p w14:paraId="696B2312" w14:textId="102A1A8C" w:rsidR="00BB53A6" w:rsidRDefault="00BB53A6">
      <w:pPr>
        <w:pStyle w:val="CommentText"/>
      </w:pPr>
      <w:r>
        <w:rPr>
          <w:rStyle w:val="CommentReference"/>
        </w:rPr>
        <w:annotationRef/>
      </w:r>
      <w:r>
        <w:t>to discuss please how to say more intuitively</w:t>
      </w:r>
      <w:r w:rsidR="00B7683B">
        <w:t xml:space="preserve"> and where (and why this is needed if the month is applied across all years?)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B53071A" w15:done="0"/>
  <w15:commentEx w15:paraId="36106DA6" w15:done="0"/>
  <w15:commentEx w15:paraId="31ED745A" w15:done="0"/>
  <w15:commentEx w15:paraId="332A783C" w15:done="0"/>
  <w15:commentEx w15:paraId="0D286D57" w15:done="0"/>
  <w15:commentEx w15:paraId="66BD550B" w15:done="0"/>
  <w15:commentEx w15:paraId="623B7F3D" w15:done="0"/>
  <w15:commentEx w15:paraId="249B76C5" w15:done="0"/>
  <w15:commentEx w15:paraId="59DC8552" w15:done="0"/>
  <w15:commentEx w15:paraId="1B472841" w15:done="0"/>
  <w15:commentEx w15:paraId="696B231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proofState w:spelling="clean" w:grammar="clean"/>
  <w:trackRevision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82D51"/>
    <w:rsid w:val="00011D76"/>
    <w:rsid w:val="0003307E"/>
    <w:rsid w:val="000345E1"/>
    <w:rsid w:val="0004212A"/>
    <w:rsid w:val="00045836"/>
    <w:rsid w:val="0005575A"/>
    <w:rsid w:val="00056848"/>
    <w:rsid w:val="00070EDC"/>
    <w:rsid w:val="00076C18"/>
    <w:rsid w:val="00094C5C"/>
    <w:rsid w:val="000A661A"/>
    <w:rsid w:val="000B6495"/>
    <w:rsid w:val="000B7625"/>
    <w:rsid w:val="000C0ECE"/>
    <w:rsid w:val="000C7277"/>
    <w:rsid w:val="000F1A15"/>
    <w:rsid w:val="00102254"/>
    <w:rsid w:val="001030B3"/>
    <w:rsid w:val="00105AFF"/>
    <w:rsid w:val="00111002"/>
    <w:rsid w:val="00132C6C"/>
    <w:rsid w:val="00134BC3"/>
    <w:rsid w:val="00141B99"/>
    <w:rsid w:val="001776A2"/>
    <w:rsid w:val="001804AC"/>
    <w:rsid w:val="00183D16"/>
    <w:rsid w:val="001849C7"/>
    <w:rsid w:val="00196C13"/>
    <w:rsid w:val="001A6832"/>
    <w:rsid w:val="001B23D1"/>
    <w:rsid w:val="001D44EE"/>
    <w:rsid w:val="00205ED2"/>
    <w:rsid w:val="00211540"/>
    <w:rsid w:val="00216BB0"/>
    <w:rsid w:val="00226D08"/>
    <w:rsid w:val="00231D90"/>
    <w:rsid w:val="002369F6"/>
    <w:rsid w:val="00240EB4"/>
    <w:rsid w:val="00251ADE"/>
    <w:rsid w:val="00284309"/>
    <w:rsid w:val="00296A5E"/>
    <w:rsid w:val="002A5DEA"/>
    <w:rsid w:val="002B4877"/>
    <w:rsid w:val="002C4C51"/>
    <w:rsid w:val="002D522E"/>
    <w:rsid w:val="002E041E"/>
    <w:rsid w:val="002E5B40"/>
    <w:rsid w:val="002F4DC5"/>
    <w:rsid w:val="00356AD6"/>
    <w:rsid w:val="00362219"/>
    <w:rsid w:val="003654E2"/>
    <w:rsid w:val="003725E1"/>
    <w:rsid w:val="003809FF"/>
    <w:rsid w:val="00381442"/>
    <w:rsid w:val="003855FB"/>
    <w:rsid w:val="0039751B"/>
    <w:rsid w:val="003A0B89"/>
    <w:rsid w:val="003A1041"/>
    <w:rsid w:val="003B40B8"/>
    <w:rsid w:val="003E10D3"/>
    <w:rsid w:val="003E1B4D"/>
    <w:rsid w:val="00404E7A"/>
    <w:rsid w:val="00417006"/>
    <w:rsid w:val="004270E1"/>
    <w:rsid w:val="00433EDB"/>
    <w:rsid w:val="00434577"/>
    <w:rsid w:val="004558D9"/>
    <w:rsid w:val="00457C95"/>
    <w:rsid w:val="004701B9"/>
    <w:rsid w:val="00472772"/>
    <w:rsid w:val="00482D51"/>
    <w:rsid w:val="00485D00"/>
    <w:rsid w:val="004A5369"/>
    <w:rsid w:val="004B3FBA"/>
    <w:rsid w:val="004B7913"/>
    <w:rsid w:val="004D7943"/>
    <w:rsid w:val="004E7EC4"/>
    <w:rsid w:val="004F7FD8"/>
    <w:rsid w:val="00511D20"/>
    <w:rsid w:val="00516C72"/>
    <w:rsid w:val="00520C4B"/>
    <w:rsid w:val="00523053"/>
    <w:rsid w:val="00523B64"/>
    <w:rsid w:val="00534F6D"/>
    <w:rsid w:val="00551650"/>
    <w:rsid w:val="0055499D"/>
    <w:rsid w:val="00562144"/>
    <w:rsid w:val="00563BDF"/>
    <w:rsid w:val="005A5DB0"/>
    <w:rsid w:val="005A6F10"/>
    <w:rsid w:val="005B5156"/>
    <w:rsid w:val="005B6F61"/>
    <w:rsid w:val="005E10E4"/>
    <w:rsid w:val="005E4D8A"/>
    <w:rsid w:val="005F127D"/>
    <w:rsid w:val="005F46E7"/>
    <w:rsid w:val="005F49C5"/>
    <w:rsid w:val="006124E6"/>
    <w:rsid w:val="00641AF0"/>
    <w:rsid w:val="00647D7E"/>
    <w:rsid w:val="006506B4"/>
    <w:rsid w:val="00653EDB"/>
    <w:rsid w:val="00654329"/>
    <w:rsid w:val="00654A11"/>
    <w:rsid w:val="00654BB7"/>
    <w:rsid w:val="006557F6"/>
    <w:rsid w:val="00660BF4"/>
    <w:rsid w:val="0068451E"/>
    <w:rsid w:val="006A2BF5"/>
    <w:rsid w:val="006A3E8B"/>
    <w:rsid w:val="006B356C"/>
    <w:rsid w:val="006C0654"/>
    <w:rsid w:val="006D2EDB"/>
    <w:rsid w:val="006E62DF"/>
    <w:rsid w:val="00707B65"/>
    <w:rsid w:val="00714D92"/>
    <w:rsid w:val="00725C10"/>
    <w:rsid w:val="00737FD6"/>
    <w:rsid w:val="007421E2"/>
    <w:rsid w:val="007436D7"/>
    <w:rsid w:val="00754293"/>
    <w:rsid w:val="00772DCE"/>
    <w:rsid w:val="00781265"/>
    <w:rsid w:val="00783CE5"/>
    <w:rsid w:val="00792165"/>
    <w:rsid w:val="00795E96"/>
    <w:rsid w:val="007F2E1E"/>
    <w:rsid w:val="007F7BFF"/>
    <w:rsid w:val="00804B0E"/>
    <w:rsid w:val="008245F0"/>
    <w:rsid w:val="0083152F"/>
    <w:rsid w:val="00847AF8"/>
    <w:rsid w:val="008A7468"/>
    <w:rsid w:val="008D33B0"/>
    <w:rsid w:val="008E326C"/>
    <w:rsid w:val="008F3569"/>
    <w:rsid w:val="00903AEA"/>
    <w:rsid w:val="00907237"/>
    <w:rsid w:val="00911D5C"/>
    <w:rsid w:val="00916652"/>
    <w:rsid w:val="00923CBD"/>
    <w:rsid w:val="00935607"/>
    <w:rsid w:val="00936272"/>
    <w:rsid w:val="00937AF1"/>
    <w:rsid w:val="0094016A"/>
    <w:rsid w:val="00954E5E"/>
    <w:rsid w:val="00977405"/>
    <w:rsid w:val="009B275D"/>
    <w:rsid w:val="009B784C"/>
    <w:rsid w:val="009D7B53"/>
    <w:rsid w:val="009E25B4"/>
    <w:rsid w:val="009F2E5A"/>
    <w:rsid w:val="00A10491"/>
    <w:rsid w:val="00A15BD5"/>
    <w:rsid w:val="00A40231"/>
    <w:rsid w:val="00A53ECA"/>
    <w:rsid w:val="00A572FC"/>
    <w:rsid w:val="00A6434A"/>
    <w:rsid w:val="00A67A78"/>
    <w:rsid w:val="00A718C6"/>
    <w:rsid w:val="00A74934"/>
    <w:rsid w:val="00AA1780"/>
    <w:rsid w:val="00AA354E"/>
    <w:rsid w:val="00AC7974"/>
    <w:rsid w:val="00AD2DBA"/>
    <w:rsid w:val="00AD5E23"/>
    <w:rsid w:val="00AE03DF"/>
    <w:rsid w:val="00AE62E4"/>
    <w:rsid w:val="00AF536A"/>
    <w:rsid w:val="00B17B65"/>
    <w:rsid w:val="00B60DA1"/>
    <w:rsid w:val="00B610FD"/>
    <w:rsid w:val="00B76378"/>
    <w:rsid w:val="00B7683B"/>
    <w:rsid w:val="00B832E3"/>
    <w:rsid w:val="00B85667"/>
    <w:rsid w:val="00B9455C"/>
    <w:rsid w:val="00BB53A6"/>
    <w:rsid w:val="00BC441D"/>
    <w:rsid w:val="00BD18FE"/>
    <w:rsid w:val="00BD30E9"/>
    <w:rsid w:val="00BE2768"/>
    <w:rsid w:val="00BE6EBC"/>
    <w:rsid w:val="00BE7C5B"/>
    <w:rsid w:val="00BF3A52"/>
    <w:rsid w:val="00C040DD"/>
    <w:rsid w:val="00C04EFF"/>
    <w:rsid w:val="00C04F00"/>
    <w:rsid w:val="00C45215"/>
    <w:rsid w:val="00C76643"/>
    <w:rsid w:val="00C84023"/>
    <w:rsid w:val="00C84725"/>
    <w:rsid w:val="00C9013E"/>
    <w:rsid w:val="00CA40A6"/>
    <w:rsid w:val="00CA6F73"/>
    <w:rsid w:val="00CB5559"/>
    <w:rsid w:val="00CE1DCB"/>
    <w:rsid w:val="00CE6DB8"/>
    <w:rsid w:val="00CF318B"/>
    <w:rsid w:val="00D066CD"/>
    <w:rsid w:val="00D070E7"/>
    <w:rsid w:val="00D21853"/>
    <w:rsid w:val="00D24B28"/>
    <w:rsid w:val="00D33C06"/>
    <w:rsid w:val="00D53CDD"/>
    <w:rsid w:val="00D627C4"/>
    <w:rsid w:val="00D64CF4"/>
    <w:rsid w:val="00D70DDF"/>
    <w:rsid w:val="00D76BB4"/>
    <w:rsid w:val="00D92672"/>
    <w:rsid w:val="00D96DE9"/>
    <w:rsid w:val="00DC3804"/>
    <w:rsid w:val="00DD749D"/>
    <w:rsid w:val="00DF3103"/>
    <w:rsid w:val="00E034F3"/>
    <w:rsid w:val="00E137F4"/>
    <w:rsid w:val="00E36439"/>
    <w:rsid w:val="00E55163"/>
    <w:rsid w:val="00E572DD"/>
    <w:rsid w:val="00E60006"/>
    <w:rsid w:val="00E6697E"/>
    <w:rsid w:val="00E72C38"/>
    <w:rsid w:val="00E812B7"/>
    <w:rsid w:val="00E90D42"/>
    <w:rsid w:val="00EA5A3D"/>
    <w:rsid w:val="00ED4D71"/>
    <w:rsid w:val="00EF17D4"/>
    <w:rsid w:val="00F01B41"/>
    <w:rsid w:val="00F147B2"/>
    <w:rsid w:val="00F20A1E"/>
    <w:rsid w:val="00F27159"/>
    <w:rsid w:val="00F43484"/>
    <w:rsid w:val="00F45AAF"/>
    <w:rsid w:val="00F553D3"/>
    <w:rsid w:val="00F63659"/>
    <w:rsid w:val="00F636CD"/>
    <w:rsid w:val="00F66E17"/>
    <w:rsid w:val="00F70B6A"/>
    <w:rsid w:val="00F90216"/>
    <w:rsid w:val="00FA1BAB"/>
    <w:rsid w:val="00FB351E"/>
    <w:rsid w:val="00FC0430"/>
    <w:rsid w:val="00FC4E73"/>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17006"/>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Title">
    <w:name w:val="EndNote Bibliography Title"/>
    <w:basedOn w:val="Normal"/>
    <w:rsid w:val="005F127D"/>
    <w:pPr>
      <w:jc w:val="center"/>
    </w:pPr>
    <w:rPr>
      <w:rFonts w:ascii="Calibri" w:hAnsi="Calibri"/>
      <w:lang w:val="en-US"/>
    </w:rPr>
  </w:style>
  <w:style w:type="paragraph" w:customStyle="1" w:styleId="EndNoteBibliography">
    <w:name w:val="EndNote Bibliography"/>
    <w:basedOn w:val="Normal"/>
    <w:rsid w:val="005F127D"/>
    <w:rPr>
      <w:rFonts w:ascii="Calibri" w:hAnsi="Calibri"/>
      <w:lang w:val="en-US"/>
    </w:rPr>
  </w:style>
  <w:style w:type="character" w:styleId="CommentReference">
    <w:name w:val="annotation reference"/>
    <w:basedOn w:val="DefaultParagraphFont"/>
    <w:uiPriority w:val="99"/>
    <w:semiHidden/>
    <w:unhideWhenUsed/>
    <w:rsid w:val="00AA354E"/>
    <w:rPr>
      <w:sz w:val="16"/>
      <w:szCs w:val="16"/>
    </w:rPr>
  </w:style>
  <w:style w:type="paragraph" w:styleId="CommentText">
    <w:name w:val="annotation text"/>
    <w:basedOn w:val="Normal"/>
    <w:link w:val="CommentTextChar"/>
    <w:uiPriority w:val="99"/>
    <w:semiHidden/>
    <w:unhideWhenUsed/>
    <w:rsid w:val="00AA354E"/>
    <w:rPr>
      <w:sz w:val="20"/>
      <w:szCs w:val="20"/>
    </w:rPr>
  </w:style>
  <w:style w:type="character" w:customStyle="1" w:styleId="CommentTextChar">
    <w:name w:val="Comment Text Char"/>
    <w:basedOn w:val="DefaultParagraphFont"/>
    <w:link w:val="CommentText"/>
    <w:uiPriority w:val="99"/>
    <w:semiHidden/>
    <w:rsid w:val="00AA354E"/>
    <w:rPr>
      <w:sz w:val="20"/>
      <w:szCs w:val="20"/>
      <w:lang w:val="en-GB"/>
    </w:rPr>
  </w:style>
  <w:style w:type="paragraph" w:styleId="BalloonText">
    <w:name w:val="Balloon Text"/>
    <w:basedOn w:val="Normal"/>
    <w:link w:val="BalloonTextChar"/>
    <w:uiPriority w:val="99"/>
    <w:semiHidden/>
    <w:unhideWhenUsed/>
    <w:rsid w:val="00AA354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A354E"/>
    <w:rPr>
      <w:rFonts w:ascii="Times New Roman" w:hAnsi="Times New Roman" w:cs="Times New Roman"/>
      <w:sz w:val="18"/>
      <w:szCs w:val="18"/>
      <w:lang w:val="en-GB"/>
    </w:rPr>
  </w:style>
  <w:style w:type="paragraph" w:styleId="CommentSubject">
    <w:name w:val="annotation subject"/>
    <w:basedOn w:val="CommentText"/>
    <w:next w:val="CommentText"/>
    <w:link w:val="CommentSubjectChar"/>
    <w:uiPriority w:val="99"/>
    <w:semiHidden/>
    <w:unhideWhenUsed/>
    <w:rsid w:val="00AA354E"/>
    <w:rPr>
      <w:b/>
      <w:bCs/>
    </w:rPr>
  </w:style>
  <w:style w:type="character" w:customStyle="1" w:styleId="CommentSubjectChar">
    <w:name w:val="Comment Subject Char"/>
    <w:basedOn w:val="CommentTextChar"/>
    <w:link w:val="CommentSubject"/>
    <w:uiPriority w:val="99"/>
    <w:semiHidden/>
    <w:rsid w:val="00AA354E"/>
    <w:rPr>
      <w:b/>
      <w:bCs/>
      <w:sz w:val="20"/>
      <w:szCs w:val="20"/>
      <w:lang w:val="en-GB"/>
    </w:rPr>
  </w:style>
  <w:style w:type="paragraph" w:styleId="Revision">
    <w:name w:val="Revision"/>
    <w:hidden/>
    <w:uiPriority w:val="99"/>
    <w:semiHidden/>
    <w:rsid w:val="00251ADE"/>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comments" Target="comments.xml"/><Relationship Id="rId6" Type="http://schemas.microsoft.com/office/2011/relationships/commentsExtended" Target="commentsExtended.xml"/><Relationship Id="rId7" Type="http://schemas.openxmlformats.org/officeDocument/2006/relationships/fontTable" Target="fontTable.xml"/><Relationship Id="rId8" Type="http://schemas.microsoft.com/office/2011/relationships/people" Target="peop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4</Pages>
  <Words>1762</Words>
  <Characters>10049</Characters>
  <Application>Microsoft Macintosh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180</cp:revision>
  <dcterms:created xsi:type="dcterms:W3CDTF">2016-11-14T16:15:00Z</dcterms:created>
  <dcterms:modified xsi:type="dcterms:W3CDTF">2016-12-01T10:27:00Z</dcterms:modified>
</cp:coreProperties>
</file>