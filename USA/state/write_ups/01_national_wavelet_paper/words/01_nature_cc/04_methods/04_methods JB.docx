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C88F2D" w14:textId="295592A2" w:rsidR="007436D7" w:rsidRDefault="007436D7" w:rsidP="00417006">
      <w:pPr>
        <w:jc w:val="both"/>
        <w:rPr>
          <w:rFonts w:ascii="Arial" w:hAnsi="Arial" w:cs="Arial"/>
          <w:sz w:val="22"/>
          <w:szCs w:val="22"/>
        </w:rPr>
      </w:pPr>
      <w:r w:rsidRPr="00781265">
        <w:rPr>
          <w:rFonts w:ascii="Arial" w:hAnsi="Arial" w:cs="Arial"/>
          <w:b/>
          <w:sz w:val="22"/>
          <w:szCs w:val="22"/>
        </w:rPr>
        <w:t>Methods</w:t>
      </w:r>
    </w:p>
    <w:p w14:paraId="51AE8C35" w14:textId="77777777" w:rsidR="00781265" w:rsidRPr="00781265" w:rsidRDefault="00781265" w:rsidP="00417006">
      <w:pPr>
        <w:jc w:val="both"/>
        <w:rPr>
          <w:rFonts w:ascii="Arial" w:hAnsi="Arial" w:cs="Arial"/>
          <w:sz w:val="22"/>
          <w:szCs w:val="22"/>
        </w:rPr>
      </w:pPr>
    </w:p>
    <w:p w14:paraId="026BF6B6" w14:textId="77777777" w:rsidR="00134BC3" w:rsidRDefault="00134BC3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  <w:u w:val="single"/>
        </w:rPr>
      </w:pPr>
      <w:r w:rsidRPr="00417006">
        <w:rPr>
          <w:rFonts w:ascii="Arial" w:hAnsi="Arial" w:cs="Arial"/>
          <w:i/>
          <w:sz w:val="22"/>
          <w:szCs w:val="22"/>
          <w:u w:val="single"/>
        </w:rPr>
        <w:t>Data</w:t>
      </w:r>
    </w:p>
    <w:p w14:paraId="7983FDC7" w14:textId="77777777" w:rsidR="00D070E7" w:rsidRPr="00417006" w:rsidRDefault="00D070E7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  <w:u w:val="single"/>
        </w:rPr>
      </w:pPr>
    </w:p>
    <w:p w14:paraId="02E45E91" w14:textId="09F4E023" w:rsidR="00134BC3" w:rsidRPr="00781265" w:rsidRDefault="00935607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781265">
        <w:rPr>
          <w:rStyle w:val="apple-style-span"/>
          <w:rFonts w:ascii="Arial" w:hAnsi="Arial" w:cs="Arial"/>
          <w:sz w:val="22"/>
          <w:szCs w:val="22"/>
        </w:rPr>
        <w:t>US d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 xml:space="preserve">eath </w:t>
      </w:r>
      <w:r w:rsidR="00011D76" w:rsidRPr="00781265">
        <w:rPr>
          <w:rStyle w:val="apple-style-span"/>
          <w:rFonts w:ascii="Arial" w:hAnsi="Arial" w:cs="Arial"/>
          <w:sz w:val="22"/>
          <w:szCs w:val="22"/>
        </w:rPr>
        <w:t>certificate data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 xml:space="preserve"> for the years 1982-2013 </w:t>
      </w:r>
      <w:r w:rsidR="00011D76" w:rsidRPr="00781265">
        <w:rPr>
          <w:rStyle w:val="apple-style-span"/>
          <w:rFonts w:ascii="Arial" w:hAnsi="Arial" w:cs="Arial"/>
          <w:sz w:val="22"/>
          <w:szCs w:val="22"/>
        </w:rPr>
        <w:t xml:space="preserve">were obtained 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>from</w:t>
      </w:r>
      <w:r w:rsidR="00134BC3" w:rsidRPr="00781265">
        <w:rPr>
          <w:rStyle w:val="apple-style-span"/>
          <w:rFonts w:ascii="Arial" w:hAnsi="Arial" w:cs="Arial"/>
          <w:sz w:val="22"/>
          <w:szCs w:val="22"/>
        </w:rPr>
        <w:t xml:space="preserve"> 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>the National Center for Health Statistics (NCHS)</w:t>
      </w:r>
      <w:r w:rsidR="00134BC3" w:rsidRPr="00781265">
        <w:rPr>
          <w:rStyle w:val="apple-style-span"/>
          <w:rFonts w:ascii="Arial" w:hAnsi="Arial" w:cs="Arial"/>
          <w:sz w:val="22"/>
          <w:szCs w:val="22"/>
        </w:rPr>
        <w:t xml:space="preserve">.  </w:t>
      </w:r>
      <w:r w:rsidR="00134BC3" w:rsidRPr="00781265">
        <w:rPr>
          <w:rFonts w:ascii="Arial" w:hAnsi="Arial" w:cs="Arial"/>
          <w:sz w:val="22"/>
          <w:szCs w:val="22"/>
        </w:rPr>
        <w:t xml:space="preserve">Age, </w:t>
      </w:r>
      <w:r w:rsidR="009F2E5A" w:rsidRPr="00781265">
        <w:rPr>
          <w:rFonts w:ascii="Arial" w:hAnsi="Arial" w:cs="Arial"/>
          <w:sz w:val="22"/>
          <w:szCs w:val="22"/>
        </w:rPr>
        <w:t>sex</w:t>
      </w:r>
      <w:r w:rsidR="00A6434A" w:rsidRPr="00781265">
        <w:rPr>
          <w:rFonts w:ascii="Arial" w:hAnsi="Arial" w:cs="Arial"/>
          <w:sz w:val="22"/>
          <w:szCs w:val="22"/>
        </w:rPr>
        <w:t>, state of residence, and month</w:t>
      </w:r>
      <w:r w:rsidR="00134BC3" w:rsidRPr="00781265">
        <w:rPr>
          <w:rFonts w:ascii="Arial" w:hAnsi="Arial" w:cs="Arial"/>
          <w:sz w:val="22"/>
          <w:szCs w:val="22"/>
        </w:rPr>
        <w:t xml:space="preserve"> of death were available for each record</w:t>
      </w:r>
      <w:r w:rsidR="00563BDF" w:rsidRPr="00781265">
        <w:rPr>
          <w:rFonts w:ascii="Arial" w:hAnsi="Arial" w:cs="Arial"/>
          <w:sz w:val="22"/>
          <w:szCs w:val="22"/>
        </w:rPr>
        <w:t>, which in total represented 73</w:t>
      </w:r>
      <w:r w:rsidR="00E137F4" w:rsidRPr="00781265">
        <w:rPr>
          <w:rFonts w:ascii="Arial" w:hAnsi="Arial" w:cs="Arial"/>
          <w:sz w:val="22"/>
          <w:szCs w:val="22"/>
        </w:rPr>
        <w:t>,804,56</w:t>
      </w:r>
      <w:r w:rsidR="00B76378" w:rsidRPr="00781265">
        <w:rPr>
          <w:rFonts w:ascii="Arial" w:hAnsi="Arial" w:cs="Arial"/>
          <w:sz w:val="22"/>
          <w:szCs w:val="22"/>
        </w:rPr>
        <w:t>1</w:t>
      </w:r>
      <w:r w:rsidR="00563BDF" w:rsidRPr="00781265">
        <w:rPr>
          <w:rFonts w:ascii="Arial" w:hAnsi="Arial" w:cs="Arial"/>
          <w:sz w:val="22"/>
          <w:szCs w:val="22"/>
        </w:rPr>
        <w:t xml:space="preserve"> deaths.</w:t>
      </w:r>
      <w:r w:rsidR="00134BC3" w:rsidRPr="00781265">
        <w:rPr>
          <w:rFonts w:ascii="Arial" w:hAnsi="Arial" w:cs="Arial"/>
          <w:sz w:val="22"/>
          <w:szCs w:val="22"/>
        </w:rPr>
        <w:t xml:space="preserve"> </w:t>
      </w:r>
    </w:p>
    <w:p w14:paraId="69E09520" w14:textId="77777777" w:rsidR="002D522E" w:rsidRPr="00781265" w:rsidRDefault="002D522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A9549AF" w14:textId="48F2C8BC" w:rsidR="009F2E5A" w:rsidRPr="00781265" w:rsidRDefault="00563BDF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commentRangeStart w:id="0"/>
      <w:r w:rsidRPr="00781265">
        <w:rPr>
          <w:rFonts w:ascii="Arial" w:hAnsi="Arial" w:cs="Arial"/>
          <w:sz w:val="22"/>
          <w:szCs w:val="22"/>
        </w:rPr>
        <w:t xml:space="preserve">In addition, </w:t>
      </w:r>
      <w:r w:rsidR="00954E5E" w:rsidRPr="00781265">
        <w:rPr>
          <w:rFonts w:ascii="Arial" w:hAnsi="Arial" w:cs="Arial"/>
          <w:sz w:val="22"/>
          <w:szCs w:val="22"/>
        </w:rPr>
        <w:t xml:space="preserve">monthly </w:t>
      </w:r>
      <w:r w:rsidRPr="00781265">
        <w:rPr>
          <w:rFonts w:ascii="Arial" w:hAnsi="Arial" w:cs="Arial"/>
          <w:sz w:val="22"/>
          <w:szCs w:val="22"/>
        </w:rPr>
        <w:t xml:space="preserve">population records were required to </w:t>
      </w:r>
      <w:r w:rsidR="00045836" w:rsidRPr="00781265">
        <w:rPr>
          <w:rFonts w:ascii="Arial" w:hAnsi="Arial" w:cs="Arial"/>
          <w:sz w:val="22"/>
          <w:szCs w:val="22"/>
        </w:rPr>
        <w:t xml:space="preserve">create the deaths rates used in the wavelet analysis. </w:t>
      </w:r>
      <w:commentRangeEnd w:id="0"/>
      <w:r w:rsidR="00FE106B">
        <w:rPr>
          <w:rStyle w:val="CommentReference"/>
        </w:rPr>
        <w:commentReference w:id="0"/>
      </w:r>
      <w:r w:rsidR="002D522E" w:rsidRPr="00781265">
        <w:rPr>
          <w:rFonts w:ascii="Arial" w:hAnsi="Arial" w:cs="Arial"/>
          <w:sz w:val="22"/>
          <w:szCs w:val="22"/>
        </w:rPr>
        <w:t>Yearly p</w:t>
      </w:r>
      <w:r w:rsidR="00045836" w:rsidRPr="00781265">
        <w:rPr>
          <w:rFonts w:ascii="Arial" w:hAnsi="Arial" w:cs="Arial"/>
          <w:sz w:val="22"/>
          <w:szCs w:val="22"/>
        </w:rPr>
        <w:t>opulation counts were obtained from the US Census Bureau prior to 1990 and from the NCHS for 1990 to 2013</w:t>
      </w:r>
      <w:r w:rsidR="009F2E5A" w:rsidRPr="00781265">
        <w:rPr>
          <w:rFonts w:ascii="Arial" w:hAnsi="Arial" w:cs="Arial"/>
          <w:sz w:val="22"/>
          <w:szCs w:val="22"/>
        </w:rPr>
        <w:t xml:space="preserve"> (Ingram et al. 2003)</w:t>
      </w:r>
      <w:r w:rsidR="002D522E" w:rsidRPr="00781265">
        <w:rPr>
          <w:rFonts w:ascii="Arial" w:hAnsi="Arial" w:cs="Arial"/>
          <w:sz w:val="22"/>
          <w:szCs w:val="22"/>
        </w:rPr>
        <w:t>. Monthly population counts were inferred linearly from these</w:t>
      </w:r>
      <w:r w:rsidR="009F2E5A" w:rsidRPr="00781265">
        <w:rPr>
          <w:rFonts w:ascii="Arial" w:hAnsi="Arial" w:cs="Arial"/>
          <w:sz w:val="22"/>
          <w:szCs w:val="22"/>
        </w:rPr>
        <w:t>.</w:t>
      </w:r>
    </w:p>
    <w:p w14:paraId="250BA9F1" w14:textId="77777777" w:rsidR="000C0ECE" w:rsidRPr="00781265" w:rsidRDefault="000C0EC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5A5DE9CA" w14:textId="3045B9AD" w:rsidR="00781265" w:rsidRDefault="009F2E5A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781265">
        <w:rPr>
          <w:rFonts w:ascii="Arial" w:hAnsi="Arial" w:cs="Arial"/>
          <w:sz w:val="22"/>
          <w:szCs w:val="22"/>
        </w:rPr>
        <w:t xml:space="preserve">The data were divided by sex and age in the following </w:t>
      </w:r>
      <w:r w:rsidR="000C0ECE" w:rsidRPr="00781265">
        <w:rPr>
          <w:rFonts w:ascii="Arial" w:hAnsi="Arial" w:cs="Arial"/>
          <w:sz w:val="22"/>
          <w:szCs w:val="22"/>
        </w:rPr>
        <w:t>10 age groups (all in years): 0-4, 5-14, 25- 34, 35-44, 45-54, 55-64, 65-74, 75-84, 85+</w:t>
      </w:r>
      <w:r w:rsidRPr="00781265">
        <w:rPr>
          <w:rFonts w:ascii="Arial" w:hAnsi="Arial" w:cs="Arial"/>
          <w:sz w:val="22"/>
          <w:szCs w:val="22"/>
        </w:rPr>
        <w:t>.</w:t>
      </w:r>
      <w:r w:rsidR="000C0ECE" w:rsidRPr="00781265">
        <w:rPr>
          <w:rFonts w:ascii="Arial" w:hAnsi="Arial" w:cs="Arial"/>
          <w:sz w:val="22"/>
          <w:szCs w:val="22"/>
        </w:rPr>
        <w:t xml:space="preserve"> All-cause mortality monthly </w:t>
      </w:r>
      <w:r w:rsidR="006A3E8B" w:rsidRPr="00781265">
        <w:rPr>
          <w:rFonts w:ascii="Arial" w:hAnsi="Arial" w:cs="Arial"/>
          <w:sz w:val="22"/>
          <w:szCs w:val="22"/>
        </w:rPr>
        <w:t xml:space="preserve">death rates, adjusted for length of month, </w:t>
      </w:r>
      <w:r w:rsidR="000C0ECE" w:rsidRPr="00781265">
        <w:rPr>
          <w:rFonts w:ascii="Arial" w:hAnsi="Arial" w:cs="Arial"/>
          <w:sz w:val="22"/>
          <w:szCs w:val="22"/>
        </w:rPr>
        <w:t xml:space="preserve">were then calculated for each age group, both nationally </w:t>
      </w:r>
      <w:commentRangeStart w:id="1"/>
      <w:r w:rsidR="000C0ECE" w:rsidRPr="00781265">
        <w:rPr>
          <w:rFonts w:ascii="Arial" w:hAnsi="Arial" w:cs="Arial"/>
          <w:sz w:val="22"/>
          <w:szCs w:val="22"/>
        </w:rPr>
        <w:t>and</w:t>
      </w:r>
      <w:commentRangeEnd w:id="1"/>
      <w:r w:rsidR="00FE106B">
        <w:rPr>
          <w:rStyle w:val="CommentReference"/>
        </w:rPr>
        <w:commentReference w:id="1"/>
      </w:r>
      <w:r w:rsidR="000C0ECE" w:rsidRPr="00781265">
        <w:rPr>
          <w:rFonts w:ascii="Arial" w:hAnsi="Arial" w:cs="Arial"/>
          <w:sz w:val="22"/>
          <w:szCs w:val="22"/>
        </w:rPr>
        <w:t xml:space="preserve"> for sub-national climate regions (Karl and Koss</w:t>
      </w:r>
      <w:r w:rsidR="008245F0" w:rsidRPr="00781265">
        <w:rPr>
          <w:rFonts w:ascii="Arial" w:hAnsi="Arial" w:cs="Arial"/>
          <w:sz w:val="22"/>
          <w:szCs w:val="22"/>
        </w:rPr>
        <w:t xml:space="preserve"> 1984</w:t>
      </w:r>
      <w:r w:rsidR="006A3E8B" w:rsidRPr="00781265">
        <w:rPr>
          <w:rFonts w:ascii="Arial" w:hAnsi="Arial" w:cs="Arial"/>
          <w:sz w:val="22"/>
          <w:szCs w:val="22"/>
        </w:rPr>
        <w:t>)</w:t>
      </w:r>
      <w:r w:rsidR="008245F0" w:rsidRPr="00781265">
        <w:rPr>
          <w:rFonts w:ascii="Arial" w:hAnsi="Arial" w:cs="Arial"/>
          <w:sz w:val="22"/>
          <w:szCs w:val="22"/>
        </w:rPr>
        <w:t>.</w:t>
      </w:r>
    </w:p>
    <w:p w14:paraId="020450B2" w14:textId="77777777" w:rsidR="00417006" w:rsidRDefault="00417006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07CE258" w14:textId="67F53AF5" w:rsidR="00417006" w:rsidRDefault="00417006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  <w:u w:val="single"/>
        </w:rPr>
      </w:pPr>
      <w:r w:rsidRPr="00417006">
        <w:rPr>
          <w:rFonts w:ascii="Arial" w:hAnsi="Arial" w:cs="Arial"/>
          <w:i/>
          <w:sz w:val="22"/>
          <w:szCs w:val="22"/>
          <w:u w:val="single"/>
        </w:rPr>
        <w:t>Statistical methods</w:t>
      </w:r>
    </w:p>
    <w:p w14:paraId="39A8AA28" w14:textId="77777777" w:rsidR="006557F6" w:rsidRPr="006557F6" w:rsidRDefault="006557F6" w:rsidP="00417006">
      <w:pPr>
        <w:spacing w:line="480" w:lineRule="auto"/>
        <w:jc w:val="both"/>
        <w:rPr>
          <w:rFonts w:ascii="Arial" w:hAnsi="Arial" w:cs="Arial"/>
          <w:sz w:val="22"/>
          <w:szCs w:val="22"/>
          <w:u w:val="single"/>
        </w:rPr>
      </w:pPr>
    </w:p>
    <w:p w14:paraId="5CC80DA2" w14:textId="6219B6F2" w:rsidR="006557F6" w:rsidRPr="006557F6" w:rsidRDefault="006557F6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Our first objective was to establish whether seasonality was present, both nationally and sub-nationally, in the age-sex groups described above. For this, wavelet analysis wa</w:t>
      </w:r>
      <w:r w:rsidR="001776A2">
        <w:rPr>
          <w:rFonts w:ascii="Arial" w:hAnsi="Arial" w:cs="Arial"/>
          <w:sz w:val="22"/>
          <w:szCs w:val="22"/>
        </w:rPr>
        <w:t>s invoked</w:t>
      </w:r>
      <w:r w:rsidR="003809FF">
        <w:rPr>
          <w:rFonts w:ascii="Arial" w:hAnsi="Arial" w:cs="Arial"/>
          <w:sz w:val="22"/>
          <w:szCs w:val="22"/>
        </w:rPr>
        <w:t xml:space="preserve"> on each </w:t>
      </w:r>
      <w:r w:rsidR="001776A2">
        <w:rPr>
          <w:rFonts w:ascii="Arial" w:hAnsi="Arial" w:cs="Arial"/>
          <w:sz w:val="22"/>
          <w:szCs w:val="22"/>
        </w:rPr>
        <w:t>time series. If significant seasonality was established</w:t>
      </w:r>
      <w:r w:rsidR="003809FF">
        <w:rPr>
          <w:rFonts w:ascii="Arial" w:hAnsi="Arial" w:cs="Arial"/>
          <w:sz w:val="22"/>
          <w:szCs w:val="22"/>
        </w:rPr>
        <w:t xml:space="preserve"> from wavelet analysis</w:t>
      </w:r>
      <w:r w:rsidR="001776A2">
        <w:rPr>
          <w:rFonts w:ascii="Arial" w:hAnsi="Arial" w:cs="Arial"/>
          <w:sz w:val="22"/>
          <w:szCs w:val="22"/>
        </w:rPr>
        <w:t>,</w:t>
      </w:r>
      <w:r w:rsidR="003809FF">
        <w:rPr>
          <w:rFonts w:ascii="Arial" w:hAnsi="Arial" w:cs="Arial"/>
          <w:sz w:val="22"/>
          <w:szCs w:val="22"/>
        </w:rPr>
        <w:t xml:space="preserve"> the secondary objective was to </w:t>
      </w:r>
      <w:r w:rsidR="00D070E7">
        <w:rPr>
          <w:rFonts w:ascii="Arial" w:hAnsi="Arial" w:cs="Arial"/>
          <w:sz w:val="22"/>
          <w:szCs w:val="22"/>
        </w:rPr>
        <w:t>discover</w:t>
      </w:r>
      <w:r w:rsidR="00E55163">
        <w:rPr>
          <w:rFonts w:ascii="Arial" w:hAnsi="Arial" w:cs="Arial"/>
          <w:sz w:val="22"/>
          <w:szCs w:val="22"/>
        </w:rPr>
        <w:t xml:space="preserve"> where maximum and minimum mortality occurred within a year.</w:t>
      </w:r>
      <w:r w:rsidR="003809FF">
        <w:rPr>
          <w:rFonts w:ascii="Arial" w:hAnsi="Arial" w:cs="Arial"/>
          <w:sz w:val="22"/>
          <w:szCs w:val="22"/>
        </w:rPr>
        <w:t xml:space="preserve"> A centre of mass analysis was carried out for each time series to fulfil this.</w:t>
      </w:r>
    </w:p>
    <w:p w14:paraId="16949295" w14:textId="77777777" w:rsidR="006557F6" w:rsidRPr="006557F6" w:rsidRDefault="006557F6" w:rsidP="00417006">
      <w:pPr>
        <w:spacing w:line="480" w:lineRule="auto"/>
        <w:jc w:val="both"/>
        <w:rPr>
          <w:rFonts w:ascii="Arial" w:hAnsi="Arial" w:cs="Arial"/>
          <w:sz w:val="22"/>
          <w:szCs w:val="22"/>
          <w:u w:val="single"/>
        </w:rPr>
      </w:pPr>
    </w:p>
    <w:p w14:paraId="426DF509" w14:textId="0F5E241D" w:rsidR="00417006" w:rsidRDefault="00417006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Wavelet analysis</w:t>
      </w:r>
    </w:p>
    <w:p w14:paraId="03D7D1CD" w14:textId="77777777" w:rsidR="00BD30E9" w:rsidRPr="00417006" w:rsidRDefault="00BD30E9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</w:p>
    <w:p w14:paraId="23F98620" w14:textId="523DE9E9" w:rsidR="00D066CD" w:rsidRDefault="00417006" w:rsidP="00417006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417006">
        <w:rPr>
          <w:rFonts w:ascii="Arial" w:hAnsi="Arial" w:cs="Arial"/>
          <w:sz w:val="22"/>
          <w:szCs w:val="22"/>
        </w:rPr>
        <w:lastRenderedPageBreak/>
        <w:t>If death rates over time by month possesses a periodicity, the time series of deaths rates can be thought</w:t>
      </w:r>
      <w:r>
        <w:rPr>
          <w:rFonts w:ascii="Arial" w:hAnsi="Arial" w:cs="Arial"/>
          <w:sz w:val="22"/>
          <w:szCs w:val="22"/>
        </w:rPr>
        <w:t xml:space="preserve"> </w:t>
      </w:r>
      <w:r w:rsidRPr="00417006">
        <w:rPr>
          <w:rFonts w:ascii="Arial" w:hAnsi="Arial" w:cs="Arial"/>
          <w:sz w:val="22"/>
          <w:szCs w:val="22"/>
        </w:rPr>
        <w:t>of as a wave with a particular</w:t>
      </w:r>
      <w:r>
        <w:rPr>
          <w:rFonts w:ascii="Arial" w:hAnsi="Arial" w:cs="Arial"/>
          <w:sz w:val="22"/>
          <w:szCs w:val="22"/>
        </w:rPr>
        <w:t xml:space="preserve"> </w:t>
      </w:r>
      <w:r w:rsidR="00D066CD">
        <w:rPr>
          <w:rFonts w:ascii="Arial" w:hAnsi="Arial" w:cs="Arial"/>
          <w:sz w:val="22"/>
          <w:szCs w:val="22"/>
        </w:rPr>
        <w:t>frequency</w:t>
      </w:r>
      <w:r>
        <w:rPr>
          <w:rFonts w:ascii="Arial" w:hAnsi="Arial" w:cs="Arial"/>
          <w:sz w:val="22"/>
          <w:szCs w:val="22"/>
        </w:rPr>
        <w:t xml:space="preserve"> and amplitude</w:t>
      </w:r>
      <w:r w:rsidRPr="00417006">
        <w:rPr>
          <w:rFonts w:ascii="Arial" w:hAnsi="Arial" w:cs="Arial"/>
          <w:sz w:val="22"/>
          <w:szCs w:val="22"/>
        </w:rPr>
        <w:t xml:space="preserve">. </w:t>
      </w:r>
    </w:p>
    <w:p w14:paraId="35512BAC" w14:textId="77777777" w:rsidR="00BD30E9" w:rsidRPr="00A40231" w:rsidRDefault="00BD30E9" w:rsidP="00417006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3C7854E4" w14:textId="30971C76" w:rsidR="00AD5E23" w:rsidRDefault="00417006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1804AC">
        <w:rPr>
          <w:rFonts w:ascii="Arial" w:hAnsi="Arial" w:cs="Arial"/>
          <w:sz w:val="22"/>
          <w:szCs w:val="22"/>
        </w:rPr>
        <w:t xml:space="preserve">Due to potential for the period of mortality to change, disappear, or emerge through time, wavelet analysis is a good candidate for studying the phenomena in </w:t>
      </w:r>
      <w:r w:rsidR="001804AC" w:rsidRPr="001804AC">
        <w:rPr>
          <w:rFonts w:ascii="Arial" w:hAnsi="Arial" w:cs="Arial"/>
          <w:sz w:val="22"/>
          <w:szCs w:val="22"/>
        </w:rPr>
        <w:t>non-stationary</w:t>
      </w:r>
      <w:r w:rsidRPr="001804AC">
        <w:rPr>
          <w:rFonts w:ascii="Arial" w:hAnsi="Arial" w:cs="Arial"/>
          <w:sz w:val="22"/>
          <w:szCs w:val="22"/>
        </w:rPr>
        <w:t xml:space="preserve"> univariate seasonal time series, such as monthly death rate</w:t>
      </w:r>
      <w:r w:rsidR="003A0B89" w:rsidRPr="001804AC">
        <w:rPr>
          <w:rFonts w:ascii="Arial" w:hAnsi="Arial" w:cs="Arial"/>
          <w:sz w:val="22"/>
          <w:szCs w:val="22"/>
        </w:rPr>
        <w:t xml:space="preserve"> data</w:t>
      </w:r>
      <w:r w:rsidRPr="001804AC">
        <w:rPr>
          <w:rFonts w:ascii="Arial" w:hAnsi="Arial" w:cs="Arial"/>
          <w:sz w:val="22"/>
          <w:szCs w:val="22"/>
        </w:rPr>
        <w:t>.</w:t>
      </w:r>
      <w:r w:rsidR="003A0B89" w:rsidRPr="001804AC">
        <w:rPr>
          <w:rFonts w:ascii="Arial" w:hAnsi="Arial" w:cs="Arial"/>
          <w:sz w:val="22"/>
          <w:szCs w:val="22"/>
        </w:rPr>
        <w:t xml:space="preserve"> </w:t>
      </w:r>
      <w:r w:rsidR="004E7EC4">
        <w:rPr>
          <w:rFonts w:ascii="Arial" w:hAnsi="Arial" w:cs="Arial"/>
          <w:sz w:val="22"/>
          <w:szCs w:val="22"/>
        </w:rPr>
        <w:t>Wavelet analysis</w:t>
      </w:r>
      <w:r w:rsidR="00AD5E23">
        <w:rPr>
          <w:rFonts w:ascii="Arial" w:hAnsi="Arial" w:cs="Arial"/>
          <w:sz w:val="22"/>
          <w:szCs w:val="22"/>
        </w:rPr>
        <w:t xml:space="preserve"> is more suitable than a standard Fourier analysis, as it </w:t>
      </w:r>
      <w:r w:rsidR="004E7EC4">
        <w:rPr>
          <w:rFonts w:ascii="Arial" w:hAnsi="Arial" w:cs="Arial"/>
          <w:sz w:val="22"/>
          <w:szCs w:val="22"/>
        </w:rPr>
        <w:t xml:space="preserve">not only </w:t>
      </w:r>
      <w:r w:rsidR="00AD5E23">
        <w:rPr>
          <w:rFonts w:ascii="Arial" w:hAnsi="Arial" w:cs="Arial"/>
          <w:sz w:val="22"/>
          <w:szCs w:val="22"/>
        </w:rPr>
        <w:t xml:space="preserve">provides dominant periodic components, </w:t>
      </w:r>
      <w:r w:rsidR="004E7EC4">
        <w:rPr>
          <w:rFonts w:ascii="Arial" w:hAnsi="Arial" w:cs="Arial"/>
          <w:sz w:val="22"/>
          <w:szCs w:val="22"/>
        </w:rPr>
        <w:t>but also</w:t>
      </w:r>
      <w:r w:rsidR="00AD5E23">
        <w:rPr>
          <w:rFonts w:ascii="Arial" w:hAnsi="Arial" w:cs="Arial"/>
          <w:sz w:val="22"/>
          <w:szCs w:val="22"/>
        </w:rPr>
        <w:t xml:space="preserve"> </w:t>
      </w:r>
      <w:ins w:id="2" w:author="umahx99" w:date="2016-11-24T02:34:00Z">
        <w:r w:rsidR="00FE106B">
          <w:rPr>
            <w:rFonts w:ascii="Arial" w:hAnsi="Arial" w:cs="Arial"/>
            <w:sz w:val="22"/>
            <w:szCs w:val="22"/>
          </w:rPr>
          <w:t xml:space="preserve">estimates </w:t>
        </w:r>
      </w:ins>
      <w:r w:rsidR="00AD5E23">
        <w:rPr>
          <w:rFonts w:ascii="Arial" w:hAnsi="Arial" w:cs="Arial"/>
          <w:sz w:val="22"/>
          <w:szCs w:val="22"/>
        </w:rPr>
        <w:t>how these evolve over time.</w:t>
      </w:r>
    </w:p>
    <w:p w14:paraId="71AD0129" w14:textId="77777777" w:rsidR="00AD5E23" w:rsidRDefault="00AD5E23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5BA05116" w14:textId="66F5CA7C" w:rsidR="00AD5E23" w:rsidRDefault="00AD5E23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technical description of wavelet analysis is described in detail elsewhere (Cazelles 2008)</w:t>
      </w:r>
      <w:r w:rsidRPr="00417006">
        <w:rPr>
          <w:rFonts w:ascii="Arial" w:hAnsi="Arial" w:cs="Arial"/>
          <w:sz w:val="22"/>
          <w:szCs w:val="22"/>
        </w:rPr>
        <w:t xml:space="preserve">. </w:t>
      </w:r>
      <w:r w:rsidR="0094016A">
        <w:rPr>
          <w:rFonts w:ascii="Arial" w:hAnsi="Arial" w:cs="Arial"/>
          <w:sz w:val="22"/>
          <w:szCs w:val="22"/>
        </w:rPr>
        <w:t>In short, a</w:t>
      </w:r>
      <w:r w:rsidR="004E7EC4">
        <w:rPr>
          <w:rFonts w:ascii="Arial" w:hAnsi="Arial" w:cs="Arial"/>
          <w:sz w:val="22"/>
          <w:szCs w:val="22"/>
        </w:rPr>
        <w:t xml:space="preserve"> Morlet wavelet is the outcome of a convolution between the time seri</w:t>
      </w:r>
      <w:r w:rsidR="00520C4B">
        <w:rPr>
          <w:rFonts w:ascii="Arial" w:hAnsi="Arial" w:cs="Arial"/>
          <w:sz w:val="22"/>
          <w:szCs w:val="22"/>
        </w:rPr>
        <w:t>e</w:t>
      </w:r>
      <w:r w:rsidR="004E7EC4">
        <w:rPr>
          <w:rFonts w:ascii="Arial" w:hAnsi="Arial" w:cs="Arial"/>
          <w:sz w:val="22"/>
          <w:szCs w:val="22"/>
        </w:rPr>
        <w:t xml:space="preserve">s and a </w:t>
      </w:r>
      <w:r w:rsidR="001A6832">
        <w:rPr>
          <w:rFonts w:ascii="Arial" w:hAnsi="Arial" w:cs="Arial"/>
          <w:sz w:val="22"/>
          <w:szCs w:val="22"/>
        </w:rPr>
        <w:t>wind</w:t>
      </w:r>
      <w:r w:rsidR="004E7EC4">
        <w:rPr>
          <w:rFonts w:ascii="Arial" w:hAnsi="Arial" w:cs="Arial"/>
          <w:sz w:val="22"/>
          <w:szCs w:val="22"/>
        </w:rPr>
        <w:t xml:space="preserve">owed </w:t>
      </w:r>
      <w:r w:rsidR="00520C4B">
        <w:rPr>
          <w:rFonts w:ascii="Arial" w:hAnsi="Arial" w:cs="Arial"/>
          <w:sz w:val="22"/>
          <w:szCs w:val="22"/>
        </w:rPr>
        <w:t>mathematical function</w:t>
      </w:r>
      <w:r w:rsidR="0005575A">
        <w:rPr>
          <w:rFonts w:ascii="Arial" w:hAnsi="Arial" w:cs="Arial"/>
          <w:sz w:val="22"/>
          <w:szCs w:val="22"/>
        </w:rPr>
        <w:t>, known as the mother wavelet</w:t>
      </w:r>
      <w:r w:rsidR="00520C4B">
        <w:rPr>
          <w:rFonts w:ascii="Arial" w:hAnsi="Arial" w:cs="Arial"/>
          <w:sz w:val="22"/>
          <w:szCs w:val="22"/>
        </w:rPr>
        <w:t xml:space="preserve">. </w:t>
      </w:r>
      <w:r w:rsidR="001A6832">
        <w:rPr>
          <w:rFonts w:ascii="Arial" w:hAnsi="Arial" w:cs="Arial"/>
          <w:sz w:val="22"/>
          <w:szCs w:val="22"/>
        </w:rPr>
        <w:t>It</w:t>
      </w:r>
      <w:r w:rsidRPr="00417006">
        <w:rPr>
          <w:rFonts w:ascii="Arial" w:hAnsi="Arial" w:cs="Arial"/>
          <w:sz w:val="22"/>
          <w:szCs w:val="22"/>
        </w:rPr>
        <w:t xml:space="preserve"> allows a signal to be decomposed</w:t>
      </w:r>
      <w:r w:rsidR="0094016A">
        <w:rPr>
          <w:rFonts w:ascii="Arial" w:hAnsi="Arial" w:cs="Arial"/>
          <w:sz w:val="22"/>
          <w:szCs w:val="22"/>
        </w:rPr>
        <w:t>,</w:t>
      </w:r>
      <w:r w:rsidR="0094016A" w:rsidRPr="0094016A">
        <w:rPr>
          <w:rFonts w:ascii="Arial" w:hAnsi="Arial" w:cs="Arial"/>
          <w:sz w:val="22"/>
          <w:szCs w:val="22"/>
        </w:rPr>
        <w:t xml:space="preserve"> </w:t>
      </w:r>
      <w:r w:rsidR="0094016A">
        <w:rPr>
          <w:rFonts w:ascii="Arial" w:hAnsi="Arial" w:cs="Arial"/>
          <w:sz w:val="22"/>
          <w:szCs w:val="22"/>
        </w:rPr>
        <w:t>u</w:t>
      </w:r>
      <w:r w:rsidR="0094016A" w:rsidRPr="00417006">
        <w:rPr>
          <w:rFonts w:ascii="Arial" w:hAnsi="Arial" w:cs="Arial"/>
          <w:sz w:val="22"/>
          <w:szCs w:val="22"/>
        </w:rPr>
        <w:t>sing</w:t>
      </w:r>
      <w:ins w:id="3" w:author="umahx99" w:date="2016-11-24T02:35:00Z">
        <w:r w:rsidR="00010F1F">
          <w:rPr>
            <w:rFonts w:ascii="Arial" w:hAnsi="Arial" w:cs="Arial"/>
            <w:sz w:val="22"/>
            <w:szCs w:val="22"/>
          </w:rPr>
          <w:t xml:space="preserve"> a?</w:t>
        </w:r>
      </w:ins>
      <w:r w:rsidR="0094016A" w:rsidRPr="00417006">
        <w:rPr>
          <w:rFonts w:ascii="Arial" w:hAnsi="Arial" w:cs="Arial"/>
          <w:sz w:val="22"/>
          <w:szCs w:val="22"/>
        </w:rPr>
        <w:t xml:space="preserve"> </w:t>
      </w:r>
      <w:proofErr w:type="gramStart"/>
      <w:r w:rsidR="0094016A" w:rsidRPr="00417006">
        <w:rPr>
          <w:rFonts w:ascii="Arial" w:hAnsi="Arial" w:cs="Arial"/>
          <w:sz w:val="22"/>
          <w:szCs w:val="22"/>
        </w:rPr>
        <w:t>short-form</w:t>
      </w:r>
      <w:proofErr w:type="gramEnd"/>
      <w:r w:rsidR="0094016A" w:rsidRPr="00417006">
        <w:rPr>
          <w:rFonts w:ascii="Arial" w:hAnsi="Arial" w:cs="Arial"/>
          <w:sz w:val="22"/>
          <w:szCs w:val="22"/>
        </w:rPr>
        <w:t xml:space="preserve"> Fourier transform</w:t>
      </w:r>
      <w:r w:rsidR="0094016A">
        <w:rPr>
          <w:rFonts w:ascii="Arial" w:hAnsi="Arial" w:cs="Arial"/>
          <w:sz w:val="22"/>
          <w:szCs w:val="22"/>
        </w:rPr>
        <w:t>,</w:t>
      </w:r>
      <w:r w:rsidRPr="00417006">
        <w:rPr>
          <w:rFonts w:ascii="Arial" w:hAnsi="Arial" w:cs="Arial"/>
          <w:sz w:val="22"/>
          <w:szCs w:val="22"/>
        </w:rPr>
        <w:t xml:space="preserve"> into</w:t>
      </w:r>
      <w:r>
        <w:rPr>
          <w:rFonts w:ascii="Arial" w:hAnsi="Arial" w:cs="Arial"/>
          <w:sz w:val="22"/>
          <w:szCs w:val="22"/>
        </w:rPr>
        <w:t xml:space="preserve"> </w:t>
      </w:r>
      <w:r w:rsidRPr="00417006">
        <w:rPr>
          <w:rFonts w:ascii="Arial" w:hAnsi="Arial" w:cs="Arial"/>
          <w:sz w:val="22"/>
          <w:szCs w:val="22"/>
        </w:rPr>
        <w:t>frequency and phase content over time</w:t>
      </w:r>
      <w:r>
        <w:rPr>
          <w:rFonts w:ascii="Arial" w:hAnsi="Arial" w:cs="Arial"/>
          <w:sz w:val="22"/>
          <w:szCs w:val="22"/>
        </w:rPr>
        <w:t>.</w:t>
      </w:r>
      <w:r w:rsidR="00434577">
        <w:rPr>
          <w:rFonts w:ascii="Arial" w:hAnsi="Arial" w:cs="Arial"/>
          <w:sz w:val="22"/>
          <w:szCs w:val="22"/>
        </w:rPr>
        <w:t xml:space="preserve"> </w:t>
      </w:r>
      <w:r w:rsidR="0005575A">
        <w:rPr>
          <w:rFonts w:ascii="Arial" w:hAnsi="Arial" w:cs="Arial"/>
          <w:sz w:val="22"/>
          <w:szCs w:val="22"/>
        </w:rPr>
        <w:t>Wavelet coefficients are generated to describe</w:t>
      </w:r>
      <w:del w:id="4" w:author="umahx99" w:date="2016-11-24T02:35:00Z">
        <w:r w:rsidR="0005575A" w:rsidDel="00010F1F">
          <w:rPr>
            <w:rFonts w:ascii="Arial" w:hAnsi="Arial" w:cs="Arial"/>
            <w:sz w:val="22"/>
            <w:szCs w:val="22"/>
          </w:rPr>
          <w:delText>d</w:delText>
        </w:r>
      </w:del>
      <w:r w:rsidR="0005575A">
        <w:rPr>
          <w:rFonts w:ascii="Arial" w:hAnsi="Arial" w:cs="Arial"/>
          <w:sz w:val="22"/>
          <w:szCs w:val="22"/>
        </w:rPr>
        <w:t xml:space="preserve"> the frequency spectrum at a given time. This is done repeatedly </w:t>
      </w:r>
      <w:r w:rsidR="001030B3">
        <w:rPr>
          <w:rFonts w:ascii="Arial" w:hAnsi="Arial" w:cs="Arial"/>
          <w:sz w:val="22"/>
          <w:szCs w:val="22"/>
        </w:rPr>
        <w:t xml:space="preserve">at each time point in the </w:t>
      </w:r>
      <w:r w:rsidR="0005575A">
        <w:rPr>
          <w:rFonts w:ascii="Arial" w:hAnsi="Arial" w:cs="Arial"/>
          <w:sz w:val="22"/>
          <w:szCs w:val="22"/>
        </w:rPr>
        <w:t xml:space="preserve">period </w:t>
      </w:r>
      <w:r w:rsidR="001030B3">
        <w:rPr>
          <w:rFonts w:ascii="Arial" w:hAnsi="Arial" w:cs="Arial"/>
          <w:sz w:val="22"/>
          <w:szCs w:val="22"/>
        </w:rPr>
        <w:t xml:space="preserve">of study </w:t>
      </w:r>
      <w:r w:rsidR="0005575A">
        <w:rPr>
          <w:rFonts w:ascii="Arial" w:hAnsi="Arial" w:cs="Arial"/>
          <w:sz w:val="22"/>
          <w:szCs w:val="22"/>
        </w:rPr>
        <w:t xml:space="preserve">to generate a dynamic spectral analysis. The results of a wavelet analysis are plotted on a two-dimensional plot of </w:t>
      </w:r>
      <w:ins w:id="5" w:author="umahx99" w:date="2016-11-24T02:36:00Z">
        <w:r w:rsidR="00010F1F">
          <w:rPr>
            <w:rFonts w:ascii="Arial" w:hAnsi="Arial" w:cs="Arial"/>
            <w:sz w:val="22"/>
            <w:szCs w:val="22"/>
          </w:rPr>
          <w:t xml:space="preserve">time against </w:t>
        </w:r>
      </w:ins>
      <w:r w:rsidR="0005575A">
        <w:rPr>
          <w:rFonts w:ascii="Arial" w:hAnsi="Arial" w:cs="Arial"/>
          <w:sz w:val="22"/>
          <w:szCs w:val="22"/>
        </w:rPr>
        <w:t>frequency coefficients</w:t>
      </w:r>
      <w:del w:id="6" w:author="umahx99" w:date="2016-11-24T02:36:00Z">
        <w:r w:rsidR="0005575A" w:rsidDel="00010F1F">
          <w:rPr>
            <w:rFonts w:ascii="Arial" w:hAnsi="Arial" w:cs="Arial"/>
            <w:sz w:val="22"/>
            <w:szCs w:val="22"/>
          </w:rPr>
          <w:delText xml:space="preserve"> against time</w:delText>
        </w:r>
      </w:del>
      <w:r w:rsidR="006B356C">
        <w:rPr>
          <w:rFonts w:ascii="Arial" w:hAnsi="Arial" w:cs="Arial"/>
          <w:sz w:val="22"/>
          <w:szCs w:val="22"/>
        </w:rPr>
        <w:t>.</w:t>
      </w:r>
    </w:p>
    <w:p w14:paraId="0FD906FF" w14:textId="77777777" w:rsidR="006B356C" w:rsidRDefault="006B356C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5A404D5F" w14:textId="77777777" w:rsidR="00381442" w:rsidRDefault="001030B3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Before undergoing a wavelet analysis, each</w:t>
      </w:r>
      <w:r w:rsidR="00BE2768">
        <w:rPr>
          <w:rFonts w:ascii="Arial" w:hAnsi="Arial" w:cs="Arial"/>
          <w:sz w:val="22"/>
          <w:szCs w:val="22"/>
        </w:rPr>
        <w:t xml:space="preserve"> all-cause mortality death rate</w:t>
      </w:r>
      <w:r>
        <w:rPr>
          <w:rFonts w:ascii="Arial" w:hAnsi="Arial" w:cs="Arial"/>
          <w:sz w:val="22"/>
          <w:szCs w:val="22"/>
        </w:rPr>
        <w:t xml:space="preserve"> time series</w:t>
      </w:r>
      <w:r w:rsidR="00BE2768">
        <w:rPr>
          <w:rFonts w:ascii="Arial" w:hAnsi="Arial" w:cs="Arial"/>
          <w:sz w:val="22"/>
          <w:szCs w:val="22"/>
        </w:rPr>
        <w:t xml:space="preserve"> was</w:t>
      </w:r>
      <w:r>
        <w:rPr>
          <w:rFonts w:ascii="Arial" w:hAnsi="Arial" w:cs="Arial"/>
          <w:sz w:val="22"/>
          <w:szCs w:val="22"/>
        </w:rPr>
        <w:t xml:space="preserve"> logarithmically transformed, detrended by</w:t>
      </w:r>
      <w:r w:rsidR="00A74934">
        <w:rPr>
          <w:rFonts w:ascii="Arial" w:hAnsi="Arial" w:cs="Arial"/>
          <w:sz w:val="22"/>
          <w:szCs w:val="22"/>
        </w:rPr>
        <w:t xml:space="preserve"> polynomial regression, and</w:t>
      </w:r>
      <w:r>
        <w:rPr>
          <w:rFonts w:ascii="Arial" w:hAnsi="Arial" w:cs="Arial"/>
          <w:sz w:val="22"/>
          <w:szCs w:val="22"/>
        </w:rPr>
        <w:t xml:space="preserve"> standardised. </w:t>
      </w:r>
      <w:r w:rsidR="00BE2768">
        <w:rPr>
          <w:rFonts w:ascii="Arial" w:hAnsi="Arial" w:cs="Arial"/>
          <w:sz w:val="22"/>
          <w:szCs w:val="22"/>
        </w:rPr>
        <w:t>Using the Morlet wavelet</w:t>
      </w:r>
      <w:r w:rsidR="00C04F00">
        <w:rPr>
          <w:rFonts w:ascii="Arial" w:hAnsi="Arial" w:cs="Arial"/>
          <w:sz w:val="22"/>
          <w:szCs w:val="22"/>
        </w:rPr>
        <w:t xml:space="preserve"> method</w:t>
      </w:r>
      <w:r w:rsidR="00BE2768">
        <w:rPr>
          <w:rFonts w:ascii="Arial" w:hAnsi="Arial" w:cs="Arial"/>
          <w:sz w:val="22"/>
          <w:szCs w:val="22"/>
        </w:rPr>
        <w:t xml:space="preserve">, each </w:t>
      </w:r>
      <w:r w:rsidR="00C04F00">
        <w:rPr>
          <w:rFonts w:ascii="Arial" w:hAnsi="Arial" w:cs="Arial"/>
          <w:sz w:val="22"/>
          <w:szCs w:val="22"/>
        </w:rPr>
        <w:t xml:space="preserve">time series was decomposed into frequency coefficients across time, </w:t>
      </w:r>
      <w:commentRangeStart w:id="7"/>
      <w:r w:rsidR="00C04F00">
        <w:rPr>
          <w:rFonts w:ascii="Arial" w:hAnsi="Arial" w:cs="Arial"/>
          <w:sz w:val="22"/>
          <w:szCs w:val="22"/>
        </w:rPr>
        <w:t>and plotted on a wavelet power spectrum</w:t>
      </w:r>
      <w:commentRangeEnd w:id="7"/>
      <w:r w:rsidR="00010F1F">
        <w:rPr>
          <w:rStyle w:val="CommentReference"/>
        </w:rPr>
        <w:commentReference w:id="7"/>
      </w:r>
      <w:r w:rsidR="00C04F00">
        <w:rPr>
          <w:rFonts w:ascii="Arial" w:hAnsi="Arial" w:cs="Arial"/>
          <w:sz w:val="22"/>
          <w:szCs w:val="22"/>
        </w:rPr>
        <w:t xml:space="preserve">. </w:t>
      </w:r>
    </w:p>
    <w:p w14:paraId="45EBCEEE" w14:textId="77777777" w:rsidR="00381442" w:rsidRDefault="00381442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4F74A5AC" w14:textId="537A1B25" w:rsidR="00434577" w:rsidRDefault="00E812B7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wavelet power spectrum </w:t>
      </w:r>
      <w:r w:rsidR="00A74934">
        <w:rPr>
          <w:rFonts w:ascii="Arial" w:hAnsi="Arial" w:cs="Arial"/>
          <w:sz w:val="22"/>
          <w:szCs w:val="22"/>
        </w:rPr>
        <w:t xml:space="preserve">was compared against a </w:t>
      </w:r>
      <w:commentRangeStart w:id="8"/>
      <w:r w:rsidR="00A74934">
        <w:rPr>
          <w:rFonts w:ascii="Arial" w:hAnsi="Arial" w:cs="Arial"/>
          <w:sz w:val="22"/>
          <w:szCs w:val="22"/>
        </w:rPr>
        <w:t>red</w:t>
      </w:r>
      <w:r>
        <w:rPr>
          <w:rFonts w:ascii="Arial" w:hAnsi="Arial" w:cs="Arial"/>
          <w:sz w:val="22"/>
          <w:szCs w:val="22"/>
        </w:rPr>
        <w:t xml:space="preserve"> noise spectrum</w:t>
      </w:r>
      <w:commentRangeEnd w:id="8"/>
      <w:r w:rsidR="00010F1F">
        <w:rPr>
          <w:rStyle w:val="CommentReference"/>
        </w:rPr>
        <w:commentReference w:id="8"/>
      </w:r>
      <w:r>
        <w:rPr>
          <w:rFonts w:ascii="Arial" w:hAnsi="Arial" w:cs="Arial"/>
          <w:sz w:val="22"/>
          <w:szCs w:val="22"/>
        </w:rPr>
        <w:t xml:space="preserve">, and each spectral element was </w:t>
      </w:r>
      <w:del w:id="9" w:author="umahx99" w:date="2016-11-24T02:42:00Z">
        <w:r w:rsidDel="00010F1F">
          <w:rPr>
            <w:rFonts w:ascii="Arial" w:hAnsi="Arial" w:cs="Arial"/>
            <w:sz w:val="22"/>
            <w:szCs w:val="22"/>
          </w:rPr>
          <w:delText>compared against</w:delText>
        </w:r>
      </w:del>
      <w:ins w:id="10" w:author="umahx99" w:date="2016-11-24T02:42:00Z">
        <w:r w:rsidR="00010F1F">
          <w:rPr>
            <w:rFonts w:ascii="Arial" w:hAnsi="Arial" w:cs="Arial"/>
            <w:sz w:val="22"/>
            <w:szCs w:val="22"/>
          </w:rPr>
          <w:t>tested at the</w:t>
        </w:r>
      </w:ins>
      <w:r>
        <w:rPr>
          <w:rFonts w:ascii="Arial" w:hAnsi="Arial" w:cs="Arial"/>
          <w:sz w:val="22"/>
          <w:szCs w:val="22"/>
        </w:rPr>
        <w:t xml:space="preserve"> </w:t>
      </w:r>
      <w:del w:id="11" w:author="umahx99" w:date="2016-11-24T02:42:00Z">
        <w:r w:rsidDel="00010F1F">
          <w:rPr>
            <w:rFonts w:ascii="Arial" w:hAnsi="Arial" w:cs="Arial"/>
            <w:sz w:val="22"/>
            <w:szCs w:val="22"/>
          </w:rPr>
          <w:delText xml:space="preserve">a </w:delText>
        </w:r>
      </w:del>
      <w:r>
        <w:rPr>
          <w:rFonts w:ascii="Arial" w:hAnsi="Arial" w:cs="Arial"/>
          <w:sz w:val="22"/>
          <w:szCs w:val="22"/>
        </w:rPr>
        <w:t>95%</w:t>
      </w:r>
      <w:del w:id="12" w:author="umahx99" w:date="2016-11-24T02:43:00Z">
        <w:r w:rsidDel="00010F1F">
          <w:rPr>
            <w:rFonts w:ascii="Arial" w:hAnsi="Arial" w:cs="Arial"/>
            <w:sz w:val="22"/>
            <w:szCs w:val="22"/>
          </w:rPr>
          <w:delText xml:space="preserve"> </w:delText>
        </w:r>
      </w:del>
      <w:del w:id="13" w:author="umahx99" w:date="2016-11-24T02:42:00Z">
        <w:r w:rsidDel="00010F1F">
          <w:rPr>
            <w:rFonts w:ascii="Arial" w:hAnsi="Arial" w:cs="Arial"/>
            <w:sz w:val="22"/>
            <w:szCs w:val="22"/>
          </w:rPr>
          <w:delText>con</w:delText>
        </w:r>
        <w:r w:rsidR="00A67A78" w:rsidDel="00010F1F">
          <w:rPr>
            <w:rFonts w:ascii="Arial" w:hAnsi="Arial" w:cs="Arial"/>
            <w:sz w:val="22"/>
            <w:szCs w:val="22"/>
          </w:rPr>
          <w:delText>fidence</w:delText>
        </w:r>
      </w:del>
      <w:r w:rsidR="00A67A78">
        <w:rPr>
          <w:rFonts w:ascii="Arial" w:hAnsi="Arial" w:cs="Arial"/>
          <w:sz w:val="22"/>
          <w:szCs w:val="22"/>
        </w:rPr>
        <w:t xml:space="preserve"> level </w:t>
      </w:r>
      <w:del w:id="14" w:author="umahx99" w:date="2016-11-24T02:43:00Z">
        <w:r w:rsidR="00A67A78" w:rsidDel="00010F1F">
          <w:rPr>
            <w:rFonts w:ascii="Arial" w:hAnsi="Arial" w:cs="Arial"/>
            <w:sz w:val="22"/>
            <w:szCs w:val="22"/>
          </w:rPr>
          <w:delText xml:space="preserve">to test </w:delText>
        </w:r>
      </w:del>
      <w:r w:rsidR="00A67A78">
        <w:rPr>
          <w:rFonts w:ascii="Arial" w:hAnsi="Arial" w:cs="Arial"/>
          <w:sz w:val="22"/>
          <w:szCs w:val="22"/>
        </w:rPr>
        <w:t>for</w:t>
      </w:r>
      <w:del w:id="15" w:author="umahx99" w:date="2016-11-24T02:44:00Z">
        <w:r w:rsidR="00A67A78" w:rsidDel="00010F1F">
          <w:rPr>
            <w:rFonts w:ascii="Arial" w:hAnsi="Arial" w:cs="Arial"/>
            <w:sz w:val="22"/>
            <w:szCs w:val="22"/>
          </w:rPr>
          <w:delText xml:space="preserve"> </w:delText>
        </w:r>
      </w:del>
      <w:del w:id="16" w:author="umahx99" w:date="2016-11-24T02:43:00Z">
        <w:r w:rsidR="00A67A78" w:rsidDel="00010F1F">
          <w:rPr>
            <w:rFonts w:ascii="Arial" w:hAnsi="Arial" w:cs="Arial"/>
            <w:sz w:val="22"/>
            <w:szCs w:val="22"/>
          </w:rPr>
          <w:delText>a</w:delText>
        </w:r>
      </w:del>
      <w:r w:rsidR="00A67A78">
        <w:rPr>
          <w:rFonts w:ascii="Arial" w:hAnsi="Arial" w:cs="Arial"/>
          <w:sz w:val="22"/>
          <w:szCs w:val="22"/>
        </w:rPr>
        <w:t xml:space="preserve"> significant annual seasonality (i.e. a frequency coefficient above the 95% red noise confidence interval</w:t>
      </w:r>
      <w:r>
        <w:rPr>
          <w:rFonts w:ascii="Arial" w:hAnsi="Arial" w:cs="Arial"/>
          <w:sz w:val="22"/>
          <w:szCs w:val="22"/>
        </w:rPr>
        <w:t xml:space="preserve"> at 12 months</w:t>
      </w:r>
      <w:r w:rsidR="00A67A78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. </w:t>
      </w:r>
      <w:r w:rsidRPr="00417006">
        <w:rPr>
          <w:rFonts w:ascii="Arial" w:hAnsi="Arial" w:cs="Arial"/>
          <w:sz w:val="22"/>
          <w:szCs w:val="22"/>
        </w:rPr>
        <w:t>The R package</w:t>
      </w:r>
      <w:r>
        <w:rPr>
          <w:rFonts w:ascii="Arial" w:hAnsi="Arial" w:cs="Arial"/>
          <w:sz w:val="22"/>
          <w:szCs w:val="22"/>
        </w:rPr>
        <w:t xml:space="preserve"> </w:t>
      </w:r>
      <w:r w:rsidRPr="00417006">
        <w:rPr>
          <w:rFonts w:ascii="Arial" w:hAnsi="Arial" w:cs="Arial"/>
          <w:sz w:val="22"/>
          <w:szCs w:val="22"/>
        </w:rPr>
        <w:t xml:space="preserve">WaveletComp </w:t>
      </w:r>
      <w:r w:rsidR="00CA40A6">
        <w:rPr>
          <w:rFonts w:ascii="Arial" w:hAnsi="Arial" w:cs="Arial"/>
          <w:sz w:val="22"/>
          <w:szCs w:val="22"/>
        </w:rPr>
        <w:t>was utilised</w:t>
      </w:r>
      <w:r w:rsidRPr="00417006">
        <w:rPr>
          <w:rFonts w:ascii="Arial" w:hAnsi="Arial" w:cs="Arial"/>
          <w:sz w:val="22"/>
          <w:szCs w:val="22"/>
        </w:rPr>
        <w:t xml:space="preserve"> </w:t>
      </w:r>
      <w:r w:rsidR="00CA40A6">
        <w:rPr>
          <w:rFonts w:ascii="Arial" w:hAnsi="Arial" w:cs="Arial"/>
          <w:sz w:val="22"/>
          <w:szCs w:val="22"/>
        </w:rPr>
        <w:t>for</w:t>
      </w:r>
      <w:r w:rsidRPr="00417006">
        <w:rPr>
          <w:rFonts w:ascii="Arial" w:hAnsi="Arial" w:cs="Arial"/>
          <w:sz w:val="22"/>
          <w:szCs w:val="22"/>
        </w:rPr>
        <w:t xml:space="preserve"> </w:t>
      </w:r>
      <w:del w:id="17" w:author="umahx99" w:date="2016-11-24T02:44:00Z">
        <w:r w:rsidRPr="00417006" w:rsidDel="00010F1F">
          <w:rPr>
            <w:rFonts w:ascii="Arial" w:hAnsi="Arial" w:cs="Arial"/>
            <w:sz w:val="22"/>
            <w:szCs w:val="22"/>
          </w:rPr>
          <w:delText xml:space="preserve">streamlined </w:delText>
        </w:r>
      </w:del>
      <w:ins w:id="18" w:author="umahx99" w:date="2016-11-24T02:44:00Z">
        <w:r w:rsidR="00010F1F">
          <w:rPr>
            <w:rFonts w:ascii="Arial" w:hAnsi="Arial" w:cs="Arial"/>
            <w:sz w:val="22"/>
            <w:szCs w:val="22"/>
          </w:rPr>
          <w:t>this</w:t>
        </w:r>
        <w:r w:rsidR="00010F1F" w:rsidRPr="00417006">
          <w:rPr>
            <w:rFonts w:ascii="Arial" w:hAnsi="Arial" w:cs="Arial"/>
            <w:sz w:val="22"/>
            <w:szCs w:val="22"/>
          </w:rPr>
          <w:t xml:space="preserve"> </w:t>
        </w:r>
      </w:ins>
      <w:r w:rsidRPr="00417006">
        <w:rPr>
          <w:rFonts w:ascii="Arial" w:hAnsi="Arial" w:cs="Arial"/>
          <w:sz w:val="22"/>
          <w:szCs w:val="22"/>
        </w:rPr>
        <w:t>wavelet analysis.</w:t>
      </w:r>
    </w:p>
    <w:p w14:paraId="1190C2EA" w14:textId="77777777" w:rsidR="00AD5E23" w:rsidRDefault="00AD5E23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20000B9B" w14:textId="6398CDE0" w:rsidR="00781265" w:rsidRDefault="003A0B89" w:rsidP="00E812B7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eastAsia="Times New Roman" w:hAnsi="Arial" w:cs="Arial"/>
          <w:sz w:val="22"/>
          <w:szCs w:val="22"/>
          <w:lang w:eastAsia="en-GB"/>
        </w:rPr>
      </w:pPr>
      <w:commentRangeStart w:id="19"/>
      <w:r w:rsidRPr="001804AC">
        <w:rPr>
          <w:rFonts w:ascii="Arial" w:hAnsi="Arial" w:cs="Arial"/>
          <w:sz w:val="22"/>
          <w:szCs w:val="22"/>
        </w:rPr>
        <w:t xml:space="preserve">Wavelet analysis has been previously utilised to examine periodicity in infectious diseases, such as meningitis, </w:t>
      </w:r>
      <w:r w:rsidR="001804AC" w:rsidRPr="001804AC">
        <w:rPr>
          <w:rFonts w:ascii="Arial" w:hAnsi="Arial" w:cs="Arial"/>
          <w:sz w:val="22"/>
          <w:szCs w:val="22"/>
        </w:rPr>
        <w:t>measles</w:t>
      </w:r>
      <w:r w:rsidR="001804AC">
        <w:rPr>
          <w:rFonts w:ascii="Arial" w:eastAsia="Times New Roman" w:hAnsi="Arial" w:cs="Arial"/>
          <w:sz w:val="22"/>
          <w:szCs w:val="22"/>
          <w:lang w:eastAsia="en-GB"/>
        </w:rPr>
        <w:t>, pertussis, meningococcal disease, influenza, or dengue.</w:t>
      </w:r>
      <w:r w:rsidR="00AD5E23">
        <w:rPr>
          <w:rFonts w:ascii="Arial" w:eastAsia="Times New Roman" w:hAnsi="Arial" w:cs="Arial"/>
          <w:sz w:val="22"/>
          <w:szCs w:val="22"/>
          <w:lang w:eastAsia="en-GB"/>
        </w:rPr>
        <w:t xml:space="preserve"> As far as the authors are aware, they have not been applied to United States all-cause mortality death rate records.</w:t>
      </w:r>
      <w:commentRangeEnd w:id="19"/>
      <w:r w:rsidR="007A14C3">
        <w:rPr>
          <w:rStyle w:val="CommentReference"/>
        </w:rPr>
        <w:commentReference w:id="19"/>
      </w:r>
    </w:p>
    <w:p w14:paraId="57ABB9FF" w14:textId="77777777" w:rsidR="00D070E7" w:rsidRDefault="00D070E7" w:rsidP="00E812B7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287CA87" w14:textId="08C27EC0" w:rsidR="008A7468" w:rsidRDefault="008A7468" w:rsidP="008A7468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Centre of gravity </w:t>
      </w:r>
      <w:r w:rsidR="002E041E">
        <w:rPr>
          <w:rFonts w:ascii="Arial" w:hAnsi="Arial" w:cs="Arial"/>
          <w:i/>
          <w:sz w:val="22"/>
          <w:szCs w:val="22"/>
        </w:rPr>
        <w:t xml:space="preserve">and inverse centre of gravity </w:t>
      </w:r>
      <w:r>
        <w:rPr>
          <w:rFonts w:ascii="Arial" w:hAnsi="Arial" w:cs="Arial"/>
          <w:i/>
          <w:sz w:val="22"/>
          <w:szCs w:val="22"/>
        </w:rPr>
        <w:t>analysis</w:t>
      </w:r>
    </w:p>
    <w:p w14:paraId="42FBB835" w14:textId="77777777" w:rsidR="007F7BFF" w:rsidRDefault="007F7BFF" w:rsidP="008A7468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</w:p>
    <w:p w14:paraId="204364B7" w14:textId="5851215C" w:rsidR="00516C72" w:rsidRDefault="00654BB7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centre of gravity </w:t>
      </w:r>
      <w:r w:rsidR="00076C18">
        <w:rPr>
          <w:rFonts w:ascii="Arial" w:hAnsi="Arial" w:cs="Arial"/>
          <w:sz w:val="22"/>
          <w:szCs w:val="22"/>
        </w:rPr>
        <w:t>is</w:t>
      </w:r>
      <w:r>
        <w:rPr>
          <w:rFonts w:ascii="Arial" w:hAnsi="Arial" w:cs="Arial"/>
          <w:sz w:val="22"/>
          <w:szCs w:val="22"/>
        </w:rPr>
        <w:t xml:space="preserve"> defined, as in previous studies, as </w:t>
      </w:r>
      <w:r w:rsidR="002E041E">
        <w:rPr>
          <w:rFonts w:ascii="Arial" w:hAnsi="Arial" w:cs="Arial"/>
          <w:sz w:val="22"/>
          <w:szCs w:val="22"/>
        </w:rPr>
        <w:t xml:space="preserve">the mean month of </w:t>
      </w:r>
      <w:r w:rsidR="00516C72">
        <w:rPr>
          <w:rFonts w:ascii="Arial" w:hAnsi="Arial" w:cs="Arial"/>
          <w:sz w:val="22"/>
          <w:szCs w:val="22"/>
        </w:rPr>
        <w:t xml:space="preserve">maximum </w:t>
      </w:r>
      <w:r w:rsidR="002E041E">
        <w:rPr>
          <w:rFonts w:ascii="Arial" w:hAnsi="Arial" w:cs="Arial"/>
          <w:sz w:val="22"/>
          <w:szCs w:val="22"/>
        </w:rPr>
        <w:t>mortality</w:t>
      </w:r>
      <w:r w:rsidR="00516C72">
        <w:rPr>
          <w:rFonts w:ascii="Arial" w:hAnsi="Arial" w:cs="Arial"/>
          <w:sz w:val="22"/>
          <w:szCs w:val="22"/>
        </w:rPr>
        <w:t xml:space="preserve"> within a year</w:t>
      </w:r>
      <w:r w:rsidR="002E041E">
        <w:rPr>
          <w:rFonts w:ascii="Arial" w:hAnsi="Arial" w:cs="Arial"/>
          <w:sz w:val="22"/>
          <w:szCs w:val="22"/>
        </w:rPr>
        <w:t xml:space="preserve">, where each month has been weighted by the number of deaths </w:t>
      </w:r>
      <w:commentRangeStart w:id="20"/>
      <w:r w:rsidR="002E041E">
        <w:rPr>
          <w:rFonts w:ascii="Arial" w:hAnsi="Arial" w:cs="Arial"/>
          <w:sz w:val="22"/>
          <w:szCs w:val="22"/>
        </w:rPr>
        <w:t>occurring</w:t>
      </w:r>
      <w:commentRangeEnd w:id="20"/>
      <w:r w:rsidR="00AB19E3">
        <w:rPr>
          <w:rStyle w:val="CommentReference"/>
        </w:rPr>
        <w:commentReference w:id="20"/>
      </w:r>
      <w:r w:rsidR="002E041E">
        <w:rPr>
          <w:rFonts w:ascii="Arial" w:hAnsi="Arial" w:cs="Arial"/>
          <w:sz w:val="22"/>
          <w:szCs w:val="22"/>
        </w:rPr>
        <w:t xml:space="preserve"> within it (</w:t>
      </w:r>
      <w:proofErr w:type="spellStart"/>
      <w:del w:id="21" w:author="umahx99" w:date="2016-11-24T02:47:00Z">
        <w:r w:rsidR="002B4877" w:rsidDel="00547049">
          <w:rPr>
            <w:rFonts w:ascii="Arial" w:hAnsi="Arial" w:cs="Arial"/>
            <w:sz w:val="22"/>
            <w:szCs w:val="22"/>
          </w:rPr>
          <w:delText xml:space="preserve">see </w:delText>
        </w:r>
      </w:del>
      <w:r w:rsidR="002E041E">
        <w:rPr>
          <w:rFonts w:ascii="Arial" w:hAnsi="Arial" w:cs="Arial"/>
          <w:sz w:val="22"/>
          <w:szCs w:val="22"/>
        </w:rPr>
        <w:t>Paireau</w:t>
      </w:r>
      <w:proofErr w:type="spellEnd"/>
      <w:r w:rsidR="002E041E">
        <w:rPr>
          <w:rFonts w:ascii="Arial" w:hAnsi="Arial" w:cs="Arial"/>
          <w:sz w:val="22"/>
          <w:szCs w:val="22"/>
        </w:rPr>
        <w:t xml:space="preserve"> et al. 2016). </w:t>
      </w:r>
    </w:p>
    <w:p w14:paraId="206400EF" w14:textId="77777777" w:rsidR="00516C72" w:rsidRDefault="00516C72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3784A0C6" w14:textId="5D9C2700" w:rsidR="00516C72" w:rsidRDefault="00516C72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inverse centre of g</w:t>
      </w:r>
      <w:r w:rsidR="00076C18">
        <w:rPr>
          <w:rFonts w:ascii="Arial" w:hAnsi="Arial" w:cs="Arial"/>
          <w:sz w:val="22"/>
          <w:szCs w:val="22"/>
        </w:rPr>
        <w:t xml:space="preserve">ravity is defined here as the mean month of minimum </w:t>
      </w:r>
      <w:r w:rsidR="00CA6F73">
        <w:rPr>
          <w:rFonts w:ascii="Arial" w:hAnsi="Arial" w:cs="Arial"/>
          <w:sz w:val="22"/>
          <w:szCs w:val="22"/>
        </w:rPr>
        <w:t xml:space="preserve">mortality within a year. This is calculated by tallying the number of deaths within each month, then subtracting </w:t>
      </w:r>
      <w:ins w:id="22" w:author="umahx99" w:date="2016-11-24T02:52:00Z">
        <w:r w:rsidR="00547049">
          <w:rPr>
            <w:rFonts w:ascii="Arial" w:hAnsi="Arial" w:cs="Arial"/>
            <w:sz w:val="22"/>
            <w:szCs w:val="22"/>
          </w:rPr>
          <w:t>from each month</w:t>
        </w:r>
        <w:r w:rsidR="00547049">
          <w:rPr>
            <w:rFonts w:ascii="Arial" w:hAnsi="Arial" w:cs="Arial"/>
            <w:sz w:val="22"/>
            <w:szCs w:val="22"/>
          </w:rPr>
          <w:t xml:space="preserve"> </w:t>
        </w:r>
      </w:ins>
      <w:r w:rsidR="00CA6F73">
        <w:rPr>
          <w:rFonts w:ascii="Arial" w:hAnsi="Arial" w:cs="Arial"/>
          <w:sz w:val="22"/>
          <w:szCs w:val="22"/>
        </w:rPr>
        <w:t xml:space="preserve">the maximum </w:t>
      </w:r>
      <w:ins w:id="23" w:author="umahx99" w:date="2016-11-24T02:52:00Z">
        <w:r w:rsidR="00547049">
          <w:rPr>
            <w:rFonts w:ascii="Arial" w:hAnsi="Arial" w:cs="Arial"/>
            <w:sz w:val="22"/>
            <w:szCs w:val="22"/>
          </w:rPr>
          <w:t xml:space="preserve">number of </w:t>
        </w:r>
      </w:ins>
      <w:r w:rsidR="00CA6F73">
        <w:rPr>
          <w:rFonts w:ascii="Arial" w:hAnsi="Arial" w:cs="Arial"/>
          <w:sz w:val="22"/>
          <w:szCs w:val="22"/>
        </w:rPr>
        <w:t>deaths</w:t>
      </w:r>
      <w:ins w:id="24" w:author="umahx99" w:date="2016-11-24T02:52:00Z">
        <w:r w:rsidR="00547049">
          <w:rPr>
            <w:rFonts w:ascii="Arial" w:hAnsi="Arial" w:cs="Arial"/>
            <w:sz w:val="22"/>
            <w:szCs w:val="22"/>
          </w:rPr>
          <w:t xml:space="preserve"> in any</w:t>
        </w:r>
      </w:ins>
      <w:del w:id="25" w:author="umahx99" w:date="2016-11-24T02:52:00Z">
        <w:r w:rsidR="00CA6F73" w:rsidDel="00547049">
          <w:rPr>
            <w:rFonts w:ascii="Arial" w:hAnsi="Arial" w:cs="Arial"/>
            <w:sz w:val="22"/>
            <w:szCs w:val="22"/>
          </w:rPr>
          <w:delText xml:space="preserve"> of the</w:delText>
        </w:r>
      </w:del>
      <w:r w:rsidR="00CA6F73">
        <w:rPr>
          <w:rFonts w:ascii="Arial" w:hAnsi="Arial" w:cs="Arial"/>
          <w:sz w:val="22"/>
          <w:szCs w:val="22"/>
        </w:rPr>
        <w:t xml:space="preserve"> month</w:t>
      </w:r>
      <w:del w:id="26" w:author="umahx99" w:date="2016-11-24T02:53:00Z">
        <w:r w:rsidR="00CA6F73" w:rsidDel="00547049">
          <w:rPr>
            <w:rFonts w:ascii="Arial" w:hAnsi="Arial" w:cs="Arial"/>
            <w:sz w:val="22"/>
            <w:szCs w:val="22"/>
          </w:rPr>
          <w:delText>s</w:delText>
        </w:r>
      </w:del>
      <w:del w:id="27" w:author="umahx99" w:date="2016-11-24T02:52:00Z">
        <w:r w:rsidR="00CA6F73" w:rsidDel="00547049">
          <w:rPr>
            <w:rFonts w:ascii="Arial" w:hAnsi="Arial" w:cs="Arial"/>
            <w:sz w:val="22"/>
            <w:szCs w:val="22"/>
          </w:rPr>
          <w:delText xml:space="preserve"> from each month</w:delText>
        </w:r>
      </w:del>
      <w:r w:rsidR="00CA6F73">
        <w:rPr>
          <w:rFonts w:ascii="Arial" w:hAnsi="Arial" w:cs="Arial"/>
          <w:sz w:val="22"/>
          <w:szCs w:val="22"/>
        </w:rPr>
        <w:t xml:space="preserve">. The same </w:t>
      </w:r>
      <w:r w:rsidR="00A572FC">
        <w:rPr>
          <w:rFonts w:ascii="Arial" w:hAnsi="Arial" w:cs="Arial"/>
          <w:sz w:val="22"/>
          <w:szCs w:val="22"/>
        </w:rPr>
        <w:t>process of finding the centre of gravity then follows.</w:t>
      </w:r>
    </w:p>
    <w:p w14:paraId="01B80EB5" w14:textId="77777777" w:rsidR="00A572FC" w:rsidRDefault="00A572FC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D18E8B5" w14:textId="3FC4CC04" w:rsidR="00A572FC" w:rsidRDefault="00A572FC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Due to the cyclical nature of the data, with </w:t>
      </w:r>
      <w:r w:rsidR="00BD30E9">
        <w:rPr>
          <w:rFonts w:ascii="Arial" w:hAnsi="Arial" w:cs="Arial"/>
          <w:sz w:val="22"/>
          <w:szCs w:val="22"/>
        </w:rPr>
        <w:t>December neighbouring January</w:t>
      </w:r>
      <w:r>
        <w:rPr>
          <w:rFonts w:ascii="Arial" w:hAnsi="Arial" w:cs="Arial"/>
          <w:sz w:val="22"/>
          <w:szCs w:val="22"/>
        </w:rPr>
        <w:t>, circular statistics was used to compute both the centre of gravity and the inverse centre of gravity for each age-sex group.</w:t>
      </w:r>
      <w:r w:rsidR="005E10E4">
        <w:rPr>
          <w:rFonts w:ascii="Arial" w:hAnsi="Arial" w:cs="Arial"/>
          <w:sz w:val="22"/>
          <w:szCs w:val="22"/>
        </w:rPr>
        <w:t xml:space="preserve"> Along with each circular mean, a 95% CI was calculated by using 1000 bootstrap samples. The R package CircStats was used for this purpose.</w:t>
      </w:r>
    </w:p>
    <w:p w14:paraId="3BCDEEDC" w14:textId="77777777" w:rsidR="00A572FC" w:rsidRDefault="00A572FC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6F1E53DB" w14:textId="2867120C" w:rsidR="00D070E7" w:rsidRDefault="00284309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commentRangeStart w:id="28"/>
      <w:r>
        <w:rPr>
          <w:rFonts w:ascii="Arial" w:hAnsi="Arial" w:cs="Arial"/>
          <w:sz w:val="22"/>
          <w:szCs w:val="22"/>
        </w:rPr>
        <w:t>For</w:t>
      </w:r>
      <w:r w:rsidR="007F7BF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age-sex groups</w:t>
      </w:r>
      <w:r w:rsidR="007F7BFF">
        <w:rPr>
          <w:rFonts w:ascii="Arial" w:hAnsi="Arial" w:cs="Arial"/>
          <w:sz w:val="22"/>
          <w:szCs w:val="22"/>
        </w:rPr>
        <w:t xml:space="preserve"> which </w:t>
      </w:r>
      <w:r>
        <w:rPr>
          <w:rFonts w:ascii="Arial" w:hAnsi="Arial" w:cs="Arial"/>
          <w:sz w:val="22"/>
          <w:szCs w:val="22"/>
        </w:rPr>
        <w:t>exhibited a significant 12-</w:t>
      </w:r>
      <w:r w:rsidR="007F7BFF">
        <w:rPr>
          <w:rFonts w:ascii="Arial" w:hAnsi="Arial" w:cs="Arial"/>
          <w:sz w:val="22"/>
          <w:szCs w:val="22"/>
        </w:rPr>
        <w:t xml:space="preserve">month frequency coefficient </w:t>
      </w:r>
      <w:r w:rsidR="009D7B53">
        <w:rPr>
          <w:rFonts w:ascii="Arial" w:hAnsi="Arial" w:cs="Arial"/>
          <w:sz w:val="22"/>
          <w:szCs w:val="22"/>
        </w:rPr>
        <w:t xml:space="preserve">from the wavelet analysis </w:t>
      </w:r>
      <w:commentRangeStart w:id="29"/>
      <w:r w:rsidR="007F7BFF">
        <w:rPr>
          <w:rFonts w:ascii="Arial" w:hAnsi="Arial" w:cs="Arial"/>
          <w:sz w:val="22"/>
          <w:szCs w:val="22"/>
        </w:rPr>
        <w:t xml:space="preserve">over the entire </w:t>
      </w:r>
      <w:r>
        <w:rPr>
          <w:rFonts w:ascii="Arial" w:hAnsi="Arial" w:cs="Arial"/>
          <w:sz w:val="22"/>
          <w:szCs w:val="22"/>
        </w:rPr>
        <w:t>time period</w:t>
      </w:r>
      <w:commentRangeEnd w:id="29"/>
      <w:r w:rsidR="00D401AB">
        <w:rPr>
          <w:rStyle w:val="CommentReference"/>
        </w:rPr>
        <w:commentReference w:id="29"/>
      </w:r>
      <w:r>
        <w:rPr>
          <w:rFonts w:ascii="Arial" w:hAnsi="Arial" w:cs="Arial"/>
          <w:sz w:val="22"/>
          <w:szCs w:val="22"/>
        </w:rPr>
        <w:t xml:space="preserve">, </w:t>
      </w:r>
      <w:r w:rsidR="00654329">
        <w:rPr>
          <w:rFonts w:ascii="Arial" w:hAnsi="Arial" w:cs="Arial"/>
          <w:sz w:val="22"/>
          <w:szCs w:val="22"/>
        </w:rPr>
        <w:t>both the centre of gravity and inverse centre of gravity were calculated.</w:t>
      </w:r>
      <w:r w:rsidR="00D627C4">
        <w:rPr>
          <w:rFonts w:ascii="Arial" w:hAnsi="Arial" w:cs="Arial"/>
          <w:sz w:val="22"/>
          <w:szCs w:val="22"/>
        </w:rPr>
        <w:t xml:space="preserve"> </w:t>
      </w:r>
      <w:r w:rsidR="00D627C4" w:rsidRPr="000009E9">
        <w:rPr>
          <w:rFonts w:ascii="Arial" w:hAnsi="Arial" w:cs="Arial"/>
          <w:sz w:val="22"/>
          <w:szCs w:val="22"/>
          <w:highlight w:val="yellow"/>
        </w:rPr>
        <w:t>A sensitivity analysis was performed to establish whether the months calculated</w:t>
      </w:r>
      <w:r w:rsidR="00D627C4">
        <w:rPr>
          <w:rFonts w:ascii="Arial" w:hAnsi="Arial" w:cs="Arial"/>
          <w:sz w:val="22"/>
          <w:szCs w:val="22"/>
        </w:rPr>
        <w:t xml:space="preserve"> </w:t>
      </w:r>
    </w:p>
    <w:p w14:paraId="7BD39A3A" w14:textId="77777777" w:rsidR="00BD30E9" w:rsidRDefault="00BD30E9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29C304F" w14:textId="4EF31E12" w:rsidR="00936272" w:rsidRDefault="002369F6" w:rsidP="00936272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S</w:t>
      </w:r>
      <w:r w:rsidR="00792165">
        <w:rPr>
          <w:rFonts w:ascii="Arial" w:hAnsi="Arial" w:cs="Arial"/>
          <w:i/>
          <w:sz w:val="22"/>
          <w:szCs w:val="22"/>
        </w:rPr>
        <w:t xml:space="preserve">easonal </w:t>
      </w:r>
      <w:r w:rsidR="0003307E">
        <w:rPr>
          <w:rFonts w:ascii="Arial" w:hAnsi="Arial" w:cs="Arial"/>
          <w:i/>
          <w:sz w:val="22"/>
          <w:szCs w:val="22"/>
        </w:rPr>
        <w:t>excess</w:t>
      </w:r>
    </w:p>
    <w:p w14:paraId="29168BDB" w14:textId="77777777" w:rsidR="005B6F61" w:rsidRDefault="005B6F61" w:rsidP="00936272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</w:p>
    <w:p w14:paraId="493215D5" w14:textId="27E35E12" w:rsidR="00654A11" w:rsidRDefault="00C45215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age-sex groups with seasonality at 12 months, </w:t>
      </w:r>
      <w:r w:rsidR="00725C10">
        <w:rPr>
          <w:rFonts w:ascii="Arial" w:hAnsi="Arial" w:cs="Arial"/>
          <w:sz w:val="22"/>
          <w:szCs w:val="22"/>
        </w:rPr>
        <w:t xml:space="preserve">we </w:t>
      </w:r>
      <w:r w:rsidR="005B6F61">
        <w:rPr>
          <w:rFonts w:ascii="Arial" w:hAnsi="Arial" w:cs="Arial"/>
          <w:sz w:val="22"/>
          <w:szCs w:val="22"/>
        </w:rPr>
        <w:t>analysed how the amplitude of the wave in each time series had changed in amplitude.</w:t>
      </w:r>
      <w:commentRangeEnd w:id="28"/>
      <w:r w:rsidR="00843448">
        <w:rPr>
          <w:rStyle w:val="CommentReference"/>
        </w:rPr>
        <w:commentReference w:id="28"/>
      </w:r>
    </w:p>
    <w:p w14:paraId="508D00B5" w14:textId="77777777" w:rsidR="005B6F61" w:rsidRDefault="005B6F61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14DB373F" w14:textId="3D64917C" w:rsidR="00C040DD" w:rsidRDefault="00C040DD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6A3FDD">
        <w:rPr>
          <w:rFonts w:ascii="Arial" w:hAnsi="Arial" w:cs="Arial"/>
          <w:sz w:val="22"/>
          <w:szCs w:val="22"/>
        </w:rPr>
        <w:t xml:space="preserve">To do this, </w:t>
      </w:r>
      <w:ins w:id="30" w:author="umahx99" w:date="2016-11-24T03:03:00Z">
        <w:r w:rsidR="00843448" w:rsidRPr="006A3FDD">
          <w:rPr>
            <w:rFonts w:ascii="Arial" w:hAnsi="Arial" w:cs="Arial"/>
            <w:sz w:val="22"/>
            <w:szCs w:val="22"/>
          </w:rPr>
          <w:t>w</w:t>
        </w:r>
        <w:commentRangeStart w:id="31"/>
        <w:r w:rsidR="00843448" w:rsidRPr="006A3FDD">
          <w:rPr>
            <w:rFonts w:ascii="Arial" w:hAnsi="Arial" w:cs="Arial"/>
            <w:sz w:val="22"/>
            <w:szCs w:val="22"/>
          </w:rPr>
          <w:t xml:space="preserve">e define </w:t>
        </w:r>
      </w:ins>
      <w:r w:rsidR="00AF536A" w:rsidRPr="006A3FDD">
        <w:rPr>
          <w:rFonts w:ascii="Arial" w:hAnsi="Arial" w:cs="Arial"/>
          <w:sz w:val="22"/>
          <w:szCs w:val="22"/>
        </w:rPr>
        <w:t xml:space="preserve">seasonal excess </w:t>
      </w:r>
      <w:del w:id="32" w:author="umahx99" w:date="2016-11-24T03:03:00Z">
        <w:r w:rsidR="00AF536A" w:rsidRPr="006A3FDD" w:rsidDel="00843448">
          <w:rPr>
            <w:rFonts w:ascii="Arial" w:hAnsi="Arial" w:cs="Arial"/>
            <w:sz w:val="22"/>
            <w:szCs w:val="22"/>
          </w:rPr>
          <w:delText>was calculated. This is</w:delText>
        </w:r>
      </w:del>
      <w:ins w:id="33" w:author="umahx99" w:date="2016-11-24T03:03:00Z">
        <w:r w:rsidR="00843448" w:rsidRPr="006A3FDD">
          <w:rPr>
            <w:rFonts w:ascii="Arial" w:hAnsi="Arial" w:cs="Arial"/>
            <w:sz w:val="22"/>
            <w:szCs w:val="22"/>
          </w:rPr>
          <w:t>as</w:t>
        </w:r>
      </w:ins>
      <w:r w:rsidR="00AF536A" w:rsidRPr="006A3FDD">
        <w:rPr>
          <w:rFonts w:ascii="Arial" w:hAnsi="Arial" w:cs="Arial"/>
          <w:sz w:val="22"/>
          <w:szCs w:val="22"/>
        </w:rPr>
        <w:t xml:space="preserve"> the percentage excess from the </w:t>
      </w:r>
      <w:r w:rsidR="005B6F61" w:rsidRPr="006A3FDD">
        <w:rPr>
          <w:rFonts w:ascii="Arial" w:hAnsi="Arial" w:cs="Arial"/>
          <w:sz w:val="22"/>
          <w:szCs w:val="22"/>
        </w:rPr>
        <w:t xml:space="preserve">ratio </w:t>
      </w:r>
      <w:r w:rsidR="00D627C4" w:rsidRPr="006A3FDD">
        <w:rPr>
          <w:rFonts w:ascii="Arial" w:hAnsi="Arial" w:cs="Arial"/>
          <w:sz w:val="22"/>
          <w:szCs w:val="22"/>
        </w:rPr>
        <w:t xml:space="preserve">of </w:t>
      </w:r>
      <w:r w:rsidR="00AF536A" w:rsidRPr="006A3FDD">
        <w:rPr>
          <w:rFonts w:ascii="Arial" w:hAnsi="Arial" w:cs="Arial"/>
          <w:sz w:val="22"/>
          <w:szCs w:val="22"/>
        </w:rPr>
        <w:t xml:space="preserve">death rates </w:t>
      </w:r>
      <w:ins w:id="34" w:author="umahx99" w:date="2016-11-24T03:10:00Z">
        <w:r w:rsidR="006A3FDD" w:rsidRPr="006A3FDD">
          <w:rPr>
            <w:rFonts w:ascii="Arial" w:hAnsi="Arial" w:cs="Arial"/>
            <w:sz w:val="22"/>
            <w:szCs w:val="22"/>
          </w:rPr>
          <w:t xml:space="preserve">between </w:t>
        </w:r>
      </w:ins>
      <w:del w:id="35" w:author="umahx99" w:date="2016-11-24T03:10:00Z">
        <w:r w:rsidR="00AF536A" w:rsidRPr="006A3FDD" w:rsidDel="006A3FDD">
          <w:rPr>
            <w:rFonts w:ascii="Arial" w:hAnsi="Arial" w:cs="Arial"/>
            <w:sz w:val="22"/>
            <w:szCs w:val="22"/>
          </w:rPr>
          <w:delText>of</w:delText>
        </w:r>
        <w:r w:rsidR="005B6F61" w:rsidRPr="006A3FDD" w:rsidDel="006A3FDD">
          <w:rPr>
            <w:rFonts w:ascii="Arial" w:hAnsi="Arial" w:cs="Arial"/>
            <w:sz w:val="22"/>
            <w:szCs w:val="22"/>
          </w:rPr>
          <w:delText xml:space="preserve"> </w:delText>
        </w:r>
      </w:del>
      <w:r w:rsidR="005B6F61" w:rsidRPr="006A3FDD">
        <w:rPr>
          <w:rFonts w:ascii="Arial" w:hAnsi="Arial" w:cs="Arial"/>
          <w:sz w:val="22"/>
          <w:szCs w:val="22"/>
        </w:rPr>
        <w:t>the month</w:t>
      </w:r>
      <w:del w:id="36" w:author="umahx99" w:date="2016-11-24T03:10:00Z">
        <w:r w:rsidR="005B6F61" w:rsidRPr="006A3FDD" w:rsidDel="006A3FDD">
          <w:rPr>
            <w:rFonts w:ascii="Arial" w:hAnsi="Arial" w:cs="Arial"/>
            <w:sz w:val="22"/>
            <w:szCs w:val="22"/>
          </w:rPr>
          <w:delText>s from</w:delText>
        </w:r>
      </w:del>
      <w:r w:rsidR="005B6F61" w:rsidRPr="006A3FDD">
        <w:rPr>
          <w:rFonts w:ascii="Arial" w:hAnsi="Arial" w:cs="Arial"/>
          <w:sz w:val="22"/>
          <w:szCs w:val="22"/>
        </w:rPr>
        <w:t xml:space="preserve"> </w:t>
      </w:r>
      <w:ins w:id="37" w:author="umahx99" w:date="2016-11-24T03:10:00Z">
        <w:r w:rsidR="006A3FDD" w:rsidRPr="006A3FDD">
          <w:rPr>
            <w:rFonts w:ascii="Arial" w:hAnsi="Arial" w:cs="Arial"/>
            <w:sz w:val="22"/>
            <w:szCs w:val="22"/>
          </w:rPr>
          <w:t xml:space="preserve">of </w:t>
        </w:r>
      </w:ins>
      <w:r w:rsidR="005B6F61" w:rsidRPr="006A3FDD">
        <w:rPr>
          <w:rFonts w:ascii="Arial" w:hAnsi="Arial" w:cs="Arial"/>
          <w:sz w:val="22"/>
          <w:szCs w:val="22"/>
        </w:rPr>
        <w:t>the centre of gravity</w:t>
      </w:r>
      <w:del w:id="38" w:author="umahx99" w:date="2016-11-24T03:10:00Z">
        <w:r w:rsidR="00356AD6" w:rsidRPr="006A3FDD" w:rsidDel="006A3FDD">
          <w:rPr>
            <w:rFonts w:ascii="Arial" w:hAnsi="Arial" w:cs="Arial"/>
            <w:sz w:val="22"/>
            <w:szCs w:val="22"/>
          </w:rPr>
          <w:delText xml:space="preserve"> analysis</w:delText>
        </w:r>
      </w:del>
      <w:ins w:id="39" w:author="umahx99" w:date="2016-11-24T03:10:00Z">
        <w:r w:rsidR="006A3FDD" w:rsidRPr="006A3FDD">
          <w:rPr>
            <w:rFonts w:ascii="Arial" w:hAnsi="Arial" w:cs="Arial"/>
            <w:sz w:val="22"/>
            <w:szCs w:val="22"/>
          </w:rPr>
          <w:t xml:space="preserve"> and the month of the inverse centre of gravity</w:t>
        </w:r>
      </w:ins>
      <w:r w:rsidR="00356AD6" w:rsidRPr="006A3FDD">
        <w:rPr>
          <w:rFonts w:ascii="Arial" w:hAnsi="Arial" w:cs="Arial"/>
          <w:sz w:val="22"/>
          <w:szCs w:val="22"/>
        </w:rPr>
        <w:t>.</w:t>
      </w:r>
      <w:r w:rsidR="00356AD6">
        <w:rPr>
          <w:rFonts w:ascii="Arial" w:hAnsi="Arial" w:cs="Arial"/>
          <w:sz w:val="22"/>
          <w:szCs w:val="22"/>
        </w:rPr>
        <w:t xml:space="preserve"> </w:t>
      </w:r>
      <w:commentRangeEnd w:id="31"/>
      <w:r w:rsidR="006A3FDD">
        <w:rPr>
          <w:rStyle w:val="CommentReference"/>
        </w:rPr>
        <w:commentReference w:id="31"/>
      </w:r>
    </w:p>
    <w:p w14:paraId="7B7C2CDC" w14:textId="77777777" w:rsidR="00C040DD" w:rsidRDefault="00C040DD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3E2BFB36" w14:textId="208E4443" w:rsidR="005B6F61" w:rsidRDefault="00714D92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linear regression was performed</w:t>
      </w:r>
      <w:r w:rsidR="00C45215">
        <w:rPr>
          <w:rFonts w:ascii="Arial" w:hAnsi="Arial" w:cs="Arial"/>
          <w:sz w:val="22"/>
          <w:szCs w:val="22"/>
        </w:rPr>
        <w:t xml:space="preserve"> on the seasonal excess. The </w:t>
      </w:r>
      <w:ins w:id="40" w:author="umahx99" w:date="2016-11-24T03:17:00Z">
        <w:r w:rsidR="00560E9E">
          <w:rPr>
            <w:rFonts w:ascii="Arial" w:hAnsi="Arial" w:cs="Arial"/>
            <w:sz w:val="22"/>
            <w:szCs w:val="22"/>
          </w:rPr>
          <w:t xml:space="preserve">estimated </w:t>
        </w:r>
      </w:ins>
      <w:bookmarkStart w:id="41" w:name="_GoBack"/>
      <w:bookmarkEnd w:id="41"/>
      <w:r>
        <w:rPr>
          <w:rFonts w:ascii="Arial" w:hAnsi="Arial" w:cs="Arial"/>
          <w:sz w:val="22"/>
          <w:szCs w:val="22"/>
        </w:rPr>
        <w:t xml:space="preserve">values </w:t>
      </w:r>
      <w:del w:id="42" w:author="umahx99" w:date="2016-11-24T03:17:00Z">
        <w:r w:rsidDel="00560E9E">
          <w:rPr>
            <w:rFonts w:ascii="Arial" w:hAnsi="Arial" w:cs="Arial"/>
            <w:sz w:val="22"/>
            <w:szCs w:val="22"/>
          </w:rPr>
          <w:delText xml:space="preserve">calculated </w:delText>
        </w:r>
      </w:del>
      <w:r>
        <w:rPr>
          <w:rFonts w:ascii="Arial" w:hAnsi="Arial" w:cs="Arial"/>
          <w:sz w:val="22"/>
          <w:szCs w:val="22"/>
        </w:rPr>
        <w:t>at the beginning and end o</w:t>
      </w:r>
      <w:r w:rsidR="005A5DB0">
        <w:rPr>
          <w:rFonts w:ascii="Arial" w:hAnsi="Arial" w:cs="Arial"/>
          <w:sz w:val="22"/>
          <w:szCs w:val="22"/>
        </w:rPr>
        <w:t xml:space="preserve">f the time period were compared. This </w:t>
      </w:r>
      <w:r w:rsidR="00903AEA">
        <w:rPr>
          <w:rFonts w:ascii="Arial" w:hAnsi="Arial" w:cs="Arial"/>
          <w:sz w:val="22"/>
          <w:szCs w:val="22"/>
        </w:rPr>
        <w:t xml:space="preserve">was used as a measure of how </w:t>
      </w:r>
      <w:r w:rsidR="00B60DA1">
        <w:rPr>
          <w:rFonts w:ascii="Arial" w:hAnsi="Arial" w:cs="Arial"/>
          <w:sz w:val="22"/>
          <w:szCs w:val="22"/>
        </w:rPr>
        <w:t>the amplitude of seasonality had changed over time.</w:t>
      </w:r>
    </w:p>
    <w:p w14:paraId="711FDAC2" w14:textId="77777777" w:rsidR="001849C7" w:rsidRDefault="001849C7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6E1838C3" w14:textId="32468D72" w:rsidR="001849C7" w:rsidRDefault="001849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F3CD531" w14:textId="77777777" w:rsidR="001849C7" w:rsidRDefault="001849C7" w:rsidP="001849C7">
      <w:pPr>
        <w:rPr>
          <w:b/>
        </w:rPr>
      </w:pPr>
      <w:r>
        <w:rPr>
          <w:b/>
        </w:rPr>
        <w:t>Outline of methods to describe</w:t>
      </w:r>
    </w:p>
    <w:p w14:paraId="2BCB654F" w14:textId="77777777" w:rsidR="001849C7" w:rsidRDefault="001849C7" w:rsidP="001849C7">
      <w:pPr>
        <w:jc w:val="center"/>
        <w:rPr>
          <w:b/>
        </w:rPr>
      </w:pPr>
    </w:p>
    <w:p w14:paraId="34FA5D7E" w14:textId="77777777" w:rsidR="001849C7" w:rsidRDefault="001849C7" w:rsidP="001849C7">
      <w:pPr>
        <w:rPr>
          <w:b/>
        </w:rPr>
      </w:pPr>
      <w:r>
        <w:rPr>
          <w:b/>
        </w:rPr>
        <w:t>OK TO PLAGARISE FROM MAJID TEAM PAPERS</w:t>
      </w:r>
    </w:p>
    <w:p w14:paraId="03E183CB" w14:textId="77777777" w:rsidR="001849C7" w:rsidRDefault="001849C7" w:rsidP="001849C7">
      <w:pPr>
        <w:rPr>
          <w:b/>
        </w:rPr>
      </w:pPr>
    </w:p>
    <w:p w14:paraId="7D89AE20" w14:textId="77777777" w:rsidR="001849C7" w:rsidRDefault="001849C7" w:rsidP="001849C7">
      <w:pPr>
        <w:rPr>
          <w:b/>
        </w:rPr>
      </w:pPr>
      <w:r w:rsidRPr="00E36439">
        <w:rPr>
          <w:b/>
        </w:rPr>
        <w:t>Wavelets:</w:t>
      </w:r>
    </w:p>
    <w:p w14:paraId="25EA0859" w14:textId="77777777" w:rsidR="001849C7" w:rsidRDefault="001849C7" w:rsidP="001849C7">
      <w:pPr>
        <w:pStyle w:val="ListParagraph"/>
        <w:numPr>
          <w:ilvl w:val="0"/>
          <w:numId w:val="1"/>
        </w:numPr>
      </w:pPr>
      <w:r>
        <w:t>Check Lancet Global Health paper and appendix</w:t>
      </w:r>
    </w:p>
    <w:p w14:paraId="1E4F0897" w14:textId="77777777" w:rsidR="001849C7" w:rsidRDefault="001849C7" w:rsidP="001849C7">
      <w:pPr>
        <w:pStyle w:val="ListParagraph"/>
        <w:numPr>
          <w:ilvl w:val="0"/>
          <w:numId w:val="1"/>
        </w:numPr>
      </w:pPr>
      <w:r>
        <w:t>Morlet Wavelet</w:t>
      </w:r>
    </w:p>
    <w:p w14:paraId="59093C8E" w14:textId="77777777" w:rsidR="001849C7" w:rsidRDefault="001849C7" w:rsidP="001849C7">
      <w:pPr>
        <w:pStyle w:val="ListParagraph"/>
        <w:numPr>
          <w:ilvl w:val="0"/>
          <w:numId w:val="1"/>
        </w:numPr>
      </w:pPr>
      <w:r>
        <w:t>Explain p-value thing</w:t>
      </w:r>
    </w:p>
    <w:p w14:paraId="5264FA29" w14:textId="77777777" w:rsidR="001849C7" w:rsidRDefault="001849C7" w:rsidP="001849C7">
      <w:pPr>
        <w:pStyle w:val="ListParagraph"/>
        <w:numPr>
          <w:ilvl w:val="0"/>
          <w:numId w:val="1"/>
        </w:numPr>
      </w:pPr>
      <w:r>
        <w:t>Significance test for seasonality (perhaps seasonality for both of the time periods in a region?)</w:t>
      </w:r>
    </w:p>
    <w:p w14:paraId="06DDEA4A" w14:textId="77777777" w:rsidR="001849C7" w:rsidRDefault="001849C7" w:rsidP="001849C7"/>
    <w:p w14:paraId="0A71C1DF" w14:textId="77777777" w:rsidR="001849C7" w:rsidRDefault="001849C7" w:rsidP="001849C7">
      <w:pPr>
        <w:rPr>
          <w:b/>
        </w:rPr>
      </w:pPr>
      <w:r>
        <w:rPr>
          <w:b/>
        </w:rPr>
        <w:t>COM analysis:</w:t>
      </w:r>
    </w:p>
    <w:p w14:paraId="49274933" w14:textId="77777777" w:rsidR="001849C7" w:rsidRDefault="001849C7" w:rsidP="001849C7">
      <w:pPr>
        <w:rPr>
          <w:b/>
        </w:rPr>
      </w:pPr>
    </w:p>
    <w:p w14:paraId="0330046B" w14:textId="77777777" w:rsidR="001849C7" w:rsidRPr="00E36439" w:rsidRDefault="001849C7" w:rsidP="001849C7">
      <w:pPr>
        <w:pStyle w:val="ListParagraph"/>
        <w:numPr>
          <w:ilvl w:val="0"/>
          <w:numId w:val="1"/>
        </w:numPr>
      </w:pPr>
      <w:r>
        <w:t>Check Lancet Global Health paper and appendix</w:t>
      </w:r>
    </w:p>
    <w:p w14:paraId="64263D02" w14:textId="77777777" w:rsidR="001849C7" w:rsidRDefault="001849C7" w:rsidP="001849C7">
      <w:pPr>
        <w:pStyle w:val="ListParagraph"/>
        <w:numPr>
          <w:ilvl w:val="0"/>
          <w:numId w:val="1"/>
        </w:numPr>
      </w:pPr>
      <w:r>
        <w:t>Circular statistics</w:t>
      </w:r>
    </w:p>
    <w:p w14:paraId="29FF6227" w14:textId="77777777" w:rsidR="001849C7" w:rsidRDefault="001849C7" w:rsidP="001849C7">
      <w:pPr>
        <w:pStyle w:val="ListParagraph"/>
        <w:numPr>
          <w:ilvl w:val="0"/>
          <w:numId w:val="1"/>
        </w:numPr>
      </w:pPr>
      <w:r>
        <w:t>Bootstrap samples</w:t>
      </w:r>
    </w:p>
    <w:p w14:paraId="45653647" w14:textId="77777777" w:rsidR="001849C7" w:rsidRDefault="001849C7" w:rsidP="001849C7">
      <w:pPr>
        <w:pStyle w:val="ListParagraph"/>
        <w:numPr>
          <w:ilvl w:val="0"/>
          <w:numId w:val="1"/>
        </w:numPr>
      </w:pPr>
      <w:r>
        <w:t>Based on wavelet significance</w:t>
      </w:r>
    </w:p>
    <w:p w14:paraId="56E01FE7" w14:textId="77777777" w:rsidR="001849C7" w:rsidRDefault="001849C7" w:rsidP="001849C7">
      <w:pPr>
        <w:pStyle w:val="ListParagraph"/>
        <w:numPr>
          <w:ilvl w:val="0"/>
          <w:numId w:val="1"/>
        </w:numPr>
      </w:pPr>
      <w:r>
        <w:t>Display when stable over both time periods and whole time period?</w:t>
      </w:r>
    </w:p>
    <w:p w14:paraId="6F34C026" w14:textId="77777777" w:rsidR="001849C7" w:rsidRDefault="001849C7" w:rsidP="001849C7"/>
    <w:p w14:paraId="55BC6CD6" w14:textId="77777777" w:rsidR="001849C7" w:rsidRDefault="001849C7" w:rsidP="001849C7">
      <w:pPr>
        <w:rPr>
          <w:b/>
        </w:rPr>
      </w:pPr>
      <w:r>
        <w:rPr>
          <w:b/>
        </w:rPr>
        <w:t>Linear regression change in seasonality</w:t>
      </w:r>
    </w:p>
    <w:p w14:paraId="38A83179" w14:textId="77777777" w:rsidR="001849C7" w:rsidRDefault="001849C7" w:rsidP="001849C7">
      <w:pPr>
        <w:rPr>
          <w:b/>
        </w:rPr>
      </w:pPr>
    </w:p>
    <w:p w14:paraId="277EBFBB" w14:textId="77777777" w:rsidR="001849C7" w:rsidRPr="00D96DE9" w:rsidRDefault="001849C7" w:rsidP="001849C7">
      <w:pPr>
        <w:pStyle w:val="ListParagraph"/>
        <w:numPr>
          <w:ilvl w:val="0"/>
          <w:numId w:val="1"/>
        </w:numPr>
      </w:pPr>
      <w:r>
        <w:t>Define excess in seasonality</w:t>
      </w:r>
    </w:p>
    <w:p w14:paraId="448E3B6E" w14:textId="77777777" w:rsidR="001849C7" w:rsidRDefault="001849C7" w:rsidP="001849C7">
      <w:pPr>
        <w:pStyle w:val="ListParagraph"/>
        <w:numPr>
          <w:ilvl w:val="0"/>
          <w:numId w:val="1"/>
        </w:numPr>
      </w:pPr>
      <w:r>
        <w:t>Linear fit done</w:t>
      </w:r>
    </w:p>
    <w:p w14:paraId="1F8AC447" w14:textId="77777777" w:rsidR="001849C7" w:rsidRDefault="001849C7" w:rsidP="001849C7">
      <w:pPr>
        <w:pStyle w:val="ListParagraph"/>
        <w:numPr>
          <w:ilvl w:val="0"/>
          <w:numId w:val="1"/>
        </w:numPr>
      </w:pPr>
      <w:r>
        <w:t>Uncertainty?</w:t>
      </w:r>
    </w:p>
    <w:p w14:paraId="29989F0D" w14:textId="77777777" w:rsidR="001849C7" w:rsidRDefault="001849C7" w:rsidP="001849C7"/>
    <w:p w14:paraId="5F1A8598" w14:textId="77777777" w:rsidR="001849C7" w:rsidRDefault="001849C7" w:rsidP="001849C7"/>
    <w:p w14:paraId="17840A30" w14:textId="77777777" w:rsidR="001849C7" w:rsidRDefault="001849C7" w:rsidP="001849C7"/>
    <w:p w14:paraId="3F87917A" w14:textId="77777777" w:rsidR="001849C7" w:rsidRDefault="001849C7" w:rsidP="001849C7"/>
    <w:p w14:paraId="4EE4DE72" w14:textId="77777777" w:rsidR="001849C7" w:rsidRDefault="001849C7" w:rsidP="001849C7"/>
    <w:p w14:paraId="6317C9EC" w14:textId="77777777" w:rsidR="00E36439" w:rsidRPr="00E36439" w:rsidRDefault="00E36439">
      <w:pPr>
        <w:rPr>
          <w:b/>
        </w:rPr>
      </w:pPr>
    </w:p>
    <w:sectPr w:rsidR="00E36439" w:rsidRPr="00E36439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umahx99" w:date="2016-11-24T02:30:00Z" w:initials="u">
    <w:p w14:paraId="5552BE05" w14:textId="7B01D594" w:rsidR="00FE106B" w:rsidRDefault="00FE106B">
      <w:pPr>
        <w:pStyle w:val="CommentText"/>
      </w:pPr>
      <w:r>
        <w:rPr>
          <w:rStyle w:val="CommentReference"/>
        </w:rPr>
        <w:annotationRef/>
      </w:r>
      <w:r>
        <w:t>Probably don’t need that sentence?</w:t>
      </w:r>
    </w:p>
  </w:comment>
  <w:comment w:id="1" w:author="umahx99" w:date="2016-11-24T02:31:00Z" w:initials="u">
    <w:p w14:paraId="106B8322" w14:textId="0A00FCC1" w:rsidR="00FE106B" w:rsidRDefault="00FE106B">
      <w:pPr>
        <w:pStyle w:val="CommentText"/>
      </w:pPr>
      <w:r>
        <w:rPr>
          <w:rStyle w:val="CommentReference"/>
        </w:rPr>
        <w:annotationRef/>
      </w:r>
      <w:r>
        <w:t>No states in this version of the analysis?</w:t>
      </w:r>
    </w:p>
  </w:comment>
  <w:comment w:id="7" w:author="umahx99" w:date="2016-11-24T03:06:00Z" w:initials="u">
    <w:p w14:paraId="7E65EBDB" w14:textId="26AF2BA6" w:rsidR="00010F1F" w:rsidRDefault="00010F1F">
      <w:pPr>
        <w:pStyle w:val="CommentText"/>
      </w:pPr>
      <w:r>
        <w:rPr>
          <w:rStyle w:val="CommentReference"/>
        </w:rPr>
        <w:annotationRef/>
      </w:r>
      <w:r>
        <w:t xml:space="preserve">This </w:t>
      </w:r>
      <w:r w:rsidR="006A3FDD">
        <w:t>and the s</w:t>
      </w:r>
      <w:r>
        <w:t>entence at the end of the previous paragraph are a bit repetitive no?</w:t>
      </w:r>
    </w:p>
  </w:comment>
  <w:comment w:id="8" w:author="umahx99" w:date="2016-11-24T02:42:00Z" w:initials="u">
    <w:p w14:paraId="75F4A6BC" w14:textId="318717FC" w:rsidR="00010F1F" w:rsidRDefault="00010F1F">
      <w:pPr>
        <w:pStyle w:val="CommentText"/>
      </w:pPr>
      <w:r>
        <w:rPr>
          <w:rStyle w:val="CommentReference"/>
        </w:rPr>
        <w:annotationRef/>
      </w:r>
      <w:r>
        <w:t xml:space="preserve">Is this a choice you made vs white? </w:t>
      </w:r>
      <w:proofErr w:type="gramStart"/>
      <w:r>
        <w:t>Is  red</w:t>
      </w:r>
      <w:proofErr w:type="gramEnd"/>
      <w:r>
        <w:t xml:space="preserve"> noise was for RWs?</w:t>
      </w:r>
    </w:p>
  </w:comment>
  <w:comment w:id="19" w:author="umahx99" w:date="2016-11-24T02:46:00Z" w:initials="u">
    <w:p w14:paraId="30B1DA20" w14:textId="7110E11C" w:rsidR="007A14C3" w:rsidRDefault="007A14C3">
      <w:pPr>
        <w:pStyle w:val="CommentText"/>
      </w:pPr>
      <w:r>
        <w:rPr>
          <w:rStyle w:val="CommentReference"/>
        </w:rPr>
        <w:annotationRef/>
      </w:r>
      <w:r>
        <w:t>This would probably go in the main introduction</w:t>
      </w:r>
    </w:p>
  </w:comment>
  <w:comment w:id="20" w:author="umahx99" w:date="2016-11-24T02:51:00Z" w:initials="u">
    <w:p w14:paraId="22AC2C86" w14:textId="537DAFD3" w:rsidR="00AB19E3" w:rsidRDefault="00AB19E3">
      <w:pPr>
        <w:pStyle w:val="CommentText"/>
      </w:pPr>
      <w:r>
        <w:rPr>
          <w:rStyle w:val="CommentReference"/>
        </w:rPr>
        <w:annotationRef/>
      </w:r>
      <w:r w:rsidR="00547049">
        <w:t xml:space="preserve">Shouldn’t it be </w:t>
      </w:r>
      <w:r>
        <w:t>Death rates</w:t>
      </w:r>
      <w:r w:rsidR="00547049">
        <w:t xml:space="preserve"> rather than numbers</w:t>
      </w:r>
      <w:r>
        <w:t>?</w:t>
      </w:r>
      <w:r w:rsidR="00547049">
        <w:t xml:space="preserve">  Certainly intuitively seems wrong.</w:t>
      </w:r>
    </w:p>
  </w:comment>
  <w:comment w:id="29" w:author="umahx99" w:date="2016-11-24T02:57:00Z" w:initials="u">
    <w:p w14:paraId="1A793F49" w14:textId="77777777" w:rsidR="00D401AB" w:rsidRDefault="00D401AB">
      <w:pPr>
        <w:pStyle w:val="CommentText"/>
      </w:pPr>
      <w:r>
        <w:rPr>
          <w:rStyle w:val="CommentReference"/>
        </w:rPr>
        <w:annotationRef/>
      </w:r>
      <w:r>
        <w:t>Not sure what this means, do you mean at least one red dot?</w:t>
      </w:r>
    </w:p>
    <w:p w14:paraId="3D834994" w14:textId="0193CA17" w:rsidR="00D401AB" w:rsidRDefault="00D401AB">
      <w:pPr>
        <w:pStyle w:val="CommentText"/>
      </w:pPr>
      <w:r>
        <w:t>Needs revisiting when we understand better.</w:t>
      </w:r>
    </w:p>
  </w:comment>
  <w:comment w:id="28" w:author="umahx99" w:date="2016-11-24T03:01:00Z" w:initials="u">
    <w:p w14:paraId="7A935579" w14:textId="77777777" w:rsidR="00843448" w:rsidRDefault="00843448">
      <w:pPr>
        <w:pStyle w:val="CommentText"/>
      </w:pPr>
      <w:r>
        <w:rPr>
          <w:rStyle w:val="CommentReference"/>
        </w:rPr>
        <w:annotationRef/>
      </w:r>
      <w:r>
        <w:t xml:space="preserve">I wonder whether these 2 paragraphs should be combined and put at the end of the Wavelet analysis section. </w:t>
      </w:r>
    </w:p>
    <w:p w14:paraId="5EA667CE" w14:textId="0142FE85" w:rsidR="00843448" w:rsidRDefault="00843448">
      <w:pPr>
        <w:pStyle w:val="CommentText"/>
      </w:pPr>
    </w:p>
  </w:comment>
  <w:comment w:id="31" w:author="umahx99" w:date="2016-11-24T03:13:00Z" w:initials="u">
    <w:p w14:paraId="44FF1DE9" w14:textId="1BF1647C" w:rsidR="006A3FDD" w:rsidRDefault="006A3FDD">
      <w:pPr>
        <w:pStyle w:val="CommentText"/>
      </w:pPr>
      <w:r>
        <w:rPr>
          <w:rStyle w:val="CommentReference"/>
        </w:rPr>
        <w:annotationRef/>
      </w:r>
      <w:r>
        <w:t>Not sure if I improved it or not?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D51"/>
    <w:rsid w:val="000009E9"/>
    <w:rsid w:val="00010F1F"/>
    <w:rsid w:val="00011D76"/>
    <w:rsid w:val="0003307E"/>
    <w:rsid w:val="0004212A"/>
    <w:rsid w:val="00045836"/>
    <w:rsid w:val="0005575A"/>
    <w:rsid w:val="00056848"/>
    <w:rsid w:val="00076C18"/>
    <w:rsid w:val="00094C5C"/>
    <w:rsid w:val="000A661A"/>
    <w:rsid w:val="000B6495"/>
    <w:rsid w:val="000B7625"/>
    <w:rsid w:val="000C0ECE"/>
    <w:rsid w:val="000C7277"/>
    <w:rsid w:val="001030B3"/>
    <w:rsid w:val="00111002"/>
    <w:rsid w:val="001207E5"/>
    <w:rsid w:val="00122896"/>
    <w:rsid w:val="00132C6C"/>
    <w:rsid w:val="00134BC3"/>
    <w:rsid w:val="001776A2"/>
    <w:rsid w:val="001804AC"/>
    <w:rsid w:val="001849C7"/>
    <w:rsid w:val="001A6832"/>
    <w:rsid w:val="001B23D1"/>
    <w:rsid w:val="002369F6"/>
    <w:rsid w:val="00240EB4"/>
    <w:rsid w:val="00284309"/>
    <w:rsid w:val="00296A5E"/>
    <w:rsid w:val="002B4877"/>
    <w:rsid w:val="002D522E"/>
    <w:rsid w:val="002E041E"/>
    <w:rsid w:val="002F4DC5"/>
    <w:rsid w:val="00356AD6"/>
    <w:rsid w:val="003809FF"/>
    <w:rsid w:val="00381442"/>
    <w:rsid w:val="0039751B"/>
    <w:rsid w:val="003A0B89"/>
    <w:rsid w:val="003E1B4D"/>
    <w:rsid w:val="00417006"/>
    <w:rsid w:val="00433EDB"/>
    <w:rsid w:val="00434577"/>
    <w:rsid w:val="00482D51"/>
    <w:rsid w:val="004A5369"/>
    <w:rsid w:val="004E7EC4"/>
    <w:rsid w:val="004F7FD8"/>
    <w:rsid w:val="00511D20"/>
    <w:rsid w:val="00516C72"/>
    <w:rsid w:val="00520C4B"/>
    <w:rsid w:val="00547049"/>
    <w:rsid w:val="0055499D"/>
    <w:rsid w:val="00560E9E"/>
    <w:rsid w:val="00563BDF"/>
    <w:rsid w:val="00587FEE"/>
    <w:rsid w:val="005A5DB0"/>
    <w:rsid w:val="005B5156"/>
    <w:rsid w:val="005B6F61"/>
    <w:rsid w:val="005E10E4"/>
    <w:rsid w:val="005F49C5"/>
    <w:rsid w:val="006124E6"/>
    <w:rsid w:val="00641AF0"/>
    <w:rsid w:val="00654329"/>
    <w:rsid w:val="00654A11"/>
    <w:rsid w:val="00654BB7"/>
    <w:rsid w:val="006557F6"/>
    <w:rsid w:val="006A3E8B"/>
    <w:rsid w:val="006A3FDD"/>
    <w:rsid w:val="006B356C"/>
    <w:rsid w:val="00714D92"/>
    <w:rsid w:val="00725C10"/>
    <w:rsid w:val="007436D7"/>
    <w:rsid w:val="00781265"/>
    <w:rsid w:val="00792165"/>
    <w:rsid w:val="00795E96"/>
    <w:rsid w:val="007A14C3"/>
    <w:rsid w:val="007F2E1E"/>
    <w:rsid w:val="007F7BFF"/>
    <w:rsid w:val="008245F0"/>
    <w:rsid w:val="00843448"/>
    <w:rsid w:val="00847AF8"/>
    <w:rsid w:val="008A7468"/>
    <w:rsid w:val="00903AEA"/>
    <w:rsid w:val="00935607"/>
    <w:rsid w:val="00936272"/>
    <w:rsid w:val="00937AF1"/>
    <w:rsid w:val="0094016A"/>
    <w:rsid w:val="00954E5E"/>
    <w:rsid w:val="009B275D"/>
    <w:rsid w:val="009D7B53"/>
    <w:rsid w:val="009E25B4"/>
    <w:rsid w:val="009F2E5A"/>
    <w:rsid w:val="00A10491"/>
    <w:rsid w:val="00A40231"/>
    <w:rsid w:val="00A53ECA"/>
    <w:rsid w:val="00A572FC"/>
    <w:rsid w:val="00A6434A"/>
    <w:rsid w:val="00A67A78"/>
    <w:rsid w:val="00A718C6"/>
    <w:rsid w:val="00A74934"/>
    <w:rsid w:val="00AA1780"/>
    <w:rsid w:val="00AB19E3"/>
    <w:rsid w:val="00AD5E23"/>
    <w:rsid w:val="00AE62E4"/>
    <w:rsid w:val="00AF536A"/>
    <w:rsid w:val="00B17B65"/>
    <w:rsid w:val="00B60DA1"/>
    <w:rsid w:val="00B76378"/>
    <w:rsid w:val="00BC441D"/>
    <w:rsid w:val="00BD30E9"/>
    <w:rsid w:val="00BE2768"/>
    <w:rsid w:val="00BE7C5B"/>
    <w:rsid w:val="00C040DD"/>
    <w:rsid w:val="00C04F00"/>
    <w:rsid w:val="00C45215"/>
    <w:rsid w:val="00CA40A6"/>
    <w:rsid w:val="00CA6F73"/>
    <w:rsid w:val="00CE1DCB"/>
    <w:rsid w:val="00CF318B"/>
    <w:rsid w:val="00D066CD"/>
    <w:rsid w:val="00D070E7"/>
    <w:rsid w:val="00D401AB"/>
    <w:rsid w:val="00D627C4"/>
    <w:rsid w:val="00D64CF4"/>
    <w:rsid w:val="00D92672"/>
    <w:rsid w:val="00D96DE9"/>
    <w:rsid w:val="00E137F4"/>
    <w:rsid w:val="00E36439"/>
    <w:rsid w:val="00E55163"/>
    <w:rsid w:val="00E812B7"/>
    <w:rsid w:val="00F01B41"/>
    <w:rsid w:val="00F147B2"/>
    <w:rsid w:val="00F43484"/>
    <w:rsid w:val="00F45AAF"/>
    <w:rsid w:val="00FE106B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26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00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ind w:left="720"/>
      <w:contextualSpacing/>
    </w:p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B19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19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19E3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9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9E3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9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9E3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00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ind w:left="720"/>
      <w:contextualSpacing/>
    </w:p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B19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19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19E3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9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9E3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9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9E3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8647</TotalTime>
  <Pages>5</Pages>
  <Words>901</Words>
  <Characters>5176</Characters>
  <Application>Microsoft Office Word</Application>
  <DocSecurity>0</DocSecurity>
  <Lines>258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umahx99</cp:lastModifiedBy>
  <cp:revision>15</cp:revision>
  <dcterms:created xsi:type="dcterms:W3CDTF">2016-11-18T01:52:00Z</dcterms:created>
  <dcterms:modified xsi:type="dcterms:W3CDTF">2016-11-24T03:17:00Z</dcterms:modified>
</cp:coreProperties>
</file>