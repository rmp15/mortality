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jpeg" ContentType="image/jpeg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224FC1A3" w14:textId="77777777" w:rsidR="00E01283" w:rsidRPr="00C80055" w:rsidRDefault="00E01283" w:rsidP="00C80055">
      <w:pPr>
        <w:rPr>
          <w:b/>
        </w:rPr>
      </w:pPr>
      <w:r w:rsidRPr="00C80055">
        <w:rPr>
          <w:b/>
        </w:rPr>
        <w:t>Experiences and lessons managing water in Cape Town with the advent of ‘Day Zero’</w:t>
      </w:r>
    </w:p>
    <w:p w14:paraId="1D698423" w14:textId="11F1A649" w:rsidR="00AA11D3" w:rsidRPr="00AA11D3" w:rsidRDefault="00AA11D3" w:rsidP="00AA11D3">
      <w:r w:rsidRPr="00AA11D3">
        <w:t>Robbie Parks, Megan McLaren, Ralf Toumi, Ulrike Rivett</w:t>
      </w:r>
    </w:p>
    <w:p w14:paraId="7E84F0F1" w14:textId="77777777" w:rsidR="00AA11D3" w:rsidRPr="00AE1961" w:rsidRDefault="00AA11D3" w:rsidP="00AE1961"/>
    <w:p w14:paraId="0593773F" w14:textId="67B41B78" w:rsidR="001B3329" w:rsidRPr="003063D8" w:rsidRDefault="005D4D3B" w:rsidP="003063D8">
      <w:pPr>
        <w:rPr>
          <w:b/>
        </w:rPr>
      </w:pPr>
      <w:r w:rsidRPr="003063D8">
        <w:rPr>
          <w:b/>
        </w:rPr>
        <w:t>Outline</w:t>
      </w:r>
    </w:p>
    <w:p w14:paraId="35101DF5" w14:textId="769FC243" w:rsidR="002B7651" w:rsidRDefault="00027A29" w:rsidP="00D55DA7">
      <w:pPr>
        <w:pStyle w:val="ListParagraph"/>
        <w:numPr>
          <w:ilvl w:val="0"/>
          <w:numId w:val="2"/>
        </w:numPr>
        <w:spacing w:after="120"/>
        <w:outlineLvl w:val="2"/>
        <w:rPr>
          <w:color w:val="000000" w:themeColor="text1"/>
          <w:u w:val="single"/>
        </w:rPr>
      </w:pPr>
      <w:r w:rsidRPr="00094CC9">
        <w:rPr>
          <w:color w:val="000000" w:themeColor="text1"/>
          <w:u w:val="single"/>
        </w:rPr>
        <w:t>Introduction</w:t>
      </w:r>
    </w:p>
    <w:p w14:paraId="3EDE6EA0" w14:textId="7AFA9EB6" w:rsidR="002B0879" w:rsidRDefault="00A003E8" w:rsidP="00A003E8">
      <w:pPr>
        <w:pStyle w:val="ListParagraph"/>
        <w:numPr>
          <w:ilvl w:val="1"/>
          <w:numId w:val="2"/>
        </w:numPr>
        <w:spacing w:after="120"/>
        <w:outlineLvl w:val="2"/>
        <w:rPr>
          <w:ins w:id="0" w:author="Parks, Robbie M" w:date="2018-05-16T13:56:00Z"/>
          <w:color w:val="000000" w:themeColor="text1"/>
          <w:u w:val="single"/>
        </w:rPr>
      </w:pPr>
      <w:ins w:id="1" w:author="Parks, Robbie M" w:date="2018-05-16T13:56:00Z">
        <w:r>
          <w:rPr>
            <w:color w:val="000000" w:themeColor="text1"/>
          </w:rPr>
          <w:t>The challenge of water management and drought globally</w:t>
        </w:r>
      </w:ins>
    </w:p>
    <w:p w14:paraId="06E1C637" w14:textId="0C601AF6" w:rsidR="00F6135B" w:rsidRDefault="00F6135B" w:rsidP="00F6135B">
      <w:pPr>
        <w:pStyle w:val="ListParagraph"/>
        <w:numPr>
          <w:ilvl w:val="2"/>
          <w:numId w:val="2"/>
        </w:numPr>
        <w:spacing w:after="120"/>
        <w:outlineLvl w:val="2"/>
        <w:rPr>
          <w:ins w:id="2" w:author="Parks, Robbie M" w:date="2018-05-16T13:56:00Z"/>
          <w:color w:val="000000" w:themeColor="text1"/>
          <w:u w:val="single"/>
        </w:rPr>
      </w:pPr>
      <w:ins w:id="3" w:author="Parks, Robbie M" w:date="2018-05-16T13:56:00Z">
        <w:r>
          <w:rPr>
            <w:color w:val="000000" w:themeColor="text1"/>
            <w:u w:val="single"/>
          </w:rPr>
          <w:t>Urban/rural</w:t>
        </w:r>
      </w:ins>
    </w:p>
    <w:p w14:paraId="611F6485" w14:textId="67859207" w:rsidR="00F6135B" w:rsidRPr="00F6135B" w:rsidRDefault="00F6135B" w:rsidP="00F6135B">
      <w:pPr>
        <w:pStyle w:val="ListParagraph"/>
        <w:numPr>
          <w:ilvl w:val="2"/>
          <w:numId w:val="2"/>
        </w:numPr>
        <w:spacing w:after="120"/>
        <w:outlineLvl w:val="2"/>
        <w:rPr>
          <w:color w:val="000000" w:themeColor="text1"/>
          <w:u w:val="single"/>
        </w:rPr>
      </w:pPr>
      <w:ins w:id="4" w:author="Parks, Robbie M" w:date="2018-05-16T13:57:00Z">
        <w:r>
          <w:rPr>
            <w:color w:val="000000" w:themeColor="text1"/>
            <w:u w:val="single"/>
          </w:rPr>
          <w:t>Importance of good water management</w:t>
        </w:r>
      </w:ins>
      <w:bookmarkStart w:id="5" w:name="_GoBack"/>
      <w:bookmarkEnd w:id="5"/>
    </w:p>
    <w:p w14:paraId="719282CB" w14:textId="534C89D3" w:rsidR="00D372F7" w:rsidRDefault="00D372F7" w:rsidP="00D55DA7">
      <w:pPr>
        <w:pStyle w:val="ListParagraph"/>
        <w:numPr>
          <w:ilvl w:val="1"/>
          <w:numId w:val="2"/>
        </w:numPr>
        <w:spacing w:after="120"/>
        <w:outlineLvl w:val="2"/>
        <w:rPr>
          <w:color w:val="000000" w:themeColor="text1"/>
        </w:rPr>
      </w:pPr>
      <w:r>
        <w:rPr>
          <w:color w:val="000000" w:themeColor="text1"/>
        </w:rPr>
        <w:t xml:space="preserve">Overview of Cape Town </w:t>
      </w:r>
      <w:r w:rsidR="008D032A">
        <w:rPr>
          <w:color w:val="000000" w:themeColor="text1"/>
        </w:rPr>
        <w:t>and South Africa</w:t>
      </w:r>
    </w:p>
    <w:p w14:paraId="046CC06D" w14:textId="464DBF36" w:rsidR="00094CC9" w:rsidRDefault="00094CC9" w:rsidP="00D55DA7">
      <w:pPr>
        <w:pStyle w:val="ListParagraph"/>
        <w:numPr>
          <w:ilvl w:val="1"/>
          <w:numId w:val="2"/>
        </w:numPr>
        <w:spacing w:after="120"/>
        <w:outlineLvl w:val="2"/>
        <w:rPr>
          <w:color w:val="000000" w:themeColor="text1"/>
        </w:rPr>
      </w:pPr>
      <w:r>
        <w:rPr>
          <w:color w:val="000000" w:themeColor="text1"/>
        </w:rPr>
        <w:t>Usefulness of Cape Town as an example of a</w:t>
      </w:r>
      <w:r w:rsidR="00965A77">
        <w:rPr>
          <w:color w:val="000000" w:themeColor="text1"/>
        </w:rPr>
        <w:t>n</w:t>
      </w:r>
      <w:r>
        <w:rPr>
          <w:color w:val="000000" w:themeColor="text1"/>
        </w:rPr>
        <w:t xml:space="preserve"> industrialised city in a semi-developing</w:t>
      </w:r>
      <w:r w:rsidR="00893645">
        <w:rPr>
          <w:color w:val="000000" w:themeColor="text1"/>
        </w:rPr>
        <w:t xml:space="preserve"> country (i.e. many examples relevant to many places in world)</w:t>
      </w:r>
    </w:p>
    <w:p w14:paraId="65A90979" w14:textId="0A0FBE6B" w:rsidR="00714008" w:rsidRPr="00714008" w:rsidRDefault="00714008" w:rsidP="00D55DA7">
      <w:pPr>
        <w:pStyle w:val="ListParagraph"/>
        <w:numPr>
          <w:ilvl w:val="1"/>
          <w:numId w:val="2"/>
        </w:numPr>
        <w:spacing w:after="120"/>
        <w:outlineLvl w:val="2"/>
        <w:rPr>
          <w:color w:val="000000" w:themeColor="text1"/>
        </w:rPr>
      </w:pPr>
      <w:r>
        <w:rPr>
          <w:color w:val="000000" w:themeColor="text1"/>
        </w:rPr>
        <w:t xml:space="preserve">Water </w:t>
      </w:r>
      <w:r w:rsidR="00A94865">
        <w:rPr>
          <w:color w:val="000000" w:themeColor="text1"/>
        </w:rPr>
        <w:t xml:space="preserve">guarantee </w:t>
      </w:r>
      <w:r>
        <w:rPr>
          <w:color w:val="000000" w:themeColor="text1"/>
        </w:rPr>
        <w:t xml:space="preserve">in the South African constitution </w:t>
      </w:r>
    </w:p>
    <w:p w14:paraId="7590EA8E" w14:textId="753F6DE5" w:rsidR="00D372F7" w:rsidRDefault="00AD45E7" w:rsidP="00D55DA7">
      <w:pPr>
        <w:pStyle w:val="ListParagraph"/>
        <w:numPr>
          <w:ilvl w:val="1"/>
          <w:numId w:val="2"/>
        </w:numPr>
        <w:spacing w:after="120"/>
        <w:outlineLvl w:val="2"/>
        <w:rPr>
          <w:color w:val="000000" w:themeColor="text1"/>
        </w:rPr>
      </w:pPr>
      <w:r>
        <w:rPr>
          <w:color w:val="000000" w:themeColor="text1"/>
        </w:rPr>
        <w:t xml:space="preserve">Main water supplies </w:t>
      </w:r>
      <w:r w:rsidR="00F95D18">
        <w:rPr>
          <w:color w:val="000000" w:themeColor="text1"/>
        </w:rPr>
        <w:t xml:space="preserve">and uses of water in </w:t>
      </w:r>
      <w:r>
        <w:rPr>
          <w:color w:val="000000" w:themeColor="text1"/>
        </w:rPr>
        <w:t>Cape Town</w:t>
      </w:r>
    </w:p>
    <w:p w14:paraId="15A27776" w14:textId="77777777" w:rsidR="00DC188B" w:rsidRPr="00DC188B" w:rsidRDefault="00DC188B" w:rsidP="00DC188B">
      <w:pPr>
        <w:spacing w:after="120"/>
        <w:ind w:left="1080"/>
        <w:outlineLvl w:val="2"/>
        <w:rPr>
          <w:color w:val="000000" w:themeColor="text1"/>
        </w:rPr>
      </w:pPr>
    </w:p>
    <w:p w14:paraId="4C64E840" w14:textId="7B7F0D1A" w:rsidR="005249F4" w:rsidRDefault="005249F4" w:rsidP="00D55DA7">
      <w:pPr>
        <w:pStyle w:val="ListParagraph"/>
        <w:numPr>
          <w:ilvl w:val="0"/>
          <w:numId w:val="2"/>
        </w:numPr>
        <w:spacing w:after="120"/>
        <w:outlineLvl w:val="2"/>
        <w:rPr>
          <w:color w:val="000000" w:themeColor="text1"/>
          <w:u w:val="single"/>
        </w:rPr>
      </w:pPr>
      <w:r w:rsidRPr="00094CC9">
        <w:rPr>
          <w:color w:val="000000" w:themeColor="text1"/>
          <w:u w:val="single"/>
        </w:rPr>
        <w:t>Why is Cape Town experiencing drought</w:t>
      </w:r>
      <w:r w:rsidR="00AD45E7" w:rsidRPr="00094CC9">
        <w:rPr>
          <w:color w:val="000000" w:themeColor="text1"/>
          <w:u w:val="single"/>
        </w:rPr>
        <w:t>?</w:t>
      </w:r>
    </w:p>
    <w:p w14:paraId="27FCE26F" w14:textId="7369AF21" w:rsidR="00F450AE" w:rsidRPr="00F450AE" w:rsidRDefault="00F450AE" w:rsidP="00F450AE">
      <w:pPr>
        <w:pStyle w:val="ListParagraph"/>
        <w:numPr>
          <w:ilvl w:val="1"/>
          <w:numId w:val="2"/>
        </w:numPr>
        <w:spacing w:after="120"/>
        <w:outlineLvl w:val="2"/>
        <w:rPr>
          <w:color w:val="000000" w:themeColor="text1"/>
        </w:rPr>
      </w:pPr>
      <w:r>
        <w:rPr>
          <w:color w:val="000000" w:themeColor="text1"/>
        </w:rPr>
        <w:t>What is ‘Day Zero’?</w:t>
      </w:r>
    </w:p>
    <w:p w14:paraId="67732BAA" w14:textId="0BFEAAEE" w:rsidR="006B4B07" w:rsidRPr="006B4B07" w:rsidRDefault="006B4B07" w:rsidP="006B4B07">
      <w:pPr>
        <w:pStyle w:val="ListParagraph"/>
        <w:numPr>
          <w:ilvl w:val="1"/>
          <w:numId w:val="2"/>
        </w:numPr>
        <w:spacing w:after="120"/>
        <w:outlineLvl w:val="2"/>
        <w:rPr>
          <w:color w:val="000000" w:themeColor="text1"/>
        </w:rPr>
      </w:pPr>
      <w:r>
        <w:rPr>
          <w:color w:val="000000" w:themeColor="text1"/>
        </w:rPr>
        <w:t>Weather and climate context</w:t>
      </w:r>
    </w:p>
    <w:p w14:paraId="16695971" w14:textId="14DE51EB" w:rsidR="006B1D20" w:rsidRDefault="001E0900" w:rsidP="006B1D20">
      <w:pPr>
        <w:pStyle w:val="ListParagraph"/>
        <w:numPr>
          <w:ilvl w:val="1"/>
          <w:numId w:val="2"/>
        </w:numPr>
        <w:spacing w:after="120"/>
        <w:outlineLvl w:val="2"/>
        <w:rPr>
          <w:color w:val="000000" w:themeColor="text1"/>
        </w:rPr>
      </w:pPr>
      <w:r>
        <w:rPr>
          <w:color w:val="000000" w:themeColor="text1"/>
        </w:rPr>
        <w:t>Overview of Cape Town’s s</w:t>
      </w:r>
      <w:r w:rsidR="00A206E0">
        <w:rPr>
          <w:color w:val="000000" w:themeColor="text1"/>
        </w:rPr>
        <w:t>easonal water cycle</w:t>
      </w:r>
      <w:r w:rsidR="009B7A03">
        <w:rPr>
          <w:color w:val="000000" w:themeColor="text1"/>
        </w:rPr>
        <w:t xml:space="preserve"> and supply</w:t>
      </w:r>
    </w:p>
    <w:p w14:paraId="51D0ABF6" w14:textId="00E4F9B4" w:rsidR="00AF5D5F" w:rsidRDefault="003914FF" w:rsidP="00AF5D5F">
      <w:pPr>
        <w:pStyle w:val="ListParagraph"/>
        <w:numPr>
          <w:ilvl w:val="1"/>
          <w:numId w:val="2"/>
        </w:numPr>
        <w:spacing w:after="120"/>
        <w:outlineLvl w:val="2"/>
        <w:rPr>
          <w:color w:val="000000" w:themeColor="text1"/>
        </w:rPr>
      </w:pPr>
      <w:r>
        <w:rPr>
          <w:color w:val="000000" w:themeColor="text1"/>
        </w:rPr>
        <w:t>Threats to water supply</w:t>
      </w:r>
      <w:r w:rsidR="0058571B">
        <w:rPr>
          <w:color w:val="000000" w:themeColor="text1"/>
        </w:rPr>
        <w:t xml:space="preserve"> under climate change</w:t>
      </w:r>
    </w:p>
    <w:p w14:paraId="3FB9A48F" w14:textId="77777777" w:rsidR="00DC188B" w:rsidRPr="00DC188B" w:rsidRDefault="00DC188B" w:rsidP="00DC188B">
      <w:pPr>
        <w:spacing w:after="120"/>
        <w:ind w:left="1080"/>
        <w:outlineLvl w:val="2"/>
        <w:rPr>
          <w:color w:val="000000" w:themeColor="text1"/>
        </w:rPr>
      </w:pPr>
    </w:p>
    <w:p w14:paraId="2EE115A8" w14:textId="75B0B0D5" w:rsidR="00714008" w:rsidRPr="00094CC9" w:rsidRDefault="0090782A" w:rsidP="00333DCA">
      <w:pPr>
        <w:pStyle w:val="ListParagraph"/>
        <w:numPr>
          <w:ilvl w:val="0"/>
          <w:numId w:val="2"/>
        </w:numPr>
        <w:spacing w:after="120"/>
        <w:outlineLvl w:val="2"/>
        <w:rPr>
          <w:color w:val="000000" w:themeColor="text1"/>
          <w:u w:val="single"/>
        </w:rPr>
      </w:pPr>
      <w:r w:rsidRPr="00094CC9">
        <w:rPr>
          <w:color w:val="000000" w:themeColor="text1"/>
          <w:u w:val="single"/>
        </w:rPr>
        <w:t>How is</w:t>
      </w:r>
      <w:r w:rsidR="00333DCA" w:rsidRPr="00094CC9">
        <w:rPr>
          <w:color w:val="000000" w:themeColor="text1"/>
          <w:u w:val="single"/>
        </w:rPr>
        <w:t xml:space="preserve"> drought</w:t>
      </w:r>
      <w:r w:rsidR="008D032A" w:rsidRPr="00094CC9">
        <w:rPr>
          <w:color w:val="000000" w:themeColor="text1"/>
          <w:u w:val="single"/>
        </w:rPr>
        <w:t xml:space="preserve"> </w:t>
      </w:r>
      <w:r w:rsidRPr="00094CC9">
        <w:rPr>
          <w:color w:val="000000" w:themeColor="text1"/>
          <w:u w:val="single"/>
        </w:rPr>
        <w:t>impacting</w:t>
      </w:r>
      <w:r w:rsidR="008D032A" w:rsidRPr="00094CC9">
        <w:rPr>
          <w:color w:val="000000" w:themeColor="text1"/>
          <w:u w:val="single"/>
        </w:rPr>
        <w:t xml:space="preserve"> Cape Town</w:t>
      </w:r>
      <w:r w:rsidR="00333DCA" w:rsidRPr="00094CC9">
        <w:rPr>
          <w:color w:val="000000" w:themeColor="text1"/>
          <w:u w:val="single"/>
        </w:rPr>
        <w:t>?</w:t>
      </w:r>
    </w:p>
    <w:p w14:paraId="761C16B7" w14:textId="3DDA552E" w:rsidR="009D65FD" w:rsidRDefault="00DB1C5A" w:rsidP="00333DCA">
      <w:pPr>
        <w:pStyle w:val="ListParagraph"/>
        <w:numPr>
          <w:ilvl w:val="1"/>
          <w:numId w:val="2"/>
        </w:numPr>
        <w:spacing w:after="120"/>
        <w:outlineLvl w:val="2"/>
        <w:rPr>
          <w:color w:val="000000" w:themeColor="text1"/>
        </w:rPr>
      </w:pPr>
      <w:r>
        <w:rPr>
          <w:color w:val="000000" w:themeColor="text1"/>
        </w:rPr>
        <w:t>Management and r</w:t>
      </w:r>
      <w:r w:rsidR="009D65FD">
        <w:rPr>
          <w:color w:val="000000" w:themeColor="text1"/>
        </w:rPr>
        <w:t>ationing of water</w:t>
      </w:r>
    </w:p>
    <w:p w14:paraId="3AF92DC4" w14:textId="29E1DBF7" w:rsidR="00EF3892" w:rsidRDefault="00EF3892" w:rsidP="00333DCA">
      <w:pPr>
        <w:pStyle w:val="ListParagraph"/>
        <w:numPr>
          <w:ilvl w:val="1"/>
          <w:numId w:val="2"/>
        </w:numPr>
        <w:spacing w:after="120"/>
        <w:outlineLvl w:val="2"/>
        <w:rPr>
          <w:color w:val="000000" w:themeColor="text1"/>
        </w:rPr>
      </w:pPr>
      <w:r>
        <w:rPr>
          <w:color w:val="000000" w:themeColor="text1"/>
        </w:rPr>
        <w:t>Social and behavioural</w:t>
      </w:r>
      <w:r w:rsidRPr="00EF3892">
        <w:rPr>
          <w:color w:val="000000" w:themeColor="text1"/>
        </w:rPr>
        <w:t xml:space="preserve"> impacts</w:t>
      </w:r>
    </w:p>
    <w:p w14:paraId="59012164" w14:textId="6B95D167" w:rsidR="00463152" w:rsidRDefault="00463152" w:rsidP="00333DCA">
      <w:pPr>
        <w:pStyle w:val="ListParagraph"/>
        <w:numPr>
          <w:ilvl w:val="1"/>
          <w:numId w:val="2"/>
        </w:numPr>
        <w:spacing w:after="120"/>
        <w:outlineLvl w:val="2"/>
        <w:rPr>
          <w:color w:val="000000" w:themeColor="text1"/>
        </w:rPr>
      </w:pPr>
      <w:r>
        <w:rPr>
          <w:color w:val="000000" w:themeColor="text1"/>
        </w:rPr>
        <w:t>Health impacts</w:t>
      </w:r>
    </w:p>
    <w:p w14:paraId="1B6ACF0C" w14:textId="261462A9" w:rsidR="00463152" w:rsidRPr="00EF3892" w:rsidRDefault="00463152" w:rsidP="00333DCA">
      <w:pPr>
        <w:pStyle w:val="ListParagraph"/>
        <w:numPr>
          <w:ilvl w:val="1"/>
          <w:numId w:val="2"/>
        </w:numPr>
        <w:spacing w:after="120"/>
        <w:outlineLvl w:val="2"/>
        <w:rPr>
          <w:color w:val="000000" w:themeColor="text1"/>
        </w:rPr>
      </w:pPr>
      <w:r>
        <w:rPr>
          <w:color w:val="000000" w:themeColor="text1"/>
        </w:rPr>
        <w:t>Economic impac</w:t>
      </w:r>
      <w:r w:rsidR="009D26E4">
        <w:rPr>
          <w:color w:val="000000" w:themeColor="text1"/>
        </w:rPr>
        <w:t>t</w:t>
      </w:r>
      <w:r>
        <w:rPr>
          <w:color w:val="000000" w:themeColor="text1"/>
        </w:rPr>
        <w:t>s</w:t>
      </w:r>
    </w:p>
    <w:p w14:paraId="5CF8D5F4" w14:textId="6A653FE4" w:rsidR="00DC188B" w:rsidRDefault="00864798" w:rsidP="00F27674">
      <w:pPr>
        <w:pStyle w:val="ListParagraph"/>
        <w:numPr>
          <w:ilvl w:val="1"/>
          <w:numId w:val="2"/>
        </w:numPr>
        <w:spacing w:after="120"/>
        <w:outlineLvl w:val="2"/>
        <w:rPr>
          <w:color w:val="000000" w:themeColor="text1"/>
        </w:rPr>
      </w:pPr>
      <w:r>
        <w:rPr>
          <w:color w:val="000000" w:themeColor="text1"/>
        </w:rPr>
        <w:t xml:space="preserve">Differential </w:t>
      </w:r>
      <w:r w:rsidR="000F541A">
        <w:rPr>
          <w:color w:val="000000" w:themeColor="text1"/>
        </w:rPr>
        <w:t>of</w:t>
      </w:r>
      <w:r>
        <w:rPr>
          <w:color w:val="000000" w:themeColor="text1"/>
        </w:rPr>
        <w:t xml:space="preserve"> </w:t>
      </w:r>
      <w:r w:rsidR="00094CC9">
        <w:rPr>
          <w:color w:val="000000" w:themeColor="text1"/>
        </w:rPr>
        <w:t xml:space="preserve">impacts on </w:t>
      </w:r>
      <w:r w:rsidR="000F541A">
        <w:rPr>
          <w:color w:val="000000" w:themeColor="text1"/>
        </w:rPr>
        <w:t>different strata of society (rich/poor/black/white)</w:t>
      </w:r>
    </w:p>
    <w:p w14:paraId="4950EDBC" w14:textId="77777777" w:rsidR="00F27674" w:rsidRPr="00F27674" w:rsidRDefault="00F27674" w:rsidP="00F27674">
      <w:pPr>
        <w:spacing w:after="120"/>
        <w:ind w:left="1080"/>
        <w:outlineLvl w:val="2"/>
        <w:rPr>
          <w:color w:val="000000" w:themeColor="text1"/>
        </w:rPr>
      </w:pPr>
    </w:p>
    <w:p w14:paraId="437165A8" w14:textId="5FB6D559" w:rsidR="00333DCA" w:rsidRPr="00094CC9" w:rsidRDefault="00416006" w:rsidP="00333DCA">
      <w:pPr>
        <w:pStyle w:val="ListParagraph"/>
        <w:numPr>
          <w:ilvl w:val="0"/>
          <w:numId w:val="2"/>
        </w:numPr>
        <w:spacing w:after="120"/>
        <w:outlineLvl w:val="2"/>
        <w:rPr>
          <w:color w:val="000000" w:themeColor="text1"/>
          <w:u w:val="single"/>
        </w:rPr>
      </w:pPr>
      <w:r w:rsidRPr="00094CC9">
        <w:rPr>
          <w:color w:val="000000" w:themeColor="text1"/>
          <w:u w:val="single"/>
        </w:rPr>
        <w:t xml:space="preserve">How </w:t>
      </w:r>
      <w:r w:rsidR="00506F77" w:rsidRPr="00094CC9">
        <w:rPr>
          <w:color w:val="000000" w:themeColor="text1"/>
          <w:u w:val="single"/>
        </w:rPr>
        <w:t>is</w:t>
      </w:r>
      <w:r w:rsidRPr="00094CC9">
        <w:rPr>
          <w:color w:val="000000" w:themeColor="text1"/>
          <w:u w:val="single"/>
        </w:rPr>
        <w:t xml:space="preserve"> </w:t>
      </w:r>
      <w:r w:rsidR="00EF62E5">
        <w:rPr>
          <w:color w:val="000000" w:themeColor="text1"/>
          <w:u w:val="single"/>
        </w:rPr>
        <w:t xml:space="preserve">Cape Town </w:t>
      </w:r>
      <w:r w:rsidR="00506F77" w:rsidRPr="00094CC9">
        <w:rPr>
          <w:color w:val="000000" w:themeColor="text1"/>
          <w:u w:val="single"/>
        </w:rPr>
        <w:t xml:space="preserve">adapting to </w:t>
      </w:r>
      <w:r w:rsidR="00E151E7">
        <w:rPr>
          <w:color w:val="000000" w:themeColor="text1"/>
          <w:u w:val="single"/>
        </w:rPr>
        <w:t xml:space="preserve">its </w:t>
      </w:r>
      <w:r w:rsidR="00251D7A">
        <w:rPr>
          <w:color w:val="000000" w:themeColor="text1"/>
          <w:u w:val="single"/>
        </w:rPr>
        <w:t>new reality</w:t>
      </w:r>
      <w:r w:rsidR="00506F77" w:rsidRPr="00094CC9">
        <w:rPr>
          <w:color w:val="000000" w:themeColor="text1"/>
          <w:u w:val="single"/>
        </w:rPr>
        <w:t>?</w:t>
      </w:r>
    </w:p>
    <w:p w14:paraId="4FBB4EAB" w14:textId="1C5A4649" w:rsidR="00506F77" w:rsidRDefault="00506F77" w:rsidP="00506F77">
      <w:pPr>
        <w:pStyle w:val="ListParagraph"/>
        <w:numPr>
          <w:ilvl w:val="1"/>
          <w:numId w:val="2"/>
        </w:numPr>
        <w:spacing w:after="120"/>
        <w:outlineLvl w:val="2"/>
        <w:rPr>
          <w:color w:val="000000" w:themeColor="text1"/>
        </w:rPr>
      </w:pPr>
      <w:r>
        <w:rPr>
          <w:color w:val="000000" w:themeColor="text1"/>
        </w:rPr>
        <w:t>Early Warning Systems</w:t>
      </w:r>
      <w:r w:rsidR="00F301CB">
        <w:rPr>
          <w:color w:val="000000" w:themeColor="text1"/>
        </w:rPr>
        <w:t xml:space="preserve"> of drought</w:t>
      </w:r>
    </w:p>
    <w:p w14:paraId="188921EF" w14:textId="1E437132" w:rsidR="00F301CB" w:rsidRPr="00F301CB" w:rsidRDefault="00F301CB" w:rsidP="00506F77">
      <w:pPr>
        <w:pStyle w:val="ListParagraph"/>
        <w:numPr>
          <w:ilvl w:val="1"/>
          <w:numId w:val="2"/>
        </w:numPr>
        <w:spacing w:after="120"/>
        <w:outlineLvl w:val="2"/>
        <w:rPr>
          <w:color w:val="000000" w:themeColor="text1"/>
        </w:rPr>
      </w:pPr>
      <w:r>
        <w:rPr>
          <w:color w:val="000000" w:themeColor="text1"/>
        </w:rPr>
        <w:t>Water proliferation technology, what works and what doesn’t</w:t>
      </w:r>
    </w:p>
    <w:p w14:paraId="766DF20A" w14:textId="70E00AD6" w:rsidR="008515E4" w:rsidRDefault="00506F77" w:rsidP="00506F77">
      <w:pPr>
        <w:pStyle w:val="ListParagraph"/>
        <w:numPr>
          <w:ilvl w:val="1"/>
          <w:numId w:val="2"/>
        </w:numPr>
        <w:spacing w:after="120"/>
        <w:outlineLvl w:val="2"/>
        <w:rPr>
          <w:color w:val="000000" w:themeColor="text1"/>
        </w:rPr>
      </w:pPr>
      <w:r>
        <w:rPr>
          <w:color w:val="000000" w:themeColor="text1"/>
        </w:rPr>
        <w:t>M</w:t>
      </w:r>
      <w:r w:rsidR="001B3329">
        <w:rPr>
          <w:color w:val="000000" w:themeColor="text1"/>
        </w:rPr>
        <w:t>onitoring water use</w:t>
      </w:r>
    </w:p>
    <w:p w14:paraId="05F052D1" w14:textId="402811C2" w:rsidR="006C576A" w:rsidRPr="006C576A" w:rsidRDefault="008515E4" w:rsidP="003E2BD6">
      <w:pPr>
        <w:pStyle w:val="ListParagraph"/>
        <w:numPr>
          <w:ilvl w:val="1"/>
          <w:numId w:val="2"/>
        </w:numPr>
        <w:spacing w:after="120"/>
        <w:outlineLvl w:val="2"/>
        <w:rPr>
          <w:color w:val="000000" w:themeColor="text1"/>
        </w:rPr>
      </w:pPr>
      <w:r>
        <w:rPr>
          <w:color w:val="000000" w:themeColor="text1"/>
        </w:rPr>
        <w:t>I</w:t>
      </w:r>
      <w:r w:rsidR="001B3329">
        <w:rPr>
          <w:color w:val="000000" w:themeColor="text1"/>
        </w:rPr>
        <w:t>ncreasing transparency of existing</w:t>
      </w:r>
      <w:r w:rsidR="00397C7F">
        <w:rPr>
          <w:color w:val="000000" w:themeColor="text1"/>
        </w:rPr>
        <w:t xml:space="preserve"> water usage</w:t>
      </w:r>
      <w:r w:rsidR="001B3329">
        <w:rPr>
          <w:color w:val="000000" w:themeColor="text1"/>
        </w:rPr>
        <w:t xml:space="preserve"> data</w:t>
      </w:r>
    </w:p>
    <w:p w14:paraId="22270172" w14:textId="77777777" w:rsidR="003E2BD6" w:rsidRPr="003E2BD6" w:rsidRDefault="003E2BD6" w:rsidP="003E2BD6">
      <w:pPr>
        <w:spacing w:after="120"/>
        <w:ind w:left="1080"/>
        <w:outlineLvl w:val="2"/>
        <w:rPr>
          <w:color w:val="000000" w:themeColor="text1"/>
        </w:rPr>
      </w:pPr>
    </w:p>
    <w:p w14:paraId="26BA688B" w14:textId="5849542B" w:rsidR="00E87C7A" w:rsidRDefault="00E87C7A" w:rsidP="00C80055">
      <w:pPr>
        <w:pStyle w:val="ListParagraph"/>
        <w:numPr>
          <w:ilvl w:val="0"/>
          <w:numId w:val="2"/>
        </w:numPr>
        <w:spacing w:after="120"/>
        <w:outlineLvl w:val="2"/>
        <w:rPr>
          <w:color w:val="000000" w:themeColor="text1"/>
          <w:u w:val="single"/>
        </w:rPr>
      </w:pPr>
      <w:r w:rsidRPr="00094CC9">
        <w:rPr>
          <w:color w:val="000000" w:themeColor="text1"/>
          <w:u w:val="single"/>
        </w:rPr>
        <w:t>Policy recommendations</w:t>
      </w:r>
    </w:p>
    <w:p w14:paraId="071AE98C" w14:textId="40E8098D" w:rsidR="003E2BD6" w:rsidRPr="003E2BD6" w:rsidRDefault="003E2BD6" w:rsidP="003E2BD6">
      <w:pPr>
        <w:pStyle w:val="ListParagraph"/>
        <w:numPr>
          <w:ilvl w:val="1"/>
          <w:numId w:val="2"/>
        </w:numPr>
        <w:spacing w:after="120"/>
        <w:outlineLvl w:val="2"/>
        <w:rPr>
          <w:color w:val="000000" w:themeColor="text1"/>
          <w:u w:val="single"/>
        </w:rPr>
      </w:pPr>
      <w:r>
        <w:rPr>
          <w:color w:val="000000" w:themeColor="text1"/>
        </w:rPr>
        <w:t>Lessons learnt</w:t>
      </w:r>
    </w:p>
    <w:p w14:paraId="2E7E5DFA" w14:textId="1A9023C9" w:rsidR="003E2BD6" w:rsidRPr="00502190" w:rsidRDefault="00502190" w:rsidP="003E2BD6">
      <w:pPr>
        <w:pStyle w:val="ListParagraph"/>
        <w:numPr>
          <w:ilvl w:val="1"/>
          <w:numId w:val="2"/>
        </w:numPr>
        <w:spacing w:after="120"/>
        <w:outlineLvl w:val="2"/>
        <w:rPr>
          <w:color w:val="000000" w:themeColor="text1"/>
          <w:u w:val="single"/>
        </w:rPr>
      </w:pPr>
      <w:r>
        <w:rPr>
          <w:color w:val="000000" w:themeColor="text1"/>
        </w:rPr>
        <w:t>What works and what doesn’t</w:t>
      </w:r>
    </w:p>
    <w:p w14:paraId="54411AE3" w14:textId="62CC0776" w:rsidR="006C576A" w:rsidRPr="006C576A" w:rsidRDefault="006C576A" w:rsidP="003E2BD6">
      <w:pPr>
        <w:pStyle w:val="ListParagraph"/>
        <w:numPr>
          <w:ilvl w:val="1"/>
          <w:numId w:val="2"/>
        </w:numPr>
        <w:spacing w:after="120"/>
        <w:outlineLvl w:val="2"/>
        <w:rPr>
          <w:color w:val="000000" w:themeColor="text1"/>
          <w:u w:val="single"/>
        </w:rPr>
      </w:pPr>
      <w:r>
        <w:rPr>
          <w:color w:val="000000" w:themeColor="text1"/>
        </w:rPr>
        <w:t>Technological recommendations</w:t>
      </w:r>
    </w:p>
    <w:p w14:paraId="4847167A" w14:textId="79A8591E" w:rsidR="003C58CA" w:rsidRPr="003C58CA" w:rsidRDefault="003C58CA" w:rsidP="003E2BD6">
      <w:pPr>
        <w:pStyle w:val="ListParagraph"/>
        <w:numPr>
          <w:ilvl w:val="1"/>
          <w:numId w:val="2"/>
        </w:numPr>
        <w:spacing w:after="120"/>
        <w:outlineLvl w:val="2"/>
        <w:rPr>
          <w:color w:val="000000" w:themeColor="text1"/>
          <w:u w:val="single"/>
        </w:rPr>
      </w:pPr>
      <w:r>
        <w:rPr>
          <w:color w:val="000000" w:themeColor="text1"/>
        </w:rPr>
        <w:t>Social policy recommendations</w:t>
      </w:r>
    </w:p>
    <w:p w14:paraId="53BC9D6D" w14:textId="6A3633A3" w:rsidR="006C576A" w:rsidRPr="009F13FF" w:rsidRDefault="008C48D3" w:rsidP="003E2BD6">
      <w:pPr>
        <w:pStyle w:val="ListParagraph"/>
        <w:numPr>
          <w:ilvl w:val="1"/>
          <w:numId w:val="2"/>
        </w:numPr>
        <w:spacing w:after="120"/>
        <w:outlineLvl w:val="2"/>
        <w:rPr>
          <w:color w:val="000000" w:themeColor="text1"/>
          <w:u w:val="single"/>
        </w:rPr>
      </w:pPr>
      <w:r>
        <w:rPr>
          <w:color w:val="000000" w:themeColor="text1"/>
        </w:rPr>
        <w:t>H</w:t>
      </w:r>
      <w:r w:rsidR="00FA47C0">
        <w:rPr>
          <w:color w:val="000000" w:themeColor="text1"/>
        </w:rPr>
        <w:t xml:space="preserve">ow to engender long-lasting behavioural change </w:t>
      </w:r>
    </w:p>
    <w:p w14:paraId="4C1E49D9" w14:textId="068C040C" w:rsidR="009F13FF" w:rsidRPr="00094CC9" w:rsidRDefault="009F13FF" w:rsidP="003E2BD6">
      <w:pPr>
        <w:pStyle w:val="ListParagraph"/>
        <w:numPr>
          <w:ilvl w:val="1"/>
          <w:numId w:val="2"/>
        </w:numPr>
        <w:spacing w:after="120"/>
        <w:outlineLvl w:val="2"/>
        <w:rPr>
          <w:color w:val="000000" w:themeColor="text1"/>
          <w:u w:val="single"/>
        </w:rPr>
      </w:pPr>
      <w:r>
        <w:rPr>
          <w:color w:val="000000" w:themeColor="text1"/>
        </w:rPr>
        <w:t xml:space="preserve">Relevance to other </w:t>
      </w:r>
      <w:r w:rsidR="00E2309B">
        <w:rPr>
          <w:color w:val="000000" w:themeColor="text1"/>
        </w:rPr>
        <w:t>places in the world</w:t>
      </w:r>
    </w:p>
    <w:p w14:paraId="7D2A4366" w14:textId="77777777" w:rsidR="00D432CF" w:rsidRPr="00D432CF" w:rsidRDefault="00D432CF" w:rsidP="00D432CF"/>
    <w:p w14:paraId="68C44B07" w14:textId="77777777" w:rsidR="00433EDB" w:rsidRPr="00E01283" w:rsidRDefault="00433EDB"/>
    <w:sectPr w:rsidR="00433EDB" w:rsidRPr="00E01283" w:rsidSect="00795E96">
      <w:pgSz w:w="11900" w:h="16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  <w:font w:name="Calibri">
    <w:panose1 w:val="020F0502020204030204"/>
    <w:charset w:val="00"/>
    <w:family w:val="auto"/>
    <w:pitch w:val="variable"/>
    <w:sig w:usb0="E00002FF" w:usb1="4000ACFF" w:usb2="00000001" w:usb3="00000000" w:csb0="0000019F" w:csb1="00000000"/>
  </w:font>
  <w:font w:name="Courier New">
    <w:panose1 w:val="02070309020205020404"/>
    <w:charset w:val="00"/>
    <w:family w:val="auto"/>
    <w:pitch w:val="variable"/>
    <w:sig w:usb0="E0002AFF" w:usb1="C0007843" w:usb2="00000009" w:usb3="00000000" w:csb0="000001FF" w:csb1="00000000"/>
  </w:font>
  <w:font w:name="Times New Roman">
    <w:panose1 w:val="02020603050405020304"/>
    <w:charset w:val="00"/>
    <w:family w:val="auto"/>
    <w:pitch w:val="variable"/>
    <w:sig w:usb0="E0002AEF" w:usb1="C0007841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auto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auto"/>
    <w:pitch w:val="variable"/>
    <w:sig w:usb0="A00002EF" w:usb1="4000207B" w:usb2="00000000" w:usb3="00000000" w:csb0="0000019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3B124EA9"/>
    <w:multiLevelType w:val="hybridMultilevel"/>
    <w:tmpl w:val="6F06BE38"/>
    <w:lvl w:ilvl="0" w:tplc="E5E2B94E">
      <w:numFmt w:val="bullet"/>
      <w:lvlText w:val="-"/>
      <w:lvlJc w:val="left"/>
      <w:pPr>
        <w:ind w:left="720" w:hanging="360"/>
      </w:pPr>
      <w:rPr>
        <w:rFonts w:ascii="Arial" w:eastAsia="Calibri" w:hAnsi="Arial" w:cs="Aria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7030422D"/>
    <w:multiLevelType w:val="hybridMultilevel"/>
    <w:tmpl w:val="D0BAF99E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1"/>
  </w:num>
</w:numbering>
</file>

<file path=word/people.xml><?xml version="1.0" encoding="utf-8"?>
<w15:people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15:person w15:author="Parks, Robbie M">
    <w15:presenceInfo w15:providerId="None" w15:userId="Parks, Robbie M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01283"/>
    <w:rsid w:val="0000461D"/>
    <w:rsid w:val="00027A29"/>
    <w:rsid w:val="0003657E"/>
    <w:rsid w:val="00036FFA"/>
    <w:rsid w:val="000450BD"/>
    <w:rsid w:val="0004691D"/>
    <w:rsid w:val="000544A3"/>
    <w:rsid w:val="0006422D"/>
    <w:rsid w:val="00065EAB"/>
    <w:rsid w:val="00066C53"/>
    <w:rsid w:val="00074902"/>
    <w:rsid w:val="0008003B"/>
    <w:rsid w:val="0008315C"/>
    <w:rsid w:val="000870BD"/>
    <w:rsid w:val="00087386"/>
    <w:rsid w:val="00094337"/>
    <w:rsid w:val="00094CC9"/>
    <w:rsid w:val="000A67D2"/>
    <w:rsid w:val="000B0D4A"/>
    <w:rsid w:val="000B6495"/>
    <w:rsid w:val="000B68BB"/>
    <w:rsid w:val="000B7625"/>
    <w:rsid w:val="000C7277"/>
    <w:rsid w:val="000D3BBB"/>
    <w:rsid w:val="000F2B41"/>
    <w:rsid w:val="000F541A"/>
    <w:rsid w:val="00132C6C"/>
    <w:rsid w:val="00156FC7"/>
    <w:rsid w:val="00161E98"/>
    <w:rsid w:val="00162088"/>
    <w:rsid w:val="00166F8C"/>
    <w:rsid w:val="001672B6"/>
    <w:rsid w:val="00167BD7"/>
    <w:rsid w:val="001767A0"/>
    <w:rsid w:val="00176AB2"/>
    <w:rsid w:val="00183ED4"/>
    <w:rsid w:val="001928EC"/>
    <w:rsid w:val="001A1F00"/>
    <w:rsid w:val="001A39E7"/>
    <w:rsid w:val="001A6572"/>
    <w:rsid w:val="001B0EFF"/>
    <w:rsid w:val="001B23D1"/>
    <w:rsid w:val="001B3329"/>
    <w:rsid w:val="001B3A23"/>
    <w:rsid w:val="001B3A2C"/>
    <w:rsid w:val="001B55EF"/>
    <w:rsid w:val="001C613C"/>
    <w:rsid w:val="001D547C"/>
    <w:rsid w:val="001E0900"/>
    <w:rsid w:val="001E163F"/>
    <w:rsid w:val="001E4959"/>
    <w:rsid w:val="001F0FFF"/>
    <w:rsid w:val="001F7D80"/>
    <w:rsid w:val="002006A8"/>
    <w:rsid w:val="00211495"/>
    <w:rsid w:val="00220346"/>
    <w:rsid w:val="00220897"/>
    <w:rsid w:val="00220C4B"/>
    <w:rsid w:val="00221B31"/>
    <w:rsid w:val="00222996"/>
    <w:rsid w:val="002231AC"/>
    <w:rsid w:val="002500AE"/>
    <w:rsid w:val="00251D7A"/>
    <w:rsid w:val="00252195"/>
    <w:rsid w:val="0026033D"/>
    <w:rsid w:val="00260B02"/>
    <w:rsid w:val="00262880"/>
    <w:rsid w:val="00276AEC"/>
    <w:rsid w:val="0029006F"/>
    <w:rsid w:val="00296A5E"/>
    <w:rsid w:val="00296CA9"/>
    <w:rsid w:val="002B0879"/>
    <w:rsid w:val="002B1609"/>
    <w:rsid w:val="002B7651"/>
    <w:rsid w:val="002C47B0"/>
    <w:rsid w:val="002C725D"/>
    <w:rsid w:val="002E05E6"/>
    <w:rsid w:val="002F4DC5"/>
    <w:rsid w:val="00303AC5"/>
    <w:rsid w:val="00303C84"/>
    <w:rsid w:val="003063D8"/>
    <w:rsid w:val="00306685"/>
    <w:rsid w:val="0030708B"/>
    <w:rsid w:val="00315E15"/>
    <w:rsid w:val="00333DCA"/>
    <w:rsid w:val="00351F3A"/>
    <w:rsid w:val="00361DD6"/>
    <w:rsid w:val="003673C8"/>
    <w:rsid w:val="00367F0A"/>
    <w:rsid w:val="00376B34"/>
    <w:rsid w:val="003914FF"/>
    <w:rsid w:val="0039751B"/>
    <w:rsid w:val="00397C7F"/>
    <w:rsid w:val="003A3A3F"/>
    <w:rsid w:val="003C153C"/>
    <w:rsid w:val="003C58CA"/>
    <w:rsid w:val="003E2BD6"/>
    <w:rsid w:val="003E40C0"/>
    <w:rsid w:val="003F22B3"/>
    <w:rsid w:val="003F3758"/>
    <w:rsid w:val="003F4C4D"/>
    <w:rsid w:val="004018CB"/>
    <w:rsid w:val="004022B7"/>
    <w:rsid w:val="00402D6F"/>
    <w:rsid w:val="004060EF"/>
    <w:rsid w:val="00416006"/>
    <w:rsid w:val="0043246A"/>
    <w:rsid w:val="00433EDB"/>
    <w:rsid w:val="00437E72"/>
    <w:rsid w:val="00445E5A"/>
    <w:rsid w:val="00463152"/>
    <w:rsid w:val="00466460"/>
    <w:rsid w:val="00484E1E"/>
    <w:rsid w:val="00497BA7"/>
    <w:rsid w:val="004A5369"/>
    <w:rsid w:val="004B2C9E"/>
    <w:rsid w:val="004B660A"/>
    <w:rsid w:val="004C140E"/>
    <w:rsid w:val="004C3449"/>
    <w:rsid w:val="004C3E42"/>
    <w:rsid w:val="004D77E6"/>
    <w:rsid w:val="004E36B5"/>
    <w:rsid w:val="004E3F16"/>
    <w:rsid w:val="004E7B07"/>
    <w:rsid w:val="004F1615"/>
    <w:rsid w:val="004F404D"/>
    <w:rsid w:val="004F60F9"/>
    <w:rsid w:val="004F7FD8"/>
    <w:rsid w:val="00502190"/>
    <w:rsid w:val="005028B3"/>
    <w:rsid w:val="005041A9"/>
    <w:rsid w:val="00506AF4"/>
    <w:rsid w:val="00506F77"/>
    <w:rsid w:val="005130C5"/>
    <w:rsid w:val="005249F4"/>
    <w:rsid w:val="00525A41"/>
    <w:rsid w:val="005447C1"/>
    <w:rsid w:val="005546F4"/>
    <w:rsid w:val="0055527C"/>
    <w:rsid w:val="005556EB"/>
    <w:rsid w:val="00561F2E"/>
    <w:rsid w:val="00565475"/>
    <w:rsid w:val="00565B41"/>
    <w:rsid w:val="00577AC5"/>
    <w:rsid w:val="005841AF"/>
    <w:rsid w:val="0058571B"/>
    <w:rsid w:val="00585742"/>
    <w:rsid w:val="0059276B"/>
    <w:rsid w:val="0059357D"/>
    <w:rsid w:val="00594F9B"/>
    <w:rsid w:val="00597EC9"/>
    <w:rsid w:val="005A09B0"/>
    <w:rsid w:val="005B1ED4"/>
    <w:rsid w:val="005B5156"/>
    <w:rsid w:val="005B6ADA"/>
    <w:rsid w:val="005D4D3B"/>
    <w:rsid w:val="005D61B1"/>
    <w:rsid w:val="005E1EC7"/>
    <w:rsid w:val="005E57C1"/>
    <w:rsid w:val="005F34A4"/>
    <w:rsid w:val="005F3963"/>
    <w:rsid w:val="005F5217"/>
    <w:rsid w:val="0061042C"/>
    <w:rsid w:val="0061190A"/>
    <w:rsid w:val="006124E6"/>
    <w:rsid w:val="00626D2D"/>
    <w:rsid w:val="00634114"/>
    <w:rsid w:val="00641AF0"/>
    <w:rsid w:val="00654679"/>
    <w:rsid w:val="006633AD"/>
    <w:rsid w:val="0067673D"/>
    <w:rsid w:val="00677304"/>
    <w:rsid w:val="00690163"/>
    <w:rsid w:val="0069323B"/>
    <w:rsid w:val="006934E5"/>
    <w:rsid w:val="006A5B04"/>
    <w:rsid w:val="006B1D20"/>
    <w:rsid w:val="006B4B07"/>
    <w:rsid w:val="006C0D41"/>
    <w:rsid w:val="006C50E6"/>
    <w:rsid w:val="006C576A"/>
    <w:rsid w:val="006C685C"/>
    <w:rsid w:val="006F382C"/>
    <w:rsid w:val="00701132"/>
    <w:rsid w:val="00712E39"/>
    <w:rsid w:val="00714008"/>
    <w:rsid w:val="00717E62"/>
    <w:rsid w:val="007259F2"/>
    <w:rsid w:val="00743FCA"/>
    <w:rsid w:val="00756799"/>
    <w:rsid w:val="00762106"/>
    <w:rsid w:val="007657EB"/>
    <w:rsid w:val="007837A3"/>
    <w:rsid w:val="0079390A"/>
    <w:rsid w:val="00795E96"/>
    <w:rsid w:val="007A11B2"/>
    <w:rsid w:val="007A50AF"/>
    <w:rsid w:val="007B3072"/>
    <w:rsid w:val="007B4B89"/>
    <w:rsid w:val="007B545A"/>
    <w:rsid w:val="007D6952"/>
    <w:rsid w:val="007E112A"/>
    <w:rsid w:val="007E13E7"/>
    <w:rsid w:val="007E7DB0"/>
    <w:rsid w:val="007F2E1E"/>
    <w:rsid w:val="007F5384"/>
    <w:rsid w:val="007F65AB"/>
    <w:rsid w:val="00800663"/>
    <w:rsid w:val="008069E6"/>
    <w:rsid w:val="00811049"/>
    <w:rsid w:val="0081132E"/>
    <w:rsid w:val="00836B00"/>
    <w:rsid w:val="008430B6"/>
    <w:rsid w:val="008515E4"/>
    <w:rsid w:val="00864798"/>
    <w:rsid w:val="00865497"/>
    <w:rsid w:val="00893645"/>
    <w:rsid w:val="0089552E"/>
    <w:rsid w:val="008A6465"/>
    <w:rsid w:val="008A75E4"/>
    <w:rsid w:val="008B7DDD"/>
    <w:rsid w:val="008C48D3"/>
    <w:rsid w:val="008C4931"/>
    <w:rsid w:val="008C4B74"/>
    <w:rsid w:val="008D032A"/>
    <w:rsid w:val="008D151B"/>
    <w:rsid w:val="008D3715"/>
    <w:rsid w:val="008E4AA7"/>
    <w:rsid w:val="008E6C2E"/>
    <w:rsid w:val="008F16FF"/>
    <w:rsid w:val="0090205E"/>
    <w:rsid w:val="00905992"/>
    <w:rsid w:val="0090782A"/>
    <w:rsid w:val="00911EE8"/>
    <w:rsid w:val="009147E4"/>
    <w:rsid w:val="00932BD5"/>
    <w:rsid w:val="00937AF1"/>
    <w:rsid w:val="009451FC"/>
    <w:rsid w:val="00963B38"/>
    <w:rsid w:val="00965A77"/>
    <w:rsid w:val="00973231"/>
    <w:rsid w:val="00974800"/>
    <w:rsid w:val="0098603C"/>
    <w:rsid w:val="00986803"/>
    <w:rsid w:val="00990641"/>
    <w:rsid w:val="0099086F"/>
    <w:rsid w:val="009925C1"/>
    <w:rsid w:val="009A2083"/>
    <w:rsid w:val="009A475F"/>
    <w:rsid w:val="009A4D56"/>
    <w:rsid w:val="009B275D"/>
    <w:rsid w:val="009B6AE3"/>
    <w:rsid w:val="009B7A03"/>
    <w:rsid w:val="009C5745"/>
    <w:rsid w:val="009D26E4"/>
    <w:rsid w:val="009D5647"/>
    <w:rsid w:val="009D65FD"/>
    <w:rsid w:val="009E09C3"/>
    <w:rsid w:val="009E25B4"/>
    <w:rsid w:val="009E450A"/>
    <w:rsid w:val="009F13FF"/>
    <w:rsid w:val="00A003E8"/>
    <w:rsid w:val="00A10491"/>
    <w:rsid w:val="00A20375"/>
    <w:rsid w:val="00A206E0"/>
    <w:rsid w:val="00A25BFD"/>
    <w:rsid w:val="00A359A3"/>
    <w:rsid w:val="00A4013D"/>
    <w:rsid w:val="00A414CE"/>
    <w:rsid w:val="00A55A47"/>
    <w:rsid w:val="00A718C6"/>
    <w:rsid w:val="00A87D07"/>
    <w:rsid w:val="00A94865"/>
    <w:rsid w:val="00AA0869"/>
    <w:rsid w:val="00AA11D3"/>
    <w:rsid w:val="00AA1780"/>
    <w:rsid w:val="00AC6A7C"/>
    <w:rsid w:val="00AD0406"/>
    <w:rsid w:val="00AD2DD2"/>
    <w:rsid w:val="00AD45E7"/>
    <w:rsid w:val="00AE1961"/>
    <w:rsid w:val="00AE50E2"/>
    <w:rsid w:val="00AF2C4B"/>
    <w:rsid w:val="00AF59A5"/>
    <w:rsid w:val="00AF5D5F"/>
    <w:rsid w:val="00AF69F6"/>
    <w:rsid w:val="00B00C64"/>
    <w:rsid w:val="00B15B3A"/>
    <w:rsid w:val="00B25B8D"/>
    <w:rsid w:val="00B26927"/>
    <w:rsid w:val="00B33909"/>
    <w:rsid w:val="00B427EB"/>
    <w:rsid w:val="00B46F3D"/>
    <w:rsid w:val="00B526C6"/>
    <w:rsid w:val="00B65BA0"/>
    <w:rsid w:val="00B70782"/>
    <w:rsid w:val="00B86D68"/>
    <w:rsid w:val="00B90CA4"/>
    <w:rsid w:val="00B91584"/>
    <w:rsid w:val="00BB1084"/>
    <w:rsid w:val="00BD0801"/>
    <w:rsid w:val="00BE5840"/>
    <w:rsid w:val="00BE7C5B"/>
    <w:rsid w:val="00C02149"/>
    <w:rsid w:val="00C25541"/>
    <w:rsid w:val="00C4447B"/>
    <w:rsid w:val="00C71A07"/>
    <w:rsid w:val="00C77FA7"/>
    <w:rsid w:val="00C80055"/>
    <w:rsid w:val="00C95BF9"/>
    <w:rsid w:val="00CA18D9"/>
    <w:rsid w:val="00CB1B1D"/>
    <w:rsid w:val="00CB62F6"/>
    <w:rsid w:val="00CE1DCB"/>
    <w:rsid w:val="00CE3E2E"/>
    <w:rsid w:val="00CF318B"/>
    <w:rsid w:val="00CF4741"/>
    <w:rsid w:val="00D00531"/>
    <w:rsid w:val="00D019A2"/>
    <w:rsid w:val="00D02580"/>
    <w:rsid w:val="00D117B9"/>
    <w:rsid w:val="00D13B91"/>
    <w:rsid w:val="00D20DC2"/>
    <w:rsid w:val="00D24809"/>
    <w:rsid w:val="00D24DC4"/>
    <w:rsid w:val="00D27415"/>
    <w:rsid w:val="00D3479E"/>
    <w:rsid w:val="00D349E0"/>
    <w:rsid w:val="00D372F7"/>
    <w:rsid w:val="00D432CF"/>
    <w:rsid w:val="00D435B3"/>
    <w:rsid w:val="00D4389D"/>
    <w:rsid w:val="00D5045D"/>
    <w:rsid w:val="00D52C94"/>
    <w:rsid w:val="00D55DA7"/>
    <w:rsid w:val="00D56CDF"/>
    <w:rsid w:val="00D64CF4"/>
    <w:rsid w:val="00D7364D"/>
    <w:rsid w:val="00D75325"/>
    <w:rsid w:val="00D91503"/>
    <w:rsid w:val="00D92672"/>
    <w:rsid w:val="00D92A88"/>
    <w:rsid w:val="00DA0FD4"/>
    <w:rsid w:val="00DB1C5A"/>
    <w:rsid w:val="00DB35A3"/>
    <w:rsid w:val="00DC1680"/>
    <w:rsid w:val="00DC188B"/>
    <w:rsid w:val="00DC6355"/>
    <w:rsid w:val="00DC6422"/>
    <w:rsid w:val="00E01283"/>
    <w:rsid w:val="00E04AA7"/>
    <w:rsid w:val="00E151E7"/>
    <w:rsid w:val="00E2309B"/>
    <w:rsid w:val="00E32857"/>
    <w:rsid w:val="00E42334"/>
    <w:rsid w:val="00E42E99"/>
    <w:rsid w:val="00E629C4"/>
    <w:rsid w:val="00E63B39"/>
    <w:rsid w:val="00E827DA"/>
    <w:rsid w:val="00E85B65"/>
    <w:rsid w:val="00E87C7A"/>
    <w:rsid w:val="00E90762"/>
    <w:rsid w:val="00EB7434"/>
    <w:rsid w:val="00ED3EB5"/>
    <w:rsid w:val="00ED59BA"/>
    <w:rsid w:val="00EE34B8"/>
    <w:rsid w:val="00EF0DEC"/>
    <w:rsid w:val="00EF3892"/>
    <w:rsid w:val="00EF62E5"/>
    <w:rsid w:val="00F01B41"/>
    <w:rsid w:val="00F0466F"/>
    <w:rsid w:val="00F04E4E"/>
    <w:rsid w:val="00F074B7"/>
    <w:rsid w:val="00F147B2"/>
    <w:rsid w:val="00F16BE0"/>
    <w:rsid w:val="00F20796"/>
    <w:rsid w:val="00F22901"/>
    <w:rsid w:val="00F27674"/>
    <w:rsid w:val="00F301CB"/>
    <w:rsid w:val="00F40035"/>
    <w:rsid w:val="00F43484"/>
    <w:rsid w:val="00F450AE"/>
    <w:rsid w:val="00F60899"/>
    <w:rsid w:val="00F6135B"/>
    <w:rsid w:val="00F636D9"/>
    <w:rsid w:val="00F6414B"/>
    <w:rsid w:val="00F70672"/>
    <w:rsid w:val="00F73CE1"/>
    <w:rsid w:val="00F81326"/>
    <w:rsid w:val="00F95D18"/>
    <w:rsid w:val="00FA47C0"/>
    <w:rsid w:val="00FA5FA5"/>
    <w:rsid w:val="00FB1037"/>
    <w:rsid w:val="00FB162A"/>
    <w:rsid w:val="00FB3A54"/>
    <w:rsid w:val="00FB6151"/>
    <w:rsid w:val="00FC0A20"/>
    <w:rsid w:val="00FC0D6A"/>
    <w:rsid w:val="00FE5FE6"/>
    <w:rsid w:val="00FF35B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x-none" w:bidi="x-none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067F7A07"/>
  <w15:chartTrackingRefBased/>
  <w15:docId w15:val="{FFFFF82B-A1D2-465B-82CE-BF2A1CA965C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82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Note Level 1" w:semiHidden="1" w:unhideWhenUsed="1"/>
    <w:lsdException w:name="Note Level 2" w:semiHidden="1" w:unhideWhenUsed="1"/>
    <w:lsdException w:name="Note Level 3" w:semiHidden="1" w:unhideWhenUsed="1"/>
    <w:lsdException w:name="Note Level 4" w:semiHidden="1" w:unhideWhenUsed="1"/>
    <w:lsdException w:name="Note Level 5" w:semiHidden="1" w:unhideWhenUsed="1"/>
    <w:lsdException w:name="Note Level 6" w:semiHidden="1" w:unhideWhenUsed="1"/>
    <w:lsdException w:name="Note Level 7" w:semiHidden="1" w:unhideWhenUsed="1"/>
    <w:lsdException w:name="Note Level 8" w:semiHidden="1" w:unhideWhenUsed="1"/>
    <w:lsdException w:name="Note Level 9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</w:latentStyles>
  <w:style w:type="paragraph" w:default="1" w:styleId="Normal">
    <w:name w:val="Normal"/>
    <w:qFormat/>
    <w:rsid w:val="00E01283"/>
    <w:pPr>
      <w:spacing w:before="120" w:line="276" w:lineRule="auto"/>
      <w:jc w:val="both"/>
    </w:pPr>
    <w:rPr>
      <w:rFonts w:ascii="Arial" w:eastAsia="Calibri" w:hAnsi="Arial" w:cs="Arial"/>
      <w:sz w:val="22"/>
      <w:szCs w:val="22"/>
      <w:lang w:val="en-GB"/>
    </w:rPr>
  </w:style>
  <w:style w:type="paragraph" w:styleId="Heading1">
    <w:name w:val="heading 1"/>
    <w:basedOn w:val="Normal"/>
    <w:next w:val="Normal"/>
    <w:link w:val="Heading1Char"/>
    <w:uiPriority w:val="9"/>
    <w:qFormat/>
    <w:rsid w:val="00B15B3A"/>
    <w:pPr>
      <w:keepNext/>
      <w:keepLines/>
      <w:spacing w:before="24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AE1961"/>
    <w:pPr>
      <w:keepNext/>
      <w:keepLines/>
      <w:spacing w:before="4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15B3A"/>
    <w:rPr>
      <w:rFonts w:asciiTheme="majorHAnsi" w:eastAsiaTheme="majorEastAsia" w:hAnsiTheme="majorHAnsi" w:cstheme="majorBidi"/>
      <w:color w:val="2F5496" w:themeColor="accent1" w:themeShade="BF"/>
      <w:sz w:val="32"/>
      <w:szCs w:val="32"/>
      <w:lang w:val="en-GB"/>
    </w:rPr>
  </w:style>
  <w:style w:type="character" w:customStyle="1" w:styleId="Heading2Char">
    <w:name w:val="Heading 2 Char"/>
    <w:basedOn w:val="DefaultParagraphFont"/>
    <w:link w:val="Heading2"/>
    <w:uiPriority w:val="9"/>
    <w:rsid w:val="00AE1961"/>
    <w:rPr>
      <w:rFonts w:asciiTheme="majorHAnsi" w:eastAsiaTheme="majorEastAsia" w:hAnsiTheme="majorHAnsi" w:cstheme="majorBidi"/>
      <w:color w:val="2F5496" w:themeColor="accent1" w:themeShade="BF"/>
      <w:sz w:val="26"/>
      <w:szCs w:val="26"/>
      <w:lang w:val="en-GB"/>
    </w:rPr>
  </w:style>
  <w:style w:type="paragraph" w:styleId="ListParagraph">
    <w:name w:val="List Paragraph"/>
    <w:basedOn w:val="Normal"/>
    <w:uiPriority w:val="99"/>
    <w:qFormat/>
    <w:rsid w:val="001B3329"/>
    <w:pPr>
      <w:ind w:left="720"/>
      <w:contextualSpacing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A003E8"/>
    <w:pPr>
      <w:spacing w:before="0" w:line="240" w:lineRule="auto"/>
    </w:pPr>
    <w:rPr>
      <w:rFonts w:ascii="Times New Roman" w:hAnsi="Times New Roman" w:cs="Times New Roman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A003E8"/>
    <w:rPr>
      <w:rFonts w:ascii="Times New Roman" w:eastAsia="Calibri" w:hAnsi="Times New Roman" w:cs="Times New Roman"/>
      <w:sz w:val="18"/>
      <w:szCs w:val="18"/>
      <w:lang w:val="en-GB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allowPNG/>
  <w:doNotSaveAsSingleFile/>
  <w:pixelsPerInch w:val="96"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4" Type="http://schemas.openxmlformats.org/officeDocument/2006/relationships/webSettings" Target="webSettings.xml"/><Relationship Id="rId5" Type="http://schemas.openxmlformats.org/officeDocument/2006/relationships/fontTable" Target="fontTable.xml"/><Relationship Id="rId6" Type="http://schemas.microsoft.com/office/2011/relationships/people" Target="people.xml"/><Relationship Id="rId7" Type="http://schemas.openxmlformats.org/officeDocument/2006/relationships/theme" Target="theme/theme1.xml"/><Relationship Id="rId1" Type="http://schemas.openxmlformats.org/officeDocument/2006/relationships/numbering" Target="numbering.xml"/><Relationship Id="rId2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Yu Gothic Light"/>
        <a:font script="Hang" typeface="맑은 고딕"/>
        <a:font script="Hans" typeface="DengXian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Yu Mincho"/>
        <a:font script="Hang" typeface="맑은 고딕"/>
        <a:font script="Hans" typeface="DengXian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206</Words>
  <Characters>1177</Characters>
  <Application>Microsoft Macintosh Word</Application>
  <DocSecurity>0</DocSecurity>
  <Lines>9</Lines>
  <Paragraphs>2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Headings</vt:lpstr>
      </vt:variant>
      <vt:variant>
        <vt:i4>30</vt:i4>
      </vt:variant>
    </vt:vector>
  </HeadingPairs>
  <TitlesOfParts>
    <vt:vector size="31" baseType="lpstr">
      <vt:lpstr/>
      <vt:lpstr>        Introduction</vt:lpstr>
      <vt:lpstr>        Overview of Cape Town and South Africa</vt:lpstr>
      <vt:lpstr>        Usefulness of Cape Town as an example of a industrialised city in a semi-develop</vt:lpstr>
      <vt:lpstr>        Water in the South African constitution </vt:lpstr>
      <vt:lpstr>        Main water supplies and uses of water in Cape Town</vt:lpstr>
      <vt:lpstr>        </vt:lpstr>
      <vt:lpstr>        Why is Cape Town experiencing drought?</vt:lpstr>
      <vt:lpstr>        What is ‘Day Zero’?</vt:lpstr>
      <vt:lpstr>        Weather and climate context</vt:lpstr>
      <vt:lpstr>        Overview of Cape Town’s seasonal water cycle and supply</vt:lpstr>
      <vt:lpstr>        Threats to water supply under climate change</vt:lpstr>
      <vt:lpstr>        </vt:lpstr>
      <vt:lpstr>        How is drought impacting Cape Town?</vt:lpstr>
      <vt:lpstr>        Management and rationing of water</vt:lpstr>
      <vt:lpstr>        Social and behavioural impacts</vt:lpstr>
      <vt:lpstr>        Health impacts</vt:lpstr>
      <vt:lpstr>        Economic impacs</vt:lpstr>
      <vt:lpstr>        Differential of impacts on different strata of society (rich/poor/black/white)</vt:lpstr>
      <vt:lpstr>        </vt:lpstr>
      <vt:lpstr>        How is Cape Town adapting to its new reality?</vt:lpstr>
      <vt:lpstr>        Early Warning Systems of drought</vt:lpstr>
      <vt:lpstr>        Water proliferation technology, what works and what doesn’t</vt:lpstr>
      <vt:lpstr>        Monitoring water use</vt:lpstr>
      <vt:lpstr>        Increasing transparency of existing water usage data</vt:lpstr>
      <vt:lpstr>        </vt:lpstr>
      <vt:lpstr>        Policy recommendations</vt:lpstr>
      <vt:lpstr>        Lessons learnt</vt:lpstr>
      <vt:lpstr>        What works and what doesn’t</vt:lpstr>
      <vt:lpstr>        Technological recommendations: How to</vt:lpstr>
      <vt:lpstr>        Social policy recommendations: How to engender long-lasting behavioural change </vt:lpstr>
    </vt:vector>
  </TitlesOfParts>
  <LinksUpToDate>false</LinksUpToDate>
  <CharactersWithSpaces>1381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Parks, Robbie M</dc:creator>
  <cp:keywords/>
  <dc:description/>
  <cp:lastModifiedBy>Parks, Robbie M</cp:lastModifiedBy>
  <cp:revision>6</cp:revision>
  <dcterms:created xsi:type="dcterms:W3CDTF">2018-05-16T17:51:00Z</dcterms:created>
  <dcterms:modified xsi:type="dcterms:W3CDTF">2018-05-16T17:57:00Z</dcterms:modified>
</cp:coreProperties>
</file>