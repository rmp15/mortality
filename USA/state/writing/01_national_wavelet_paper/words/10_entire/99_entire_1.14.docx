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F14ED9" w14:textId="53755E71" w:rsidR="00DC265F" w:rsidRPr="004E0482" w:rsidRDefault="00DC265F" w:rsidP="003F6B5D">
      <w:pPr>
        <w:spacing w:after="0" w:line="480" w:lineRule="auto"/>
        <w:rPr>
          <w:rFonts w:ascii="Times New Roman" w:hAnsi="Times New Roman"/>
          <w:b/>
          <w:color w:val="000000" w:themeColor="text1"/>
          <w:sz w:val="24"/>
          <w:szCs w:val="24"/>
        </w:rPr>
      </w:pPr>
      <w:r w:rsidRPr="004E0482">
        <w:rPr>
          <w:rFonts w:ascii="Times New Roman" w:hAnsi="Times New Roman"/>
          <w:b/>
          <w:color w:val="000000" w:themeColor="text1"/>
          <w:sz w:val="24"/>
          <w:szCs w:val="24"/>
        </w:rPr>
        <w:t>Seasonal dynamics of mortality in the United States from 1982 to 2013</w:t>
      </w:r>
    </w:p>
    <w:p w14:paraId="176ABB44" w14:textId="77777777" w:rsidR="00DC265F" w:rsidRPr="004E0482" w:rsidRDefault="00DC265F" w:rsidP="003F6B5D">
      <w:pPr>
        <w:spacing w:after="0" w:line="480" w:lineRule="auto"/>
        <w:rPr>
          <w:rFonts w:ascii="Times New Roman" w:hAnsi="Times New Roman"/>
          <w:color w:val="000000" w:themeColor="text1"/>
          <w:sz w:val="24"/>
          <w:szCs w:val="24"/>
        </w:rPr>
      </w:pPr>
    </w:p>
    <w:p w14:paraId="749EF0D9" w14:textId="4EDB2A31" w:rsidR="00DC265F" w:rsidRPr="004E0482" w:rsidRDefault="00DC265F" w:rsidP="003F6B5D">
      <w:pPr>
        <w:spacing w:after="0" w:line="480" w:lineRule="auto"/>
        <w:rPr>
          <w:rFonts w:ascii="Times New Roman" w:hAnsi="Times New Roman"/>
          <w:color w:val="000000" w:themeColor="text1"/>
          <w:sz w:val="24"/>
          <w:szCs w:val="24"/>
          <w:lang w:val="it-IT"/>
        </w:rPr>
      </w:pPr>
      <w:r w:rsidRPr="004E0482">
        <w:rPr>
          <w:rFonts w:ascii="Times New Roman" w:hAnsi="Times New Roman"/>
          <w:color w:val="000000" w:themeColor="text1"/>
          <w:sz w:val="24"/>
          <w:szCs w:val="24"/>
          <w:lang w:val="it-IT"/>
        </w:rPr>
        <w:t>Robbie</w:t>
      </w:r>
      <w:r w:rsidR="008D0F1B">
        <w:rPr>
          <w:rFonts w:ascii="Times New Roman" w:hAnsi="Times New Roman"/>
          <w:color w:val="000000" w:themeColor="text1"/>
          <w:sz w:val="24"/>
          <w:szCs w:val="24"/>
          <w:lang w:val="it-IT"/>
        </w:rPr>
        <w:t xml:space="preserve"> M</w:t>
      </w:r>
      <w:r w:rsidRPr="004E0482">
        <w:rPr>
          <w:rFonts w:ascii="Times New Roman" w:hAnsi="Times New Roman"/>
          <w:color w:val="000000" w:themeColor="text1"/>
          <w:sz w:val="24"/>
          <w:szCs w:val="24"/>
          <w:lang w:val="it-IT"/>
        </w:rPr>
        <w:t xml:space="preserve"> Parks</w:t>
      </w:r>
      <w:r w:rsidRPr="004E0482">
        <w:rPr>
          <w:rFonts w:ascii="Times New Roman" w:hAnsi="Times New Roman"/>
          <w:color w:val="000000" w:themeColor="text1"/>
          <w:sz w:val="24"/>
          <w:szCs w:val="24"/>
          <w:vertAlign w:val="superscript"/>
          <w:lang w:val="it-IT"/>
        </w:rPr>
        <w:t>1,2</w:t>
      </w:r>
      <w:r w:rsidRPr="004E0482">
        <w:rPr>
          <w:rFonts w:ascii="Times New Roman" w:hAnsi="Times New Roman"/>
          <w:color w:val="000000" w:themeColor="text1"/>
          <w:sz w:val="24"/>
          <w:szCs w:val="24"/>
          <w:lang w:val="it-IT"/>
        </w:rPr>
        <w:t xml:space="preserve">, James </w:t>
      </w:r>
      <w:r w:rsidR="008D0F1B">
        <w:rPr>
          <w:rFonts w:ascii="Times New Roman" w:hAnsi="Times New Roman"/>
          <w:color w:val="000000" w:themeColor="text1"/>
          <w:sz w:val="24"/>
          <w:szCs w:val="24"/>
          <w:lang w:val="it-IT"/>
        </w:rPr>
        <w:t xml:space="preserve">E </w:t>
      </w:r>
      <w:r w:rsidRPr="004E0482">
        <w:rPr>
          <w:rFonts w:ascii="Times New Roman" w:hAnsi="Times New Roman"/>
          <w:color w:val="000000" w:themeColor="text1"/>
          <w:sz w:val="24"/>
          <w:szCs w:val="24"/>
          <w:lang w:val="it-IT"/>
        </w:rPr>
        <w:t>Bennett</w:t>
      </w:r>
      <w:r w:rsidRPr="004E0482">
        <w:rPr>
          <w:rFonts w:ascii="Times New Roman" w:hAnsi="Times New Roman"/>
          <w:color w:val="000000" w:themeColor="text1"/>
          <w:sz w:val="24"/>
          <w:szCs w:val="24"/>
          <w:vertAlign w:val="superscript"/>
          <w:lang w:val="it-IT"/>
        </w:rPr>
        <w:t>1,2</w:t>
      </w:r>
      <w:r w:rsidRPr="004E0482">
        <w:rPr>
          <w:rFonts w:ascii="Times New Roman" w:hAnsi="Times New Roman"/>
          <w:color w:val="000000" w:themeColor="text1"/>
          <w:sz w:val="24"/>
          <w:szCs w:val="24"/>
          <w:lang w:val="it-IT"/>
        </w:rPr>
        <w:t>,</w:t>
      </w:r>
      <w:r w:rsidR="00E4479C">
        <w:rPr>
          <w:rFonts w:ascii="Times New Roman" w:hAnsi="Times New Roman"/>
          <w:color w:val="000000" w:themeColor="text1"/>
          <w:sz w:val="24"/>
          <w:szCs w:val="24"/>
          <w:lang w:val="it-IT"/>
        </w:rPr>
        <w:t xml:space="preserve"> </w:t>
      </w:r>
      <w:r w:rsidRPr="004E0482">
        <w:rPr>
          <w:rFonts w:ascii="Times New Roman" w:hAnsi="Times New Roman"/>
          <w:color w:val="000000" w:themeColor="text1"/>
          <w:sz w:val="24"/>
          <w:szCs w:val="24"/>
          <w:lang w:val="it-IT"/>
        </w:rPr>
        <w:t>Ralf Toumi</w:t>
      </w:r>
      <w:r w:rsidR="00060CA5">
        <w:rPr>
          <w:rFonts w:ascii="Times New Roman" w:hAnsi="Times New Roman"/>
          <w:color w:val="000000" w:themeColor="text1"/>
          <w:sz w:val="24"/>
          <w:szCs w:val="24"/>
          <w:vertAlign w:val="superscript"/>
          <w:lang w:val="it-IT"/>
        </w:rPr>
        <w:t>3</w:t>
      </w:r>
      <w:r w:rsidRPr="004E0482">
        <w:rPr>
          <w:rFonts w:ascii="Times New Roman" w:hAnsi="Times New Roman"/>
          <w:color w:val="000000" w:themeColor="text1"/>
          <w:sz w:val="24"/>
          <w:szCs w:val="24"/>
          <w:lang w:val="it-IT"/>
        </w:rPr>
        <w:t xml:space="preserve">, </w:t>
      </w:r>
      <w:proofErr w:type="spellStart"/>
      <w:r w:rsidRPr="004E0482">
        <w:rPr>
          <w:rFonts w:ascii="Times New Roman" w:hAnsi="Times New Roman"/>
          <w:color w:val="000000" w:themeColor="text1"/>
          <w:sz w:val="24"/>
          <w:szCs w:val="24"/>
          <w:lang w:val="it-IT"/>
        </w:rPr>
        <w:t>Majid</w:t>
      </w:r>
      <w:proofErr w:type="spellEnd"/>
      <w:r w:rsidRPr="004E0482">
        <w:rPr>
          <w:rFonts w:ascii="Times New Roman" w:hAnsi="Times New Roman"/>
          <w:color w:val="000000" w:themeColor="text1"/>
          <w:sz w:val="24"/>
          <w:szCs w:val="24"/>
          <w:lang w:val="it-IT"/>
        </w:rPr>
        <w:t xml:space="preserve"> Ezzati</w:t>
      </w:r>
      <w:r w:rsidRPr="004E0482">
        <w:rPr>
          <w:rFonts w:ascii="Times New Roman" w:hAnsi="Times New Roman"/>
          <w:color w:val="000000" w:themeColor="text1"/>
          <w:sz w:val="24"/>
          <w:szCs w:val="24"/>
          <w:vertAlign w:val="superscript"/>
          <w:lang w:val="it-IT"/>
        </w:rPr>
        <w:t>1,2*</w:t>
      </w:r>
    </w:p>
    <w:p w14:paraId="108AAA2C" w14:textId="77777777" w:rsidR="00DC265F" w:rsidRPr="004E0482" w:rsidRDefault="00DC265F" w:rsidP="003F6B5D">
      <w:pPr>
        <w:spacing w:after="0" w:line="480" w:lineRule="auto"/>
        <w:rPr>
          <w:rFonts w:ascii="Times New Roman" w:hAnsi="Times New Roman"/>
          <w:color w:val="000000" w:themeColor="text1"/>
          <w:sz w:val="24"/>
          <w:szCs w:val="24"/>
          <w:lang w:val="it-IT"/>
        </w:rPr>
      </w:pPr>
    </w:p>
    <w:p w14:paraId="32AF1ED8" w14:textId="77777777" w:rsidR="00DC265F"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vertAlign w:val="superscript"/>
        </w:rPr>
        <w:t xml:space="preserve">1 </w:t>
      </w:r>
      <w:r w:rsidRPr="004E0482">
        <w:rPr>
          <w:rFonts w:ascii="Times New Roman" w:hAnsi="Times New Roman"/>
          <w:color w:val="000000" w:themeColor="text1"/>
          <w:sz w:val="24"/>
          <w:szCs w:val="24"/>
        </w:rPr>
        <w:t>MRC-PHE Centre for Environment and Health, Imperial College London, London, United Kingdom</w:t>
      </w:r>
    </w:p>
    <w:p w14:paraId="033F1B8A" w14:textId="77777777" w:rsidR="00DC265F"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vertAlign w:val="superscript"/>
        </w:rPr>
        <w:t xml:space="preserve">2 </w:t>
      </w:r>
      <w:r w:rsidRPr="004E0482">
        <w:rPr>
          <w:rFonts w:ascii="Times New Roman" w:hAnsi="Times New Roman"/>
          <w:color w:val="000000" w:themeColor="text1"/>
          <w:sz w:val="24"/>
          <w:szCs w:val="24"/>
        </w:rPr>
        <w:t>Department of Epidemiology and Biostatistics, School of Public Health, Imperial College London, London, United Kingdom</w:t>
      </w:r>
      <w:r w:rsidRPr="004E0482" w:rsidDel="00142DAC">
        <w:rPr>
          <w:rFonts w:ascii="Times New Roman" w:hAnsi="Times New Roman"/>
          <w:color w:val="000000" w:themeColor="text1"/>
          <w:sz w:val="24"/>
          <w:szCs w:val="24"/>
        </w:rPr>
        <w:t xml:space="preserve"> </w:t>
      </w:r>
    </w:p>
    <w:p w14:paraId="27103328" w14:textId="79CD48D0" w:rsidR="00DC265F" w:rsidRPr="004E0482" w:rsidRDefault="00833790" w:rsidP="003F6B5D">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vertAlign w:val="superscript"/>
        </w:rPr>
        <w:t>3</w:t>
      </w:r>
      <w:r w:rsidR="00DC265F" w:rsidRPr="004E0482">
        <w:rPr>
          <w:rFonts w:ascii="Times New Roman" w:hAnsi="Times New Roman"/>
          <w:color w:val="000000" w:themeColor="text1"/>
          <w:sz w:val="24"/>
          <w:szCs w:val="24"/>
          <w:vertAlign w:val="superscript"/>
        </w:rPr>
        <w:t xml:space="preserve"> </w:t>
      </w:r>
      <w:r w:rsidR="00DC265F" w:rsidRPr="004E0482">
        <w:rPr>
          <w:rFonts w:ascii="Times New Roman" w:hAnsi="Times New Roman"/>
          <w:color w:val="000000" w:themeColor="text1"/>
          <w:sz w:val="24"/>
          <w:szCs w:val="24"/>
        </w:rPr>
        <w:t>Space and Atmospheric Physics, Imperial College London, London, United Kingdom</w:t>
      </w:r>
    </w:p>
    <w:p w14:paraId="33875DF3" w14:textId="77777777" w:rsidR="00DC265F" w:rsidRPr="004E0482" w:rsidRDefault="00DC265F" w:rsidP="003F6B5D">
      <w:pPr>
        <w:spacing w:after="0" w:line="480" w:lineRule="auto"/>
        <w:rPr>
          <w:rFonts w:ascii="Times New Roman" w:hAnsi="Times New Roman"/>
          <w:color w:val="000000" w:themeColor="text1"/>
          <w:sz w:val="24"/>
          <w:szCs w:val="24"/>
        </w:rPr>
      </w:pPr>
    </w:p>
    <w:p w14:paraId="6B2C0AA4" w14:textId="77777777" w:rsidR="00DC265F" w:rsidRPr="004E0482" w:rsidRDefault="00DC265F" w:rsidP="003F6B5D">
      <w:pPr>
        <w:spacing w:after="0" w:line="480" w:lineRule="auto"/>
        <w:rPr>
          <w:rFonts w:ascii="Times New Roman" w:hAnsi="Times New Roman"/>
          <w:color w:val="000000" w:themeColor="text1"/>
          <w:sz w:val="24"/>
          <w:szCs w:val="24"/>
          <w:lang w:val="it-IT"/>
        </w:rPr>
      </w:pPr>
      <w:r w:rsidRPr="004E0482">
        <w:rPr>
          <w:rFonts w:ascii="Times New Roman" w:hAnsi="Times New Roman"/>
          <w:color w:val="000000" w:themeColor="text1"/>
          <w:sz w:val="24"/>
          <w:szCs w:val="24"/>
          <w:lang w:val="it-IT"/>
        </w:rPr>
        <w:t xml:space="preserve">Robbie M </w:t>
      </w:r>
      <w:proofErr w:type="spellStart"/>
      <w:r w:rsidRPr="004E0482">
        <w:rPr>
          <w:rFonts w:ascii="Times New Roman" w:hAnsi="Times New Roman"/>
          <w:color w:val="000000" w:themeColor="text1"/>
          <w:sz w:val="24"/>
          <w:szCs w:val="24"/>
          <w:lang w:val="it-IT"/>
        </w:rPr>
        <w:t>Parks</w:t>
      </w:r>
      <w:proofErr w:type="spellEnd"/>
      <w:r w:rsidRPr="004E0482">
        <w:rPr>
          <w:rFonts w:ascii="Times New Roman" w:hAnsi="Times New Roman"/>
          <w:color w:val="000000" w:themeColor="text1"/>
          <w:sz w:val="24"/>
          <w:szCs w:val="24"/>
          <w:lang w:val="it-IT"/>
        </w:rPr>
        <w:t>: robbie.parks@imperial.ac.uk</w:t>
      </w:r>
    </w:p>
    <w:p w14:paraId="13A12DD7" w14:textId="5819DEE9" w:rsidR="00DC265F"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James E Bennett: </w:t>
      </w:r>
      <w:r w:rsidR="00CA086B" w:rsidRPr="004412C7">
        <w:rPr>
          <w:rFonts w:ascii="Times New Roman" w:hAnsi="Times New Roman"/>
          <w:sz w:val="24"/>
          <w:szCs w:val="24"/>
        </w:rPr>
        <w:t>j.e.bennett@imperial.ac.uk</w:t>
      </w:r>
    </w:p>
    <w:p w14:paraId="2968591D" w14:textId="77777777" w:rsidR="00DC265F" w:rsidRPr="004E0482" w:rsidRDefault="00DC265F" w:rsidP="003F6B5D">
      <w:pPr>
        <w:spacing w:after="0" w:line="480" w:lineRule="auto"/>
        <w:rPr>
          <w:rFonts w:ascii="Times New Roman" w:hAnsi="Times New Roman"/>
          <w:color w:val="000000" w:themeColor="text1"/>
          <w:sz w:val="24"/>
          <w:szCs w:val="24"/>
          <w:lang w:val="it-IT"/>
        </w:rPr>
      </w:pPr>
      <w:r w:rsidRPr="004E0482">
        <w:rPr>
          <w:rFonts w:ascii="Times New Roman" w:hAnsi="Times New Roman"/>
          <w:color w:val="000000" w:themeColor="text1"/>
          <w:sz w:val="24"/>
          <w:szCs w:val="24"/>
          <w:lang w:val="it-IT"/>
        </w:rPr>
        <w:t xml:space="preserve">Ralf </w:t>
      </w:r>
      <w:proofErr w:type="spellStart"/>
      <w:r w:rsidRPr="004E0482">
        <w:rPr>
          <w:rFonts w:ascii="Times New Roman" w:hAnsi="Times New Roman"/>
          <w:color w:val="000000" w:themeColor="text1"/>
          <w:sz w:val="24"/>
          <w:szCs w:val="24"/>
          <w:lang w:val="it-IT"/>
        </w:rPr>
        <w:t>Toumi</w:t>
      </w:r>
      <w:proofErr w:type="spellEnd"/>
      <w:r w:rsidRPr="004E0482">
        <w:rPr>
          <w:rFonts w:ascii="Times New Roman" w:hAnsi="Times New Roman"/>
          <w:color w:val="000000" w:themeColor="text1"/>
          <w:sz w:val="24"/>
          <w:szCs w:val="24"/>
          <w:lang w:val="it-IT"/>
        </w:rPr>
        <w:t>: r.toumi@imperial.ac.uk</w:t>
      </w:r>
    </w:p>
    <w:p w14:paraId="232F765E" w14:textId="77777777" w:rsidR="00DC265F" w:rsidRPr="004E0482" w:rsidRDefault="00DC265F" w:rsidP="003F6B5D">
      <w:pPr>
        <w:spacing w:after="0" w:line="480" w:lineRule="auto"/>
        <w:rPr>
          <w:rFonts w:ascii="Times New Roman" w:hAnsi="Times New Roman"/>
          <w:color w:val="000000" w:themeColor="text1"/>
          <w:sz w:val="24"/>
          <w:szCs w:val="24"/>
        </w:rPr>
      </w:pPr>
      <w:proofErr w:type="spellStart"/>
      <w:r w:rsidRPr="004E0482">
        <w:rPr>
          <w:rFonts w:ascii="Times New Roman" w:hAnsi="Times New Roman"/>
          <w:color w:val="000000" w:themeColor="text1"/>
          <w:sz w:val="24"/>
          <w:szCs w:val="24"/>
          <w:lang w:val="it-IT"/>
        </w:rPr>
        <w:t>Majid</w:t>
      </w:r>
      <w:proofErr w:type="spellEnd"/>
      <w:r w:rsidRPr="004E0482">
        <w:rPr>
          <w:rFonts w:ascii="Times New Roman" w:hAnsi="Times New Roman"/>
          <w:color w:val="000000" w:themeColor="text1"/>
          <w:sz w:val="24"/>
          <w:szCs w:val="24"/>
          <w:lang w:val="it-IT"/>
        </w:rPr>
        <w:t xml:space="preserve"> </w:t>
      </w:r>
      <w:proofErr w:type="spellStart"/>
      <w:r w:rsidRPr="004E0482">
        <w:rPr>
          <w:rFonts w:ascii="Times New Roman" w:hAnsi="Times New Roman"/>
          <w:color w:val="000000" w:themeColor="text1"/>
          <w:sz w:val="24"/>
          <w:szCs w:val="24"/>
          <w:lang w:val="it-IT"/>
        </w:rPr>
        <w:t>Ezzati</w:t>
      </w:r>
      <w:proofErr w:type="spellEnd"/>
      <w:r w:rsidRPr="004E0482">
        <w:rPr>
          <w:rFonts w:ascii="Times New Roman" w:hAnsi="Times New Roman"/>
          <w:color w:val="000000" w:themeColor="text1"/>
          <w:sz w:val="24"/>
          <w:szCs w:val="24"/>
          <w:lang w:val="it-IT"/>
        </w:rPr>
        <w:t xml:space="preserve">: </w:t>
      </w:r>
      <w:r w:rsidRPr="004E0482">
        <w:rPr>
          <w:rFonts w:ascii="Times New Roman" w:hAnsi="Times New Roman"/>
          <w:color w:val="000000" w:themeColor="text1"/>
          <w:sz w:val="24"/>
          <w:szCs w:val="24"/>
        </w:rPr>
        <w:t>majid.ezzati@imperial.ac.uk</w:t>
      </w:r>
    </w:p>
    <w:p w14:paraId="6EDCBCE7" w14:textId="77777777" w:rsidR="00DC265F" w:rsidRPr="004E0482" w:rsidRDefault="00DC265F" w:rsidP="003F6B5D">
      <w:pPr>
        <w:spacing w:after="0" w:line="480" w:lineRule="auto"/>
        <w:rPr>
          <w:rFonts w:ascii="Times New Roman" w:hAnsi="Times New Roman"/>
          <w:color w:val="000000" w:themeColor="text1"/>
          <w:sz w:val="24"/>
          <w:szCs w:val="24"/>
        </w:rPr>
      </w:pPr>
    </w:p>
    <w:p w14:paraId="2547D212" w14:textId="77777777" w:rsidR="00DC265F" w:rsidRPr="004E0482"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 Corresponding author: </w:t>
      </w:r>
    </w:p>
    <w:p w14:paraId="4F52C299" w14:textId="77777777" w:rsidR="00DC265F" w:rsidRPr="004E0482"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Majid </w:t>
      </w:r>
      <w:proofErr w:type="spellStart"/>
      <w:r w:rsidRPr="004E0482">
        <w:rPr>
          <w:rFonts w:ascii="Times New Roman" w:hAnsi="Times New Roman"/>
          <w:color w:val="000000" w:themeColor="text1"/>
          <w:sz w:val="24"/>
          <w:szCs w:val="24"/>
        </w:rPr>
        <w:t>Ezzati</w:t>
      </w:r>
      <w:proofErr w:type="spellEnd"/>
    </w:p>
    <w:p w14:paraId="35003B0E" w14:textId="77777777" w:rsidR="00DC265F" w:rsidRPr="004E0482"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Imperial College London</w:t>
      </w:r>
    </w:p>
    <w:p w14:paraId="64E648E6" w14:textId="77777777" w:rsidR="00DC265F" w:rsidRPr="004E0482"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Norfolk Place</w:t>
      </w:r>
    </w:p>
    <w:p w14:paraId="71877DF6" w14:textId="77777777" w:rsidR="00DC265F" w:rsidRPr="004E0482"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London W2 1PG, UK</w:t>
      </w:r>
    </w:p>
    <w:p w14:paraId="75F84179" w14:textId="77777777" w:rsidR="00DC265F" w:rsidRPr="004E0482"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E-mail: majid.ezzati@imperial.ac.uk</w:t>
      </w:r>
    </w:p>
    <w:p w14:paraId="4FF4A994" w14:textId="77777777" w:rsidR="00DC265F" w:rsidRPr="004E0482"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Tel: +44 (0)20 7594 0767  </w:t>
      </w:r>
    </w:p>
    <w:p w14:paraId="33DC9B1D" w14:textId="413FF7D1" w:rsidR="00F15C6C" w:rsidRPr="004E0482" w:rsidRDefault="00F15C6C" w:rsidP="000A2B50">
      <w:pPr>
        <w:spacing w:after="0"/>
        <w:rPr>
          <w:rFonts w:ascii="Times New Roman" w:hAnsi="Times New Roman"/>
          <w:b/>
          <w:color w:val="000000" w:themeColor="text1"/>
          <w:sz w:val="24"/>
          <w:szCs w:val="24"/>
        </w:rPr>
      </w:pPr>
      <w:r w:rsidRPr="004E0482">
        <w:rPr>
          <w:rFonts w:ascii="Times New Roman" w:hAnsi="Times New Roman"/>
          <w:b/>
          <w:color w:val="000000" w:themeColor="text1"/>
          <w:sz w:val="24"/>
          <w:szCs w:val="24"/>
        </w:rPr>
        <w:br w:type="page"/>
      </w:r>
    </w:p>
    <w:p w14:paraId="2B58BA68" w14:textId="156184E2" w:rsidR="007C782D" w:rsidRPr="007C782D" w:rsidRDefault="007C782D" w:rsidP="007C782D">
      <w:pPr>
        <w:spacing w:after="0" w:line="480" w:lineRule="auto"/>
        <w:rPr>
          <w:rFonts w:ascii="Times New Roman" w:hAnsi="Times New Roman"/>
          <w:b/>
          <w:color w:val="000000" w:themeColor="text1"/>
          <w:sz w:val="24"/>
          <w:szCs w:val="24"/>
          <w:rPrChange w:id="0" w:author="Parks, Robbie M" w:date="2017-01-06T15:49:00Z">
            <w:rPr>
              <w:rFonts w:ascii="Times New Roman" w:hAnsi="Times New Roman"/>
              <w:color w:val="000000" w:themeColor="text1"/>
              <w:sz w:val="24"/>
              <w:szCs w:val="24"/>
            </w:rPr>
          </w:rPrChange>
        </w:rPr>
      </w:pPr>
      <w:r w:rsidRPr="003B0301">
        <w:rPr>
          <w:rFonts w:ascii="Times New Roman" w:hAnsi="Times New Roman"/>
          <w:b/>
          <w:color w:val="000000" w:themeColor="text1"/>
          <w:sz w:val="24"/>
          <w:szCs w:val="24"/>
        </w:rPr>
        <w:lastRenderedPageBreak/>
        <w:t xml:space="preserve">It has been hypothesised that a warmer world may lower excess winter deaths in temperate climates. There is however limited data on how the seasonality of mortality varies by age and sex, and in a large country like the USA, in relation to climatic regions, and how it has changed over time.  Here, we use geo-coded data on deaths and wavelet analytical techniques to analyse the seasonality of mortality by age group and sex in the USA from 1982 to 2013, nationally and in subnational climatic regions. Death rates in men and women older than 45 years exhibited statistically significant seasonality with peak in January/February and minimum in </w:t>
      </w:r>
      <w:ins w:id="1" w:author="Parks, Robbie M" w:date="2017-01-06T16:25:00Z">
        <w:r w:rsidR="00F0084F">
          <w:rPr>
            <w:rFonts w:ascii="Times New Roman" w:hAnsi="Times New Roman"/>
            <w:b/>
            <w:color w:val="000000" w:themeColor="text1"/>
            <w:sz w:val="24"/>
            <w:szCs w:val="24"/>
          </w:rPr>
          <w:t>June</w:t>
        </w:r>
      </w:ins>
      <w:del w:id="2" w:author="Parks, Robbie M" w:date="2017-01-06T16:25:00Z">
        <w:r w:rsidRPr="007C782D" w:rsidDel="00F0084F">
          <w:rPr>
            <w:rFonts w:ascii="Times New Roman" w:hAnsi="Times New Roman"/>
            <w:b/>
            <w:color w:val="000000" w:themeColor="text1"/>
            <w:sz w:val="24"/>
            <w:szCs w:val="24"/>
            <w:rPrChange w:id="3" w:author="Parks, Robbie M" w:date="2017-01-06T15:49:00Z">
              <w:rPr>
                <w:rFonts w:ascii="Times New Roman" w:hAnsi="Times New Roman"/>
                <w:color w:val="000000" w:themeColor="text1"/>
                <w:sz w:val="24"/>
                <w:szCs w:val="24"/>
              </w:rPr>
            </w:rPrChange>
          </w:rPr>
          <w:delText>YY</w:delText>
        </w:r>
      </w:del>
      <w:r w:rsidRPr="007C782D">
        <w:rPr>
          <w:rFonts w:ascii="Times New Roman" w:hAnsi="Times New Roman"/>
          <w:b/>
          <w:color w:val="000000" w:themeColor="text1"/>
          <w:sz w:val="24"/>
          <w:szCs w:val="24"/>
          <w:rPrChange w:id="4" w:author="Parks, Robbie M" w:date="2017-01-06T15:49:00Z">
            <w:rPr>
              <w:rFonts w:ascii="Times New Roman" w:hAnsi="Times New Roman"/>
              <w:color w:val="000000" w:themeColor="text1"/>
              <w:sz w:val="24"/>
              <w:szCs w:val="24"/>
            </w:rPr>
          </w:rPrChange>
        </w:rPr>
        <w:t>/</w:t>
      </w:r>
      <w:ins w:id="5" w:author="Parks, Robbie M" w:date="2017-01-06T16:25:00Z">
        <w:r w:rsidR="00F0084F">
          <w:rPr>
            <w:rFonts w:ascii="Times New Roman" w:hAnsi="Times New Roman"/>
            <w:b/>
            <w:color w:val="000000" w:themeColor="text1"/>
            <w:sz w:val="24"/>
            <w:szCs w:val="24"/>
          </w:rPr>
          <w:t>July</w:t>
        </w:r>
      </w:ins>
      <w:del w:id="6" w:author="Parks, Robbie M" w:date="2017-01-06T16:25:00Z">
        <w:r w:rsidRPr="007C782D" w:rsidDel="00F0084F">
          <w:rPr>
            <w:rFonts w:ascii="Times New Roman" w:hAnsi="Times New Roman"/>
            <w:b/>
            <w:color w:val="000000" w:themeColor="text1"/>
            <w:sz w:val="24"/>
            <w:szCs w:val="24"/>
            <w:rPrChange w:id="7" w:author="Parks, Robbie M" w:date="2017-01-06T15:49:00Z">
              <w:rPr>
                <w:rFonts w:ascii="Times New Roman" w:hAnsi="Times New Roman"/>
                <w:color w:val="000000" w:themeColor="text1"/>
                <w:sz w:val="24"/>
                <w:szCs w:val="24"/>
              </w:rPr>
            </w:rPrChange>
          </w:rPr>
          <w:delText>YY</w:delText>
        </w:r>
      </w:del>
      <w:r w:rsidRPr="007C782D">
        <w:rPr>
          <w:rFonts w:ascii="Times New Roman" w:hAnsi="Times New Roman"/>
          <w:b/>
          <w:color w:val="000000" w:themeColor="text1"/>
          <w:sz w:val="24"/>
          <w:szCs w:val="24"/>
          <w:rPrChange w:id="8" w:author="Parks, Robbie M" w:date="2017-01-06T15:49:00Z">
            <w:rPr>
              <w:rFonts w:ascii="Times New Roman" w:hAnsi="Times New Roman"/>
              <w:color w:val="000000" w:themeColor="text1"/>
              <w:sz w:val="24"/>
              <w:szCs w:val="24"/>
            </w:rPr>
          </w:rPrChange>
        </w:rPr>
        <w:t xml:space="preserve">. The percent excess mortality in peak month, relative to the minimum, declined by less than 10 percentage points for people older than 55 years of age from 1982 to 2013. Under five years of age, seasonality of mortality largely disappeared after the 1990s. In adolescent and young adults, especially in males, death rates peaked in </w:t>
      </w:r>
      <w:ins w:id="9" w:author="Parks, Robbie M" w:date="2017-01-06T16:26:00Z">
        <w:r w:rsidR="00DC66AF">
          <w:rPr>
            <w:rFonts w:ascii="Times New Roman" w:hAnsi="Times New Roman"/>
            <w:b/>
            <w:color w:val="000000" w:themeColor="text1"/>
            <w:sz w:val="24"/>
            <w:szCs w:val="24"/>
          </w:rPr>
          <w:t>June/July</w:t>
        </w:r>
      </w:ins>
      <w:del w:id="10" w:author="Parks, Robbie M" w:date="2017-01-06T16:26:00Z">
        <w:r w:rsidRPr="007C782D" w:rsidDel="00DC66AF">
          <w:rPr>
            <w:rFonts w:ascii="Times New Roman" w:hAnsi="Times New Roman"/>
            <w:b/>
            <w:color w:val="000000" w:themeColor="text1"/>
            <w:sz w:val="24"/>
            <w:szCs w:val="24"/>
            <w:rPrChange w:id="11" w:author="Parks, Robbie M" w:date="2017-01-06T15:49:00Z">
              <w:rPr>
                <w:rFonts w:ascii="Times New Roman" w:hAnsi="Times New Roman"/>
                <w:color w:val="000000" w:themeColor="text1"/>
                <w:sz w:val="24"/>
                <w:szCs w:val="24"/>
              </w:rPr>
            </w:rPrChange>
          </w:rPr>
          <w:delText>XX</w:delText>
        </w:r>
      </w:del>
      <w:r w:rsidRPr="007C782D">
        <w:rPr>
          <w:rFonts w:ascii="Times New Roman" w:hAnsi="Times New Roman"/>
          <w:b/>
          <w:color w:val="000000" w:themeColor="text1"/>
          <w:sz w:val="24"/>
          <w:szCs w:val="24"/>
          <w:rPrChange w:id="12" w:author="Parks, Robbie M" w:date="2017-01-06T15:49:00Z">
            <w:rPr>
              <w:rFonts w:ascii="Times New Roman" w:hAnsi="Times New Roman"/>
              <w:color w:val="000000" w:themeColor="text1"/>
              <w:sz w:val="24"/>
              <w:szCs w:val="24"/>
            </w:rPr>
          </w:rPrChange>
        </w:rPr>
        <w:t xml:space="preserve"> and were lowest in </w:t>
      </w:r>
      <w:ins w:id="13" w:author="Parks, Robbie M" w:date="2017-01-06T16:26:00Z">
        <w:r w:rsidR="00DC66AF">
          <w:rPr>
            <w:rFonts w:ascii="Times New Roman" w:hAnsi="Times New Roman"/>
            <w:b/>
            <w:color w:val="000000" w:themeColor="text1"/>
            <w:sz w:val="24"/>
            <w:szCs w:val="24"/>
          </w:rPr>
          <w:t>December/January</w:t>
        </w:r>
      </w:ins>
      <w:del w:id="14" w:author="Parks, Robbie M" w:date="2017-01-06T16:26:00Z">
        <w:r w:rsidRPr="007C782D" w:rsidDel="00DC66AF">
          <w:rPr>
            <w:rFonts w:ascii="Times New Roman" w:hAnsi="Times New Roman"/>
            <w:b/>
            <w:color w:val="000000" w:themeColor="text1"/>
            <w:sz w:val="24"/>
            <w:szCs w:val="24"/>
            <w:rPrChange w:id="15" w:author="Parks, Robbie M" w:date="2017-01-06T15:49:00Z">
              <w:rPr>
                <w:rFonts w:ascii="Times New Roman" w:hAnsi="Times New Roman"/>
                <w:color w:val="000000" w:themeColor="text1"/>
                <w:sz w:val="24"/>
                <w:szCs w:val="24"/>
              </w:rPr>
            </w:rPrChange>
          </w:rPr>
          <w:delText>YY</w:delText>
        </w:r>
      </w:del>
      <w:r w:rsidRPr="007C782D">
        <w:rPr>
          <w:rFonts w:ascii="Times New Roman" w:hAnsi="Times New Roman"/>
          <w:b/>
          <w:color w:val="000000" w:themeColor="text1"/>
          <w:sz w:val="24"/>
          <w:szCs w:val="24"/>
          <w:rPrChange w:id="16" w:author="Parks, Robbie M" w:date="2017-01-06T15:49:00Z">
            <w:rPr>
              <w:rFonts w:ascii="Times New Roman" w:hAnsi="Times New Roman"/>
              <w:color w:val="000000" w:themeColor="text1"/>
              <w:sz w:val="24"/>
              <w:szCs w:val="24"/>
            </w:rPr>
          </w:rPrChange>
        </w:rPr>
        <w:t>, i.e. there was an excess summer mortality, which shrank over time. [[[still to add a last sentence]]]</w:t>
      </w:r>
    </w:p>
    <w:p w14:paraId="6653700E" w14:textId="77777777" w:rsidR="00DC265F" w:rsidRPr="004E0482" w:rsidRDefault="00DC265F" w:rsidP="000A2B50">
      <w:pPr>
        <w:spacing w:after="0"/>
        <w:rPr>
          <w:rFonts w:ascii="Times New Roman" w:hAnsi="Times New Roman"/>
          <w:color w:val="000000" w:themeColor="text1"/>
          <w:sz w:val="24"/>
          <w:szCs w:val="24"/>
        </w:rPr>
      </w:pPr>
    </w:p>
    <w:p w14:paraId="3F494E88" w14:textId="1BD59A34" w:rsidR="00943AF9" w:rsidRPr="004E0482" w:rsidRDefault="00943AF9"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It is well-established that death rates vary throughout the year, and in temperate climates there tend to be more deaths in winter than in summer</w:t>
      </w:r>
      <w:r w:rsidR="00BF3B32">
        <w:rPr>
          <w:rFonts w:ascii="Times New Roman" w:hAnsi="Times New Roman"/>
          <w:color w:val="000000" w:themeColor="text1"/>
          <w:sz w:val="24"/>
          <w:szCs w:val="24"/>
        </w:rPr>
        <w:t>.</w:t>
      </w:r>
      <w:r w:rsidR="00BF3B32" w:rsidRPr="004E0482">
        <w:rPr>
          <w:rFonts w:ascii="Times New Roman" w:hAnsi="Times New Roman"/>
          <w:color w:val="000000" w:themeColor="text1"/>
          <w:sz w:val="24"/>
          <w:szCs w:val="24"/>
        </w:rPr>
        <w:fldChar w:fldCharType="begin">
          <w:fldData xml:space="preserve">PEVuZE5vdGU+PENpdGU+PEF1dGhvcj5NY0tlZTwvQXV0aG9yPjxZZWFyPjE5ODk8L1llYXI+PFJl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</w:fldData>
        </w:fldChar>
      </w:r>
      <w:r w:rsidR="00BF3B32">
        <w:rPr>
          <w:rFonts w:ascii="Times New Roman" w:hAnsi="Times New Roman"/>
          <w:color w:val="000000" w:themeColor="text1"/>
          <w:sz w:val="24"/>
          <w:szCs w:val="24"/>
        </w:rPr>
        <w:instrText xml:space="preserve"> ADDIN EN.CITE </w:instrText>
      </w:r>
      <w:r w:rsidR="00BF3B32">
        <w:rPr>
          <w:rFonts w:ascii="Times New Roman" w:hAnsi="Times New Roman"/>
          <w:color w:val="000000" w:themeColor="text1"/>
          <w:sz w:val="24"/>
          <w:szCs w:val="24"/>
        </w:rPr>
        <w:fldChar w:fldCharType="begin">
          <w:fldData xml:space="preserve">PEVuZE5vdGU+PENpdGU+PEF1dGhvcj5NY0tlZTwvQXV0aG9yPjxZZWFyPjE5ODk8L1llYXI+PFJl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</w:fldData>
        </w:fldChar>
      </w:r>
      <w:r w:rsidR="00BF3B32">
        <w:rPr>
          <w:rFonts w:ascii="Times New Roman" w:hAnsi="Times New Roman"/>
          <w:color w:val="000000" w:themeColor="text1"/>
          <w:sz w:val="24"/>
          <w:szCs w:val="24"/>
        </w:rPr>
        <w:instrText xml:space="preserve"> ADDIN EN.CITE.DATA </w:instrText>
      </w:r>
      <w:r w:rsidR="00BF3B32">
        <w:rPr>
          <w:rFonts w:ascii="Times New Roman" w:hAnsi="Times New Roman"/>
          <w:color w:val="000000" w:themeColor="text1"/>
          <w:sz w:val="24"/>
          <w:szCs w:val="24"/>
        </w:rPr>
      </w:r>
      <w:r w:rsidR="00BF3B32">
        <w:rPr>
          <w:rFonts w:ascii="Times New Roman" w:hAnsi="Times New Roman"/>
          <w:color w:val="000000" w:themeColor="text1"/>
          <w:sz w:val="24"/>
          <w:szCs w:val="24"/>
        </w:rPr>
        <w:fldChar w:fldCharType="end"/>
      </w:r>
      <w:r w:rsidR="00BF3B32" w:rsidRPr="004E0482">
        <w:rPr>
          <w:rFonts w:ascii="Times New Roman" w:hAnsi="Times New Roman"/>
          <w:color w:val="000000" w:themeColor="text1"/>
          <w:sz w:val="24"/>
          <w:szCs w:val="24"/>
        </w:rPr>
      </w:r>
      <w:r w:rsidR="00BF3B32" w:rsidRPr="004E0482">
        <w:rPr>
          <w:rFonts w:ascii="Times New Roman" w:hAnsi="Times New Roman"/>
          <w:color w:val="000000" w:themeColor="text1"/>
          <w:sz w:val="24"/>
          <w:szCs w:val="24"/>
        </w:rPr>
        <w:fldChar w:fldCharType="separate"/>
      </w:r>
      <w:r w:rsidR="00BF3B32" w:rsidRPr="00A8740F">
        <w:rPr>
          <w:rFonts w:ascii="Times New Roman" w:hAnsi="Times New Roman"/>
          <w:noProof/>
          <w:color w:val="000000" w:themeColor="text1"/>
          <w:sz w:val="24"/>
          <w:szCs w:val="24"/>
          <w:vertAlign w:val="superscript"/>
        </w:rPr>
        <w:t>1-5</w:t>
      </w:r>
      <w:r w:rsidR="00BF3B32"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Less has been done on how the seasonal patterns of mortality </w:t>
      </w:r>
      <w:r>
        <w:rPr>
          <w:rFonts w:ascii="Times New Roman" w:hAnsi="Times New Roman"/>
          <w:color w:val="000000" w:themeColor="text1"/>
          <w:sz w:val="24"/>
          <w:szCs w:val="24"/>
        </w:rPr>
        <w:t>vary</w:t>
      </w:r>
      <w:r w:rsidRPr="004E0482">
        <w:rPr>
          <w:rFonts w:ascii="Times New Roman" w:hAnsi="Times New Roman"/>
          <w:color w:val="000000" w:themeColor="text1"/>
          <w:sz w:val="24"/>
          <w:szCs w:val="24"/>
        </w:rPr>
        <w:t xml:space="preserve"> in relation to age and sex.</w:t>
      </w:r>
      <w:r w:rsidRPr="004E0482">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PjYtODwvc3R5bGU+PC9EaXNwbGF5VGV4dD48cmVjb3JkPjxyZWMtbnVtYmVyPjE3NTwvcmVjLW51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BF3B32">
        <w:rPr>
          <w:rFonts w:ascii="Times New Roman" w:hAnsi="Times New Roman"/>
          <w:color w:val="000000" w:themeColor="text1"/>
          <w:sz w:val="24"/>
          <w:szCs w:val="24"/>
        </w:rPr>
        <w:instrText xml:space="preserve"> ADDIN EN.CITE </w:instrText>
      </w:r>
      <w:r w:rsidR="00BF3B32">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PjYtODwvc3R5bGU+PC9EaXNwbGF5VGV4dD48cmVjb3JkPjxyZWMtbnVtYmVyPjE3NTwvcmVjLW51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BF3B32">
        <w:rPr>
          <w:rFonts w:ascii="Times New Roman" w:hAnsi="Times New Roman"/>
          <w:color w:val="000000" w:themeColor="text1"/>
          <w:sz w:val="24"/>
          <w:szCs w:val="24"/>
        </w:rPr>
        <w:instrText xml:space="preserve"> ADDIN EN.CITE.DATA </w:instrText>
      </w:r>
      <w:r w:rsidR="00BF3B32">
        <w:rPr>
          <w:rFonts w:ascii="Times New Roman" w:hAnsi="Times New Roman"/>
          <w:color w:val="000000" w:themeColor="text1"/>
          <w:sz w:val="24"/>
          <w:szCs w:val="24"/>
        </w:rPr>
      </w:r>
      <w:r w:rsidR="00BF3B3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r>
      <w:r w:rsidRPr="004E0482">
        <w:rPr>
          <w:rFonts w:ascii="Times New Roman" w:hAnsi="Times New Roman"/>
          <w:color w:val="000000" w:themeColor="text1"/>
          <w:sz w:val="24"/>
          <w:szCs w:val="24"/>
        </w:rPr>
        <w:fldChar w:fldCharType="separate"/>
      </w:r>
      <w:r w:rsidR="00BF3B32" w:rsidRPr="00BF3B32">
        <w:rPr>
          <w:rFonts w:ascii="Times New Roman" w:hAnsi="Times New Roman"/>
          <w:noProof/>
          <w:color w:val="000000" w:themeColor="text1"/>
          <w:sz w:val="24"/>
          <w:szCs w:val="24"/>
          <w:vertAlign w:val="superscript"/>
        </w:rPr>
        <w:t>6-8</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Further, i</w:t>
      </w:r>
      <w:r w:rsidRPr="004E0482">
        <w:rPr>
          <w:rFonts w:ascii="Times New Roman" w:hAnsi="Times New Roman"/>
          <w:color w:val="000000" w:themeColor="text1"/>
          <w:sz w:val="24"/>
          <w:szCs w:val="24"/>
        </w:rPr>
        <w:t xml:space="preserve">n a large country like the USA, which possesses distinct climate regions, not only </w:t>
      </w:r>
      <w:r w:rsidR="006F7313">
        <w:rPr>
          <w:rFonts w:ascii="Times New Roman" w:hAnsi="Times New Roman"/>
          <w:color w:val="000000" w:themeColor="text1"/>
          <w:sz w:val="24"/>
          <w:szCs w:val="24"/>
        </w:rPr>
        <w:t xml:space="preserve">do </w:t>
      </w:r>
      <w:r w:rsidRPr="004E0482">
        <w:rPr>
          <w:rFonts w:ascii="Times New Roman" w:hAnsi="Times New Roman"/>
          <w:color w:val="000000" w:themeColor="text1"/>
          <w:sz w:val="24"/>
          <w:szCs w:val="24"/>
        </w:rPr>
        <w:t xml:space="preserve">average annual death rates vary throughout the country, but also the seasonality of mortality may vary geographically, due to </w:t>
      </w:r>
      <w:r>
        <w:rPr>
          <w:rFonts w:ascii="Times New Roman" w:hAnsi="Times New Roman"/>
          <w:color w:val="000000" w:themeColor="text1"/>
          <w:sz w:val="24"/>
          <w:szCs w:val="24"/>
        </w:rPr>
        <w:t xml:space="preserve">both </w:t>
      </w:r>
      <w:r w:rsidRPr="004E0482">
        <w:rPr>
          <w:rFonts w:ascii="Times New Roman" w:hAnsi="Times New Roman"/>
          <w:color w:val="000000" w:themeColor="text1"/>
          <w:sz w:val="24"/>
          <w:szCs w:val="24"/>
        </w:rPr>
        <w:t>localised weather</w:t>
      </w:r>
      <w:r>
        <w:rPr>
          <w:rFonts w:ascii="Times New Roman" w:hAnsi="Times New Roman"/>
          <w:color w:val="000000" w:themeColor="text1"/>
          <w:sz w:val="24"/>
          <w:szCs w:val="24"/>
        </w:rPr>
        <w:t xml:space="preserve"> patterns and</w:t>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regional differences</w:t>
      </w:r>
      <w:r w:rsidRPr="004E0482">
        <w:rPr>
          <w:rFonts w:ascii="Times New Roman" w:hAnsi="Times New Roman"/>
          <w:color w:val="000000" w:themeColor="text1"/>
          <w:sz w:val="24"/>
          <w:szCs w:val="24"/>
        </w:rPr>
        <w:t xml:space="preserve"> in measures such as heating,</w:t>
      </w:r>
      <w:r>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air conditioning, and healthcare which can reduce the adverse effects of warm and cold weather.</w:t>
      </w:r>
      <w:r w:rsidRPr="004E0482">
        <w:rPr>
          <w:rFonts w:ascii="Times New Roman" w:hAnsi="Times New Roman"/>
          <w:color w:val="000000" w:themeColor="text1"/>
          <w:sz w:val="24"/>
          <w:szCs w:val="24"/>
        </w:rPr>
        <w:fldChar w:fldCharType="begin">
          <w:fldData xml:space="preserve">PEVuZE5vdGU+PENpdGU+PEF1dGhvcj5EYXZpczwvQXV0aG9yPjxZZWFyPjIwMDQ8L1llYXI+PFJl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</w:fldData>
        </w:fldChar>
      </w:r>
      <w:r w:rsidR="00BF3B32">
        <w:rPr>
          <w:rFonts w:ascii="Times New Roman" w:hAnsi="Times New Roman"/>
          <w:color w:val="000000" w:themeColor="text1"/>
          <w:sz w:val="24"/>
          <w:szCs w:val="24"/>
        </w:rPr>
        <w:instrText xml:space="preserve"> ADDIN EN.CITE </w:instrText>
      </w:r>
      <w:r w:rsidR="00BF3B32">
        <w:rPr>
          <w:rFonts w:ascii="Times New Roman" w:hAnsi="Times New Roman"/>
          <w:color w:val="000000" w:themeColor="text1"/>
          <w:sz w:val="24"/>
          <w:szCs w:val="24"/>
        </w:rPr>
        <w:fldChar w:fldCharType="begin">
          <w:fldData xml:space="preserve">PEVuZE5vdGU+PENpdGU+PEF1dGhvcj5EYXZpczwvQXV0aG9yPjxZZWFyPjIwMDQ8L1llYXI+PFJl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</w:fldData>
        </w:fldChar>
      </w:r>
      <w:r w:rsidR="00BF3B32">
        <w:rPr>
          <w:rFonts w:ascii="Times New Roman" w:hAnsi="Times New Roman"/>
          <w:color w:val="000000" w:themeColor="text1"/>
          <w:sz w:val="24"/>
          <w:szCs w:val="24"/>
        </w:rPr>
        <w:instrText xml:space="preserve"> ADDIN EN.CITE.DATA </w:instrText>
      </w:r>
      <w:r w:rsidR="00BF3B32">
        <w:rPr>
          <w:rFonts w:ascii="Times New Roman" w:hAnsi="Times New Roman"/>
          <w:color w:val="000000" w:themeColor="text1"/>
          <w:sz w:val="24"/>
          <w:szCs w:val="24"/>
        </w:rPr>
      </w:r>
      <w:r w:rsidR="00BF3B3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r>
      <w:r w:rsidRPr="004E0482">
        <w:rPr>
          <w:rFonts w:ascii="Times New Roman" w:hAnsi="Times New Roman"/>
          <w:color w:val="000000" w:themeColor="text1"/>
          <w:sz w:val="24"/>
          <w:szCs w:val="24"/>
        </w:rPr>
        <w:fldChar w:fldCharType="separate"/>
      </w:r>
      <w:r w:rsidR="00BF3B32" w:rsidRPr="00BF3B32">
        <w:rPr>
          <w:rFonts w:ascii="Times New Roman" w:hAnsi="Times New Roman"/>
          <w:noProof/>
          <w:color w:val="000000" w:themeColor="text1"/>
          <w:sz w:val="24"/>
          <w:szCs w:val="24"/>
          <w:vertAlign w:val="superscript"/>
        </w:rPr>
        <w:t>9-12</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w:t>
      </w:r>
      <w:r w:rsidR="00D35688">
        <w:rPr>
          <w:rFonts w:ascii="Times New Roman" w:hAnsi="Times New Roman"/>
          <w:color w:val="000000" w:themeColor="text1"/>
          <w:sz w:val="24"/>
          <w:szCs w:val="24"/>
        </w:rPr>
        <w:t>The</w:t>
      </w:r>
      <w:r w:rsidRPr="004E0482">
        <w:rPr>
          <w:rFonts w:ascii="Times New Roman" w:hAnsi="Times New Roman"/>
          <w:color w:val="000000" w:themeColor="text1"/>
          <w:sz w:val="24"/>
          <w:szCs w:val="24"/>
        </w:rPr>
        <w:t xml:space="preserve"> presence and extent of seasonal variation in mortality may </w:t>
      </w:r>
      <w:r w:rsidR="00D35688">
        <w:rPr>
          <w:rFonts w:ascii="Times New Roman" w:hAnsi="Times New Roman"/>
          <w:color w:val="000000" w:themeColor="text1"/>
          <w:sz w:val="24"/>
          <w:szCs w:val="24"/>
        </w:rPr>
        <w:t xml:space="preserve">also </w:t>
      </w:r>
      <w:r w:rsidRPr="004E0482">
        <w:rPr>
          <w:rFonts w:ascii="Times New Roman" w:hAnsi="Times New Roman"/>
          <w:color w:val="000000" w:themeColor="text1"/>
          <w:sz w:val="24"/>
          <w:szCs w:val="24"/>
        </w:rPr>
        <w:t xml:space="preserve">itself </w:t>
      </w:r>
      <w:r>
        <w:rPr>
          <w:rFonts w:ascii="Times New Roman" w:hAnsi="Times New Roman"/>
          <w:color w:val="000000" w:themeColor="text1"/>
          <w:sz w:val="24"/>
          <w:szCs w:val="24"/>
        </w:rPr>
        <w:t>change over time</w:t>
      </w:r>
      <w:r w:rsidRPr="004E0482">
        <w:rPr>
          <w:rFonts w:ascii="Times New Roman" w:hAnsi="Times New Roman"/>
          <w:color w:val="000000" w:themeColor="text1"/>
          <w:sz w:val="24"/>
          <w:szCs w:val="24"/>
        </w:rPr>
        <w:t xml:space="preserve">, due to </w:t>
      </w:r>
      <w:r w:rsidR="00F61089">
        <w:rPr>
          <w:rFonts w:ascii="Times New Roman" w:hAnsi="Times New Roman"/>
          <w:color w:val="000000" w:themeColor="text1"/>
          <w:sz w:val="24"/>
          <w:szCs w:val="24"/>
        </w:rPr>
        <w:t>shifts</w:t>
      </w:r>
      <w:r w:rsidR="00F61089" w:rsidRPr="004E0482">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in weather regimes, lifestyle, technology, and healthcare.</w:t>
      </w:r>
      <w:r w:rsidRPr="00BE5E5A">
        <w:rPr>
          <w:rFonts w:ascii="Times New Roman" w:hAnsi="Times New Roman"/>
          <w:color w:val="000000" w:themeColor="text1"/>
          <w:sz w:val="24"/>
          <w:szCs w:val="24"/>
        </w:rPr>
        <w:fldChar w:fldCharType="begin">
          <w:fldData xml:space="preserve">PEVuZE5vdGU+PENpdGU+PEF1dGhvcj5DYXJzb248L0F1dGhvcj48WWVhcj4yMDA2PC9ZZWFyPjxS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</w:fldData>
        </w:fldChar>
      </w:r>
      <w:r w:rsidR="00BF3B32">
        <w:rPr>
          <w:rFonts w:ascii="Times New Roman" w:hAnsi="Times New Roman"/>
          <w:color w:val="000000" w:themeColor="text1"/>
          <w:sz w:val="24"/>
          <w:szCs w:val="24"/>
        </w:rPr>
        <w:instrText xml:space="preserve"> ADDIN EN.CITE </w:instrText>
      </w:r>
      <w:r w:rsidR="00BF3B32">
        <w:rPr>
          <w:rFonts w:ascii="Times New Roman" w:hAnsi="Times New Roman"/>
          <w:color w:val="000000" w:themeColor="text1"/>
          <w:sz w:val="24"/>
          <w:szCs w:val="24"/>
        </w:rPr>
        <w:fldChar w:fldCharType="begin">
          <w:fldData xml:space="preserve">PEVuZE5vdGU+PENpdGU+PEF1dGhvcj5DYXJzb248L0F1dGhvcj48WWVhcj4yMDA2PC9ZZWFyPjxS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</w:fldData>
        </w:fldChar>
      </w:r>
      <w:r w:rsidR="00BF3B32">
        <w:rPr>
          <w:rFonts w:ascii="Times New Roman" w:hAnsi="Times New Roman"/>
          <w:color w:val="000000" w:themeColor="text1"/>
          <w:sz w:val="24"/>
          <w:szCs w:val="24"/>
        </w:rPr>
        <w:instrText xml:space="preserve"> ADDIN EN.CITE.DATA </w:instrText>
      </w:r>
      <w:r w:rsidR="00BF3B32">
        <w:rPr>
          <w:rFonts w:ascii="Times New Roman" w:hAnsi="Times New Roman"/>
          <w:color w:val="000000" w:themeColor="text1"/>
          <w:sz w:val="24"/>
          <w:szCs w:val="24"/>
        </w:rPr>
      </w:r>
      <w:r w:rsidR="00BF3B32">
        <w:rPr>
          <w:rFonts w:ascii="Times New Roman" w:hAnsi="Times New Roman"/>
          <w:color w:val="000000" w:themeColor="text1"/>
          <w:sz w:val="24"/>
          <w:szCs w:val="24"/>
        </w:rPr>
        <w:fldChar w:fldCharType="end"/>
      </w:r>
      <w:r w:rsidRPr="00BE5E5A">
        <w:rPr>
          <w:rFonts w:ascii="Times New Roman" w:hAnsi="Times New Roman"/>
          <w:color w:val="000000" w:themeColor="text1"/>
          <w:sz w:val="24"/>
          <w:szCs w:val="24"/>
        </w:rPr>
      </w:r>
      <w:r w:rsidRPr="00BE5E5A">
        <w:rPr>
          <w:rFonts w:ascii="Times New Roman" w:hAnsi="Times New Roman"/>
          <w:color w:val="000000" w:themeColor="text1"/>
          <w:sz w:val="24"/>
          <w:szCs w:val="24"/>
        </w:rPr>
        <w:fldChar w:fldCharType="separate"/>
      </w:r>
      <w:r w:rsidR="00BF3B32" w:rsidRPr="00BF3B32">
        <w:rPr>
          <w:rFonts w:ascii="Times New Roman" w:hAnsi="Times New Roman"/>
          <w:noProof/>
          <w:color w:val="000000" w:themeColor="text1"/>
          <w:sz w:val="24"/>
          <w:szCs w:val="24"/>
          <w:vertAlign w:val="superscript"/>
        </w:rPr>
        <w:t>13-15</w:t>
      </w:r>
      <w:r w:rsidRPr="00BE5E5A">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A thorough understanding </w:t>
      </w:r>
      <w:r>
        <w:rPr>
          <w:rFonts w:ascii="Times New Roman" w:hAnsi="Times New Roman"/>
          <w:color w:val="000000" w:themeColor="text1"/>
          <w:sz w:val="24"/>
          <w:szCs w:val="24"/>
        </w:rPr>
        <w:t xml:space="preserve">of </w:t>
      </w:r>
      <w:r w:rsidRPr="004E0482">
        <w:rPr>
          <w:rFonts w:ascii="Times New Roman" w:hAnsi="Times New Roman"/>
          <w:color w:val="000000" w:themeColor="text1"/>
          <w:sz w:val="24"/>
          <w:szCs w:val="24"/>
        </w:rPr>
        <w:t>the long-term dynamics of seasonality</w:t>
      </w:r>
      <w:r>
        <w:rPr>
          <w:rFonts w:ascii="Times New Roman" w:hAnsi="Times New Roman"/>
          <w:color w:val="000000" w:themeColor="text1"/>
          <w:sz w:val="24"/>
          <w:szCs w:val="24"/>
        </w:rPr>
        <w:t xml:space="preserve"> of </w:t>
      </w:r>
      <w:r>
        <w:rPr>
          <w:rFonts w:ascii="Times New Roman" w:hAnsi="Times New Roman"/>
          <w:color w:val="000000" w:themeColor="text1"/>
          <w:sz w:val="24"/>
          <w:szCs w:val="24"/>
        </w:rPr>
        <w:lastRenderedPageBreak/>
        <w:t>mortality</w:t>
      </w:r>
      <w:r w:rsidRPr="004E0482">
        <w:rPr>
          <w:rFonts w:ascii="Times New Roman" w:hAnsi="Times New Roman"/>
          <w:color w:val="000000" w:themeColor="text1"/>
          <w:sz w:val="24"/>
          <w:szCs w:val="24"/>
        </w:rPr>
        <w:t xml:space="preserve">, and its geographical and demographic patterns, is needed to identify at-risk groups, plan responses </w:t>
      </w:r>
      <w:r w:rsidR="006F7313">
        <w:rPr>
          <w:rFonts w:ascii="Times New Roman" w:hAnsi="Times New Roman"/>
          <w:color w:val="000000" w:themeColor="text1"/>
          <w:sz w:val="24"/>
          <w:szCs w:val="24"/>
        </w:rPr>
        <w:t>at the present time as well as</w:t>
      </w:r>
      <w:r w:rsidRPr="004E0482">
        <w:rPr>
          <w:rFonts w:ascii="Times New Roman" w:hAnsi="Times New Roman"/>
          <w:color w:val="000000" w:themeColor="text1"/>
          <w:sz w:val="24"/>
          <w:szCs w:val="24"/>
        </w:rPr>
        <w:t xml:space="preserve"> under changing climate conditions. </w:t>
      </w:r>
    </w:p>
    <w:p w14:paraId="0577B1A6" w14:textId="77777777" w:rsidR="000474A7" w:rsidRPr="004E0482" w:rsidRDefault="000474A7" w:rsidP="000A2B50">
      <w:pPr>
        <w:spacing w:after="0" w:line="480" w:lineRule="auto"/>
        <w:rPr>
          <w:rFonts w:ascii="Times New Roman" w:hAnsi="Times New Roman"/>
          <w:color w:val="000000" w:themeColor="text1"/>
          <w:sz w:val="24"/>
          <w:szCs w:val="24"/>
        </w:rPr>
      </w:pPr>
    </w:p>
    <w:p w14:paraId="694DFBF2" w14:textId="671D4EB7" w:rsidR="009A082B" w:rsidRDefault="0007260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Some studies, in one or more countries, have examined seasonality of death rates.</w:t>
      </w:r>
      <w:r w:rsidRPr="004E0482">
        <w:rPr>
          <w:rFonts w:ascii="Times New Roman" w:hAnsi="Times New Roman"/>
          <w:color w:val="000000" w:themeColor="text1"/>
          <w:sz w:val="24"/>
          <w:szCs w:val="24"/>
        </w:rPr>
        <w:fldChar w:fldCharType="begin">
          <w:fldData xml:space="preserve">PEVuZE5vdGU+PENpdGU+PEF1dGhvcj5Sb3NlbndhaWtlPC9BdXRob3I+PFllYXI+MTk2NjwvWWVh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</w:fldData>
        </w:fldChar>
      </w:r>
      <w:r w:rsidR="008B1C81">
        <w:rPr>
          <w:rFonts w:ascii="Times New Roman" w:hAnsi="Times New Roman"/>
          <w:color w:val="000000" w:themeColor="text1"/>
          <w:sz w:val="24"/>
          <w:szCs w:val="24"/>
        </w:rPr>
        <w:instrText xml:space="preserve"> ADDIN EN.CITE </w:instrText>
      </w:r>
      <w:r w:rsidR="008B1C81">
        <w:rPr>
          <w:rFonts w:ascii="Times New Roman" w:hAnsi="Times New Roman"/>
          <w:color w:val="000000" w:themeColor="text1"/>
          <w:sz w:val="24"/>
          <w:szCs w:val="24"/>
        </w:rPr>
        <w:fldChar w:fldCharType="begin">
          <w:fldData xml:space="preserve">PEVuZE5vdGU+PENpdGU+PEF1dGhvcj5Sb3NlbndhaWtlPC9BdXRob3I+PFllYXI+MTk2NjwvWWVh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</w:fldData>
        </w:fldChar>
      </w:r>
      <w:r w:rsidR="008B1C81">
        <w:rPr>
          <w:rFonts w:ascii="Times New Roman" w:hAnsi="Times New Roman"/>
          <w:color w:val="000000" w:themeColor="text1"/>
          <w:sz w:val="24"/>
          <w:szCs w:val="24"/>
        </w:rPr>
        <w:instrText xml:space="preserve"> ADDIN EN.CITE.DATA </w:instrText>
      </w:r>
      <w:r w:rsidR="008B1C81">
        <w:rPr>
          <w:rFonts w:ascii="Times New Roman" w:hAnsi="Times New Roman"/>
          <w:color w:val="000000" w:themeColor="text1"/>
          <w:sz w:val="24"/>
          <w:szCs w:val="24"/>
        </w:rPr>
      </w:r>
      <w:r w:rsidR="008B1C81">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r>
      <w:r w:rsidRPr="004E0482">
        <w:rPr>
          <w:rFonts w:ascii="Times New Roman" w:hAnsi="Times New Roman"/>
          <w:color w:val="000000" w:themeColor="text1"/>
          <w:sz w:val="24"/>
          <w:szCs w:val="24"/>
        </w:rPr>
        <w:fldChar w:fldCharType="separate"/>
      </w:r>
      <w:r w:rsidR="00BF3B32" w:rsidRPr="00BF3B32">
        <w:rPr>
          <w:rFonts w:ascii="Times New Roman" w:hAnsi="Times New Roman"/>
          <w:noProof/>
          <w:color w:val="000000" w:themeColor="text1"/>
          <w:sz w:val="24"/>
          <w:szCs w:val="24"/>
          <w:vertAlign w:val="superscript"/>
        </w:rPr>
        <w:t>4-9,11,16-23</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The </w:t>
      </w:r>
      <w:r>
        <w:rPr>
          <w:rFonts w:ascii="Times New Roman" w:hAnsi="Times New Roman"/>
          <w:color w:val="000000" w:themeColor="text1"/>
          <w:sz w:val="24"/>
          <w:szCs w:val="24"/>
        </w:rPr>
        <w:t>length of time</w:t>
      </w:r>
      <w:r w:rsidRPr="004E0482">
        <w:rPr>
          <w:rFonts w:ascii="Times New Roman" w:hAnsi="Times New Roman"/>
          <w:color w:val="000000" w:themeColor="text1"/>
          <w:sz w:val="24"/>
          <w:szCs w:val="24"/>
        </w:rPr>
        <w:t xml:space="preserve"> covered by these studies have ranged from a few years to </w:t>
      </w:r>
      <w:r w:rsidR="004253AD">
        <w:rPr>
          <w:rFonts w:ascii="Times New Roman" w:hAnsi="Times New Roman"/>
          <w:color w:val="000000" w:themeColor="text1"/>
          <w:sz w:val="24"/>
          <w:szCs w:val="24"/>
        </w:rPr>
        <w:t xml:space="preserve">over </w:t>
      </w:r>
      <w:r w:rsidRPr="004E0482">
        <w:rPr>
          <w:rFonts w:ascii="Times New Roman" w:hAnsi="Times New Roman"/>
          <w:color w:val="000000" w:themeColor="text1"/>
          <w:sz w:val="24"/>
          <w:szCs w:val="24"/>
        </w:rPr>
        <w:t>50 years. Regardless of duration, the methods used in these works – ranging from simple</w:t>
      </w:r>
      <w:r>
        <w:rPr>
          <w:rFonts w:ascii="Times New Roman" w:hAnsi="Times New Roman"/>
          <w:color w:val="000000" w:themeColor="text1"/>
          <w:sz w:val="24"/>
          <w:szCs w:val="24"/>
        </w:rPr>
        <w:t xml:space="preserve"> trend </w:t>
      </w:r>
      <w:r w:rsidRPr="004E0482">
        <w:rPr>
          <w:rFonts w:ascii="Times New Roman" w:hAnsi="Times New Roman"/>
          <w:color w:val="000000" w:themeColor="text1"/>
          <w:sz w:val="24"/>
          <w:szCs w:val="24"/>
        </w:rPr>
        <w:t xml:space="preserve"> moving average</w:t>
      </w:r>
      <w:r w:rsidRPr="004E0482">
        <w:rPr>
          <w:rFonts w:ascii="Times New Roman" w:hAnsi="Times New Roman"/>
          <w:color w:val="000000" w:themeColor="text1"/>
          <w:sz w:val="24"/>
          <w:szCs w:val="24"/>
        </w:rPr>
        <w:fldChar w:fldCharType="begin"/>
      </w:r>
      <w:r w:rsidR="00BF3B32">
        <w:rPr>
          <w:rFonts w:ascii="Times New Roman" w:hAnsi="Times New Roman"/>
          <w:color w:val="000000" w:themeColor="text1"/>
          <w:sz w:val="24"/>
          <w:szCs w:val="24"/>
        </w:rPr>
        <w:instrText xml:space="preserve"> ADDIN EN.CITE &lt;EndNote&gt;&lt;Cite&gt;&lt;Author&gt;Rosenwaike&lt;/Author&gt;&lt;Year&gt;1966&lt;/Year&gt;&lt;RecNum&gt;355&lt;/RecNum&gt;&lt;DisplayText&gt;&lt;style face="superscript"&gt;7,16&lt;/style&gt;&lt;/DisplayText&gt;&lt;record&gt;&lt;rec-number&gt;355&lt;/rec-number&gt;&lt;foreign-keys&gt;&lt;key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Cite&gt;&lt;Author&gt;Feinstein&lt;/Author&gt;&lt;Year&gt;2002&lt;/Year&gt;&lt;RecNum&gt;361&lt;/RecNum&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Research&lt;/full-title&gt;&lt;/periodical&gt;&lt;pages&gt;469-486&lt;/pages&gt;&lt;volume&gt;6&lt;/volume&gt;&lt;number&gt;17&lt;/number&gt;&lt;dates&gt;&lt;year&gt;2002&lt;/year&gt;&lt;/dates&gt;&lt;urls&gt;&lt;/urls&gt;&lt;/record&gt;&lt;/Cite&gt;&lt;/EndNote&gt;</w:instrText>
      </w:r>
      <w:r w:rsidRPr="004E0482">
        <w:rPr>
          <w:rFonts w:ascii="Times New Roman" w:hAnsi="Times New Roman"/>
          <w:color w:val="000000" w:themeColor="text1"/>
          <w:sz w:val="24"/>
          <w:szCs w:val="24"/>
        </w:rPr>
        <w:fldChar w:fldCharType="separate"/>
      </w:r>
      <w:r w:rsidR="00BF3B32" w:rsidRPr="00BF3B32">
        <w:rPr>
          <w:rFonts w:ascii="Times New Roman" w:hAnsi="Times New Roman"/>
          <w:noProof/>
          <w:color w:val="000000" w:themeColor="text1"/>
          <w:sz w:val="24"/>
          <w:szCs w:val="24"/>
          <w:vertAlign w:val="superscript"/>
        </w:rPr>
        <w:t>7,16</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to fitting periodic basis functions</w:t>
      </w:r>
      <w:r w:rsidRPr="004E0482">
        <w:rPr>
          <w:rFonts w:ascii="Times New Roman" w:hAnsi="Times New Roman"/>
          <w:color w:val="000000" w:themeColor="text1"/>
          <w:sz w:val="24"/>
          <w:szCs w:val="24"/>
        </w:rPr>
        <w:fldChar w:fldCharType="begin">
          <w:fldData xml:space="preserve">PEVuZE5vdGU+PENpdGU+PEF1dGhvcj5NYWNrZW5iYWNoPC9BdXRob3I+PFllYXI+MTk5MjwvWWVh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</w:fldData>
        </w:fldChar>
      </w:r>
      <w:r w:rsidR="00BF3B32">
        <w:rPr>
          <w:rFonts w:ascii="Times New Roman" w:hAnsi="Times New Roman"/>
          <w:color w:val="000000" w:themeColor="text1"/>
          <w:sz w:val="24"/>
          <w:szCs w:val="24"/>
        </w:rPr>
        <w:instrText xml:space="preserve"> ADDIN EN.CITE </w:instrText>
      </w:r>
      <w:r w:rsidR="00BF3B32">
        <w:rPr>
          <w:rFonts w:ascii="Times New Roman" w:hAnsi="Times New Roman"/>
          <w:color w:val="000000" w:themeColor="text1"/>
          <w:sz w:val="24"/>
          <w:szCs w:val="24"/>
        </w:rPr>
        <w:fldChar w:fldCharType="begin">
          <w:fldData xml:space="preserve">PEVuZE5vdGU+PENpdGU+PEF1dGhvcj5NYWNrZW5iYWNoPC9BdXRob3I+PFllYXI+MTk5MjwvWWVh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</w:fldData>
        </w:fldChar>
      </w:r>
      <w:r w:rsidR="00BF3B32">
        <w:rPr>
          <w:rFonts w:ascii="Times New Roman" w:hAnsi="Times New Roman"/>
          <w:color w:val="000000" w:themeColor="text1"/>
          <w:sz w:val="24"/>
          <w:szCs w:val="24"/>
        </w:rPr>
        <w:instrText xml:space="preserve"> ADDIN EN.CITE.DATA </w:instrText>
      </w:r>
      <w:r w:rsidR="00BF3B32">
        <w:rPr>
          <w:rFonts w:ascii="Times New Roman" w:hAnsi="Times New Roman"/>
          <w:color w:val="000000" w:themeColor="text1"/>
          <w:sz w:val="24"/>
          <w:szCs w:val="24"/>
        </w:rPr>
      </w:r>
      <w:r w:rsidR="00BF3B3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r>
      <w:r w:rsidRPr="004E0482">
        <w:rPr>
          <w:rFonts w:ascii="Times New Roman" w:hAnsi="Times New Roman"/>
          <w:color w:val="000000" w:themeColor="text1"/>
          <w:sz w:val="24"/>
          <w:szCs w:val="24"/>
        </w:rPr>
        <w:fldChar w:fldCharType="separate"/>
      </w:r>
      <w:r w:rsidR="00BF3B32" w:rsidRPr="00BF3B32">
        <w:rPr>
          <w:rFonts w:ascii="Times New Roman" w:hAnsi="Times New Roman"/>
          <w:noProof/>
          <w:color w:val="000000" w:themeColor="text1"/>
          <w:sz w:val="24"/>
          <w:szCs w:val="24"/>
          <w:vertAlign w:val="superscript"/>
        </w:rPr>
        <w:t>6,17,18,21,23</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 were unable to characterise </w:t>
      </w:r>
      <w:r>
        <w:rPr>
          <w:rFonts w:ascii="Times New Roman" w:hAnsi="Times New Roman"/>
          <w:color w:val="000000" w:themeColor="text1"/>
          <w:sz w:val="24"/>
          <w:szCs w:val="24"/>
        </w:rPr>
        <w:t>how</w:t>
      </w:r>
      <w:r w:rsidRPr="004E0482">
        <w:rPr>
          <w:rFonts w:ascii="Times New Roman" w:hAnsi="Times New Roman"/>
          <w:color w:val="000000" w:themeColor="text1"/>
          <w:sz w:val="24"/>
          <w:szCs w:val="24"/>
        </w:rPr>
        <w:t xml:space="preserve"> seasonality </w:t>
      </w:r>
      <w:r>
        <w:rPr>
          <w:rFonts w:ascii="Times New Roman" w:hAnsi="Times New Roman"/>
          <w:color w:val="000000" w:themeColor="text1"/>
          <w:sz w:val="24"/>
          <w:szCs w:val="24"/>
        </w:rPr>
        <w:t xml:space="preserve">of mortality has changed </w:t>
      </w:r>
      <w:r w:rsidRPr="004E0482">
        <w:rPr>
          <w:rFonts w:ascii="Times New Roman" w:hAnsi="Times New Roman"/>
          <w:color w:val="000000" w:themeColor="text1"/>
          <w:sz w:val="24"/>
          <w:szCs w:val="24"/>
        </w:rPr>
        <w:t>over time; many also require a-priori assumptions on how frequently (e.g., every 12 months versus another frequency) the repeated death rate pattern occurs. Few of the previous studies have analysed seasonality by age and sex,</w:t>
      </w:r>
      <w:r w:rsidRPr="004E0482">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PjYtODwvc3R5bGU+PC9EaXNwbGF5VGV4dD48cmVjb3JkPjxyZWMtbnVtYmVyPjE3NTwvcmVjLW51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BF3B32">
        <w:rPr>
          <w:rFonts w:ascii="Times New Roman" w:hAnsi="Times New Roman"/>
          <w:color w:val="000000" w:themeColor="text1"/>
          <w:sz w:val="24"/>
          <w:szCs w:val="24"/>
        </w:rPr>
        <w:instrText xml:space="preserve"> ADDIN EN.CITE </w:instrText>
      </w:r>
      <w:r w:rsidR="00BF3B32">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PjYtODwvc3R5bGU+PC9EaXNwbGF5VGV4dD48cmVjb3JkPjxyZWMtbnVtYmVyPjE3NTwvcmVjLW51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BF3B32">
        <w:rPr>
          <w:rFonts w:ascii="Times New Roman" w:hAnsi="Times New Roman"/>
          <w:color w:val="000000" w:themeColor="text1"/>
          <w:sz w:val="24"/>
          <w:szCs w:val="24"/>
        </w:rPr>
        <w:instrText xml:space="preserve"> ADDIN EN.CITE.DATA </w:instrText>
      </w:r>
      <w:r w:rsidR="00BF3B32">
        <w:rPr>
          <w:rFonts w:ascii="Times New Roman" w:hAnsi="Times New Roman"/>
          <w:color w:val="000000" w:themeColor="text1"/>
          <w:sz w:val="24"/>
          <w:szCs w:val="24"/>
        </w:rPr>
      </w:r>
      <w:r w:rsidR="00BF3B3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r>
      <w:r w:rsidRPr="004E0482">
        <w:rPr>
          <w:rFonts w:ascii="Times New Roman" w:hAnsi="Times New Roman"/>
          <w:color w:val="000000" w:themeColor="text1"/>
          <w:sz w:val="24"/>
          <w:szCs w:val="24"/>
        </w:rPr>
        <w:fldChar w:fldCharType="separate"/>
      </w:r>
      <w:r w:rsidR="00BF3B32" w:rsidRPr="00BF3B32">
        <w:rPr>
          <w:rFonts w:ascii="Times New Roman" w:hAnsi="Times New Roman"/>
          <w:noProof/>
          <w:color w:val="000000" w:themeColor="text1"/>
          <w:sz w:val="24"/>
          <w:szCs w:val="24"/>
          <w:vertAlign w:val="superscript"/>
        </w:rPr>
        <w:t>6-8</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even though the main medical and behavioural causes of death</w:t>
      </w:r>
      <w:r w:rsidRPr="00410B18">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vary for popu</w:t>
      </w:r>
      <w:r>
        <w:rPr>
          <w:rFonts w:ascii="Times New Roman" w:hAnsi="Times New Roman"/>
          <w:color w:val="000000" w:themeColor="text1"/>
          <w:sz w:val="24"/>
          <w:szCs w:val="24"/>
        </w:rPr>
        <w:t>lation subgroups</w:t>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which may lead to different </w:t>
      </w:r>
      <w:r w:rsidRPr="004E0482">
        <w:rPr>
          <w:rFonts w:ascii="Times New Roman" w:hAnsi="Times New Roman"/>
          <w:color w:val="000000" w:themeColor="text1"/>
          <w:sz w:val="24"/>
          <w:szCs w:val="24"/>
        </w:rPr>
        <w:t>seasonal</w:t>
      </w:r>
      <w:r>
        <w:rPr>
          <w:rFonts w:ascii="Times New Roman" w:hAnsi="Times New Roman"/>
          <w:color w:val="000000" w:themeColor="text1"/>
          <w:sz w:val="24"/>
          <w:szCs w:val="24"/>
        </w:rPr>
        <w:t xml:space="preserve"> patterns. Similarly</w:t>
      </w:r>
      <w:r w:rsidR="001C124F">
        <w:rPr>
          <w:rFonts w:ascii="Times New Roman" w:hAnsi="Times New Roman"/>
          <w:color w:val="000000" w:themeColor="text1"/>
          <w:sz w:val="24"/>
          <w:szCs w:val="24"/>
        </w:rPr>
        <w:t>,</w:t>
      </w:r>
      <w:r>
        <w:rPr>
          <w:rFonts w:ascii="Times New Roman" w:hAnsi="Times New Roman"/>
          <w:color w:val="000000" w:themeColor="text1"/>
          <w:sz w:val="24"/>
          <w:szCs w:val="24"/>
        </w:rPr>
        <w:t xml:space="preserve"> none has also done so </w:t>
      </w:r>
      <w:r w:rsidR="004E6709">
        <w:rPr>
          <w:rFonts w:ascii="Times New Roman" w:hAnsi="Times New Roman"/>
          <w:color w:val="000000" w:themeColor="text1"/>
          <w:sz w:val="24"/>
          <w:szCs w:val="24"/>
        </w:rPr>
        <w:t xml:space="preserve">simultaneously </w:t>
      </w:r>
      <w:r>
        <w:rPr>
          <w:rFonts w:ascii="Times New Roman" w:hAnsi="Times New Roman"/>
          <w:color w:val="000000" w:themeColor="text1"/>
          <w:sz w:val="24"/>
          <w:szCs w:val="24"/>
        </w:rPr>
        <w:t xml:space="preserve">by </w:t>
      </w:r>
      <w:r w:rsidR="001C124F">
        <w:rPr>
          <w:rFonts w:ascii="Times New Roman" w:hAnsi="Times New Roman"/>
          <w:color w:val="000000" w:themeColor="text1"/>
          <w:sz w:val="24"/>
          <w:szCs w:val="24"/>
        </w:rPr>
        <w:t>age</w:t>
      </w:r>
      <w:r w:rsidR="004E6709">
        <w:rPr>
          <w:rFonts w:ascii="Times New Roman" w:hAnsi="Times New Roman"/>
          <w:color w:val="000000" w:themeColor="text1"/>
          <w:sz w:val="24"/>
          <w:szCs w:val="24"/>
        </w:rPr>
        <w:t>,</w:t>
      </w:r>
      <w:r w:rsidR="001C124F">
        <w:rPr>
          <w:rFonts w:ascii="Times New Roman" w:hAnsi="Times New Roman"/>
          <w:color w:val="000000" w:themeColor="text1"/>
          <w:sz w:val="24"/>
          <w:szCs w:val="24"/>
        </w:rPr>
        <w:t xml:space="preserve"> sex, </w:t>
      </w:r>
      <w:r w:rsidR="004E6709">
        <w:rPr>
          <w:rFonts w:ascii="Times New Roman" w:hAnsi="Times New Roman"/>
          <w:color w:val="000000" w:themeColor="text1"/>
          <w:sz w:val="24"/>
          <w:szCs w:val="24"/>
        </w:rPr>
        <w:t>and geography</w:t>
      </w:r>
      <w:r w:rsidRPr="005B11E3">
        <w:rPr>
          <w:rFonts w:ascii="Times New Roman" w:hAnsi="Times New Roman"/>
          <w:color w:val="000000" w:themeColor="text1"/>
          <w:sz w:val="24"/>
          <w:szCs w:val="24"/>
        </w:rPr>
        <w:t xml:space="preserve">, even though both temperature and </w:t>
      </w:r>
      <w:r>
        <w:rPr>
          <w:rFonts w:ascii="Times New Roman" w:hAnsi="Times New Roman"/>
          <w:color w:val="000000" w:themeColor="text1"/>
          <w:sz w:val="24"/>
          <w:szCs w:val="24"/>
        </w:rPr>
        <w:t>its</w:t>
      </w:r>
      <w:r w:rsidRPr="005B11E3">
        <w:rPr>
          <w:rFonts w:ascii="Times New Roman" w:hAnsi="Times New Roman"/>
          <w:color w:val="000000" w:themeColor="text1"/>
          <w:sz w:val="24"/>
          <w:szCs w:val="24"/>
        </w:rPr>
        <w:t xml:space="preserve"> health effects vary geographically.</w:t>
      </w:r>
      <w:r w:rsidRPr="005B11E3">
        <w:rPr>
          <w:rFonts w:ascii="Times New Roman" w:hAnsi="Times New Roman"/>
          <w:color w:val="000000" w:themeColor="text1"/>
          <w:sz w:val="24"/>
          <w:szCs w:val="24"/>
        </w:rPr>
        <w:fldChar w:fldCharType="begin">
          <w:fldData xml:space="preserve">PEVuZE5vdGU+PENpdGU+PEF1dGhvcj5NZWRpbmEtUmFtb248L0F1dGhvcj48WWVhcj4yMDA3PC9Z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</w:fldData>
        </w:fldChar>
      </w:r>
      <w:r w:rsidR="00BF3B32">
        <w:rPr>
          <w:rFonts w:ascii="Times New Roman" w:hAnsi="Times New Roman"/>
          <w:color w:val="000000" w:themeColor="text1"/>
          <w:sz w:val="24"/>
          <w:szCs w:val="24"/>
        </w:rPr>
        <w:instrText xml:space="preserve"> ADDIN EN.CITE </w:instrText>
      </w:r>
      <w:r w:rsidR="00BF3B32">
        <w:rPr>
          <w:rFonts w:ascii="Times New Roman" w:hAnsi="Times New Roman"/>
          <w:color w:val="000000" w:themeColor="text1"/>
          <w:sz w:val="24"/>
          <w:szCs w:val="24"/>
        </w:rPr>
        <w:fldChar w:fldCharType="begin">
          <w:fldData xml:space="preserve">PEVuZE5vdGU+PENpdGU+PEF1dGhvcj5NZWRpbmEtUmFtb248L0F1dGhvcj48WWVhcj4yMDA3PC9Z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</w:fldData>
        </w:fldChar>
      </w:r>
      <w:r w:rsidR="00BF3B32">
        <w:rPr>
          <w:rFonts w:ascii="Times New Roman" w:hAnsi="Times New Roman"/>
          <w:color w:val="000000" w:themeColor="text1"/>
          <w:sz w:val="24"/>
          <w:szCs w:val="24"/>
        </w:rPr>
        <w:instrText xml:space="preserve"> ADDIN EN.CITE.DATA </w:instrText>
      </w:r>
      <w:r w:rsidR="00BF3B32">
        <w:rPr>
          <w:rFonts w:ascii="Times New Roman" w:hAnsi="Times New Roman"/>
          <w:color w:val="000000" w:themeColor="text1"/>
          <w:sz w:val="24"/>
          <w:szCs w:val="24"/>
        </w:rPr>
      </w:r>
      <w:r w:rsidR="00BF3B32">
        <w:rPr>
          <w:rFonts w:ascii="Times New Roman" w:hAnsi="Times New Roman"/>
          <w:color w:val="000000" w:themeColor="text1"/>
          <w:sz w:val="24"/>
          <w:szCs w:val="24"/>
        </w:rPr>
        <w:fldChar w:fldCharType="end"/>
      </w:r>
      <w:r w:rsidRPr="005B11E3">
        <w:rPr>
          <w:rFonts w:ascii="Times New Roman" w:hAnsi="Times New Roman"/>
          <w:color w:val="000000" w:themeColor="text1"/>
          <w:sz w:val="24"/>
          <w:szCs w:val="24"/>
        </w:rPr>
      </w:r>
      <w:r w:rsidRPr="005B11E3">
        <w:rPr>
          <w:rFonts w:ascii="Times New Roman" w:hAnsi="Times New Roman"/>
          <w:color w:val="000000" w:themeColor="text1"/>
          <w:sz w:val="24"/>
          <w:szCs w:val="24"/>
        </w:rPr>
        <w:fldChar w:fldCharType="separate"/>
      </w:r>
      <w:r w:rsidR="00BF3B32" w:rsidRPr="00BF3B32">
        <w:rPr>
          <w:rFonts w:ascii="Times New Roman" w:hAnsi="Times New Roman"/>
          <w:noProof/>
          <w:color w:val="000000" w:themeColor="text1"/>
          <w:sz w:val="24"/>
          <w:szCs w:val="24"/>
          <w:vertAlign w:val="superscript"/>
        </w:rPr>
        <w:t>9-11,24</w:t>
      </w:r>
      <w:r w:rsidRPr="005B11E3">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w:t>
      </w:r>
      <w:r w:rsidR="004E6709">
        <w:rPr>
          <w:rFonts w:ascii="Times New Roman" w:hAnsi="Times New Roman"/>
          <w:color w:val="000000" w:themeColor="text1"/>
          <w:sz w:val="24"/>
          <w:szCs w:val="24"/>
        </w:rPr>
        <w:t xml:space="preserve">To </w:t>
      </w:r>
      <w:r w:rsidR="004E6709" w:rsidRPr="004E0482">
        <w:rPr>
          <w:rFonts w:ascii="Times New Roman" w:hAnsi="Times New Roman"/>
          <w:color w:val="000000" w:themeColor="text1"/>
          <w:sz w:val="24"/>
          <w:szCs w:val="24"/>
        </w:rPr>
        <w:t>comprehensively characterise the demographic, spatial and temporal patterns of mortality seasonality in the entire USA</w:t>
      </w:r>
      <w:r w:rsidR="003F6B5D">
        <w:rPr>
          <w:rFonts w:ascii="Times New Roman" w:hAnsi="Times New Roman"/>
          <w:color w:val="000000" w:themeColor="text1"/>
          <w:sz w:val="24"/>
          <w:szCs w:val="24"/>
        </w:rPr>
        <w:t>,</w:t>
      </w:r>
      <w:r w:rsidR="004E6709" w:rsidRPr="004E0482">
        <w:rPr>
          <w:rFonts w:ascii="Times New Roman" w:hAnsi="Times New Roman"/>
          <w:color w:val="000000" w:themeColor="text1"/>
          <w:sz w:val="24"/>
          <w:szCs w:val="24"/>
        </w:rPr>
        <w:t xml:space="preserve"> </w:t>
      </w:r>
      <w:r w:rsidR="003F6B5D">
        <w:rPr>
          <w:rFonts w:ascii="Times New Roman" w:hAnsi="Times New Roman"/>
          <w:color w:val="000000" w:themeColor="text1"/>
          <w:sz w:val="24"/>
          <w:szCs w:val="24"/>
        </w:rPr>
        <w:t>w</w:t>
      </w:r>
      <w:r w:rsidR="003F6B5D" w:rsidRPr="004E0482">
        <w:rPr>
          <w:rFonts w:ascii="Times New Roman" w:hAnsi="Times New Roman"/>
          <w:color w:val="000000" w:themeColor="text1"/>
          <w:sz w:val="24"/>
          <w:szCs w:val="24"/>
        </w:rPr>
        <w:t xml:space="preserve">e </w:t>
      </w:r>
      <w:r w:rsidR="003F6B5D">
        <w:rPr>
          <w:rFonts w:ascii="Times New Roman" w:hAnsi="Times New Roman"/>
          <w:color w:val="000000" w:themeColor="text1"/>
          <w:sz w:val="24"/>
          <w:szCs w:val="24"/>
        </w:rPr>
        <w:t>applied</w:t>
      </w:r>
      <w:r w:rsidR="003F6B5D" w:rsidRPr="004E0482">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wavelet analytical techniques that have been used to study the dynamics of weather phenomena</w:t>
      </w:r>
      <w:r w:rsidRPr="004E0482">
        <w:rPr>
          <w:rFonts w:ascii="Times New Roman" w:hAnsi="Times New Roman"/>
          <w:color w:val="000000" w:themeColor="text1"/>
          <w:sz w:val="24"/>
          <w:szCs w:val="24"/>
        </w:rPr>
        <w:fldChar w:fldCharType="begin"/>
      </w:r>
      <w:r w:rsidR="00BF3B32">
        <w:rPr>
          <w:rFonts w:ascii="Times New Roman" w:hAnsi="Times New Roman"/>
          <w:color w:val="000000" w:themeColor="text1"/>
          <w:sz w:val="24"/>
          <w:szCs w:val="24"/>
        </w:rPr>
        <w:instrText xml:space="preserve"> ADDIN EN.CITE &lt;EndNote&gt;&lt;Cite&gt;&lt;Author&gt;Moy&lt;/Author&gt;&lt;Year&gt;2002&lt;/Year&gt;&lt;RecNum&gt;631&lt;/RecNum&gt;&lt;DisplayText&gt;&lt;style face="superscript"&gt;25&lt;/style&gt;&lt;/DisplayText&gt;&lt;record&gt;&lt;rec-number&gt;631&lt;/rec-number&gt;&lt;foreign-keys&gt;&lt;key app="EN" db-id="t0tw0zzvgt0wf4erero5steu5rx5tpas22wa" timestamp="1481582192"&gt;631&lt;/key&gt;&lt;/foreign-keys&gt;&lt;ref-type name="Journal Article"&gt;17&lt;/ref-type&gt;&lt;contributors&gt;&lt;authors&gt;&lt;author&gt;Moy, C. M.&lt;/author&gt;&lt;author&gt;Seltzer, G. O.&lt;/author&gt;&lt;author&gt;Rodbell, D. T.&lt;/author&gt;&lt;author&gt;Anderson, D. M.&lt;/author&gt;&lt;/authors&gt;&lt;/contributors&gt;&lt;auth-address&gt;Department of Earth Sciences, 204 Heroy Geology Laboratory, Syracuse University, Syracuse, New York 13244, USA. moyc@stanford.edu&lt;/auth-address&gt;&lt;titles&gt;&lt;title&gt;Variability of El Nino/Southern Oscillation activity at millennial timescales during the Holocene epoch&lt;/title&gt;&lt;secondary-title&gt;Nature&lt;/secondary-title&gt;&lt;/titles&gt;&lt;periodical&gt;&lt;full-title&gt;Nature&lt;/full-title&gt;&lt;/periodical&gt;&lt;pages&gt;162-5&lt;/pages&gt;&lt;volume&gt;420&lt;/volume&gt;&lt;number&gt;6912&lt;/number&gt;&lt;keywords&gt;&lt;keyword&gt;Carbon/metabolism&lt;/keyword&gt;&lt;keyword&gt;*Climate&lt;/keyword&gt;&lt;keyword&gt;Ecuador&lt;/keyword&gt;&lt;keyword&gt;Fossils&lt;/keyword&gt;&lt;keyword&gt;Geologic Sediments/analysis&lt;/keyword&gt;&lt;keyword&gt;Oceans and Seas&lt;/keyword&gt;&lt;keyword&gt;Peru&lt;/keyword&gt;&lt;keyword&gt;Pollen&lt;/keyword&gt;&lt;keyword&gt;Temperature&lt;/keyword&gt;&lt;keyword&gt;Time Factors&lt;/keyword&gt;&lt;keyword&gt;*Weather&lt;/keyword&gt;&lt;/keywords&gt;&lt;dates&gt;&lt;year&gt;2002&lt;/year&gt;&lt;pub-dates&gt;&lt;date&gt;Nov 14&lt;/date&gt;&lt;/pub-dates&gt;&lt;/dates&gt;&lt;isbn&gt;0028-0836 (Print)&amp;#xD;0028-0836 (Linking)&lt;/isbn&gt;&lt;accession-num&gt;12432388&lt;/accession-num&gt;&lt;urls&gt;&lt;related-urls&gt;&lt;url&gt;https://www.ncbi.nlm.nih.gov/pubmed/12432388&lt;/url&gt;&lt;/related-urls&gt;&lt;/urls&gt;&lt;electronic-resource-num&gt;10.1038/nature01194&lt;/electronic-resource-num&gt;&lt;/record&gt;&lt;/Cite&gt;&lt;/EndNote&gt;</w:instrText>
      </w:r>
      <w:r w:rsidRPr="004E0482">
        <w:rPr>
          <w:rFonts w:ascii="Times New Roman" w:hAnsi="Times New Roman"/>
          <w:color w:val="000000" w:themeColor="text1"/>
          <w:sz w:val="24"/>
          <w:szCs w:val="24"/>
        </w:rPr>
        <w:fldChar w:fldCharType="separate"/>
      </w:r>
      <w:r w:rsidR="00BF3B32" w:rsidRPr="00BF3B32">
        <w:rPr>
          <w:rFonts w:ascii="Times New Roman" w:hAnsi="Times New Roman"/>
          <w:noProof/>
          <w:color w:val="000000" w:themeColor="text1"/>
          <w:sz w:val="24"/>
          <w:szCs w:val="24"/>
          <w:vertAlign w:val="superscript"/>
        </w:rPr>
        <w:t>25</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and infectious diseases</w:t>
      </w:r>
      <w:r w:rsidRPr="004E0482">
        <w:rPr>
          <w:rFonts w:ascii="Times New Roman" w:hAnsi="Times New Roman"/>
          <w:color w:val="000000" w:themeColor="text1"/>
          <w:sz w:val="24"/>
          <w:szCs w:val="24"/>
        </w:rPr>
        <w:fldChar w:fldCharType="begin"/>
      </w:r>
      <w:r w:rsidR="00BF3B32">
        <w:rPr>
          <w:rFonts w:ascii="Times New Roman" w:hAnsi="Times New Roman"/>
          <w:color w:val="000000" w:themeColor="text1"/>
          <w:sz w:val="24"/>
          <w:szCs w:val="24"/>
        </w:rPr>
        <w:instrText xml:space="preserve"> ADDIN EN.CITE &lt;EndNote&gt;&lt;Cite&gt;&lt;Author&gt;Grenfell&lt;/Author&gt;&lt;Year&gt;2001&lt;/Year&gt;&lt;RecNum&gt;444&lt;/RecNum&gt;&lt;DisplayText&gt;&lt;style face="superscript"&gt;26&lt;/style&gt;&lt;/DisplayText&gt;&lt;record&gt;&lt;rec-number&gt;444&lt;/rec-number&gt;&lt;foreign-keys&gt;&lt;key app="EN" db-id="t0tw0zzvgt0wf4erero5steu5rx5tpas22wa" timestamp="1480015881"&gt;444&lt;/key&gt;&lt;/foreign-keys&gt;&lt;ref-type name="Journal Article"&gt;17&lt;/ref-type&gt;&lt;contributors&gt;&lt;authors&gt;&lt;author&gt;Grenfell, BT&lt;/author&gt;&lt;author&gt;Bjørnstad, ON&lt;/author&gt;&lt;author&gt;Kappey, J&lt;/author&gt;&lt;/authors&gt;&lt;/contributors&gt;&lt;titles&gt;&lt;title&gt;Travelling waves and spatial hierarchies in measles epidemics&lt;/title&gt;&lt;secondary-title&gt;Nature&lt;/secondary-title&gt;&lt;/titles&gt;&lt;periodical&gt;&lt;full-title&gt;Nature&lt;/full-title&gt;&lt;/periodical&gt;&lt;pages&gt;716-723&lt;/pages&gt;&lt;volume&gt;414&lt;/volume&gt;&lt;number&gt;6865&lt;/number&gt;&lt;dates&gt;&lt;year&gt;2001&lt;/year&gt;&lt;/dates&gt;&lt;isbn&gt;0028-0836&lt;/isbn&gt;&lt;urls&gt;&lt;/urls&gt;&lt;/record&gt;&lt;/Cite&gt;&lt;/EndNote&gt;</w:instrText>
      </w:r>
      <w:r w:rsidRPr="004E0482">
        <w:rPr>
          <w:rFonts w:ascii="Times New Roman" w:hAnsi="Times New Roman"/>
          <w:color w:val="000000" w:themeColor="text1"/>
          <w:sz w:val="24"/>
          <w:szCs w:val="24"/>
        </w:rPr>
        <w:fldChar w:fldCharType="separate"/>
      </w:r>
      <w:r w:rsidR="00BF3B32" w:rsidRPr="00BF3B32">
        <w:rPr>
          <w:rFonts w:ascii="Times New Roman" w:hAnsi="Times New Roman"/>
          <w:noProof/>
          <w:color w:val="000000" w:themeColor="text1"/>
          <w:sz w:val="24"/>
          <w:szCs w:val="24"/>
          <w:vertAlign w:val="superscript"/>
        </w:rPr>
        <w:t>26</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to </w:t>
      </w:r>
      <w:r w:rsidR="003F6B5D">
        <w:rPr>
          <w:rFonts w:ascii="Times New Roman" w:hAnsi="Times New Roman"/>
          <w:color w:val="000000" w:themeColor="text1"/>
          <w:sz w:val="24"/>
          <w:szCs w:val="24"/>
        </w:rPr>
        <w:t>over three decades of national mortality data</w:t>
      </w:r>
      <w:r w:rsidRPr="004E0482">
        <w:rPr>
          <w:rFonts w:ascii="Times New Roman" w:hAnsi="Times New Roman"/>
          <w:color w:val="000000" w:themeColor="text1"/>
          <w:sz w:val="24"/>
          <w:szCs w:val="24"/>
        </w:rPr>
        <w:t>.</w:t>
      </w:r>
    </w:p>
    <w:p w14:paraId="1303D69F" w14:textId="77777777" w:rsidR="001F7934" w:rsidRPr="004E0482" w:rsidRDefault="001F7934">
      <w:pPr>
        <w:spacing w:after="0" w:line="480" w:lineRule="auto"/>
        <w:rPr>
          <w:rFonts w:ascii="Times New Roman" w:hAnsi="Times New Roman"/>
          <w:color w:val="000000" w:themeColor="text1"/>
          <w:sz w:val="24"/>
          <w:szCs w:val="24"/>
        </w:rPr>
      </w:pPr>
    </w:p>
    <w:p w14:paraId="34F123C1" w14:textId="230CE499" w:rsidR="0007260F" w:rsidRDefault="0007260F" w:rsidP="000A2B50">
      <w:pPr>
        <w:spacing w:after="0" w:line="480" w:lineRule="auto"/>
        <w:rPr>
          <w:rFonts w:ascii="Times New Roman" w:hAnsi="Times New Roman"/>
          <w:sz w:val="24"/>
          <w:szCs w:val="24"/>
        </w:rPr>
      </w:pPr>
      <w:r>
        <w:rPr>
          <w:rFonts w:ascii="Times New Roman" w:hAnsi="Times New Roman"/>
          <w:sz w:val="24"/>
          <w:szCs w:val="24"/>
        </w:rPr>
        <w:t>Male mortality had</w:t>
      </w:r>
      <w:r w:rsidRPr="004278AA">
        <w:rPr>
          <w:rFonts w:ascii="Times New Roman" w:hAnsi="Times New Roman"/>
          <w:sz w:val="24"/>
          <w:szCs w:val="24"/>
        </w:rPr>
        <w:t xml:space="preserve"> a </w:t>
      </w:r>
      <w:r>
        <w:rPr>
          <w:rFonts w:ascii="Times New Roman" w:hAnsi="Times New Roman"/>
          <w:sz w:val="24"/>
          <w:szCs w:val="24"/>
        </w:rPr>
        <w:t xml:space="preserve">statistically </w:t>
      </w:r>
      <w:r w:rsidRPr="004278AA">
        <w:rPr>
          <w:rFonts w:ascii="Times New Roman" w:hAnsi="Times New Roman"/>
          <w:sz w:val="24"/>
          <w:szCs w:val="24"/>
        </w:rPr>
        <w:t xml:space="preserve">significant 12-month seasonality </w:t>
      </w:r>
      <w:r>
        <w:rPr>
          <w:rFonts w:ascii="Times New Roman" w:hAnsi="Times New Roman"/>
          <w:sz w:val="24"/>
          <w:szCs w:val="24"/>
        </w:rPr>
        <w:t xml:space="preserve">in </w:t>
      </w:r>
      <w:r w:rsidRPr="004278AA">
        <w:rPr>
          <w:rFonts w:ascii="Times New Roman" w:hAnsi="Times New Roman"/>
          <w:sz w:val="24"/>
          <w:szCs w:val="24"/>
        </w:rPr>
        <w:t xml:space="preserve">all </w:t>
      </w:r>
      <w:r>
        <w:rPr>
          <w:rFonts w:ascii="Times New Roman" w:hAnsi="Times New Roman"/>
          <w:sz w:val="24"/>
          <w:szCs w:val="24"/>
        </w:rPr>
        <w:t xml:space="preserve">age groups except </w:t>
      </w:r>
      <w:r w:rsidR="00B938DB">
        <w:rPr>
          <w:rFonts w:ascii="Times New Roman" w:hAnsi="Times New Roman"/>
          <w:sz w:val="24"/>
          <w:szCs w:val="24"/>
        </w:rPr>
        <w:t xml:space="preserve">in </w:t>
      </w:r>
      <w:r>
        <w:rPr>
          <w:rFonts w:ascii="Times New Roman" w:hAnsi="Times New Roman"/>
          <w:sz w:val="24"/>
          <w:szCs w:val="24"/>
        </w:rPr>
        <w:t>men</w:t>
      </w:r>
      <w:r w:rsidR="00B938DB">
        <w:rPr>
          <w:rFonts w:ascii="Times New Roman" w:hAnsi="Times New Roman"/>
          <w:sz w:val="24"/>
          <w:szCs w:val="24"/>
        </w:rPr>
        <w:t xml:space="preserve"> aged 35-44 years</w:t>
      </w:r>
      <w:r>
        <w:rPr>
          <w:rFonts w:ascii="Times New Roman" w:hAnsi="Times New Roman"/>
          <w:sz w:val="24"/>
          <w:szCs w:val="24"/>
        </w:rPr>
        <w:t>, who</w:t>
      </w:r>
      <w:r w:rsidRPr="004278AA">
        <w:rPr>
          <w:rFonts w:ascii="Times New Roman" w:hAnsi="Times New Roman"/>
          <w:sz w:val="24"/>
          <w:szCs w:val="24"/>
        </w:rPr>
        <w:t xml:space="preserve"> displayed</w:t>
      </w:r>
      <w:r w:rsidR="000B0CBD">
        <w:rPr>
          <w:rFonts w:ascii="Times New Roman" w:hAnsi="Times New Roman"/>
          <w:sz w:val="24"/>
          <w:szCs w:val="24"/>
        </w:rPr>
        <w:t xml:space="preserve"> statistically</w:t>
      </w:r>
      <w:r w:rsidRPr="004278AA">
        <w:rPr>
          <w:rFonts w:ascii="Times New Roman" w:hAnsi="Times New Roman"/>
          <w:sz w:val="24"/>
          <w:szCs w:val="24"/>
        </w:rPr>
        <w:t xml:space="preserve"> significant </w:t>
      </w:r>
      <w:r w:rsidR="00D278C1">
        <w:rPr>
          <w:rFonts w:ascii="Times New Roman" w:hAnsi="Times New Roman"/>
          <w:sz w:val="24"/>
          <w:szCs w:val="24"/>
        </w:rPr>
        <w:t>periodicity</w:t>
      </w:r>
      <w:r w:rsidRPr="004278AA">
        <w:rPr>
          <w:rFonts w:ascii="Times New Roman" w:hAnsi="Times New Roman"/>
          <w:sz w:val="24"/>
          <w:szCs w:val="24"/>
        </w:rPr>
        <w:t xml:space="preserve"> at 6 months</w:t>
      </w:r>
      <w:r>
        <w:rPr>
          <w:rFonts w:ascii="Times New Roman" w:hAnsi="Times New Roman"/>
          <w:sz w:val="24"/>
          <w:szCs w:val="24"/>
        </w:rPr>
        <w:t xml:space="preserve"> (Figure 1A</w:t>
      </w:r>
      <w:r w:rsidR="005671BF">
        <w:rPr>
          <w:rFonts w:ascii="Times New Roman" w:hAnsi="Times New Roman"/>
          <w:sz w:val="24"/>
          <w:szCs w:val="24"/>
        </w:rPr>
        <w:t>).</w:t>
      </w:r>
      <w:r w:rsidRPr="004278AA">
        <w:rPr>
          <w:rFonts w:ascii="Times New Roman" w:hAnsi="Times New Roman"/>
          <w:sz w:val="24"/>
          <w:szCs w:val="24"/>
        </w:rPr>
        <w:t xml:space="preserve"> </w:t>
      </w:r>
      <w:r>
        <w:rPr>
          <w:rFonts w:ascii="Times New Roman" w:hAnsi="Times New Roman"/>
          <w:sz w:val="24"/>
          <w:szCs w:val="24"/>
        </w:rPr>
        <w:t>In females, there was</w:t>
      </w:r>
      <w:r w:rsidRPr="004278AA">
        <w:rPr>
          <w:rFonts w:ascii="Times New Roman" w:hAnsi="Times New Roman"/>
          <w:sz w:val="24"/>
          <w:szCs w:val="24"/>
        </w:rPr>
        <w:t xml:space="preserve"> no significant 12-month seasonality </w:t>
      </w:r>
      <w:r w:rsidR="00B938DB">
        <w:rPr>
          <w:rFonts w:ascii="Times New Roman" w:hAnsi="Times New Roman"/>
          <w:sz w:val="24"/>
          <w:szCs w:val="24"/>
        </w:rPr>
        <w:t>in ages</w:t>
      </w:r>
      <w:r>
        <w:rPr>
          <w:rFonts w:ascii="Times New Roman" w:hAnsi="Times New Roman"/>
          <w:sz w:val="24"/>
          <w:szCs w:val="24"/>
        </w:rPr>
        <w:t xml:space="preserve"> 5 to 34 years</w:t>
      </w:r>
      <w:r w:rsidR="00D949B7">
        <w:rPr>
          <w:rFonts w:ascii="Times New Roman" w:hAnsi="Times New Roman"/>
          <w:sz w:val="24"/>
          <w:szCs w:val="24"/>
        </w:rPr>
        <w:t xml:space="preserve"> (Figure 1B)</w:t>
      </w:r>
      <w:r w:rsidR="00B938DB">
        <w:rPr>
          <w:rFonts w:ascii="Times New Roman" w:hAnsi="Times New Roman"/>
          <w:sz w:val="24"/>
          <w:szCs w:val="24"/>
        </w:rPr>
        <w:t>;</w:t>
      </w:r>
      <w:r w:rsidRPr="004278AA">
        <w:rPr>
          <w:rFonts w:ascii="Times New Roman" w:hAnsi="Times New Roman"/>
          <w:sz w:val="24"/>
          <w:szCs w:val="24"/>
        </w:rPr>
        <w:t xml:space="preserve"> </w:t>
      </w:r>
      <w:r w:rsidR="00B938DB">
        <w:rPr>
          <w:rFonts w:ascii="Times New Roman" w:hAnsi="Times New Roman"/>
          <w:sz w:val="24"/>
          <w:szCs w:val="24"/>
        </w:rPr>
        <w:t xml:space="preserve">girls aged </w:t>
      </w:r>
      <w:r w:rsidR="005D7877">
        <w:rPr>
          <w:rFonts w:ascii="Times New Roman" w:hAnsi="Times New Roman"/>
          <w:sz w:val="24"/>
          <w:szCs w:val="24"/>
        </w:rPr>
        <w:t xml:space="preserve">5-14 </w:t>
      </w:r>
      <w:r w:rsidR="00B938DB">
        <w:rPr>
          <w:rFonts w:ascii="Times New Roman" w:hAnsi="Times New Roman"/>
          <w:sz w:val="24"/>
          <w:szCs w:val="24"/>
        </w:rPr>
        <w:t>years exhibited periodicity</w:t>
      </w:r>
      <w:r w:rsidR="00B938DB" w:rsidRPr="004278AA">
        <w:rPr>
          <w:rFonts w:ascii="Times New Roman" w:hAnsi="Times New Roman"/>
          <w:sz w:val="24"/>
          <w:szCs w:val="24"/>
        </w:rPr>
        <w:t xml:space="preserve"> at 6 months</w:t>
      </w:r>
      <w:r w:rsidR="000F7773">
        <w:rPr>
          <w:rFonts w:ascii="Times New Roman" w:hAnsi="Times New Roman"/>
          <w:sz w:val="24"/>
          <w:szCs w:val="24"/>
        </w:rPr>
        <w:t xml:space="preserve"> </w:t>
      </w:r>
      <w:r w:rsidR="000F7773">
        <w:rPr>
          <w:rFonts w:ascii="Times New Roman" w:hAnsi="Times New Roman"/>
          <w:sz w:val="24"/>
          <w:szCs w:val="24"/>
        </w:rPr>
        <w:t>for most of the analyses period</w:t>
      </w:r>
      <w:r w:rsidRPr="004278AA">
        <w:rPr>
          <w:rFonts w:ascii="Times New Roman" w:hAnsi="Times New Roman"/>
          <w:sz w:val="24"/>
          <w:szCs w:val="24"/>
        </w:rPr>
        <w:t>.</w:t>
      </w:r>
      <w:r>
        <w:rPr>
          <w:rFonts w:ascii="Times New Roman" w:hAnsi="Times New Roman"/>
          <w:sz w:val="24"/>
          <w:szCs w:val="24"/>
        </w:rPr>
        <w:t xml:space="preserve"> While seasonality persisted throughout the entire analysis period</w:t>
      </w:r>
      <w:r w:rsidR="007C0F0B">
        <w:rPr>
          <w:rFonts w:ascii="Times New Roman" w:hAnsi="Times New Roman"/>
          <w:sz w:val="24"/>
          <w:szCs w:val="24"/>
        </w:rPr>
        <w:t xml:space="preserve"> in older ages</w:t>
      </w:r>
      <w:r w:rsidR="00B938DB">
        <w:rPr>
          <w:rFonts w:ascii="Times New Roman" w:hAnsi="Times New Roman"/>
          <w:sz w:val="24"/>
          <w:szCs w:val="24"/>
        </w:rPr>
        <w:t>,</w:t>
      </w:r>
      <w:r w:rsidR="007C0F0B">
        <w:rPr>
          <w:rFonts w:ascii="Times New Roman" w:hAnsi="Times New Roman"/>
          <w:sz w:val="24"/>
          <w:szCs w:val="24"/>
        </w:rPr>
        <w:t xml:space="preserve"> </w:t>
      </w:r>
      <w:r w:rsidR="00B938DB">
        <w:rPr>
          <w:rFonts w:ascii="Times New Roman" w:hAnsi="Times New Roman"/>
          <w:sz w:val="24"/>
          <w:szCs w:val="24"/>
        </w:rPr>
        <w:t>it largely</w:t>
      </w:r>
      <w:r w:rsidR="00B938DB" w:rsidRPr="004278AA">
        <w:rPr>
          <w:rFonts w:ascii="Times New Roman" w:hAnsi="Times New Roman"/>
          <w:sz w:val="24"/>
          <w:szCs w:val="24"/>
        </w:rPr>
        <w:t xml:space="preserve"> disappeared </w:t>
      </w:r>
      <w:r w:rsidR="00B938DB">
        <w:rPr>
          <w:rFonts w:ascii="Times New Roman" w:hAnsi="Times New Roman"/>
          <w:sz w:val="24"/>
          <w:szCs w:val="24"/>
        </w:rPr>
        <w:t xml:space="preserve">after </w:t>
      </w:r>
      <w:r w:rsidR="00D656A1">
        <w:rPr>
          <w:rFonts w:ascii="Times New Roman" w:hAnsi="Times New Roman"/>
          <w:sz w:val="24"/>
          <w:szCs w:val="24"/>
        </w:rPr>
        <w:t>the late</w:t>
      </w:r>
      <w:r w:rsidR="00B938DB">
        <w:rPr>
          <w:rFonts w:ascii="Times New Roman" w:hAnsi="Times New Roman"/>
          <w:sz w:val="24"/>
          <w:szCs w:val="24"/>
        </w:rPr>
        <w:t xml:space="preserve">-1990s </w:t>
      </w:r>
      <w:r>
        <w:rPr>
          <w:rFonts w:ascii="Times New Roman" w:hAnsi="Times New Roman"/>
          <w:sz w:val="24"/>
          <w:szCs w:val="24"/>
        </w:rPr>
        <w:t xml:space="preserve">in children aged </w:t>
      </w:r>
      <w:r w:rsidR="00840AE5">
        <w:rPr>
          <w:rFonts w:ascii="Times New Roman" w:hAnsi="Times New Roman"/>
          <w:sz w:val="24"/>
          <w:szCs w:val="24"/>
        </w:rPr>
        <w:t xml:space="preserve">0-4 years in both sexes and </w:t>
      </w:r>
      <w:r>
        <w:rPr>
          <w:rFonts w:ascii="Times New Roman" w:hAnsi="Times New Roman"/>
          <w:sz w:val="24"/>
          <w:szCs w:val="24"/>
        </w:rPr>
        <w:t xml:space="preserve">in </w:t>
      </w:r>
      <w:r w:rsidRPr="004278AA">
        <w:rPr>
          <w:rFonts w:ascii="Times New Roman" w:hAnsi="Times New Roman"/>
          <w:sz w:val="24"/>
          <w:szCs w:val="24"/>
        </w:rPr>
        <w:t xml:space="preserve">women </w:t>
      </w:r>
      <w:r>
        <w:rPr>
          <w:rFonts w:ascii="Times New Roman" w:hAnsi="Times New Roman"/>
          <w:sz w:val="24"/>
          <w:szCs w:val="24"/>
        </w:rPr>
        <w:t xml:space="preserve">aged </w:t>
      </w:r>
      <w:r w:rsidRPr="004278AA">
        <w:rPr>
          <w:rFonts w:ascii="Times New Roman" w:hAnsi="Times New Roman"/>
          <w:sz w:val="24"/>
          <w:szCs w:val="24"/>
        </w:rPr>
        <w:t>15-24</w:t>
      </w:r>
      <w:r>
        <w:rPr>
          <w:rFonts w:ascii="Times New Roman" w:hAnsi="Times New Roman"/>
          <w:sz w:val="24"/>
          <w:szCs w:val="24"/>
        </w:rPr>
        <w:t xml:space="preserve"> years</w:t>
      </w:r>
      <w:r w:rsidRPr="004278AA">
        <w:rPr>
          <w:rFonts w:ascii="Times New Roman" w:hAnsi="Times New Roman"/>
          <w:sz w:val="24"/>
          <w:szCs w:val="24"/>
        </w:rPr>
        <w:t xml:space="preserve">. </w:t>
      </w:r>
    </w:p>
    <w:p w14:paraId="7DB41B73" w14:textId="77777777" w:rsidR="00DB35AA" w:rsidRPr="004278AA" w:rsidRDefault="00DB35AA" w:rsidP="000A2B50">
      <w:pPr>
        <w:spacing w:after="0" w:line="480" w:lineRule="auto"/>
        <w:rPr>
          <w:rFonts w:ascii="Times New Roman" w:hAnsi="Times New Roman"/>
          <w:sz w:val="24"/>
          <w:szCs w:val="24"/>
        </w:rPr>
      </w:pPr>
    </w:p>
    <w:p w14:paraId="5DA87DC6" w14:textId="66885F79" w:rsidR="0007260F" w:rsidRDefault="0007260F" w:rsidP="000A2B50">
      <w:pPr>
        <w:spacing w:after="0" w:line="480" w:lineRule="auto"/>
        <w:rPr>
          <w:rFonts w:ascii="Times New Roman" w:hAnsi="Times New Roman"/>
          <w:sz w:val="24"/>
          <w:szCs w:val="24"/>
        </w:rPr>
      </w:pPr>
      <w:r>
        <w:rPr>
          <w:rFonts w:ascii="Times New Roman" w:hAnsi="Times New Roman"/>
          <w:sz w:val="24"/>
          <w:szCs w:val="24"/>
        </w:rPr>
        <w:t xml:space="preserve">Death rates in men aged </w:t>
      </w:r>
      <w:r w:rsidRPr="004278AA">
        <w:rPr>
          <w:rFonts w:ascii="Times New Roman" w:hAnsi="Times New Roman"/>
          <w:sz w:val="24"/>
          <w:szCs w:val="24"/>
        </w:rPr>
        <w:t>45</w:t>
      </w:r>
      <w:r w:rsidR="00BC6AB1">
        <w:rPr>
          <w:rFonts w:ascii="Times New Roman" w:hAnsi="Times New Roman"/>
          <w:sz w:val="24"/>
          <w:szCs w:val="24"/>
        </w:rPr>
        <w:t xml:space="preserve"> </w:t>
      </w:r>
      <w:r w:rsidRPr="004278AA">
        <w:rPr>
          <w:rFonts w:ascii="Times New Roman" w:hAnsi="Times New Roman"/>
          <w:sz w:val="24"/>
          <w:szCs w:val="24"/>
        </w:rPr>
        <w:t xml:space="preserve">years and </w:t>
      </w:r>
      <w:r>
        <w:rPr>
          <w:rFonts w:ascii="Times New Roman" w:hAnsi="Times New Roman"/>
          <w:sz w:val="24"/>
          <w:szCs w:val="24"/>
        </w:rPr>
        <w:t>older and women aged 3</w:t>
      </w:r>
      <w:r w:rsidRPr="004278AA">
        <w:rPr>
          <w:rFonts w:ascii="Times New Roman" w:hAnsi="Times New Roman"/>
          <w:sz w:val="24"/>
          <w:szCs w:val="24"/>
        </w:rPr>
        <w:t>5</w:t>
      </w:r>
      <w:r w:rsidR="00F010FB">
        <w:rPr>
          <w:rFonts w:ascii="Times New Roman" w:hAnsi="Times New Roman"/>
          <w:sz w:val="24"/>
          <w:szCs w:val="24"/>
        </w:rPr>
        <w:t xml:space="preserve"> </w:t>
      </w:r>
      <w:r w:rsidRPr="004278AA">
        <w:rPr>
          <w:rFonts w:ascii="Times New Roman" w:hAnsi="Times New Roman"/>
          <w:sz w:val="24"/>
          <w:szCs w:val="24"/>
        </w:rPr>
        <w:t xml:space="preserve">years and </w:t>
      </w:r>
      <w:r>
        <w:rPr>
          <w:rFonts w:ascii="Times New Roman" w:hAnsi="Times New Roman"/>
          <w:sz w:val="24"/>
          <w:szCs w:val="24"/>
        </w:rPr>
        <w:t>older peaked in</w:t>
      </w:r>
      <w:r w:rsidRPr="004278AA">
        <w:rPr>
          <w:rFonts w:ascii="Times New Roman" w:hAnsi="Times New Roman"/>
          <w:sz w:val="24"/>
          <w:szCs w:val="24"/>
        </w:rPr>
        <w:t xml:space="preserve"> January</w:t>
      </w:r>
      <w:r>
        <w:rPr>
          <w:rFonts w:ascii="Times New Roman" w:hAnsi="Times New Roman"/>
          <w:sz w:val="24"/>
          <w:szCs w:val="24"/>
        </w:rPr>
        <w:t xml:space="preserve"> and </w:t>
      </w:r>
      <w:r w:rsidRPr="004278AA">
        <w:rPr>
          <w:rFonts w:ascii="Times New Roman" w:hAnsi="Times New Roman"/>
          <w:sz w:val="24"/>
          <w:szCs w:val="24"/>
        </w:rPr>
        <w:t xml:space="preserve">February, </w:t>
      </w:r>
      <w:r>
        <w:rPr>
          <w:rFonts w:ascii="Times New Roman" w:hAnsi="Times New Roman"/>
          <w:sz w:val="24"/>
          <w:szCs w:val="24"/>
        </w:rPr>
        <w:t xml:space="preserve">and </w:t>
      </w:r>
      <w:r w:rsidR="00B938DB">
        <w:rPr>
          <w:rFonts w:ascii="Times New Roman" w:hAnsi="Times New Roman"/>
          <w:sz w:val="24"/>
          <w:szCs w:val="24"/>
        </w:rPr>
        <w:t xml:space="preserve">were </w:t>
      </w:r>
      <w:r>
        <w:rPr>
          <w:rFonts w:ascii="Times New Roman" w:hAnsi="Times New Roman"/>
          <w:sz w:val="24"/>
          <w:szCs w:val="24"/>
        </w:rPr>
        <w:t xml:space="preserve">lowest in </w:t>
      </w:r>
      <w:r w:rsidRPr="004278AA">
        <w:rPr>
          <w:rFonts w:ascii="Times New Roman" w:hAnsi="Times New Roman"/>
          <w:sz w:val="24"/>
          <w:szCs w:val="24"/>
        </w:rPr>
        <w:t>July</w:t>
      </w:r>
      <w:r>
        <w:rPr>
          <w:rFonts w:ascii="Times New Roman" w:hAnsi="Times New Roman"/>
          <w:sz w:val="24"/>
          <w:szCs w:val="24"/>
        </w:rPr>
        <w:t xml:space="preserve"> and </w:t>
      </w:r>
      <w:r w:rsidRPr="004278AA">
        <w:rPr>
          <w:rFonts w:ascii="Times New Roman" w:hAnsi="Times New Roman"/>
          <w:sz w:val="24"/>
          <w:szCs w:val="24"/>
        </w:rPr>
        <w:t>August</w:t>
      </w:r>
      <w:r w:rsidR="00EE76C0">
        <w:rPr>
          <w:rFonts w:ascii="Times New Roman" w:hAnsi="Times New Roman"/>
          <w:sz w:val="24"/>
          <w:szCs w:val="24"/>
        </w:rPr>
        <w:t xml:space="preserve"> (Figure 2)</w:t>
      </w:r>
      <w:r w:rsidRPr="004278AA">
        <w:rPr>
          <w:rFonts w:ascii="Times New Roman" w:hAnsi="Times New Roman"/>
          <w:sz w:val="24"/>
          <w:szCs w:val="24"/>
        </w:rPr>
        <w:t>.</w:t>
      </w:r>
      <w:r>
        <w:rPr>
          <w:rFonts w:ascii="Times New Roman" w:hAnsi="Times New Roman"/>
          <w:sz w:val="24"/>
          <w:szCs w:val="24"/>
        </w:rPr>
        <w:t xml:space="preserve"> A similar temporal pattern was seen in children </w:t>
      </w:r>
      <w:r w:rsidR="00B938DB">
        <w:rPr>
          <w:rFonts w:ascii="Times New Roman" w:hAnsi="Times New Roman"/>
          <w:sz w:val="24"/>
          <w:szCs w:val="24"/>
        </w:rPr>
        <w:t xml:space="preserve">younger than </w:t>
      </w:r>
      <w:r w:rsidR="00C537A1">
        <w:rPr>
          <w:rFonts w:ascii="Times New Roman" w:hAnsi="Times New Roman"/>
          <w:sz w:val="24"/>
          <w:szCs w:val="24"/>
        </w:rPr>
        <w:t>five</w:t>
      </w:r>
      <w:r w:rsidR="00B938DB">
        <w:rPr>
          <w:rFonts w:ascii="Times New Roman" w:hAnsi="Times New Roman"/>
          <w:sz w:val="24"/>
          <w:szCs w:val="24"/>
        </w:rPr>
        <w:t xml:space="preserve"> years of age, </w:t>
      </w:r>
      <w:r>
        <w:rPr>
          <w:rFonts w:ascii="Times New Roman" w:hAnsi="Times New Roman"/>
          <w:sz w:val="24"/>
          <w:szCs w:val="24"/>
        </w:rPr>
        <w:t>whose mortality was highest</w:t>
      </w:r>
      <w:r w:rsidRPr="004278AA">
        <w:rPr>
          <w:rFonts w:ascii="Times New Roman" w:hAnsi="Times New Roman"/>
          <w:sz w:val="24"/>
          <w:szCs w:val="24"/>
        </w:rPr>
        <w:t xml:space="preserve"> in February </w:t>
      </w:r>
      <w:r>
        <w:rPr>
          <w:rFonts w:ascii="Times New Roman" w:hAnsi="Times New Roman"/>
          <w:sz w:val="24"/>
          <w:szCs w:val="24"/>
        </w:rPr>
        <w:t>and lowest</w:t>
      </w:r>
      <w:r w:rsidRPr="004278AA">
        <w:rPr>
          <w:rFonts w:ascii="Times New Roman" w:hAnsi="Times New Roman"/>
          <w:sz w:val="24"/>
          <w:szCs w:val="24"/>
        </w:rPr>
        <w:t xml:space="preserve"> in August.</w:t>
      </w:r>
      <w:r>
        <w:rPr>
          <w:rFonts w:ascii="Times New Roman" w:hAnsi="Times New Roman"/>
          <w:sz w:val="24"/>
          <w:szCs w:val="24"/>
        </w:rPr>
        <w:t xml:space="preserve"> In contrast, </w:t>
      </w:r>
      <w:r w:rsidRPr="004278AA">
        <w:rPr>
          <w:rFonts w:ascii="Times New Roman" w:hAnsi="Times New Roman"/>
          <w:sz w:val="24"/>
          <w:szCs w:val="24"/>
        </w:rPr>
        <w:t xml:space="preserve">the peak </w:t>
      </w:r>
      <w:r w:rsidR="00B938DB">
        <w:rPr>
          <w:rFonts w:ascii="Times New Roman" w:hAnsi="Times New Roman"/>
          <w:sz w:val="24"/>
          <w:szCs w:val="24"/>
        </w:rPr>
        <w:t xml:space="preserve">and minimum </w:t>
      </w:r>
      <w:r w:rsidRPr="004278AA">
        <w:rPr>
          <w:rFonts w:ascii="Times New Roman" w:hAnsi="Times New Roman"/>
          <w:sz w:val="24"/>
          <w:szCs w:val="24"/>
        </w:rPr>
        <w:t xml:space="preserve">of mortality </w:t>
      </w:r>
      <w:r>
        <w:rPr>
          <w:rFonts w:ascii="Times New Roman" w:hAnsi="Times New Roman"/>
          <w:sz w:val="24"/>
          <w:szCs w:val="24"/>
        </w:rPr>
        <w:t xml:space="preserve">in older boys and young men (ages 5-34 years) </w:t>
      </w:r>
      <w:r w:rsidRPr="004278AA">
        <w:rPr>
          <w:rFonts w:ascii="Times New Roman" w:hAnsi="Times New Roman"/>
          <w:sz w:val="24"/>
          <w:szCs w:val="24"/>
        </w:rPr>
        <w:t>occurred in June/July</w:t>
      </w:r>
      <w:r w:rsidR="00B938DB">
        <w:rPr>
          <w:rFonts w:ascii="Times New Roman" w:hAnsi="Times New Roman"/>
          <w:sz w:val="24"/>
          <w:szCs w:val="24"/>
        </w:rPr>
        <w:t xml:space="preserve"> and</w:t>
      </w:r>
      <w:r w:rsidRPr="004278AA">
        <w:rPr>
          <w:rFonts w:ascii="Times New Roman" w:hAnsi="Times New Roman"/>
          <w:sz w:val="24"/>
          <w:szCs w:val="24"/>
        </w:rPr>
        <w:t xml:space="preserve"> December/January</w:t>
      </w:r>
      <w:r w:rsidR="00B938DB">
        <w:rPr>
          <w:rFonts w:ascii="Times New Roman" w:hAnsi="Times New Roman"/>
          <w:sz w:val="24"/>
          <w:szCs w:val="24"/>
        </w:rPr>
        <w:t>, respectively</w:t>
      </w:r>
      <w:r w:rsidRPr="004278AA">
        <w:rPr>
          <w:rFonts w:ascii="Times New Roman" w:hAnsi="Times New Roman"/>
          <w:sz w:val="24"/>
          <w:szCs w:val="24"/>
        </w:rPr>
        <w:t xml:space="preserve">. </w:t>
      </w:r>
    </w:p>
    <w:p w14:paraId="018DF674" w14:textId="77777777" w:rsidR="00DB35AA" w:rsidRPr="004278AA" w:rsidRDefault="00DB35AA" w:rsidP="000A2B50">
      <w:pPr>
        <w:spacing w:after="0" w:line="480" w:lineRule="auto"/>
        <w:rPr>
          <w:rFonts w:ascii="Times New Roman" w:hAnsi="Times New Roman"/>
          <w:sz w:val="24"/>
          <w:szCs w:val="24"/>
        </w:rPr>
      </w:pPr>
    </w:p>
    <w:p w14:paraId="1B149B63" w14:textId="46FF2A71" w:rsidR="0078333E" w:rsidRDefault="0007260F" w:rsidP="000A2B50">
      <w:pPr>
        <w:spacing w:after="0" w:line="480" w:lineRule="auto"/>
        <w:rPr>
          <w:rFonts w:ascii="Times New Roman" w:hAnsi="Times New Roman"/>
          <w:sz w:val="24"/>
          <w:szCs w:val="24"/>
        </w:rPr>
      </w:pPr>
      <w:r>
        <w:rPr>
          <w:rFonts w:ascii="Times New Roman" w:hAnsi="Times New Roman"/>
          <w:sz w:val="24"/>
          <w:szCs w:val="24"/>
        </w:rPr>
        <w:t>Percent excess mortality in peak month, relative to the minimum, declined by less than 10 percentag</w:t>
      </w:r>
      <w:r w:rsidR="00E512DF">
        <w:rPr>
          <w:rFonts w:ascii="Times New Roman" w:hAnsi="Times New Roman"/>
          <w:sz w:val="24"/>
          <w:szCs w:val="24"/>
        </w:rPr>
        <w:t>e points for people older than 5</w:t>
      </w:r>
      <w:r>
        <w:rPr>
          <w:rFonts w:ascii="Times New Roman" w:hAnsi="Times New Roman"/>
          <w:sz w:val="24"/>
          <w:szCs w:val="24"/>
        </w:rPr>
        <w:t>5 years of age</w:t>
      </w:r>
      <w:r w:rsidR="000B0CBD">
        <w:rPr>
          <w:rFonts w:ascii="Times New Roman" w:hAnsi="Times New Roman"/>
          <w:sz w:val="24"/>
          <w:szCs w:val="24"/>
        </w:rPr>
        <w:t xml:space="preserve"> from 1982 to 2013</w:t>
      </w:r>
      <w:r>
        <w:rPr>
          <w:rFonts w:ascii="Times New Roman" w:hAnsi="Times New Roman"/>
          <w:sz w:val="24"/>
          <w:szCs w:val="24"/>
        </w:rPr>
        <w:t xml:space="preserve"> (Figure 3)</w:t>
      </w:r>
      <w:r w:rsidR="007F22D2">
        <w:rPr>
          <w:rFonts w:ascii="Times New Roman" w:hAnsi="Times New Roman"/>
          <w:sz w:val="24"/>
          <w:szCs w:val="24"/>
        </w:rPr>
        <w:t>.</w:t>
      </w:r>
      <w:r>
        <w:rPr>
          <w:rFonts w:ascii="Times New Roman" w:hAnsi="Times New Roman"/>
          <w:sz w:val="24"/>
          <w:szCs w:val="24"/>
        </w:rPr>
        <w:t xml:space="preserve"> In contrast, the difference between peak (summer) and minimum (winter) declined </w:t>
      </w:r>
      <w:r w:rsidR="003D6C08">
        <w:rPr>
          <w:rFonts w:ascii="Times New Roman" w:hAnsi="Times New Roman"/>
          <w:sz w:val="24"/>
          <w:szCs w:val="24"/>
        </w:rPr>
        <w:t>signif</w:t>
      </w:r>
      <w:r w:rsidR="00CC5C93">
        <w:rPr>
          <w:rFonts w:ascii="Times New Roman" w:hAnsi="Times New Roman"/>
          <w:sz w:val="24"/>
          <w:szCs w:val="24"/>
        </w:rPr>
        <w:t xml:space="preserve">icantly </w:t>
      </w:r>
      <w:r>
        <w:rPr>
          <w:rFonts w:ascii="Times New Roman" w:hAnsi="Times New Roman"/>
          <w:sz w:val="24"/>
          <w:szCs w:val="24"/>
        </w:rPr>
        <w:t>in y</w:t>
      </w:r>
      <w:r w:rsidRPr="004278AA">
        <w:rPr>
          <w:rFonts w:ascii="Times New Roman" w:hAnsi="Times New Roman"/>
          <w:sz w:val="24"/>
          <w:szCs w:val="24"/>
        </w:rPr>
        <w:t>ounger age</w:t>
      </w:r>
      <w:r>
        <w:rPr>
          <w:rFonts w:ascii="Times New Roman" w:hAnsi="Times New Roman"/>
          <w:sz w:val="24"/>
          <w:szCs w:val="24"/>
        </w:rPr>
        <w:t>s</w:t>
      </w:r>
      <w:r w:rsidRPr="004278AA">
        <w:rPr>
          <w:rFonts w:ascii="Times New Roman" w:hAnsi="Times New Roman"/>
          <w:sz w:val="24"/>
          <w:szCs w:val="24"/>
        </w:rPr>
        <w:t xml:space="preserve">, </w:t>
      </w:r>
      <w:r>
        <w:rPr>
          <w:rFonts w:ascii="Times New Roman" w:hAnsi="Times New Roman"/>
          <w:sz w:val="24"/>
          <w:szCs w:val="24"/>
        </w:rPr>
        <w:t xml:space="preserve">by as much as </w:t>
      </w:r>
      <w:r w:rsidR="00CB31C8">
        <w:rPr>
          <w:rFonts w:ascii="Times New Roman" w:hAnsi="Times New Roman"/>
          <w:sz w:val="24"/>
          <w:szCs w:val="24"/>
        </w:rPr>
        <w:t>26</w:t>
      </w:r>
      <w:r w:rsidR="009F353F">
        <w:rPr>
          <w:rFonts w:ascii="Times New Roman" w:hAnsi="Times New Roman"/>
          <w:sz w:val="24"/>
          <w:szCs w:val="24"/>
        </w:rPr>
        <w:t>.6</w:t>
      </w:r>
      <w:r>
        <w:rPr>
          <w:rFonts w:ascii="Times New Roman" w:hAnsi="Times New Roman"/>
          <w:sz w:val="24"/>
          <w:szCs w:val="24"/>
        </w:rPr>
        <w:t xml:space="preserve"> percentage points</w:t>
      </w:r>
      <w:r w:rsidR="00657028">
        <w:rPr>
          <w:rFonts w:ascii="Times New Roman" w:hAnsi="Times New Roman"/>
          <w:sz w:val="24"/>
          <w:szCs w:val="24"/>
        </w:rPr>
        <w:t xml:space="preserve"> </w:t>
      </w:r>
      <w:r>
        <w:rPr>
          <w:rFonts w:ascii="Times New Roman" w:hAnsi="Times New Roman"/>
          <w:sz w:val="24"/>
          <w:szCs w:val="24"/>
        </w:rPr>
        <w:t xml:space="preserve">(95% CI </w:t>
      </w:r>
      <w:r w:rsidR="004A7A00">
        <w:rPr>
          <w:rFonts w:ascii="Times New Roman" w:hAnsi="Times New Roman"/>
          <w:sz w:val="24"/>
          <w:szCs w:val="24"/>
        </w:rPr>
        <w:t>16.0</w:t>
      </w:r>
      <w:r w:rsidR="000B0CBD">
        <w:rPr>
          <w:rFonts w:ascii="Times New Roman" w:hAnsi="Times New Roman"/>
          <w:sz w:val="24"/>
          <w:szCs w:val="24"/>
        </w:rPr>
        <w:t>-37.3</w:t>
      </w:r>
      <w:r>
        <w:rPr>
          <w:rFonts w:ascii="Times New Roman" w:hAnsi="Times New Roman"/>
          <w:sz w:val="24"/>
          <w:szCs w:val="24"/>
        </w:rPr>
        <w:t>)</w:t>
      </w:r>
      <w:r w:rsidR="000E7D0A">
        <w:rPr>
          <w:rFonts w:ascii="Times New Roman" w:hAnsi="Times New Roman"/>
          <w:sz w:val="24"/>
          <w:szCs w:val="24"/>
        </w:rPr>
        <w:t xml:space="preserve"> </w:t>
      </w:r>
      <w:r>
        <w:rPr>
          <w:rFonts w:ascii="Times New Roman" w:hAnsi="Times New Roman"/>
          <w:sz w:val="24"/>
          <w:szCs w:val="24"/>
        </w:rPr>
        <w:t xml:space="preserve">in boys aged </w:t>
      </w:r>
      <w:r w:rsidRPr="004278AA">
        <w:rPr>
          <w:rFonts w:ascii="Times New Roman" w:hAnsi="Times New Roman"/>
          <w:sz w:val="24"/>
          <w:szCs w:val="24"/>
        </w:rPr>
        <w:t xml:space="preserve">5-14 </w:t>
      </w:r>
      <w:r>
        <w:rPr>
          <w:rFonts w:ascii="Times New Roman" w:hAnsi="Times New Roman"/>
          <w:sz w:val="24"/>
          <w:szCs w:val="24"/>
        </w:rPr>
        <w:t>years and</w:t>
      </w:r>
      <w:r w:rsidRPr="0061646D">
        <w:rPr>
          <w:rFonts w:ascii="Times New Roman" w:hAnsi="Times New Roman"/>
          <w:sz w:val="24"/>
          <w:szCs w:val="24"/>
        </w:rPr>
        <w:t xml:space="preserve"> </w:t>
      </w:r>
      <w:r w:rsidR="002F6719">
        <w:rPr>
          <w:rFonts w:ascii="Times New Roman" w:hAnsi="Times New Roman"/>
          <w:sz w:val="24"/>
          <w:szCs w:val="24"/>
        </w:rPr>
        <w:t>24.6</w:t>
      </w:r>
      <w:r w:rsidR="003277CB">
        <w:rPr>
          <w:rFonts w:ascii="Times New Roman" w:hAnsi="Times New Roman"/>
          <w:sz w:val="24"/>
          <w:szCs w:val="24"/>
        </w:rPr>
        <w:t xml:space="preserve"> </w:t>
      </w:r>
      <w:r>
        <w:rPr>
          <w:rFonts w:ascii="Times New Roman" w:hAnsi="Times New Roman"/>
          <w:sz w:val="24"/>
          <w:szCs w:val="24"/>
        </w:rPr>
        <w:t>percentage points (</w:t>
      </w:r>
      <w:r w:rsidR="00671506">
        <w:rPr>
          <w:rFonts w:ascii="Times New Roman" w:hAnsi="Times New Roman"/>
          <w:sz w:val="24"/>
          <w:szCs w:val="24"/>
        </w:rPr>
        <w:t>15.2-34.0</w:t>
      </w:r>
      <w:r w:rsidR="00033A37">
        <w:rPr>
          <w:rFonts w:ascii="Times New Roman" w:hAnsi="Times New Roman"/>
          <w:sz w:val="24"/>
          <w:szCs w:val="24"/>
        </w:rPr>
        <w:t xml:space="preserve">) </w:t>
      </w:r>
      <w:r w:rsidR="00CF2214">
        <w:rPr>
          <w:rFonts w:ascii="Times New Roman" w:hAnsi="Times New Roman"/>
          <w:sz w:val="24"/>
          <w:szCs w:val="24"/>
        </w:rPr>
        <w:t>in 15-24-year males.</w:t>
      </w:r>
      <w:r w:rsidR="00183441">
        <w:rPr>
          <w:rFonts w:ascii="Times New Roman" w:hAnsi="Times New Roman"/>
          <w:sz w:val="24"/>
          <w:szCs w:val="24"/>
        </w:rPr>
        <w:t xml:space="preserve"> </w:t>
      </w:r>
      <w:r w:rsidR="00671506">
        <w:rPr>
          <w:rFonts w:ascii="Times New Roman" w:hAnsi="Times New Roman"/>
          <w:sz w:val="24"/>
          <w:szCs w:val="24"/>
        </w:rPr>
        <w:t xml:space="preserve">Under five years of age, percent excess mortality declined by a statistically-significant </w:t>
      </w:r>
      <w:r w:rsidR="00BE069F">
        <w:rPr>
          <w:rFonts w:ascii="Times New Roman" w:hAnsi="Times New Roman"/>
          <w:sz w:val="24"/>
          <w:szCs w:val="24"/>
        </w:rPr>
        <w:t>13.2 percentage points (</w:t>
      </w:r>
      <w:r w:rsidR="00671506">
        <w:rPr>
          <w:rFonts w:ascii="Times New Roman" w:hAnsi="Times New Roman"/>
          <w:sz w:val="24"/>
          <w:szCs w:val="24"/>
        </w:rPr>
        <w:t>8.1</w:t>
      </w:r>
      <w:r w:rsidR="00BE069F">
        <w:rPr>
          <w:rFonts w:ascii="Times New Roman" w:hAnsi="Times New Roman"/>
          <w:sz w:val="24"/>
          <w:szCs w:val="24"/>
        </w:rPr>
        <w:t>-18.2)</w:t>
      </w:r>
      <w:r w:rsidR="00671506">
        <w:rPr>
          <w:rFonts w:ascii="Times New Roman" w:hAnsi="Times New Roman"/>
          <w:sz w:val="24"/>
          <w:szCs w:val="24"/>
        </w:rPr>
        <w:t xml:space="preserve"> for boys but only</w:t>
      </w:r>
      <w:r w:rsidR="005F5127">
        <w:rPr>
          <w:rFonts w:ascii="Times New Roman" w:hAnsi="Times New Roman"/>
          <w:sz w:val="24"/>
          <w:szCs w:val="24"/>
        </w:rPr>
        <w:t xml:space="preserve"> a statistically insignificant</w:t>
      </w:r>
      <w:r w:rsidR="00671506">
        <w:rPr>
          <w:rFonts w:ascii="Times New Roman" w:hAnsi="Times New Roman"/>
          <w:sz w:val="24"/>
          <w:szCs w:val="24"/>
        </w:rPr>
        <w:t xml:space="preserve"> </w:t>
      </w:r>
      <w:r w:rsidR="005F5127">
        <w:rPr>
          <w:rFonts w:ascii="Times New Roman" w:hAnsi="Times New Roman"/>
          <w:sz w:val="24"/>
          <w:szCs w:val="24"/>
        </w:rPr>
        <w:t>5.0 percentage points</w:t>
      </w:r>
      <w:r w:rsidR="00671506">
        <w:rPr>
          <w:rFonts w:ascii="Times New Roman" w:hAnsi="Times New Roman"/>
          <w:sz w:val="24"/>
          <w:szCs w:val="24"/>
        </w:rPr>
        <w:t xml:space="preserve"> (</w:t>
      </w:r>
      <w:r w:rsidR="005F5127">
        <w:rPr>
          <w:rFonts w:ascii="Times New Roman" w:hAnsi="Times New Roman"/>
          <w:sz w:val="24"/>
          <w:szCs w:val="24"/>
        </w:rPr>
        <w:t>-12.0</w:t>
      </w:r>
      <w:r w:rsidR="00671506">
        <w:rPr>
          <w:rFonts w:ascii="Times New Roman" w:hAnsi="Times New Roman"/>
          <w:sz w:val="24"/>
          <w:szCs w:val="24"/>
        </w:rPr>
        <w:t>-</w:t>
      </w:r>
      <w:r w:rsidR="005F5127">
        <w:rPr>
          <w:rFonts w:ascii="Times New Roman" w:hAnsi="Times New Roman"/>
          <w:sz w:val="24"/>
          <w:szCs w:val="24"/>
        </w:rPr>
        <w:t>2.0</w:t>
      </w:r>
      <w:r w:rsidR="00671506">
        <w:rPr>
          <w:rFonts w:ascii="Times New Roman" w:hAnsi="Times New Roman"/>
          <w:sz w:val="24"/>
          <w:szCs w:val="24"/>
        </w:rPr>
        <w:t>) for girls</w:t>
      </w:r>
      <w:r w:rsidR="006501F5">
        <w:rPr>
          <w:rFonts w:ascii="Times New Roman" w:hAnsi="Times New Roman"/>
          <w:sz w:val="24"/>
          <w:szCs w:val="24"/>
        </w:rPr>
        <w:t>.</w:t>
      </w:r>
    </w:p>
    <w:p w14:paraId="3E34745E" w14:textId="77777777" w:rsidR="00DB35AA" w:rsidRDefault="00DB35AA" w:rsidP="000A2B50">
      <w:pPr>
        <w:spacing w:after="0" w:line="480" w:lineRule="auto"/>
        <w:rPr>
          <w:rFonts w:ascii="Times New Roman" w:hAnsi="Times New Roman"/>
          <w:sz w:val="24"/>
          <w:szCs w:val="24"/>
        </w:rPr>
      </w:pPr>
    </w:p>
    <w:p w14:paraId="16F0BD7B" w14:textId="448B235A" w:rsidR="0007260F" w:rsidRPr="004278AA" w:rsidRDefault="009C289C" w:rsidP="000A2B50">
      <w:pPr>
        <w:spacing w:after="0" w:line="480" w:lineRule="auto"/>
        <w:rPr>
          <w:rFonts w:ascii="Times New Roman" w:hAnsi="Times New Roman"/>
          <w:sz w:val="24"/>
          <w:szCs w:val="24"/>
        </w:rPr>
      </w:pPr>
      <w:r>
        <w:rPr>
          <w:rFonts w:ascii="Times New Roman" w:hAnsi="Times New Roman"/>
          <w:sz w:val="24"/>
          <w:szCs w:val="24"/>
        </w:rPr>
        <w:t>The</w:t>
      </w:r>
      <w:r w:rsidR="0007260F">
        <w:rPr>
          <w:rFonts w:ascii="Times New Roman" w:hAnsi="Times New Roman"/>
          <w:sz w:val="24"/>
          <w:szCs w:val="24"/>
        </w:rPr>
        <w:t xml:space="preserve"> sub-national centre of</w:t>
      </w:r>
      <w:r w:rsidR="00113C44">
        <w:rPr>
          <w:rFonts w:ascii="Times New Roman" w:hAnsi="Times New Roman"/>
          <w:sz w:val="24"/>
          <w:szCs w:val="24"/>
        </w:rPr>
        <w:t xml:space="preserve"> gravity analysis </w:t>
      </w:r>
      <w:r w:rsidR="00BC54F3">
        <w:rPr>
          <w:rFonts w:ascii="Times New Roman" w:hAnsi="Times New Roman"/>
          <w:sz w:val="24"/>
          <w:szCs w:val="24"/>
        </w:rPr>
        <w:t>(Figure 4)</w:t>
      </w:r>
      <w:r>
        <w:rPr>
          <w:rFonts w:ascii="Times New Roman" w:hAnsi="Times New Roman"/>
          <w:sz w:val="24"/>
          <w:szCs w:val="24"/>
        </w:rPr>
        <w:t xml:space="preserve"> shows that</w:t>
      </w:r>
      <w:r w:rsidR="0007260F">
        <w:rPr>
          <w:rFonts w:ascii="Times New Roman" w:hAnsi="Times New Roman"/>
          <w:sz w:val="24"/>
          <w:szCs w:val="24"/>
        </w:rPr>
        <w:t xml:space="preserve"> </w:t>
      </w:r>
      <w:r>
        <w:rPr>
          <w:rFonts w:ascii="Times New Roman" w:hAnsi="Times New Roman"/>
          <w:sz w:val="24"/>
          <w:szCs w:val="24"/>
        </w:rPr>
        <w:t>mortality peaks and minima in different climate regions</w:t>
      </w:r>
      <w:r w:rsidR="0007260F" w:rsidRPr="004278AA">
        <w:rPr>
          <w:rFonts w:ascii="Times New Roman" w:hAnsi="Times New Roman"/>
          <w:sz w:val="24"/>
          <w:szCs w:val="24"/>
        </w:rPr>
        <w:t xml:space="preserve"> are consistent with the national </w:t>
      </w:r>
      <w:r>
        <w:rPr>
          <w:rFonts w:ascii="Times New Roman" w:hAnsi="Times New Roman"/>
          <w:sz w:val="24"/>
          <w:szCs w:val="24"/>
        </w:rPr>
        <w:t>ones</w:t>
      </w:r>
      <w:r w:rsidR="0007260F" w:rsidRPr="004278AA">
        <w:rPr>
          <w:rFonts w:ascii="Times New Roman" w:hAnsi="Times New Roman"/>
          <w:sz w:val="24"/>
          <w:szCs w:val="24"/>
        </w:rPr>
        <w:t xml:space="preserve">, indicating the </w:t>
      </w:r>
      <w:r>
        <w:rPr>
          <w:rFonts w:ascii="Times New Roman" w:hAnsi="Times New Roman"/>
          <w:sz w:val="24"/>
          <w:szCs w:val="24"/>
        </w:rPr>
        <w:t>seasonality</w:t>
      </w:r>
      <w:r w:rsidR="0007260F" w:rsidRPr="004278AA">
        <w:rPr>
          <w:rFonts w:ascii="Times New Roman" w:hAnsi="Times New Roman"/>
          <w:sz w:val="24"/>
          <w:szCs w:val="24"/>
        </w:rPr>
        <w:t xml:space="preserve"> is largely independent of geography. </w:t>
      </w:r>
      <w:r w:rsidR="009A4004">
        <w:rPr>
          <w:rFonts w:ascii="Times New Roman" w:hAnsi="Times New Roman"/>
          <w:sz w:val="24"/>
          <w:szCs w:val="24"/>
        </w:rPr>
        <w:t>The relative homoge</w:t>
      </w:r>
      <w:r w:rsidR="00270B4B">
        <w:rPr>
          <w:rFonts w:ascii="Times New Roman" w:hAnsi="Times New Roman"/>
          <w:sz w:val="24"/>
          <w:szCs w:val="24"/>
        </w:rPr>
        <w:t>neity of the timing of maximum and mortality</w:t>
      </w:r>
      <w:r w:rsidR="00E844E9">
        <w:rPr>
          <w:rFonts w:ascii="Times New Roman" w:hAnsi="Times New Roman"/>
          <w:sz w:val="24"/>
          <w:szCs w:val="24"/>
        </w:rPr>
        <w:t xml:space="preserve"> is evident, despite the large variation in temperatures that exist between climate regions</w:t>
      </w:r>
      <w:r w:rsidR="00C424DF">
        <w:rPr>
          <w:rFonts w:ascii="Times New Roman" w:hAnsi="Times New Roman"/>
          <w:sz w:val="24"/>
          <w:szCs w:val="24"/>
        </w:rPr>
        <w:t xml:space="preserve"> during the same months. </w:t>
      </w:r>
      <w:r w:rsidR="00472EC1">
        <w:rPr>
          <w:rFonts w:ascii="Times New Roman" w:hAnsi="Times New Roman"/>
          <w:sz w:val="24"/>
          <w:szCs w:val="24"/>
        </w:rPr>
        <w:t>F</w:t>
      </w:r>
      <w:r w:rsidR="00113C44">
        <w:rPr>
          <w:rFonts w:ascii="Times New Roman" w:hAnsi="Times New Roman"/>
          <w:sz w:val="24"/>
          <w:szCs w:val="24"/>
        </w:rPr>
        <w:t xml:space="preserve">or </w:t>
      </w:r>
      <w:r w:rsidR="00E34290">
        <w:rPr>
          <w:rFonts w:ascii="Times New Roman" w:hAnsi="Times New Roman"/>
          <w:sz w:val="24"/>
          <w:szCs w:val="24"/>
        </w:rPr>
        <w:t xml:space="preserve">example, </w:t>
      </w:r>
      <w:r w:rsidR="00472EC1">
        <w:rPr>
          <w:rFonts w:ascii="Times New Roman" w:hAnsi="Times New Roman"/>
          <w:sz w:val="24"/>
          <w:szCs w:val="24"/>
        </w:rPr>
        <w:t>in men and women aged</w:t>
      </w:r>
      <w:r w:rsidR="00E34290">
        <w:rPr>
          <w:rFonts w:ascii="Times New Roman" w:hAnsi="Times New Roman"/>
          <w:sz w:val="24"/>
          <w:szCs w:val="24"/>
        </w:rPr>
        <w:t xml:space="preserve"> 65-74 </w:t>
      </w:r>
      <w:r w:rsidR="00472EC1">
        <w:rPr>
          <w:rFonts w:ascii="Times New Roman" w:hAnsi="Times New Roman"/>
          <w:sz w:val="24"/>
          <w:szCs w:val="24"/>
        </w:rPr>
        <w:t>years</w:t>
      </w:r>
      <w:r w:rsidR="00E34290">
        <w:rPr>
          <w:rFonts w:ascii="Times New Roman" w:hAnsi="Times New Roman"/>
          <w:sz w:val="24"/>
          <w:szCs w:val="24"/>
        </w:rPr>
        <w:t xml:space="preserve">, </w:t>
      </w:r>
      <w:r w:rsidR="00472EC1">
        <w:rPr>
          <w:rFonts w:ascii="Times New Roman" w:hAnsi="Times New Roman"/>
          <w:sz w:val="24"/>
          <w:szCs w:val="24"/>
        </w:rPr>
        <w:t xml:space="preserve">mortality peaked in February in the </w:t>
      </w:r>
      <w:del w:id="17" w:author="Parks, Robbie M" w:date="2017-01-06T12:26:00Z">
        <w:r w:rsidR="00E34290" w:rsidDel="000953D4">
          <w:rPr>
            <w:rFonts w:ascii="Times New Roman" w:hAnsi="Times New Roman"/>
            <w:sz w:val="24"/>
            <w:szCs w:val="24"/>
          </w:rPr>
          <w:delText xml:space="preserve">Northwest </w:delText>
        </w:r>
      </w:del>
      <w:ins w:id="18" w:author="Parks, Robbie M" w:date="2017-01-06T12:26:00Z">
        <w:r w:rsidR="000953D4">
          <w:rPr>
            <w:rFonts w:ascii="Times New Roman" w:hAnsi="Times New Roman"/>
            <w:sz w:val="24"/>
            <w:szCs w:val="24"/>
          </w:rPr>
          <w:t>North</w:t>
        </w:r>
        <w:r w:rsidR="000953D4">
          <w:rPr>
            <w:rFonts w:ascii="Times New Roman" w:hAnsi="Times New Roman"/>
            <w:sz w:val="24"/>
            <w:szCs w:val="24"/>
          </w:rPr>
          <w:t>eas</w:t>
        </w:r>
        <w:r w:rsidR="000953D4">
          <w:rPr>
            <w:rFonts w:ascii="Times New Roman" w:hAnsi="Times New Roman"/>
            <w:sz w:val="24"/>
            <w:szCs w:val="24"/>
          </w:rPr>
          <w:t xml:space="preserve">t </w:t>
        </w:r>
      </w:ins>
      <w:r w:rsidR="00E34290">
        <w:rPr>
          <w:rFonts w:ascii="Times New Roman" w:hAnsi="Times New Roman"/>
          <w:sz w:val="24"/>
          <w:szCs w:val="24"/>
        </w:rPr>
        <w:t>and South</w:t>
      </w:r>
      <w:ins w:id="19" w:author="Parks, Robbie M" w:date="2017-01-06T12:26:00Z">
        <w:r w:rsidR="000953D4">
          <w:rPr>
            <w:rFonts w:ascii="Times New Roman" w:hAnsi="Times New Roman"/>
            <w:sz w:val="24"/>
            <w:szCs w:val="24"/>
          </w:rPr>
          <w:t>east</w:t>
        </w:r>
      </w:ins>
      <w:r w:rsidR="00393B92">
        <w:rPr>
          <w:rFonts w:ascii="Times New Roman" w:hAnsi="Times New Roman"/>
          <w:sz w:val="24"/>
          <w:szCs w:val="24"/>
        </w:rPr>
        <w:t>,</w:t>
      </w:r>
      <w:r w:rsidR="00490CB6">
        <w:rPr>
          <w:rFonts w:ascii="Times New Roman" w:hAnsi="Times New Roman"/>
          <w:sz w:val="24"/>
          <w:szCs w:val="24"/>
        </w:rPr>
        <w:t xml:space="preserve"> </w:t>
      </w:r>
      <w:bookmarkStart w:id="20" w:name="_GoBack"/>
      <w:bookmarkEnd w:id="20"/>
      <w:r w:rsidR="00472EC1">
        <w:rPr>
          <w:rFonts w:ascii="Times New Roman" w:hAnsi="Times New Roman"/>
          <w:sz w:val="24"/>
          <w:szCs w:val="24"/>
        </w:rPr>
        <w:t xml:space="preserve">even though </w:t>
      </w:r>
      <w:r w:rsidR="00490CB6">
        <w:rPr>
          <w:rFonts w:ascii="Times New Roman" w:hAnsi="Times New Roman"/>
          <w:sz w:val="24"/>
          <w:szCs w:val="24"/>
        </w:rPr>
        <w:t xml:space="preserve">the average temperatures for those regions were different by </w:t>
      </w:r>
      <w:ins w:id="21" w:author="Parks, Robbie M" w:date="2017-01-06T12:26:00Z">
        <w:r w:rsidR="004B7609">
          <w:rPr>
            <w:rFonts w:ascii="Times New Roman" w:hAnsi="Times New Roman"/>
            <w:sz w:val="24"/>
            <w:szCs w:val="24"/>
          </w:rPr>
          <w:t>over 13</w:t>
        </w:r>
      </w:ins>
      <w:del w:id="22" w:author="Parks, Robbie M" w:date="2017-01-06T12:26:00Z">
        <w:r w:rsidR="00490CB6" w:rsidDel="004B7609">
          <w:rPr>
            <w:rFonts w:ascii="Times New Roman" w:hAnsi="Times New Roman"/>
            <w:sz w:val="24"/>
            <w:szCs w:val="24"/>
          </w:rPr>
          <w:delText>nearly 8</w:delText>
        </w:r>
      </w:del>
      <w:r w:rsidR="00490CB6">
        <w:rPr>
          <w:rFonts w:ascii="Times New Roman" w:hAnsi="Times New Roman"/>
          <w:sz w:val="24"/>
          <w:szCs w:val="24"/>
        </w:rPr>
        <w:t xml:space="preserve"> degrees Celsius (</w:t>
      </w:r>
      <w:ins w:id="23" w:author="Parks, Robbie M" w:date="2017-01-06T12:26:00Z">
        <w:r w:rsidR="00393A4F">
          <w:rPr>
            <w:rFonts w:ascii="Times New Roman" w:hAnsi="Times New Roman"/>
            <w:sz w:val="24"/>
            <w:szCs w:val="24"/>
          </w:rPr>
          <w:t>9.3</w:t>
        </w:r>
      </w:ins>
      <w:del w:id="24" w:author="Parks, Robbie M" w:date="2017-01-06T12:26:00Z">
        <w:r w:rsidR="00490CB6" w:rsidDel="00393A4F">
          <w:rPr>
            <w:rFonts w:ascii="Times New Roman" w:hAnsi="Times New Roman"/>
            <w:sz w:val="24"/>
            <w:szCs w:val="24"/>
          </w:rPr>
          <w:delText>8.1</w:delText>
        </w:r>
      </w:del>
      <w:r w:rsidR="00490CB6">
        <w:rPr>
          <w:rFonts w:ascii="Times New Roman" w:hAnsi="Times New Roman"/>
          <w:sz w:val="24"/>
          <w:szCs w:val="24"/>
        </w:rPr>
        <w:t xml:space="preserve"> in the South</w:t>
      </w:r>
      <w:ins w:id="25" w:author="Parks, Robbie M" w:date="2017-01-06T12:26:00Z">
        <w:r w:rsidR="00393A4F">
          <w:rPr>
            <w:rFonts w:ascii="Times New Roman" w:hAnsi="Times New Roman"/>
            <w:sz w:val="24"/>
            <w:szCs w:val="24"/>
          </w:rPr>
          <w:t>east</w:t>
        </w:r>
      </w:ins>
      <w:r w:rsidR="00490CB6">
        <w:rPr>
          <w:rFonts w:ascii="Times New Roman" w:hAnsi="Times New Roman"/>
          <w:sz w:val="24"/>
          <w:szCs w:val="24"/>
        </w:rPr>
        <w:t xml:space="preserve"> compared with </w:t>
      </w:r>
      <w:ins w:id="26" w:author="Parks, Robbie M" w:date="2017-01-06T12:26:00Z">
        <w:r w:rsidR="00B657EF">
          <w:rPr>
            <w:rFonts w:ascii="Times New Roman" w:hAnsi="Times New Roman"/>
            <w:sz w:val="24"/>
            <w:szCs w:val="24"/>
          </w:rPr>
          <w:t>-3.8</w:t>
        </w:r>
      </w:ins>
      <w:del w:id="27" w:author="Parks, Robbie M" w:date="2017-01-06T12:26:00Z">
        <w:r w:rsidR="00490CB6" w:rsidDel="00B657EF">
          <w:rPr>
            <w:rFonts w:ascii="Times New Roman" w:hAnsi="Times New Roman"/>
            <w:sz w:val="24"/>
            <w:szCs w:val="24"/>
          </w:rPr>
          <w:delText>0.2</w:delText>
        </w:r>
      </w:del>
      <w:r w:rsidR="00490CB6">
        <w:rPr>
          <w:rFonts w:ascii="Times New Roman" w:hAnsi="Times New Roman"/>
          <w:sz w:val="24"/>
          <w:szCs w:val="24"/>
        </w:rPr>
        <w:t xml:space="preserve"> in the North</w:t>
      </w:r>
      <w:ins w:id="28" w:author="Parks, Robbie M" w:date="2017-01-06T12:27:00Z">
        <w:r w:rsidR="005A2FD2">
          <w:rPr>
            <w:rFonts w:ascii="Times New Roman" w:hAnsi="Times New Roman"/>
            <w:sz w:val="24"/>
            <w:szCs w:val="24"/>
          </w:rPr>
          <w:t>east</w:t>
        </w:r>
      </w:ins>
      <w:del w:id="29" w:author="Parks, Robbie M" w:date="2017-01-06T12:27:00Z">
        <w:r w:rsidR="00490CB6" w:rsidDel="005A2FD2">
          <w:rPr>
            <w:rFonts w:ascii="Times New Roman" w:hAnsi="Times New Roman"/>
            <w:sz w:val="24"/>
            <w:szCs w:val="24"/>
          </w:rPr>
          <w:delText>west</w:delText>
        </w:r>
      </w:del>
      <w:r w:rsidR="00490CB6">
        <w:rPr>
          <w:rFonts w:ascii="Times New Roman" w:hAnsi="Times New Roman"/>
          <w:sz w:val="24"/>
          <w:szCs w:val="24"/>
        </w:rPr>
        <w:t>).</w:t>
      </w:r>
    </w:p>
    <w:p w14:paraId="463F44DB" w14:textId="77777777" w:rsidR="00D01AE8" w:rsidRPr="004278AA" w:rsidRDefault="00D01AE8" w:rsidP="00B938DB">
      <w:pPr>
        <w:spacing w:after="0" w:line="480" w:lineRule="auto"/>
        <w:rPr>
          <w:rFonts w:ascii="Times New Roman" w:hAnsi="Times New Roman"/>
          <w:sz w:val="24"/>
          <w:szCs w:val="24"/>
        </w:rPr>
      </w:pPr>
    </w:p>
    <w:p w14:paraId="7A82CA12" w14:textId="350A6D9F" w:rsidR="0007260F" w:rsidRDefault="0007260F" w:rsidP="00472EC1">
      <w:pPr>
        <w:spacing w:after="0" w:line="480" w:lineRule="auto"/>
        <w:rPr>
          <w:rFonts w:ascii="Times New Roman" w:hAnsi="Times New Roman"/>
          <w:sz w:val="24"/>
          <w:szCs w:val="24"/>
        </w:rPr>
      </w:pPr>
      <w:r w:rsidRPr="00F95411">
        <w:rPr>
          <w:rFonts w:ascii="Times New Roman" w:hAnsi="Times New Roman"/>
          <w:sz w:val="24"/>
          <w:szCs w:val="24"/>
        </w:rPr>
        <w:lastRenderedPageBreak/>
        <w:t xml:space="preserve">The </w:t>
      </w:r>
      <w:r w:rsidR="00032C07">
        <w:rPr>
          <w:rFonts w:ascii="Times New Roman" w:hAnsi="Times New Roman"/>
          <w:sz w:val="24"/>
          <w:szCs w:val="24"/>
        </w:rPr>
        <w:t>key</w:t>
      </w:r>
      <w:r w:rsidR="00032C07" w:rsidRPr="00F95411">
        <w:rPr>
          <w:rFonts w:ascii="Times New Roman" w:hAnsi="Times New Roman"/>
          <w:sz w:val="24"/>
          <w:szCs w:val="24"/>
        </w:rPr>
        <w:t xml:space="preserve"> </w:t>
      </w:r>
      <w:r w:rsidRPr="00F95411">
        <w:rPr>
          <w:rFonts w:ascii="Times New Roman" w:hAnsi="Times New Roman"/>
          <w:sz w:val="24"/>
          <w:szCs w:val="24"/>
        </w:rPr>
        <w:t>contribution of our study is</w:t>
      </w:r>
      <w:r>
        <w:rPr>
          <w:rFonts w:ascii="Times New Roman" w:hAnsi="Times New Roman"/>
          <w:sz w:val="24"/>
          <w:szCs w:val="24"/>
        </w:rPr>
        <w:t xml:space="preserve"> a comprehensive analysis of seasonality over three decades in relation to age, sex, </w:t>
      </w:r>
      <w:ins w:id="30" w:author="Parks, Robbie M" w:date="2017-01-06T12:27:00Z">
        <w:r w:rsidR="00F01033">
          <w:rPr>
            <w:rFonts w:ascii="Times New Roman" w:hAnsi="Times New Roman"/>
            <w:sz w:val="24"/>
            <w:szCs w:val="24"/>
          </w:rPr>
          <w:t xml:space="preserve">and </w:t>
        </w:r>
      </w:ins>
      <w:r>
        <w:rPr>
          <w:rFonts w:ascii="Times New Roman" w:hAnsi="Times New Roman"/>
          <w:sz w:val="24"/>
          <w:szCs w:val="24"/>
        </w:rPr>
        <w:t xml:space="preserve">geography. </w:t>
      </w:r>
      <w:del w:id="31" w:author="Parks, Robbie M" w:date="2017-01-06T12:27:00Z">
        <w:r w:rsidDel="00B80FF0">
          <w:rPr>
            <w:rFonts w:ascii="Times New Roman" w:hAnsi="Times New Roman"/>
            <w:sz w:val="24"/>
            <w:szCs w:val="24"/>
          </w:rPr>
          <w:delText>The comprehensive analysis</w:delText>
        </w:r>
      </w:del>
      <w:ins w:id="32" w:author="Parks, Robbie M" w:date="2017-01-06T12:27:00Z">
        <w:r w:rsidR="00B80FF0">
          <w:rPr>
            <w:rFonts w:ascii="Times New Roman" w:hAnsi="Times New Roman"/>
            <w:sz w:val="24"/>
            <w:szCs w:val="24"/>
          </w:rPr>
          <w:t>Analysing by these strata</w:t>
        </w:r>
      </w:ins>
      <w:r>
        <w:rPr>
          <w:rFonts w:ascii="Times New Roman" w:hAnsi="Times New Roman"/>
          <w:sz w:val="24"/>
          <w:szCs w:val="24"/>
        </w:rPr>
        <w:t xml:space="preserve"> allowed us to identify </w:t>
      </w:r>
      <w:r w:rsidRPr="00F95411">
        <w:rPr>
          <w:rFonts w:ascii="Times New Roman" w:hAnsi="Times New Roman"/>
          <w:sz w:val="24"/>
          <w:szCs w:val="24"/>
        </w:rPr>
        <w:t xml:space="preserve">distinct </w:t>
      </w:r>
      <w:r>
        <w:rPr>
          <w:rFonts w:ascii="Times New Roman" w:hAnsi="Times New Roman"/>
          <w:sz w:val="24"/>
          <w:szCs w:val="24"/>
        </w:rPr>
        <w:t xml:space="preserve">seasonal </w:t>
      </w:r>
      <w:r w:rsidRPr="00F95411">
        <w:rPr>
          <w:rFonts w:ascii="Times New Roman" w:hAnsi="Times New Roman"/>
          <w:sz w:val="24"/>
          <w:szCs w:val="24"/>
        </w:rPr>
        <w:t>behaviour</w:t>
      </w:r>
      <w:r>
        <w:rPr>
          <w:rFonts w:ascii="Times New Roman" w:hAnsi="Times New Roman"/>
          <w:sz w:val="24"/>
          <w:szCs w:val="24"/>
        </w:rPr>
        <w:t>s</w:t>
      </w:r>
      <w:r w:rsidRPr="00F95411">
        <w:rPr>
          <w:rFonts w:ascii="Times New Roman" w:hAnsi="Times New Roman"/>
          <w:sz w:val="24"/>
          <w:szCs w:val="24"/>
        </w:rPr>
        <w:t xml:space="preserve"> of</w:t>
      </w:r>
      <w:r>
        <w:rPr>
          <w:rFonts w:ascii="Times New Roman" w:hAnsi="Times New Roman"/>
          <w:sz w:val="24"/>
          <w:szCs w:val="24"/>
        </w:rPr>
        <w:t xml:space="preserve"> in relation to</w:t>
      </w:r>
      <w:r w:rsidRPr="00F95411">
        <w:rPr>
          <w:rFonts w:ascii="Times New Roman" w:hAnsi="Times New Roman"/>
          <w:sz w:val="24"/>
          <w:szCs w:val="24"/>
        </w:rPr>
        <w:t xml:space="preserve"> age</w:t>
      </w:r>
      <w:r>
        <w:rPr>
          <w:rFonts w:ascii="Times New Roman" w:hAnsi="Times New Roman"/>
          <w:sz w:val="24"/>
          <w:szCs w:val="24"/>
        </w:rPr>
        <w:t xml:space="preserve"> and</w:t>
      </w:r>
      <w:r w:rsidR="00F719C2">
        <w:rPr>
          <w:rFonts w:ascii="Times New Roman" w:hAnsi="Times New Roman"/>
          <w:sz w:val="24"/>
          <w:szCs w:val="24"/>
        </w:rPr>
        <w:t xml:space="preserve"> </w:t>
      </w:r>
      <w:r w:rsidRPr="00F95411">
        <w:rPr>
          <w:rFonts w:ascii="Times New Roman" w:hAnsi="Times New Roman"/>
          <w:sz w:val="24"/>
          <w:szCs w:val="24"/>
        </w:rPr>
        <w:t>sex</w:t>
      </w:r>
      <w:r>
        <w:rPr>
          <w:rFonts w:ascii="Times New Roman" w:hAnsi="Times New Roman"/>
          <w:sz w:val="24"/>
          <w:szCs w:val="24"/>
        </w:rPr>
        <w:t>, including the excess summer mortality in young men which typically goes unnoticed, and to establish that the behaviour</w:t>
      </w:r>
      <w:r w:rsidRPr="00F95411">
        <w:rPr>
          <w:rFonts w:ascii="Times New Roman" w:hAnsi="Times New Roman"/>
          <w:sz w:val="24"/>
          <w:szCs w:val="24"/>
        </w:rPr>
        <w:t xml:space="preserve"> is broadly consistent sub-nationally. </w:t>
      </w:r>
      <w:r>
        <w:rPr>
          <w:rFonts w:ascii="Times New Roman" w:hAnsi="Times New Roman"/>
          <w:sz w:val="24"/>
          <w:szCs w:val="24"/>
        </w:rPr>
        <w:t>In a novel approach to m</w:t>
      </w:r>
      <w:r w:rsidR="00D01CEF">
        <w:rPr>
          <w:rFonts w:ascii="Times New Roman" w:hAnsi="Times New Roman"/>
          <w:sz w:val="24"/>
          <w:szCs w:val="24"/>
        </w:rPr>
        <w:t>ortality seasonality, we used</w:t>
      </w:r>
      <w:r>
        <w:rPr>
          <w:rFonts w:ascii="Times New Roman" w:hAnsi="Times New Roman"/>
          <w:sz w:val="24"/>
          <w:szCs w:val="24"/>
        </w:rPr>
        <w:t xml:space="preserve"> </w:t>
      </w:r>
      <w:r w:rsidRPr="00F95411">
        <w:rPr>
          <w:rFonts w:ascii="Times New Roman" w:hAnsi="Times New Roman"/>
          <w:sz w:val="24"/>
          <w:szCs w:val="24"/>
        </w:rPr>
        <w:t>wavelet and centre of gravity analys</w:t>
      </w:r>
      <w:r>
        <w:rPr>
          <w:rFonts w:ascii="Times New Roman" w:hAnsi="Times New Roman"/>
          <w:sz w:val="24"/>
          <w:szCs w:val="24"/>
        </w:rPr>
        <w:t>e</w:t>
      </w:r>
      <w:r w:rsidRPr="00F95411">
        <w:rPr>
          <w:rFonts w:ascii="Times New Roman" w:hAnsi="Times New Roman"/>
          <w:sz w:val="24"/>
          <w:szCs w:val="24"/>
        </w:rPr>
        <w:t>s</w:t>
      </w:r>
      <w:r w:rsidR="0028660C">
        <w:rPr>
          <w:rFonts w:ascii="Times New Roman" w:hAnsi="Times New Roman"/>
          <w:sz w:val="24"/>
          <w:szCs w:val="24"/>
        </w:rPr>
        <w:t xml:space="preserve">, which are techniques </w:t>
      </w:r>
      <w:r>
        <w:rPr>
          <w:rFonts w:ascii="Times New Roman" w:hAnsi="Times New Roman"/>
          <w:sz w:val="24"/>
          <w:szCs w:val="24"/>
        </w:rPr>
        <w:t xml:space="preserve">designed to identify the presence and characteristics of periodicity in time series data, including how it changes </w:t>
      </w:r>
      <w:r w:rsidR="00671506">
        <w:rPr>
          <w:rFonts w:ascii="Times New Roman" w:hAnsi="Times New Roman"/>
          <w:sz w:val="24"/>
          <w:szCs w:val="24"/>
        </w:rPr>
        <w:t xml:space="preserve">or disappears </w:t>
      </w:r>
      <w:r>
        <w:rPr>
          <w:rFonts w:ascii="Times New Roman" w:hAnsi="Times New Roman"/>
          <w:sz w:val="24"/>
          <w:szCs w:val="24"/>
        </w:rPr>
        <w:t>over time</w:t>
      </w:r>
      <w:r w:rsidRPr="00F95411">
        <w:rPr>
          <w:rFonts w:ascii="Times New Roman" w:hAnsi="Times New Roman"/>
          <w:sz w:val="24"/>
          <w:szCs w:val="24"/>
        </w:rPr>
        <w:t xml:space="preserve">. </w:t>
      </w:r>
      <w:r w:rsidR="00AD2EAA">
        <w:rPr>
          <w:rFonts w:ascii="Times New Roman" w:hAnsi="Times New Roman"/>
          <w:sz w:val="24"/>
          <w:szCs w:val="24"/>
        </w:rPr>
        <w:t>Insights of this kind</w:t>
      </w:r>
      <w:r w:rsidRPr="00F95411">
        <w:rPr>
          <w:rFonts w:ascii="Times New Roman" w:hAnsi="Times New Roman"/>
          <w:sz w:val="24"/>
          <w:szCs w:val="24"/>
        </w:rPr>
        <w:t xml:space="preserve"> would not have been possible analysing data averaged ov</w:t>
      </w:r>
      <w:r w:rsidR="0028660C">
        <w:rPr>
          <w:rFonts w:ascii="Times New Roman" w:hAnsi="Times New Roman"/>
          <w:sz w:val="24"/>
          <w:szCs w:val="24"/>
        </w:rPr>
        <w:t xml:space="preserve">er time or fixed to </w:t>
      </w:r>
      <w:r w:rsidR="003F41EC">
        <w:rPr>
          <w:rFonts w:ascii="Times New Roman" w:hAnsi="Times New Roman"/>
          <w:sz w:val="24"/>
          <w:szCs w:val="24"/>
        </w:rPr>
        <w:t xml:space="preserve">set </w:t>
      </w:r>
      <w:r w:rsidRPr="00F95411">
        <w:rPr>
          <w:rFonts w:ascii="Times New Roman" w:hAnsi="Times New Roman"/>
          <w:sz w:val="24"/>
          <w:szCs w:val="24"/>
        </w:rPr>
        <w:t xml:space="preserve">frequencies. </w:t>
      </w:r>
    </w:p>
    <w:p w14:paraId="068F1558" w14:textId="77777777" w:rsidR="0007260F" w:rsidRPr="00F95411" w:rsidRDefault="0007260F" w:rsidP="006A5826">
      <w:pPr>
        <w:spacing w:after="0" w:line="480" w:lineRule="auto"/>
        <w:outlineLvl w:val="0"/>
        <w:rPr>
          <w:rFonts w:ascii="Times New Roman" w:hAnsi="Times New Roman"/>
          <w:sz w:val="24"/>
          <w:szCs w:val="24"/>
        </w:rPr>
      </w:pPr>
    </w:p>
    <w:p w14:paraId="3A328DBC" w14:textId="6DD331AA" w:rsidR="0007260F" w:rsidRDefault="0007260F" w:rsidP="006A5826">
      <w:pPr>
        <w:spacing w:after="0" w:line="480" w:lineRule="auto"/>
        <w:outlineLvl w:val="0"/>
        <w:rPr>
          <w:rFonts w:ascii="Times New Roman" w:hAnsi="Times New Roman"/>
          <w:sz w:val="24"/>
          <w:szCs w:val="24"/>
        </w:rPr>
      </w:pPr>
      <w:r w:rsidRPr="00E13578">
        <w:rPr>
          <w:rFonts w:ascii="Times New Roman" w:hAnsi="Times New Roman"/>
          <w:sz w:val="24"/>
          <w:szCs w:val="24"/>
        </w:rPr>
        <w:t xml:space="preserve">The </w:t>
      </w:r>
      <w:r w:rsidR="00D14671">
        <w:rPr>
          <w:rFonts w:ascii="Times New Roman" w:hAnsi="Times New Roman"/>
          <w:sz w:val="24"/>
          <w:szCs w:val="24"/>
        </w:rPr>
        <w:t>main</w:t>
      </w:r>
      <w:r w:rsidR="00D14671" w:rsidRPr="00E13578">
        <w:rPr>
          <w:rFonts w:ascii="Times New Roman" w:hAnsi="Times New Roman"/>
          <w:sz w:val="24"/>
          <w:szCs w:val="24"/>
        </w:rPr>
        <w:t xml:space="preserve"> </w:t>
      </w:r>
      <w:r w:rsidRPr="00E13578">
        <w:rPr>
          <w:rFonts w:ascii="Times New Roman" w:hAnsi="Times New Roman"/>
          <w:sz w:val="24"/>
          <w:szCs w:val="24"/>
        </w:rPr>
        <w:t xml:space="preserve">limitation </w:t>
      </w:r>
      <w:r w:rsidR="00D14671">
        <w:rPr>
          <w:rFonts w:ascii="Times New Roman" w:hAnsi="Times New Roman"/>
          <w:sz w:val="24"/>
          <w:szCs w:val="24"/>
        </w:rPr>
        <w:t>of</w:t>
      </w:r>
      <w:r w:rsidR="00D14671" w:rsidRPr="00E13578">
        <w:rPr>
          <w:rFonts w:ascii="Times New Roman" w:hAnsi="Times New Roman"/>
          <w:sz w:val="24"/>
          <w:szCs w:val="24"/>
        </w:rPr>
        <w:t xml:space="preserve"> </w:t>
      </w:r>
      <w:r w:rsidRPr="00E13578">
        <w:rPr>
          <w:rFonts w:ascii="Times New Roman" w:hAnsi="Times New Roman"/>
          <w:sz w:val="24"/>
          <w:szCs w:val="24"/>
        </w:rPr>
        <w:t>our study</w:t>
      </w:r>
      <w:r>
        <w:rPr>
          <w:rFonts w:ascii="Times New Roman" w:hAnsi="Times New Roman"/>
          <w:sz w:val="24"/>
          <w:szCs w:val="24"/>
        </w:rPr>
        <w:t xml:space="preserve"> is that we have analysed </w:t>
      </w:r>
      <w:r w:rsidRPr="00E13578">
        <w:rPr>
          <w:rFonts w:ascii="Times New Roman" w:hAnsi="Times New Roman"/>
          <w:sz w:val="24"/>
          <w:szCs w:val="24"/>
        </w:rPr>
        <w:t xml:space="preserve">all-cause mortality. </w:t>
      </w:r>
      <w:r>
        <w:rPr>
          <w:rFonts w:ascii="Times New Roman" w:hAnsi="Times New Roman"/>
          <w:sz w:val="24"/>
          <w:szCs w:val="24"/>
        </w:rPr>
        <w:t>Different diseases and injuries may be differentially affected by environmental and behavioural factors associated with season and hence differ in their seasonal behaviour. For example, suicides have been found to peak in early spring,</w:t>
      </w:r>
      <w:r>
        <w:rPr>
          <w:rFonts w:ascii="Times New Roman" w:hAnsi="Times New Roman"/>
          <w:sz w:val="24"/>
          <w:szCs w:val="24"/>
        </w:rPr>
        <w:fldChar w:fldCharType="begin"/>
      </w:r>
      <w:r w:rsidR="008B1C81">
        <w:rPr>
          <w:rFonts w:ascii="Times New Roman" w:hAnsi="Times New Roman"/>
          <w:sz w:val="24"/>
          <w:szCs w:val="24"/>
        </w:rPr>
        <w:instrText xml:space="preserve"> ADDIN EN.CITE &lt;EndNote&gt;&lt;Cite&gt;&lt;Author&gt;Feinstein&lt;/Author&gt;&lt;Year&gt;2002&lt;/Year&gt;&lt;RecNum&gt;361&lt;/RecNum&gt;&lt;DisplayText&gt;&lt;style face="superscript"&gt;7,19&lt;/style&gt;&lt;/DisplayText&gt;&lt;record&gt;&lt;rec-number&gt;361&lt;/rec-number&gt;&lt;foreign-keys&gt;&lt;key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Cite&gt;&lt;Author&gt;Trudeau&lt;/Author&gt;&lt;Year&gt;1997&lt;/Year&gt;&lt;RecNum&gt;565&lt;/RecNum&gt;&lt;record&gt;&lt;rec-number&gt;565&lt;/rec-number&gt;&lt;foreign-keys&gt;&lt;key app="EN" db-id="t0tw0zzvgt0wf4erero5steu5rx5tpas22wa" timestamp="1480353753"&gt;565&lt;/key&gt;&lt;/foreign-keys&gt;&lt;ref-type name="Journal Article"&gt;17&lt;/ref-type&gt;&lt;contributors&gt;&lt;authors&gt;&lt;author&gt;Trudeau, Richard&lt;/author&gt;&lt;/authors&gt;&lt;/contributors&gt;&lt;titles&gt;&lt;title&gt;Monthly and daily patterns of death&lt;/title&gt;&lt;secondary-title&gt;Health Reports-Statistics Canada&lt;/secondary-title&gt;&lt;/titles&gt;&lt;periodical&gt;&lt;full-title&gt;HEALTH REPORTS-STATISTICS CANADA&lt;/full-title&gt;&lt;/periodical&gt;&lt;pages&gt;43-52&lt;/pages&gt;&lt;volume&gt;9&lt;/volume&gt;&lt;dates&gt;&lt;year&gt;1997&lt;/year&gt;&lt;/dates&gt;&lt;isbn&gt;0840-6529&lt;/isbn&gt;&lt;urls&gt;&lt;/urls&gt;&lt;/record&gt;&lt;/Cite&gt;&lt;/EndNote&gt;</w:instrText>
      </w:r>
      <w:r>
        <w:rPr>
          <w:rFonts w:ascii="Times New Roman" w:hAnsi="Times New Roman"/>
          <w:sz w:val="24"/>
          <w:szCs w:val="24"/>
        </w:rPr>
        <w:fldChar w:fldCharType="separate"/>
      </w:r>
      <w:r w:rsidR="00BF3B32" w:rsidRPr="00BF3B32">
        <w:rPr>
          <w:rFonts w:ascii="Times New Roman" w:hAnsi="Times New Roman"/>
          <w:noProof/>
          <w:sz w:val="24"/>
          <w:szCs w:val="24"/>
          <w:vertAlign w:val="superscript"/>
        </w:rPr>
        <w:t>7,19</w:t>
      </w:r>
      <w:r>
        <w:rPr>
          <w:rFonts w:ascii="Times New Roman" w:hAnsi="Times New Roman"/>
          <w:sz w:val="24"/>
          <w:szCs w:val="24"/>
        </w:rPr>
        <w:fldChar w:fldCharType="end"/>
      </w:r>
      <w:r>
        <w:rPr>
          <w:rFonts w:ascii="Times New Roman" w:hAnsi="Times New Roman"/>
          <w:sz w:val="24"/>
          <w:szCs w:val="24"/>
        </w:rPr>
        <w:t xml:space="preserve"> and cardiovascular disease</w:t>
      </w:r>
      <w:r w:rsidR="00B71A20">
        <w:rPr>
          <w:rFonts w:ascii="Times New Roman" w:hAnsi="Times New Roman"/>
          <w:sz w:val="24"/>
          <w:szCs w:val="24"/>
        </w:rPr>
        <w:t xml:space="preserve"> mortality</w:t>
      </w:r>
      <w:r>
        <w:rPr>
          <w:rFonts w:ascii="Times New Roman" w:hAnsi="Times New Roman"/>
          <w:sz w:val="24"/>
          <w:szCs w:val="24"/>
        </w:rPr>
        <w:t xml:space="preserve"> may peak earlier in the winter than that from respiratory conditions.</w:t>
      </w:r>
      <w:r>
        <w:rPr>
          <w:rFonts w:ascii="Times New Roman" w:hAnsi="Times New Roman"/>
          <w:sz w:val="24"/>
          <w:szCs w:val="24"/>
        </w:rPr>
        <w:fldChar w:fldCharType="begin"/>
      </w:r>
      <w:r w:rsidR="00BF3B32">
        <w:rPr>
          <w:rFonts w:ascii="Times New Roman" w:hAnsi="Times New Roman"/>
          <w:sz w:val="24"/>
          <w:szCs w:val="24"/>
        </w:rPr>
        <w:instrText xml:space="preserve"> ADDIN EN.CITE &lt;EndNote&gt;&lt;Cite&gt;&lt;Author&gt;Mackenbach&lt;/Author&gt;&lt;Year&gt;1992&lt;/Year&gt;&lt;RecNum&gt;457&lt;/RecNum&gt;&lt;DisplayText&gt;&lt;style face="superscript"&gt;17&lt;/style&gt;&lt;/DisplayText&gt;&lt;record&gt;&lt;rec-number&gt;457&lt;/rec-number&gt;&lt;foreign-keys&gt;&lt;key app="EN" db-id="t0tw0zzvgt0wf4erero5steu5rx5tpas22wa" timestamp="1480334390"&gt;457&lt;/key&gt;&lt;/foreign-keys&gt;&lt;ref-type name="Journal Article"&gt;17&lt;/ref-type&gt;&lt;contributors&gt;&lt;authors&gt;&lt;author&gt;Mackenbach, JP&lt;/author&gt;&lt;author&gt;Kunst, AE&lt;/author&gt;&lt;author&gt;Looman, CW&lt;/author&gt;&lt;/authors&gt;&lt;/contributors&gt;&lt;titles&gt;&lt;title&gt;Seasonal variation in mortality in The Netherlands&lt;/title&gt;&lt;secondary-title&gt;Journal of Epidemiology and Community Health&lt;/secondary-title&gt;&lt;/titles&gt;&lt;periodical&gt;&lt;full-title&gt;Journal of Epidemiology and Community Health&lt;/full-title&gt;&lt;/periodical&gt;&lt;pages&gt;261-265&lt;/pages&gt;&lt;volume&gt;46&lt;/volume&gt;&lt;number&gt;3&lt;/number&gt;&lt;dates&gt;&lt;year&gt;1992&lt;/year&gt;&lt;/dates&gt;&lt;isbn&gt;1470-2738&lt;/isbn&gt;&lt;urls&gt;&lt;/urls&gt;&lt;/record&gt;&lt;/Cite&gt;&lt;/EndNote&gt;</w:instrText>
      </w:r>
      <w:r>
        <w:rPr>
          <w:rFonts w:ascii="Times New Roman" w:hAnsi="Times New Roman"/>
          <w:sz w:val="24"/>
          <w:szCs w:val="24"/>
        </w:rPr>
        <w:fldChar w:fldCharType="separate"/>
      </w:r>
      <w:r w:rsidR="00BF3B32" w:rsidRPr="00BF3B32">
        <w:rPr>
          <w:rFonts w:ascii="Times New Roman" w:hAnsi="Times New Roman"/>
          <w:noProof/>
          <w:sz w:val="24"/>
          <w:szCs w:val="24"/>
          <w:vertAlign w:val="superscript"/>
        </w:rPr>
        <w:t>17</w:t>
      </w:r>
      <w:r>
        <w:rPr>
          <w:rFonts w:ascii="Times New Roman" w:hAnsi="Times New Roman"/>
          <w:sz w:val="24"/>
          <w:szCs w:val="24"/>
        </w:rPr>
        <w:fldChar w:fldCharType="end"/>
      </w:r>
      <w:r>
        <w:rPr>
          <w:rFonts w:ascii="Times New Roman" w:hAnsi="Times New Roman"/>
          <w:sz w:val="24"/>
          <w:szCs w:val="24"/>
        </w:rPr>
        <w:t xml:space="preserve"> In </w:t>
      </w:r>
      <w:r w:rsidR="00DC5874">
        <w:rPr>
          <w:rFonts w:ascii="Times New Roman" w:hAnsi="Times New Roman"/>
          <w:sz w:val="24"/>
          <w:szCs w:val="24"/>
        </w:rPr>
        <w:t xml:space="preserve">contrast </w:t>
      </w:r>
      <w:r>
        <w:rPr>
          <w:rFonts w:ascii="Times New Roman" w:hAnsi="Times New Roman"/>
          <w:sz w:val="24"/>
          <w:szCs w:val="24"/>
        </w:rPr>
        <w:t>deaths from cancer show little or no seasonality.</w:t>
      </w:r>
      <w:r>
        <w:rPr>
          <w:rFonts w:ascii="Times New Roman" w:hAnsi="Times New Roman"/>
          <w:sz w:val="24"/>
          <w:szCs w:val="24"/>
        </w:rPr>
        <w:fldChar w:fldCharType="begin"/>
      </w:r>
      <w:r w:rsidR="00BF3B32">
        <w:rPr>
          <w:rFonts w:ascii="Times New Roman" w:hAnsi="Times New Roman"/>
          <w:sz w:val="24"/>
          <w:szCs w:val="24"/>
        </w:rPr>
        <w:instrText xml:space="preserve"> ADDIN EN.CITE &lt;EndNote&gt;&lt;Cite&gt;&lt;Author&gt;Rosenwaike&lt;/Author&gt;&lt;Year&gt;1966&lt;/Year&gt;&lt;RecNum&gt;355&lt;/RecNum&gt;&lt;DisplayText&gt;&lt;style face="superscript"&gt;16&lt;/style&gt;&lt;/DisplayText&gt;&lt;record&gt;&lt;rec-number&gt;355&lt;/rec-number&gt;&lt;foreign-keys&gt;&lt;key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EndNote&gt;</w:instrText>
      </w:r>
      <w:r>
        <w:rPr>
          <w:rFonts w:ascii="Times New Roman" w:hAnsi="Times New Roman"/>
          <w:sz w:val="24"/>
          <w:szCs w:val="24"/>
        </w:rPr>
        <w:fldChar w:fldCharType="separate"/>
      </w:r>
      <w:r w:rsidR="00BF3B32" w:rsidRPr="00BF3B32">
        <w:rPr>
          <w:rFonts w:ascii="Times New Roman" w:hAnsi="Times New Roman"/>
          <w:noProof/>
          <w:sz w:val="24"/>
          <w:szCs w:val="24"/>
          <w:vertAlign w:val="superscript"/>
        </w:rPr>
        <w:t>16</w:t>
      </w:r>
      <w:r>
        <w:rPr>
          <w:rFonts w:ascii="Times New Roman" w:hAnsi="Times New Roman"/>
          <w:sz w:val="24"/>
          <w:szCs w:val="24"/>
        </w:rPr>
        <w:fldChar w:fldCharType="end"/>
      </w:r>
      <w:r>
        <w:rPr>
          <w:rFonts w:ascii="Times New Roman" w:hAnsi="Times New Roman"/>
          <w:sz w:val="24"/>
          <w:szCs w:val="24"/>
        </w:rPr>
        <w:t xml:space="preserve"> </w:t>
      </w:r>
      <w:r w:rsidR="00DC5874">
        <w:rPr>
          <w:rFonts w:ascii="Times New Roman" w:hAnsi="Times New Roman"/>
          <w:sz w:val="24"/>
          <w:szCs w:val="24"/>
        </w:rPr>
        <w:t>A</w:t>
      </w:r>
      <w:r>
        <w:rPr>
          <w:rFonts w:ascii="Times New Roman" w:hAnsi="Times New Roman"/>
          <w:sz w:val="24"/>
          <w:szCs w:val="24"/>
        </w:rPr>
        <w:t xml:space="preserve">ll-cause mortality measures total mortality burden, and </w:t>
      </w:r>
      <w:ins w:id="33" w:author="Parks, Robbie M" w:date="2017-01-06T12:30:00Z">
        <w:r w:rsidR="00475BFB">
          <w:rPr>
            <w:rFonts w:ascii="Times New Roman" w:hAnsi="Times New Roman"/>
            <w:sz w:val="24"/>
            <w:szCs w:val="24"/>
          </w:rPr>
          <w:t xml:space="preserve">therefore has the advantage that it </w:t>
        </w:r>
      </w:ins>
      <w:r>
        <w:rPr>
          <w:rFonts w:ascii="Times New Roman" w:hAnsi="Times New Roman"/>
          <w:sz w:val="24"/>
          <w:szCs w:val="24"/>
        </w:rPr>
        <w:t>is not affected by errors and variations over time and space in assignment of cause of death</w:t>
      </w:r>
      <w:r w:rsidR="00DC5874">
        <w:rPr>
          <w:rFonts w:ascii="Times New Roman" w:hAnsi="Times New Roman"/>
          <w:sz w:val="24"/>
          <w:szCs w:val="24"/>
        </w:rPr>
        <w:t xml:space="preserve">. Nonetheless </w:t>
      </w:r>
      <w:r>
        <w:rPr>
          <w:rFonts w:ascii="Times New Roman" w:hAnsi="Times New Roman"/>
          <w:sz w:val="24"/>
          <w:szCs w:val="24"/>
        </w:rPr>
        <w:t>future work should</w:t>
      </w:r>
      <w:r w:rsidRPr="00E13578">
        <w:rPr>
          <w:rFonts w:ascii="Times New Roman" w:hAnsi="Times New Roman"/>
          <w:sz w:val="24"/>
          <w:szCs w:val="24"/>
        </w:rPr>
        <w:t xml:space="preserve"> </w:t>
      </w:r>
      <w:r>
        <w:rPr>
          <w:rFonts w:ascii="Times New Roman" w:hAnsi="Times New Roman"/>
          <w:sz w:val="24"/>
          <w:szCs w:val="24"/>
        </w:rPr>
        <w:t>apply our methods</w:t>
      </w:r>
      <w:r w:rsidRPr="00E13578">
        <w:rPr>
          <w:rFonts w:ascii="Times New Roman" w:hAnsi="Times New Roman"/>
          <w:sz w:val="24"/>
          <w:szCs w:val="24"/>
        </w:rPr>
        <w:t xml:space="preserve"> </w:t>
      </w:r>
      <w:r>
        <w:rPr>
          <w:rFonts w:ascii="Times New Roman" w:hAnsi="Times New Roman"/>
          <w:sz w:val="24"/>
          <w:szCs w:val="24"/>
        </w:rPr>
        <w:t>to</w:t>
      </w:r>
      <w:r w:rsidRPr="00E13578">
        <w:rPr>
          <w:rFonts w:ascii="Times New Roman" w:hAnsi="Times New Roman"/>
          <w:sz w:val="24"/>
          <w:szCs w:val="24"/>
        </w:rPr>
        <w:t xml:space="preserve"> specific causes of death</w:t>
      </w:r>
      <w:r>
        <w:rPr>
          <w:rFonts w:ascii="Times New Roman" w:hAnsi="Times New Roman"/>
          <w:sz w:val="24"/>
          <w:szCs w:val="24"/>
        </w:rPr>
        <w:t xml:space="preserve"> that have public health importance or known interventions</w:t>
      </w:r>
      <w:r w:rsidRPr="00E13578">
        <w:rPr>
          <w:rFonts w:ascii="Times New Roman" w:hAnsi="Times New Roman"/>
          <w:sz w:val="24"/>
          <w:szCs w:val="24"/>
        </w:rPr>
        <w:t>.</w:t>
      </w:r>
      <w:r w:rsidRPr="00E13578" w:rsidDel="009F79BF">
        <w:rPr>
          <w:rFonts w:ascii="Times New Roman" w:hAnsi="Times New Roman"/>
          <w:sz w:val="24"/>
          <w:szCs w:val="24"/>
        </w:rPr>
        <w:t xml:space="preserve"> </w:t>
      </w:r>
    </w:p>
    <w:p w14:paraId="28D18867" w14:textId="77777777" w:rsidR="001A0C5A" w:rsidRPr="00F95411" w:rsidRDefault="001A0C5A" w:rsidP="006A5826">
      <w:pPr>
        <w:spacing w:after="0" w:line="480" w:lineRule="auto"/>
        <w:outlineLvl w:val="0"/>
        <w:rPr>
          <w:rFonts w:ascii="Times New Roman" w:hAnsi="Times New Roman"/>
          <w:sz w:val="24"/>
          <w:szCs w:val="24"/>
        </w:rPr>
      </w:pPr>
    </w:p>
    <w:p w14:paraId="6D7A3BC1" w14:textId="2EC9DB12" w:rsidR="00510715" w:rsidRDefault="0007260F" w:rsidP="006A5826">
      <w:pPr>
        <w:spacing w:after="0" w:line="480" w:lineRule="auto"/>
        <w:outlineLvl w:val="0"/>
        <w:rPr>
          <w:rFonts w:ascii="Times New Roman" w:hAnsi="Times New Roman"/>
          <w:sz w:val="24"/>
          <w:szCs w:val="24"/>
        </w:rPr>
      </w:pPr>
      <w:r w:rsidRPr="00F95411">
        <w:rPr>
          <w:rFonts w:ascii="Times New Roman" w:hAnsi="Times New Roman"/>
          <w:sz w:val="24"/>
          <w:szCs w:val="24"/>
        </w:rPr>
        <w:t xml:space="preserve">Our study framework and methods can also be applied to other countries with </w:t>
      </w:r>
      <w:r w:rsidR="00907217">
        <w:rPr>
          <w:rFonts w:ascii="Times New Roman" w:hAnsi="Times New Roman"/>
          <w:sz w:val="24"/>
          <w:szCs w:val="24"/>
        </w:rPr>
        <w:t xml:space="preserve">time- and </w:t>
      </w:r>
      <w:r w:rsidRPr="00F95411">
        <w:rPr>
          <w:rFonts w:ascii="Times New Roman" w:hAnsi="Times New Roman"/>
          <w:sz w:val="24"/>
          <w:szCs w:val="24"/>
        </w:rPr>
        <w:t xml:space="preserve">geo-coded </w:t>
      </w:r>
      <w:r w:rsidR="006F03EA">
        <w:rPr>
          <w:rFonts w:ascii="Times New Roman" w:hAnsi="Times New Roman"/>
          <w:sz w:val="24"/>
          <w:szCs w:val="24"/>
        </w:rPr>
        <w:t>death</w:t>
      </w:r>
      <w:r w:rsidRPr="00F95411">
        <w:rPr>
          <w:rFonts w:ascii="Times New Roman" w:hAnsi="Times New Roman"/>
          <w:sz w:val="24"/>
          <w:szCs w:val="24"/>
        </w:rPr>
        <w:t xml:space="preserve"> records. </w:t>
      </w:r>
      <w:r w:rsidR="0026280A">
        <w:rPr>
          <w:rFonts w:ascii="Times New Roman" w:hAnsi="Times New Roman"/>
          <w:sz w:val="24"/>
          <w:szCs w:val="24"/>
        </w:rPr>
        <w:t>S</w:t>
      </w:r>
      <w:r w:rsidR="00907217">
        <w:rPr>
          <w:rFonts w:ascii="Times New Roman" w:hAnsi="Times New Roman"/>
          <w:sz w:val="24"/>
          <w:szCs w:val="24"/>
        </w:rPr>
        <w:t>uch data are</w:t>
      </w:r>
      <w:r w:rsidRPr="00F95411">
        <w:rPr>
          <w:rFonts w:ascii="Times New Roman" w:hAnsi="Times New Roman"/>
          <w:sz w:val="24"/>
          <w:szCs w:val="24"/>
        </w:rPr>
        <w:t xml:space="preserve"> available in high-income and some middle-income countries. It would be of further interest to </w:t>
      </w:r>
      <w:r w:rsidR="00907217">
        <w:rPr>
          <w:rFonts w:ascii="Times New Roman" w:hAnsi="Times New Roman"/>
          <w:sz w:val="24"/>
          <w:szCs w:val="24"/>
        </w:rPr>
        <w:t>compare</w:t>
      </w:r>
      <w:r w:rsidRPr="00F95411">
        <w:rPr>
          <w:rFonts w:ascii="Times New Roman" w:hAnsi="Times New Roman"/>
          <w:sz w:val="24"/>
          <w:szCs w:val="24"/>
        </w:rPr>
        <w:t xml:space="preserve"> </w:t>
      </w:r>
      <w:r w:rsidR="00907217">
        <w:rPr>
          <w:rFonts w:ascii="Times New Roman" w:hAnsi="Times New Roman"/>
          <w:sz w:val="24"/>
          <w:szCs w:val="24"/>
        </w:rPr>
        <w:t>seasonality</w:t>
      </w:r>
      <w:r w:rsidR="00907217" w:rsidRPr="00F95411">
        <w:rPr>
          <w:rFonts w:ascii="Times New Roman" w:hAnsi="Times New Roman"/>
          <w:sz w:val="24"/>
          <w:szCs w:val="24"/>
        </w:rPr>
        <w:t xml:space="preserve"> </w:t>
      </w:r>
      <w:r w:rsidR="00B71A20">
        <w:rPr>
          <w:rFonts w:ascii="Times New Roman" w:hAnsi="Times New Roman"/>
          <w:sz w:val="24"/>
          <w:szCs w:val="24"/>
        </w:rPr>
        <w:t xml:space="preserve">by other population characteristics, e.g., </w:t>
      </w:r>
      <w:r w:rsidRPr="00F95411">
        <w:rPr>
          <w:rFonts w:ascii="Times New Roman" w:hAnsi="Times New Roman"/>
          <w:sz w:val="24"/>
          <w:szCs w:val="24"/>
        </w:rPr>
        <w:t xml:space="preserve">between urban and rural </w:t>
      </w:r>
      <w:r w:rsidR="00B71A20">
        <w:rPr>
          <w:rFonts w:ascii="Times New Roman" w:hAnsi="Times New Roman"/>
          <w:sz w:val="24"/>
          <w:szCs w:val="24"/>
        </w:rPr>
        <w:t>areas</w:t>
      </w:r>
      <w:r w:rsidRPr="00F95411">
        <w:rPr>
          <w:rFonts w:ascii="Times New Roman" w:hAnsi="Times New Roman"/>
          <w:sz w:val="24"/>
          <w:szCs w:val="24"/>
        </w:rPr>
        <w:t xml:space="preserve">, </w:t>
      </w:r>
      <w:r w:rsidR="00907217">
        <w:rPr>
          <w:rFonts w:ascii="Times New Roman" w:hAnsi="Times New Roman"/>
          <w:sz w:val="24"/>
          <w:szCs w:val="24"/>
        </w:rPr>
        <w:t>or in relation to</w:t>
      </w:r>
      <w:r w:rsidRPr="00F95411">
        <w:rPr>
          <w:rFonts w:ascii="Times New Roman" w:hAnsi="Times New Roman"/>
          <w:sz w:val="24"/>
          <w:szCs w:val="24"/>
        </w:rPr>
        <w:t xml:space="preserve"> socio-economic status. </w:t>
      </w:r>
      <w:r w:rsidR="001C52F1">
        <w:rPr>
          <w:rFonts w:ascii="Times New Roman" w:hAnsi="Times New Roman"/>
          <w:sz w:val="24"/>
          <w:szCs w:val="24"/>
        </w:rPr>
        <w:t>Further</w:t>
      </w:r>
      <w:r w:rsidR="009B67A3">
        <w:rPr>
          <w:rFonts w:ascii="Times New Roman" w:hAnsi="Times New Roman"/>
          <w:sz w:val="24"/>
          <w:szCs w:val="24"/>
        </w:rPr>
        <w:t xml:space="preserve">, </w:t>
      </w:r>
      <w:r w:rsidR="00510715">
        <w:rPr>
          <w:rFonts w:ascii="Times New Roman" w:hAnsi="Times New Roman"/>
          <w:sz w:val="24"/>
          <w:szCs w:val="24"/>
        </w:rPr>
        <w:t>w</w:t>
      </w:r>
      <w:r w:rsidR="00341626">
        <w:rPr>
          <w:rFonts w:ascii="Times New Roman" w:hAnsi="Times New Roman"/>
          <w:sz w:val="24"/>
          <w:szCs w:val="24"/>
        </w:rPr>
        <w:t xml:space="preserve">e can use </w:t>
      </w:r>
      <w:r w:rsidR="001903A4">
        <w:rPr>
          <w:rFonts w:ascii="Times New Roman" w:hAnsi="Times New Roman"/>
          <w:sz w:val="24"/>
          <w:szCs w:val="24"/>
        </w:rPr>
        <w:t>our analytical</w:t>
      </w:r>
      <w:r w:rsidR="00341626">
        <w:rPr>
          <w:rFonts w:ascii="Times New Roman" w:hAnsi="Times New Roman"/>
          <w:sz w:val="24"/>
          <w:szCs w:val="24"/>
        </w:rPr>
        <w:t xml:space="preserve"> framework to </w:t>
      </w:r>
      <w:r w:rsidR="001903A4">
        <w:rPr>
          <w:rFonts w:ascii="Times New Roman" w:hAnsi="Times New Roman"/>
          <w:sz w:val="24"/>
          <w:szCs w:val="24"/>
        </w:rPr>
        <w:t xml:space="preserve">investigate </w:t>
      </w:r>
      <w:r w:rsidR="00341626">
        <w:rPr>
          <w:rFonts w:ascii="Times New Roman" w:hAnsi="Times New Roman"/>
          <w:sz w:val="24"/>
          <w:szCs w:val="24"/>
        </w:rPr>
        <w:t xml:space="preserve">the </w:t>
      </w:r>
      <w:r w:rsidR="00004579">
        <w:rPr>
          <w:rFonts w:ascii="Times New Roman" w:hAnsi="Times New Roman"/>
          <w:sz w:val="24"/>
          <w:szCs w:val="24"/>
        </w:rPr>
        <w:t xml:space="preserve">changing </w:t>
      </w:r>
      <w:r w:rsidR="00341626">
        <w:rPr>
          <w:rFonts w:ascii="Times New Roman" w:hAnsi="Times New Roman"/>
          <w:sz w:val="24"/>
          <w:szCs w:val="24"/>
        </w:rPr>
        <w:t xml:space="preserve">role </w:t>
      </w:r>
      <w:r w:rsidR="001903A4">
        <w:rPr>
          <w:rFonts w:ascii="Times New Roman" w:hAnsi="Times New Roman"/>
          <w:sz w:val="24"/>
          <w:szCs w:val="24"/>
        </w:rPr>
        <w:t xml:space="preserve">of temperature </w:t>
      </w:r>
      <w:r w:rsidR="001903A4">
        <w:rPr>
          <w:rFonts w:ascii="Times New Roman" w:hAnsi="Times New Roman"/>
          <w:sz w:val="24"/>
          <w:szCs w:val="24"/>
        </w:rPr>
        <w:lastRenderedPageBreak/>
        <w:t xml:space="preserve">and other environmental factors </w:t>
      </w:r>
      <w:r w:rsidR="00341626">
        <w:rPr>
          <w:rFonts w:ascii="Times New Roman" w:hAnsi="Times New Roman"/>
          <w:sz w:val="24"/>
          <w:szCs w:val="24"/>
        </w:rPr>
        <w:t xml:space="preserve">as </w:t>
      </w:r>
      <w:r w:rsidR="001903A4">
        <w:rPr>
          <w:rFonts w:ascii="Times New Roman" w:hAnsi="Times New Roman"/>
          <w:sz w:val="24"/>
          <w:szCs w:val="24"/>
        </w:rPr>
        <w:t>determinant</w:t>
      </w:r>
      <w:r w:rsidR="00004579">
        <w:rPr>
          <w:rFonts w:ascii="Times New Roman" w:hAnsi="Times New Roman"/>
          <w:sz w:val="24"/>
          <w:szCs w:val="24"/>
        </w:rPr>
        <w:t>s</w:t>
      </w:r>
      <w:r w:rsidR="001903A4">
        <w:rPr>
          <w:rFonts w:ascii="Times New Roman" w:hAnsi="Times New Roman"/>
          <w:sz w:val="24"/>
          <w:szCs w:val="24"/>
        </w:rPr>
        <w:t xml:space="preserve"> </w:t>
      </w:r>
      <w:r w:rsidR="00341626">
        <w:rPr>
          <w:rFonts w:ascii="Times New Roman" w:hAnsi="Times New Roman"/>
          <w:sz w:val="24"/>
          <w:szCs w:val="24"/>
        </w:rPr>
        <w:t xml:space="preserve">of </w:t>
      </w:r>
      <w:r w:rsidR="00004579">
        <w:rPr>
          <w:rFonts w:ascii="Times New Roman" w:hAnsi="Times New Roman"/>
          <w:sz w:val="24"/>
          <w:szCs w:val="24"/>
        </w:rPr>
        <w:t>dynamic</w:t>
      </w:r>
      <w:r w:rsidR="00341626">
        <w:rPr>
          <w:rFonts w:ascii="Times New Roman" w:hAnsi="Times New Roman"/>
          <w:sz w:val="24"/>
          <w:szCs w:val="24"/>
        </w:rPr>
        <w:t xml:space="preserve"> seasonality of mortality.</w:t>
      </w:r>
      <w:r w:rsidR="006C45BE">
        <w:rPr>
          <w:rFonts w:ascii="Times New Roman" w:hAnsi="Times New Roman"/>
          <w:sz w:val="24"/>
          <w:szCs w:val="24"/>
        </w:rPr>
        <w:t xml:space="preserve"> It would be of interest, for example, to examine </w:t>
      </w:r>
      <w:r w:rsidR="00004579">
        <w:rPr>
          <w:rFonts w:ascii="Times New Roman" w:hAnsi="Times New Roman"/>
          <w:sz w:val="24"/>
          <w:szCs w:val="24"/>
        </w:rPr>
        <w:t xml:space="preserve">the coupling versus decoupling of temperature and mortality in younger and older age groups over time, </w:t>
      </w:r>
      <w:r w:rsidR="00101A8E">
        <w:rPr>
          <w:rFonts w:ascii="Times New Roman" w:hAnsi="Times New Roman"/>
          <w:sz w:val="24"/>
          <w:szCs w:val="24"/>
        </w:rPr>
        <w:t xml:space="preserve">using a </w:t>
      </w:r>
      <w:r w:rsidR="00771EA4">
        <w:rPr>
          <w:rFonts w:ascii="Times New Roman" w:hAnsi="Times New Roman"/>
          <w:sz w:val="24"/>
          <w:szCs w:val="24"/>
        </w:rPr>
        <w:t xml:space="preserve">wavelet </w:t>
      </w:r>
      <w:r w:rsidR="00101A8E">
        <w:rPr>
          <w:rFonts w:ascii="Times New Roman" w:hAnsi="Times New Roman"/>
          <w:sz w:val="24"/>
          <w:szCs w:val="24"/>
        </w:rPr>
        <w:t>coherence analysis of the bivariate time series</w:t>
      </w:r>
      <w:r w:rsidR="00B35265">
        <w:rPr>
          <w:rFonts w:ascii="Times New Roman" w:hAnsi="Times New Roman"/>
          <w:sz w:val="24"/>
          <w:szCs w:val="24"/>
        </w:rPr>
        <w:t>.</w:t>
      </w:r>
      <w:r w:rsidR="006D55E7">
        <w:rPr>
          <w:rFonts w:ascii="Times New Roman" w:hAnsi="Times New Roman"/>
          <w:sz w:val="24"/>
          <w:szCs w:val="24"/>
        </w:rPr>
        <w:fldChar w:fldCharType="begin"/>
      </w:r>
      <w:r w:rsidR="006D55E7">
        <w:rPr>
          <w:rFonts w:ascii="Times New Roman" w:hAnsi="Times New Roman"/>
          <w:sz w:val="24"/>
          <w:szCs w:val="24"/>
        </w:rPr>
        <w:instrText xml:space="preserve"> ADDIN EN.CITE &lt;EndNote&gt;&lt;Cite&gt;&lt;Author&gt;Cazelles&lt;/Author&gt;&lt;Year&gt;2008&lt;/Year&gt;&lt;RecNum&gt;455&lt;/RecNum&gt;&lt;DisplayText&gt;&lt;style face="superscript"&gt;27&lt;/style&gt;&lt;/DisplayText&gt;&lt;record&gt;&lt;rec-number&gt;455&lt;/rec-number&gt;&lt;foreign-keys&gt;&lt;key app="EN" db-id="t0tw0zzvgt0wf4erero5steu5rx5tpas22wa" timestamp="1480017609"&gt;455&lt;/key&gt;&lt;/foreign-keys&gt;&lt;ref-type name="Journal Article"&gt;17&lt;/ref-type&gt;&lt;contributors&gt;&lt;authors&gt;&lt;author&gt;Cazelles, Bernard&lt;/author&gt;&lt;author&gt;Chavez, Mario&lt;/author&gt;&lt;author&gt;Berteaux, Dominique&lt;/author&gt;&lt;author&gt;Ménard, Frédéric&lt;/author&gt;&lt;author&gt;Vik, Jon Olav&lt;/author&gt;&lt;author&gt;Jenouvrier, Stéphanie&lt;/author&gt;&lt;author&gt;Stenseth, Nils C&lt;/author&gt;&lt;/authors&gt;&lt;/contributors&gt;&lt;titles&gt;&lt;title&gt;Wavelet analysis of ecological time series&lt;/title&gt;&lt;secondary-title&gt;Oecologia&lt;/secondary-title&gt;&lt;/titles&gt;&lt;periodical&gt;&lt;full-title&gt;Oecologia&lt;/full-title&gt;&lt;/periodical&gt;&lt;pages&gt;287-304&lt;/pages&gt;&lt;volume&gt;156&lt;/volume&gt;&lt;number&gt;2&lt;/number&gt;&lt;dates&gt;&lt;year&gt;2008&lt;/year&gt;&lt;/dates&gt;&lt;isbn&gt;0029-8549&lt;/isbn&gt;&lt;urls&gt;&lt;/urls&gt;&lt;/record&gt;&lt;/Cite&gt;&lt;/EndNote&gt;</w:instrText>
      </w:r>
      <w:r w:rsidR="006D55E7">
        <w:rPr>
          <w:rFonts w:ascii="Times New Roman" w:hAnsi="Times New Roman"/>
          <w:sz w:val="24"/>
          <w:szCs w:val="24"/>
        </w:rPr>
        <w:fldChar w:fldCharType="separate"/>
      </w:r>
      <w:r w:rsidR="006D55E7" w:rsidRPr="006D55E7">
        <w:rPr>
          <w:rFonts w:ascii="Times New Roman" w:hAnsi="Times New Roman"/>
          <w:noProof/>
          <w:sz w:val="24"/>
          <w:szCs w:val="24"/>
          <w:vertAlign w:val="superscript"/>
        </w:rPr>
        <w:t>27</w:t>
      </w:r>
      <w:r w:rsidR="006D55E7">
        <w:rPr>
          <w:rFonts w:ascii="Times New Roman" w:hAnsi="Times New Roman"/>
          <w:sz w:val="24"/>
          <w:szCs w:val="24"/>
        </w:rPr>
        <w:fldChar w:fldCharType="end"/>
      </w:r>
      <w:r w:rsidR="006C45BE">
        <w:rPr>
          <w:rFonts w:ascii="Times New Roman" w:hAnsi="Times New Roman"/>
          <w:sz w:val="24"/>
          <w:szCs w:val="24"/>
        </w:rPr>
        <w:t xml:space="preserve"> </w:t>
      </w:r>
      <w:r w:rsidR="00341626">
        <w:rPr>
          <w:rFonts w:ascii="Times New Roman" w:hAnsi="Times New Roman"/>
          <w:sz w:val="24"/>
          <w:szCs w:val="24"/>
        </w:rPr>
        <w:t xml:space="preserve"> </w:t>
      </w:r>
    </w:p>
    <w:p w14:paraId="1C66BE3C" w14:textId="77777777" w:rsidR="003F1547" w:rsidRPr="00F95411" w:rsidRDefault="003F1547" w:rsidP="006A5826">
      <w:pPr>
        <w:spacing w:after="0" w:line="480" w:lineRule="auto"/>
        <w:outlineLvl w:val="0"/>
        <w:rPr>
          <w:rFonts w:ascii="Times New Roman" w:hAnsi="Times New Roman"/>
          <w:sz w:val="24"/>
          <w:szCs w:val="24"/>
        </w:rPr>
      </w:pPr>
    </w:p>
    <w:p w14:paraId="596F5FE8" w14:textId="58F1199F" w:rsidR="00DE3091" w:rsidRDefault="00DD7953" w:rsidP="00B938DB">
      <w:pPr>
        <w:spacing w:after="0" w:line="480" w:lineRule="auto"/>
        <w:rPr>
          <w:rFonts w:ascii="Times New Roman" w:hAnsi="Times New Roman"/>
          <w:sz w:val="24"/>
          <w:szCs w:val="24"/>
        </w:rPr>
      </w:pPr>
      <w:r>
        <w:rPr>
          <w:rFonts w:ascii="Times New Roman" w:hAnsi="Times New Roman"/>
          <w:sz w:val="24"/>
          <w:szCs w:val="24"/>
        </w:rPr>
        <w:t xml:space="preserve">The substantial decline in the summer excess deaths in </w:t>
      </w:r>
      <w:r w:rsidR="00A54685">
        <w:rPr>
          <w:rFonts w:ascii="Times New Roman" w:hAnsi="Times New Roman"/>
          <w:sz w:val="24"/>
          <w:szCs w:val="24"/>
        </w:rPr>
        <w:t>adolescents and young adults</w:t>
      </w:r>
      <w:r>
        <w:rPr>
          <w:rFonts w:ascii="Times New Roman" w:hAnsi="Times New Roman"/>
          <w:sz w:val="24"/>
          <w:szCs w:val="24"/>
        </w:rPr>
        <w:t xml:space="preserve"> </w:t>
      </w:r>
      <w:r w:rsidR="00B12045">
        <w:rPr>
          <w:rFonts w:ascii="Times New Roman" w:hAnsi="Times New Roman"/>
          <w:sz w:val="24"/>
          <w:szCs w:val="24"/>
        </w:rPr>
        <w:t>may</w:t>
      </w:r>
      <w:r w:rsidR="000B42BF">
        <w:rPr>
          <w:rFonts w:ascii="Times New Roman" w:hAnsi="Times New Roman"/>
          <w:sz w:val="24"/>
          <w:szCs w:val="24"/>
        </w:rPr>
        <w:t xml:space="preserve"> be related to </w:t>
      </w:r>
      <w:r w:rsidR="00A54685">
        <w:rPr>
          <w:rFonts w:ascii="Times New Roman" w:hAnsi="Times New Roman"/>
          <w:sz w:val="24"/>
          <w:szCs w:val="24"/>
        </w:rPr>
        <w:t xml:space="preserve">diminishing role of </w:t>
      </w:r>
      <w:r w:rsidR="008D2E11">
        <w:rPr>
          <w:rFonts w:ascii="Times New Roman" w:hAnsi="Times New Roman"/>
          <w:sz w:val="24"/>
          <w:szCs w:val="24"/>
        </w:rPr>
        <w:t>unintentional injuries</w:t>
      </w:r>
      <w:r w:rsidR="00A54685">
        <w:rPr>
          <w:rFonts w:ascii="Times New Roman" w:hAnsi="Times New Roman"/>
          <w:sz w:val="24"/>
          <w:szCs w:val="24"/>
        </w:rPr>
        <w:t>, especially from traffic-related injuries,</w:t>
      </w:r>
      <w:r w:rsidR="000B42BF">
        <w:rPr>
          <w:rFonts w:ascii="Times New Roman" w:hAnsi="Times New Roman"/>
          <w:sz w:val="24"/>
          <w:szCs w:val="24"/>
        </w:rPr>
        <w:t xml:space="preserve"> </w:t>
      </w:r>
      <w:r w:rsidR="00A54685">
        <w:rPr>
          <w:rFonts w:ascii="Times New Roman" w:hAnsi="Times New Roman"/>
          <w:sz w:val="24"/>
          <w:szCs w:val="24"/>
        </w:rPr>
        <w:t>which</w:t>
      </w:r>
      <w:r w:rsidR="00276E84">
        <w:rPr>
          <w:rFonts w:ascii="Times New Roman" w:hAnsi="Times New Roman"/>
          <w:sz w:val="24"/>
          <w:szCs w:val="24"/>
        </w:rPr>
        <w:t xml:space="preserve"> more likely to occur in the summer months.</w:t>
      </w:r>
      <w:r w:rsidR="00BF3B32">
        <w:rPr>
          <w:rFonts w:ascii="Times New Roman" w:hAnsi="Times New Roman"/>
          <w:sz w:val="24"/>
          <w:szCs w:val="24"/>
        </w:rPr>
        <w:fldChar w:fldCharType="begin"/>
      </w:r>
      <w:r w:rsidR="006D55E7">
        <w:rPr>
          <w:rFonts w:ascii="Times New Roman" w:hAnsi="Times New Roman"/>
          <w:sz w:val="24"/>
          <w:szCs w:val="24"/>
        </w:rPr>
        <w:instrText xml:space="preserve"> ADDIN EN.CITE &lt;EndNote&gt;&lt;Cite&gt;&lt;Author&gt;Statistics&lt;/Author&gt;&lt;Year&gt;2012&lt;/Year&gt;&lt;RecNum&gt;951&lt;/RecNum&gt;&lt;DisplayText&gt;&lt;style face="superscript"&gt;28,29&lt;/style&gt;&lt;/DisplayText&gt;&lt;record&gt;&lt;rec-number&gt;951&lt;/rec-number&gt;&lt;foreign-keys&gt;&lt;key app="EN" db-id="t0tw0zzvgt0wf4erero5steu5rx5tpas22wa" timestamp="1483456547"&gt;951&lt;/key&gt;&lt;/foreign-keys&gt;&lt;ref-type name="Journal Article"&gt;17&lt;/ref-type&gt;&lt;contributors&gt;&lt;authors&gt;&lt;author&gt;National Center for Health Statistics &lt;/author&gt;&lt;/authors&gt;&lt;/contributors&gt;&lt;titles&gt;&lt;title&gt;Leading causes of death and numbers of deaths, by sex, race, and Hispanic origin: United States, 1980 and 2010&lt;/title&gt;&lt;secondary-title&gt;National Center for Health Statistics (NCHS)&lt;/secondary-title&gt;&lt;/titles&gt;&lt;periodical&gt;&lt;full-title&gt;National Center for Health Statistics (NCHS)&lt;/full-title&gt;&lt;/periodical&gt;&lt;dates&gt;&lt;year&gt;2012&lt;/year&gt;&lt;/dates&gt;&lt;urls&gt;&lt;/urls&gt;&lt;/record&gt;&lt;/Cite&gt;&lt;Cite&gt;&lt;Author&gt;Administration&lt;/Author&gt;&lt;Year&gt;2005&lt;/Year&gt;&lt;RecNum&gt;952&lt;/RecNum&gt;&lt;record&gt;&lt;rec-number&gt;952&lt;/rec-number&gt;&lt;foreign-keys&gt;&lt;key app="EN" db-id="t0tw0zzvgt0wf4erero5steu5rx5tpas22wa" timestamp="1483465618"&gt;952&lt;/key&gt;&lt;/foreign-keys&gt;&lt;ref-type name="Journal Article"&gt;17&lt;/ref-type&gt;&lt;contributors&gt;&lt;authors&gt;&lt;author&gt;National Highway Traffic Safety Administration&lt;/author&gt;&lt;/authors&gt;&lt;/contributors&gt;&lt;titles&gt;&lt;title&gt;Trend and Pattern Analysis of Highway Crash Fatality By Month and Day&lt;/title&gt;&lt;secondary-title&gt;National Center for Statistics and Analysis&lt;/secondary-title&gt;&lt;/titles&gt;&lt;periodical&gt;&lt;full-title&gt;National Center for Statistics and Analysis&lt;/full-title&gt;&lt;/periodical&gt;&lt;dates&gt;&lt;year&gt;2005&lt;/year&gt;&lt;/dates&gt;&lt;urls&gt;&lt;/urls&gt;&lt;/record&gt;&lt;/Cite&gt;&lt;/EndNote&gt;</w:instrText>
      </w:r>
      <w:r w:rsidR="00BF3B32">
        <w:rPr>
          <w:rFonts w:ascii="Times New Roman" w:hAnsi="Times New Roman"/>
          <w:sz w:val="24"/>
          <w:szCs w:val="24"/>
        </w:rPr>
        <w:fldChar w:fldCharType="separate"/>
      </w:r>
      <w:r w:rsidR="006D55E7" w:rsidRPr="006D55E7">
        <w:rPr>
          <w:rFonts w:ascii="Times New Roman" w:hAnsi="Times New Roman"/>
          <w:noProof/>
          <w:sz w:val="24"/>
          <w:szCs w:val="24"/>
          <w:vertAlign w:val="superscript"/>
        </w:rPr>
        <w:t>28,29</w:t>
      </w:r>
      <w:r w:rsidR="00BF3B32">
        <w:rPr>
          <w:rFonts w:ascii="Times New Roman" w:hAnsi="Times New Roman"/>
          <w:sz w:val="24"/>
          <w:szCs w:val="24"/>
        </w:rPr>
        <w:fldChar w:fldCharType="end"/>
      </w:r>
      <w:r w:rsidR="000B42BF">
        <w:rPr>
          <w:rFonts w:ascii="Times New Roman" w:hAnsi="Times New Roman"/>
          <w:sz w:val="24"/>
          <w:szCs w:val="24"/>
        </w:rPr>
        <w:t xml:space="preserve"> </w:t>
      </w:r>
      <w:r w:rsidR="00B02A6E">
        <w:rPr>
          <w:rFonts w:ascii="Times New Roman" w:hAnsi="Times New Roman"/>
          <w:sz w:val="24"/>
          <w:szCs w:val="24"/>
        </w:rPr>
        <w:t>The weakening of seasonality in children under five years of age</w:t>
      </w:r>
      <w:r w:rsidR="009321F1">
        <w:rPr>
          <w:rFonts w:ascii="Times New Roman" w:hAnsi="Times New Roman"/>
          <w:sz w:val="24"/>
          <w:szCs w:val="24"/>
        </w:rPr>
        <w:t xml:space="preserve"> </w:t>
      </w:r>
      <w:commentRangeStart w:id="34"/>
      <w:commentRangeStart w:id="35"/>
      <w:ins w:id="36" w:author="Parks, Robbie M" w:date="2017-01-06T17:03:00Z">
        <w:r w:rsidR="00805AB6">
          <w:rPr>
            <w:rFonts w:ascii="Times New Roman" w:hAnsi="Times New Roman"/>
            <w:sz w:val="24"/>
            <w:szCs w:val="24"/>
          </w:rPr>
          <w:t>may be re</w:t>
        </w:r>
        <w:r w:rsidR="00C02ACF">
          <w:rPr>
            <w:rFonts w:ascii="Times New Roman" w:hAnsi="Times New Roman"/>
            <w:sz w:val="24"/>
            <w:szCs w:val="24"/>
          </w:rPr>
          <w:t>lated to the reduction of death</w:t>
        </w:r>
        <w:r w:rsidR="00805AB6">
          <w:rPr>
            <w:rFonts w:ascii="Times New Roman" w:hAnsi="Times New Roman"/>
            <w:sz w:val="24"/>
            <w:szCs w:val="24"/>
          </w:rPr>
          <w:t xml:space="preserve"> caused by respiratory distress of children under one year old</w:t>
        </w:r>
      </w:ins>
      <w:ins w:id="37" w:author="Parks, Robbie M" w:date="2017-01-06T17:04:00Z">
        <w:r w:rsidR="00805AB6">
          <w:rPr>
            <w:rFonts w:ascii="Times New Roman" w:hAnsi="Times New Roman"/>
            <w:sz w:val="24"/>
            <w:szCs w:val="24"/>
          </w:rPr>
          <w:t>, as this has been shown to hav</w:t>
        </w:r>
        <w:r w:rsidR="00BD6E46">
          <w:rPr>
            <w:rFonts w:ascii="Times New Roman" w:hAnsi="Times New Roman"/>
            <w:sz w:val="24"/>
            <w:szCs w:val="24"/>
          </w:rPr>
          <w:t xml:space="preserve">e a strong seasonality </w:t>
        </w:r>
        <w:r w:rsidR="00805AB6">
          <w:rPr>
            <w:rFonts w:ascii="Times New Roman" w:hAnsi="Times New Roman"/>
            <w:sz w:val="24"/>
            <w:szCs w:val="24"/>
          </w:rPr>
          <w:t>to its occurance</w:t>
        </w:r>
      </w:ins>
      <w:ins w:id="38" w:author="Parks, Robbie M" w:date="2017-01-06T17:03:00Z">
        <w:r w:rsidR="00805AB6">
          <w:rPr>
            <w:rFonts w:ascii="Times New Roman" w:hAnsi="Times New Roman"/>
            <w:sz w:val="24"/>
            <w:szCs w:val="24"/>
          </w:rPr>
          <w:t>.</w:t>
        </w:r>
      </w:ins>
      <w:commentRangeEnd w:id="34"/>
      <w:ins w:id="39" w:author="Parks, Robbie M" w:date="2017-01-06T17:05:00Z">
        <w:r w:rsidR="002C282B">
          <w:rPr>
            <w:rStyle w:val="CommentReference"/>
            <w:rFonts w:asciiTheme="minorHAnsi" w:eastAsiaTheme="minorHAnsi" w:hAnsiTheme="minorHAnsi" w:cstheme="minorBidi"/>
          </w:rPr>
          <w:commentReference w:id="34"/>
        </w:r>
      </w:ins>
      <w:ins w:id="40" w:author="Parks, Robbie M" w:date="2017-01-06T17:03:00Z">
        <w:r w:rsidR="00805AB6">
          <w:rPr>
            <w:rFonts w:ascii="Times New Roman" w:hAnsi="Times New Roman"/>
            <w:sz w:val="24"/>
            <w:szCs w:val="24"/>
          </w:rPr>
          <w:fldChar w:fldCharType="begin"/>
        </w:r>
      </w:ins>
      <w:r w:rsidR="002C282B">
        <w:rPr>
          <w:rFonts w:ascii="Times New Roman" w:hAnsi="Times New Roman"/>
          <w:sz w:val="24"/>
          <w:szCs w:val="24"/>
        </w:rPr>
        <w:instrText xml:space="preserve"> ADDIN EN.CITE &lt;EndNote&gt;&lt;Cite&gt;&lt;Author&gt;Statistics&lt;/Author&gt;&lt;Year&gt;2012&lt;/Year&gt;&lt;RecNum&gt;951&lt;/RecNum&gt;&lt;DisplayText&gt;&lt;style face="superscript"&gt;7,28&lt;/style&gt;&lt;/DisplayText&gt;&lt;record&gt;&lt;rec-number&gt;951&lt;/rec-number&gt;&lt;foreign-keys&gt;&lt;key app="EN" db-id="t0tw0zzvgt0wf4erero5steu5rx5tpas22wa" timestamp="1483456547"&gt;951&lt;/key&gt;&lt;/foreign-keys&gt;&lt;ref-type name="Journal Article"&gt;17&lt;/ref-type&gt;&lt;contributors&gt;&lt;authors&gt;&lt;author&gt;National Center for Health Statistics &lt;/author&gt;&lt;/authors&gt;&lt;/contributors&gt;&lt;titles&gt;&lt;title&gt;Leading causes of death and numbers of deaths, by sex, race, and Hispanic origin: United States, 1980 and 2010&lt;/title&gt;&lt;secondary-title&gt;National Center for Health Statistics (NCHS)&lt;/secondary-title&gt;&lt;/titles&gt;&lt;periodical&gt;&lt;full-title&gt;National Center for Health Statistics (NCHS)&lt;/full-title&gt;&lt;/periodical&gt;&lt;dates&gt;&lt;year&gt;2012&lt;/year&gt;&lt;/dates&gt;&lt;urls&gt;&lt;/urls&gt;&lt;/record&gt;&lt;/Cite&gt;&lt;Cite&gt;&lt;Author&gt;Feinstein&lt;/Author&gt;&lt;Year&gt;2002&lt;/Year&gt;&lt;RecNum&gt;361&lt;/RecNum&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Research&lt;/full-title&gt;&lt;/periodical&gt;&lt;pages&gt;469-486&lt;/pages&gt;&lt;volume&gt;6&lt;/volume&gt;&lt;number&gt;17&lt;/number&gt;&lt;dates&gt;&lt;year&gt;2002&lt;/year&gt;&lt;/dates&gt;&lt;urls&gt;&lt;/urls&gt;&lt;/record&gt;&lt;/Cite&gt;&lt;/EndNote&gt;</w:instrText>
      </w:r>
      <w:ins w:id="41" w:author="Parks, Robbie M" w:date="2017-01-06T17:03:00Z">
        <w:r w:rsidR="00805AB6">
          <w:rPr>
            <w:rFonts w:ascii="Times New Roman" w:hAnsi="Times New Roman"/>
            <w:sz w:val="24"/>
            <w:szCs w:val="24"/>
          </w:rPr>
          <w:fldChar w:fldCharType="separate"/>
        </w:r>
      </w:ins>
      <w:r w:rsidR="002C282B" w:rsidRPr="002C282B">
        <w:rPr>
          <w:rFonts w:ascii="Times New Roman" w:hAnsi="Times New Roman"/>
          <w:noProof/>
          <w:sz w:val="24"/>
          <w:szCs w:val="24"/>
          <w:vertAlign w:val="superscript"/>
        </w:rPr>
        <w:t>7,28</w:t>
      </w:r>
      <w:ins w:id="42" w:author="Parks, Robbie M" w:date="2017-01-06T17:03:00Z">
        <w:r w:rsidR="00805AB6">
          <w:rPr>
            <w:rFonts w:ascii="Times New Roman" w:hAnsi="Times New Roman"/>
            <w:sz w:val="24"/>
            <w:szCs w:val="24"/>
          </w:rPr>
          <w:fldChar w:fldCharType="end"/>
        </w:r>
      </w:ins>
      <w:commentRangeEnd w:id="35"/>
      <w:ins w:id="43" w:author="Parks, Robbie M" w:date="2017-01-06T17:06:00Z">
        <w:r w:rsidR="002C282B">
          <w:rPr>
            <w:rStyle w:val="CommentReference"/>
            <w:rFonts w:asciiTheme="minorHAnsi" w:eastAsiaTheme="minorHAnsi" w:hAnsiTheme="minorHAnsi" w:cstheme="minorBidi"/>
          </w:rPr>
          <w:commentReference w:id="35"/>
        </w:r>
      </w:ins>
      <w:commentRangeStart w:id="44"/>
      <w:commentRangeStart w:id="45"/>
      <w:commentRangeStart w:id="46"/>
      <w:del w:id="47" w:author="Parks, Robbie M" w:date="2017-01-06T17:03:00Z">
        <w:r w:rsidR="009321F1" w:rsidDel="00805AB6">
          <w:rPr>
            <w:rFonts w:ascii="Times New Roman" w:hAnsi="Times New Roman"/>
            <w:sz w:val="24"/>
            <w:szCs w:val="24"/>
          </w:rPr>
          <w:delText>may</w:delText>
        </w:r>
        <w:r w:rsidR="00313088" w:rsidDel="00805AB6">
          <w:rPr>
            <w:rFonts w:ascii="Times New Roman" w:hAnsi="Times New Roman"/>
            <w:sz w:val="24"/>
            <w:szCs w:val="24"/>
          </w:rPr>
          <w:delText xml:space="preserve"> be related to the </w:delText>
        </w:r>
      </w:del>
      <w:del w:id="48" w:author="Parks, Robbie M" w:date="2017-01-06T14:24:00Z">
        <w:r w:rsidR="00313088" w:rsidDel="00582A84">
          <w:rPr>
            <w:rFonts w:ascii="Times New Roman" w:hAnsi="Times New Roman"/>
            <w:sz w:val="24"/>
            <w:szCs w:val="24"/>
          </w:rPr>
          <w:delText>relative</w:delText>
        </w:r>
        <w:r w:rsidR="00313088" w:rsidDel="00061022">
          <w:rPr>
            <w:rFonts w:ascii="Times New Roman" w:hAnsi="Times New Roman"/>
            <w:sz w:val="24"/>
            <w:szCs w:val="24"/>
          </w:rPr>
          <w:delText xml:space="preserve"> </w:delText>
        </w:r>
      </w:del>
      <w:del w:id="49" w:author="Parks, Robbie M" w:date="2017-01-06T17:03:00Z">
        <w:r w:rsidR="00313088" w:rsidDel="00805AB6">
          <w:rPr>
            <w:rFonts w:ascii="Times New Roman" w:hAnsi="Times New Roman"/>
            <w:sz w:val="24"/>
            <w:szCs w:val="24"/>
          </w:rPr>
          <w:delText>reduction of death</w:delText>
        </w:r>
      </w:del>
      <w:del w:id="50" w:author="Parks, Robbie M" w:date="2017-01-06T14:24:00Z">
        <w:r w:rsidR="00313088" w:rsidDel="00582A84">
          <w:rPr>
            <w:rFonts w:ascii="Times New Roman" w:hAnsi="Times New Roman"/>
            <w:sz w:val="24"/>
            <w:szCs w:val="24"/>
          </w:rPr>
          <w:delText xml:space="preserve"> caused by respiratory distress</w:delText>
        </w:r>
        <w:r w:rsidR="00A414CF" w:rsidDel="00582A84">
          <w:rPr>
            <w:rFonts w:ascii="Times New Roman" w:hAnsi="Times New Roman"/>
            <w:sz w:val="24"/>
            <w:szCs w:val="24"/>
          </w:rPr>
          <w:delText xml:space="preserve"> of children</w:delText>
        </w:r>
        <w:r w:rsidR="00BA5CB4" w:rsidDel="00582A84">
          <w:rPr>
            <w:rFonts w:ascii="Times New Roman" w:hAnsi="Times New Roman"/>
            <w:sz w:val="24"/>
            <w:szCs w:val="24"/>
          </w:rPr>
          <w:delText xml:space="preserve"> under one</w:delText>
        </w:r>
        <w:r w:rsidR="00313088" w:rsidDel="00582A84">
          <w:rPr>
            <w:rFonts w:ascii="Times New Roman" w:hAnsi="Times New Roman"/>
            <w:sz w:val="24"/>
            <w:szCs w:val="24"/>
          </w:rPr>
          <w:delText xml:space="preserve"> year old</w:delText>
        </w:r>
        <w:r w:rsidR="00645F3B" w:rsidDel="00582A84">
          <w:rPr>
            <w:rFonts w:ascii="Times New Roman" w:hAnsi="Times New Roman"/>
            <w:sz w:val="24"/>
            <w:szCs w:val="24"/>
          </w:rPr>
          <w:delText xml:space="preserve"> (from </w:delText>
        </w:r>
        <w:r w:rsidR="00A414CF" w:rsidDel="00582A84">
          <w:rPr>
            <w:rFonts w:ascii="Times New Roman" w:hAnsi="Times New Roman"/>
            <w:sz w:val="24"/>
            <w:szCs w:val="24"/>
          </w:rPr>
          <w:delText>10.9% of deaths</w:delText>
        </w:r>
        <w:r w:rsidR="00645F3B" w:rsidDel="00582A84">
          <w:rPr>
            <w:rFonts w:ascii="Times New Roman" w:hAnsi="Times New Roman"/>
            <w:sz w:val="24"/>
            <w:szCs w:val="24"/>
          </w:rPr>
          <w:delText xml:space="preserve"> </w:delText>
        </w:r>
      </w:del>
      <w:del w:id="51" w:author="Parks, Robbie M" w:date="2017-01-06T13:50:00Z">
        <w:r w:rsidR="00645F3B" w:rsidDel="00914B6C">
          <w:rPr>
            <w:rFonts w:ascii="Times New Roman" w:hAnsi="Times New Roman"/>
            <w:sz w:val="24"/>
            <w:szCs w:val="24"/>
          </w:rPr>
          <w:delText>(4,989)</w:delText>
        </w:r>
        <w:r w:rsidR="00A414CF" w:rsidDel="00914B6C">
          <w:rPr>
            <w:rFonts w:ascii="Times New Roman" w:hAnsi="Times New Roman"/>
            <w:sz w:val="24"/>
            <w:szCs w:val="24"/>
          </w:rPr>
          <w:delText xml:space="preserve"> </w:delText>
        </w:r>
      </w:del>
      <w:del w:id="52" w:author="Parks, Robbie M" w:date="2017-01-06T14:24:00Z">
        <w:r w:rsidR="00645F3B" w:rsidDel="00582A84">
          <w:rPr>
            <w:rFonts w:ascii="Times New Roman" w:hAnsi="Times New Roman"/>
            <w:sz w:val="24"/>
            <w:szCs w:val="24"/>
          </w:rPr>
          <w:delText xml:space="preserve">in 1980 to </w:delText>
        </w:r>
        <w:r w:rsidR="00A414CF" w:rsidDel="00582A84">
          <w:rPr>
            <w:rFonts w:ascii="Times New Roman" w:hAnsi="Times New Roman"/>
            <w:sz w:val="24"/>
            <w:szCs w:val="24"/>
          </w:rPr>
          <w:delText>2.0% of deaths</w:delText>
        </w:r>
        <w:r w:rsidR="00645F3B" w:rsidDel="00582A84">
          <w:rPr>
            <w:rFonts w:ascii="Times New Roman" w:hAnsi="Times New Roman"/>
            <w:sz w:val="24"/>
            <w:szCs w:val="24"/>
          </w:rPr>
          <w:delText xml:space="preserve"> </w:delText>
        </w:r>
      </w:del>
      <w:del w:id="53" w:author="Parks, Robbie M" w:date="2017-01-06T13:50:00Z">
        <w:r w:rsidR="00645F3B" w:rsidDel="00503AEB">
          <w:rPr>
            <w:rFonts w:ascii="Times New Roman" w:hAnsi="Times New Roman"/>
            <w:sz w:val="24"/>
            <w:szCs w:val="24"/>
          </w:rPr>
          <w:delText>(514)</w:delText>
        </w:r>
        <w:r w:rsidR="00A414CF" w:rsidDel="00503AEB">
          <w:rPr>
            <w:rFonts w:ascii="Times New Roman" w:hAnsi="Times New Roman"/>
            <w:sz w:val="24"/>
            <w:szCs w:val="24"/>
          </w:rPr>
          <w:delText xml:space="preserve"> </w:delText>
        </w:r>
      </w:del>
      <w:del w:id="54" w:author="Parks, Robbie M" w:date="2017-01-06T14:24:00Z">
        <w:r w:rsidR="00A414CF" w:rsidDel="00582A84">
          <w:rPr>
            <w:rFonts w:ascii="Times New Roman" w:hAnsi="Times New Roman"/>
            <w:sz w:val="24"/>
            <w:szCs w:val="24"/>
          </w:rPr>
          <w:delText>in 2010)</w:delText>
        </w:r>
        <w:r w:rsidR="00517509" w:rsidDel="00582A84">
          <w:rPr>
            <w:rFonts w:ascii="Times New Roman" w:hAnsi="Times New Roman"/>
            <w:sz w:val="24"/>
            <w:szCs w:val="24"/>
          </w:rPr>
          <w:delText xml:space="preserve">, with respiratory distress </w:delText>
        </w:r>
        <w:r w:rsidR="0067300D" w:rsidDel="00582A84">
          <w:rPr>
            <w:rFonts w:ascii="Times New Roman" w:hAnsi="Times New Roman"/>
            <w:sz w:val="24"/>
            <w:szCs w:val="24"/>
          </w:rPr>
          <w:delText>thought</w:delText>
        </w:r>
        <w:r w:rsidR="006442C0" w:rsidDel="00582A84">
          <w:rPr>
            <w:rFonts w:ascii="Times New Roman" w:hAnsi="Times New Roman"/>
            <w:sz w:val="24"/>
            <w:szCs w:val="24"/>
          </w:rPr>
          <w:delText xml:space="preserve"> to be </w:delText>
        </w:r>
        <w:r w:rsidR="00517509" w:rsidDel="00582A84">
          <w:rPr>
            <w:rFonts w:ascii="Times New Roman" w:hAnsi="Times New Roman"/>
            <w:sz w:val="24"/>
            <w:szCs w:val="24"/>
          </w:rPr>
          <w:delText>aggravated by warmer weather</w:delText>
        </w:r>
        <w:r w:rsidR="008B1C81" w:rsidDel="00582A84">
          <w:rPr>
            <w:rFonts w:ascii="Times New Roman" w:hAnsi="Times New Roman"/>
            <w:sz w:val="24"/>
            <w:szCs w:val="24"/>
          </w:rPr>
          <w:delText xml:space="preserve"> </w:delText>
        </w:r>
        <w:commentRangeStart w:id="55"/>
        <w:r w:rsidR="0067300D" w:rsidDel="00582A84">
          <w:rPr>
            <w:rFonts w:ascii="Times New Roman" w:hAnsi="Times New Roman"/>
            <w:sz w:val="24"/>
            <w:szCs w:val="24"/>
          </w:rPr>
          <w:delText>(?)</w:delText>
        </w:r>
        <w:commentRangeEnd w:id="55"/>
        <w:r w:rsidR="00503AEB" w:rsidDel="00582A84">
          <w:rPr>
            <w:rStyle w:val="CommentReference"/>
            <w:rFonts w:asciiTheme="minorHAnsi" w:eastAsiaTheme="minorHAnsi" w:hAnsiTheme="minorHAnsi" w:cstheme="minorBidi"/>
          </w:rPr>
          <w:commentReference w:id="55"/>
        </w:r>
        <w:r w:rsidR="00256FC1" w:rsidDel="00582A84">
          <w:rPr>
            <w:rFonts w:ascii="Times New Roman" w:hAnsi="Times New Roman"/>
            <w:sz w:val="24"/>
            <w:szCs w:val="24"/>
          </w:rPr>
          <w:delText>.</w:delText>
        </w:r>
      </w:del>
      <w:del w:id="56" w:author="Parks, Robbie M" w:date="2017-01-06T17:03:00Z">
        <w:r w:rsidR="00475B71" w:rsidDel="00805AB6">
          <w:rPr>
            <w:rFonts w:ascii="Times New Roman" w:hAnsi="Times New Roman"/>
            <w:sz w:val="24"/>
            <w:szCs w:val="24"/>
          </w:rPr>
          <w:fldChar w:fldCharType="begin"/>
        </w:r>
        <w:r w:rsidR="006D55E7" w:rsidDel="00805AB6">
          <w:rPr>
            <w:rFonts w:ascii="Times New Roman" w:hAnsi="Times New Roman"/>
            <w:sz w:val="24"/>
            <w:szCs w:val="24"/>
          </w:rPr>
          <w:delInstrText xml:space="preserve"> ADDIN EN.CITE &lt;EndNote&gt;&lt;Cite&gt;&lt;Author&gt;Statistics&lt;/Author&gt;&lt;Year&gt;2012&lt;/Year&gt;&lt;RecNum&gt;951&lt;/RecNum&gt;&lt;DisplayText&gt;&lt;style face="superscript"&gt;28&lt;/style&gt;&lt;/DisplayText&gt;&lt;record&gt;&lt;rec-number&gt;951&lt;/rec-number&gt;&lt;foreign-keys&gt;&lt;key app="EN" db-id="t0tw0zzvgt0wf4erero5steu5rx5tpas22wa" timestamp="1483456547"&gt;951&lt;/key&gt;&lt;/foreign-keys&gt;&lt;ref-type name="Journal Article"&gt;17&lt;/ref-type&gt;&lt;contributors&gt;&lt;authors&gt;&lt;author&gt;National Center for Health Statistics &lt;/author&gt;&lt;/authors&gt;&lt;/contributors&gt;&lt;titles&gt;&lt;title&gt;Leading causes of death and numbers of deaths, by sex, race, and Hispanic origin: United States, 1980 and 2010&lt;/title&gt;&lt;secondary-title&gt;National Center for Health Statistics (NCHS)&lt;/secondary-title&gt;&lt;/titles&gt;&lt;periodical&gt;&lt;full-title&gt;National Center for Health Statistics (NCHS)&lt;/full-title&gt;&lt;/periodical&gt;&lt;dates&gt;&lt;year&gt;2012&lt;/year&gt;&lt;/dates&gt;&lt;urls&gt;&lt;/urls&gt;&lt;/record&gt;&lt;/Cite&gt;&lt;/EndNote&gt;</w:delInstrText>
        </w:r>
        <w:r w:rsidR="00475B71" w:rsidDel="00805AB6">
          <w:rPr>
            <w:rFonts w:ascii="Times New Roman" w:hAnsi="Times New Roman"/>
            <w:sz w:val="24"/>
            <w:szCs w:val="24"/>
          </w:rPr>
          <w:fldChar w:fldCharType="separate"/>
        </w:r>
        <w:r w:rsidR="006D55E7" w:rsidRPr="006D55E7" w:rsidDel="00805AB6">
          <w:rPr>
            <w:rFonts w:ascii="Times New Roman" w:hAnsi="Times New Roman"/>
            <w:noProof/>
            <w:sz w:val="24"/>
            <w:szCs w:val="24"/>
            <w:vertAlign w:val="superscript"/>
          </w:rPr>
          <w:delText>28</w:delText>
        </w:r>
        <w:r w:rsidR="00475B71" w:rsidDel="00805AB6">
          <w:rPr>
            <w:rFonts w:ascii="Times New Roman" w:hAnsi="Times New Roman"/>
            <w:sz w:val="24"/>
            <w:szCs w:val="24"/>
          </w:rPr>
          <w:fldChar w:fldCharType="end"/>
        </w:r>
        <w:commentRangeEnd w:id="44"/>
        <w:commentRangeEnd w:id="46"/>
        <w:r w:rsidR="00BE76D8" w:rsidDel="00805AB6">
          <w:rPr>
            <w:rStyle w:val="CommentReference"/>
            <w:rFonts w:asciiTheme="minorHAnsi" w:eastAsiaTheme="minorHAnsi" w:hAnsiTheme="minorHAnsi" w:cstheme="minorBidi"/>
          </w:rPr>
          <w:commentReference w:id="46"/>
        </w:r>
        <w:r w:rsidR="00D85F98" w:rsidDel="00805AB6">
          <w:rPr>
            <w:rStyle w:val="CommentReference"/>
            <w:rFonts w:asciiTheme="minorHAnsi" w:eastAsiaTheme="minorHAnsi" w:hAnsiTheme="minorHAnsi" w:cstheme="minorBidi"/>
          </w:rPr>
          <w:commentReference w:id="44"/>
        </w:r>
        <w:commentRangeEnd w:id="45"/>
        <w:r w:rsidR="007B0043" w:rsidDel="00805AB6">
          <w:rPr>
            <w:rStyle w:val="CommentReference"/>
            <w:rFonts w:asciiTheme="minorHAnsi" w:eastAsiaTheme="minorHAnsi" w:hAnsiTheme="minorHAnsi" w:cstheme="minorBidi"/>
          </w:rPr>
          <w:commentReference w:id="45"/>
        </w:r>
        <w:r w:rsidR="00256FC1" w:rsidDel="00805AB6">
          <w:rPr>
            <w:rFonts w:ascii="Times New Roman" w:hAnsi="Times New Roman"/>
            <w:sz w:val="24"/>
            <w:szCs w:val="24"/>
          </w:rPr>
          <w:delText xml:space="preserve"> </w:delText>
        </w:r>
      </w:del>
      <w:r w:rsidR="00A1552B">
        <w:rPr>
          <w:rFonts w:ascii="Times New Roman" w:hAnsi="Times New Roman"/>
          <w:sz w:val="24"/>
          <w:szCs w:val="24"/>
        </w:rPr>
        <w:t xml:space="preserve">Further elucidation on the causes of </w:t>
      </w:r>
      <w:r w:rsidR="00D85F98">
        <w:rPr>
          <w:rFonts w:ascii="Times New Roman" w:hAnsi="Times New Roman"/>
          <w:sz w:val="24"/>
          <w:szCs w:val="24"/>
        </w:rPr>
        <w:t xml:space="preserve">deseasonalisation </w:t>
      </w:r>
      <w:r w:rsidR="00350DD6">
        <w:rPr>
          <w:rFonts w:ascii="Times New Roman" w:hAnsi="Times New Roman"/>
          <w:sz w:val="24"/>
          <w:szCs w:val="24"/>
        </w:rPr>
        <w:t xml:space="preserve">of </w:t>
      </w:r>
      <w:ins w:id="57" w:author="Parks, Robbie M" w:date="2017-01-06T16:02:00Z">
        <w:r w:rsidR="00D932A5">
          <w:rPr>
            <w:rFonts w:ascii="Times New Roman" w:hAnsi="Times New Roman"/>
            <w:sz w:val="24"/>
            <w:szCs w:val="24"/>
          </w:rPr>
          <w:t xml:space="preserve">in </w:t>
        </w:r>
      </w:ins>
      <w:r w:rsidR="00350DD6">
        <w:rPr>
          <w:rFonts w:ascii="Times New Roman" w:hAnsi="Times New Roman"/>
          <w:sz w:val="24"/>
          <w:szCs w:val="24"/>
        </w:rPr>
        <w:t>these age groups</w:t>
      </w:r>
      <w:r w:rsidR="00A1552B">
        <w:rPr>
          <w:rFonts w:ascii="Times New Roman" w:hAnsi="Times New Roman"/>
          <w:sz w:val="24"/>
          <w:szCs w:val="24"/>
        </w:rPr>
        <w:t xml:space="preserve"> require</w:t>
      </w:r>
      <w:r w:rsidR="00350DD6">
        <w:rPr>
          <w:rFonts w:ascii="Times New Roman" w:hAnsi="Times New Roman"/>
          <w:sz w:val="24"/>
          <w:szCs w:val="24"/>
        </w:rPr>
        <w:t>s</w:t>
      </w:r>
      <w:r w:rsidR="00A1552B">
        <w:rPr>
          <w:rFonts w:ascii="Times New Roman" w:hAnsi="Times New Roman"/>
          <w:sz w:val="24"/>
          <w:szCs w:val="24"/>
        </w:rPr>
        <w:t xml:space="preserve"> a more detailed analysis of </w:t>
      </w:r>
      <w:r w:rsidR="001B722E">
        <w:rPr>
          <w:rFonts w:ascii="Times New Roman" w:hAnsi="Times New Roman"/>
          <w:sz w:val="24"/>
          <w:szCs w:val="24"/>
        </w:rPr>
        <w:t>changes in the composition</w:t>
      </w:r>
      <w:r w:rsidR="00A1552B">
        <w:rPr>
          <w:rFonts w:ascii="Times New Roman" w:hAnsi="Times New Roman"/>
          <w:sz w:val="24"/>
          <w:szCs w:val="24"/>
        </w:rPr>
        <w:t xml:space="preserve"> of </w:t>
      </w:r>
      <w:r w:rsidR="001B722E">
        <w:rPr>
          <w:rFonts w:ascii="Times New Roman" w:hAnsi="Times New Roman"/>
          <w:sz w:val="24"/>
          <w:szCs w:val="24"/>
        </w:rPr>
        <w:t>causes of deaths, as well as</w:t>
      </w:r>
      <w:r w:rsidR="00F91C20">
        <w:rPr>
          <w:rFonts w:ascii="Times New Roman" w:hAnsi="Times New Roman"/>
          <w:sz w:val="24"/>
          <w:szCs w:val="24"/>
        </w:rPr>
        <w:t xml:space="preserve"> the shifts in seasonality of the causes of death themselves.</w:t>
      </w:r>
      <w:r w:rsidR="00A1552B">
        <w:rPr>
          <w:rFonts w:ascii="Times New Roman" w:hAnsi="Times New Roman"/>
          <w:sz w:val="24"/>
          <w:szCs w:val="24"/>
        </w:rPr>
        <w:t xml:space="preserve"> </w:t>
      </w:r>
    </w:p>
    <w:p w14:paraId="6091667B" w14:textId="77777777" w:rsidR="00DE3091" w:rsidRDefault="00DE3091" w:rsidP="00B938DB">
      <w:pPr>
        <w:spacing w:after="0" w:line="480" w:lineRule="auto"/>
        <w:rPr>
          <w:rFonts w:ascii="Times New Roman" w:hAnsi="Times New Roman"/>
          <w:sz w:val="24"/>
          <w:szCs w:val="24"/>
        </w:rPr>
      </w:pPr>
    </w:p>
    <w:p w14:paraId="18CB7C09" w14:textId="767A35E9" w:rsidR="004D18B5" w:rsidRDefault="00C2786A" w:rsidP="00B938DB">
      <w:pPr>
        <w:spacing w:after="0" w:line="480" w:lineRule="auto"/>
        <w:rPr>
          <w:ins w:id="58" w:author="Parks, Robbie M" w:date="2017-01-04T15:49:00Z"/>
          <w:rFonts w:ascii="Times New Roman" w:hAnsi="Times New Roman"/>
          <w:sz w:val="24"/>
          <w:szCs w:val="24"/>
        </w:rPr>
      </w:pPr>
      <w:r>
        <w:rPr>
          <w:rFonts w:ascii="Times New Roman" w:hAnsi="Times New Roman"/>
          <w:sz w:val="24"/>
          <w:szCs w:val="24"/>
        </w:rPr>
        <w:t xml:space="preserve">In contrast to young and middle ages, </w:t>
      </w:r>
      <w:r w:rsidR="00452AB5">
        <w:rPr>
          <w:rFonts w:ascii="Times New Roman" w:hAnsi="Times New Roman"/>
          <w:sz w:val="24"/>
          <w:szCs w:val="24"/>
        </w:rPr>
        <w:t>mortality in older ages</w:t>
      </w:r>
      <w:r>
        <w:rPr>
          <w:rFonts w:ascii="Times New Roman" w:hAnsi="Times New Roman"/>
          <w:sz w:val="24"/>
          <w:szCs w:val="24"/>
        </w:rPr>
        <w:t>, where death rates are highest,</w:t>
      </w:r>
      <w:r w:rsidR="00452AB5">
        <w:rPr>
          <w:rFonts w:ascii="Times New Roman" w:hAnsi="Times New Roman"/>
          <w:sz w:val="24"/>
          <w:szCs w:val="24"/>
        </w:rPr>
        <w:t xml:space="preserve"> </w:t>
      </w:r>
      <w:r>
        <w:rPr>
          <w:rFonts w:ascii="Times New Roman" w:hAnsi="Times New Roman"/>
          <w:sz w:val="24"/>
          <w:szCs w:val="24"/>
        </w:rPr>
        <w:t>maintained</w:t>
      </w:r>
      <w:r w:rsidR="00452AB5">
        <w:rPr>
          <w:rFonts w:ascii="Times New Roman" w:hAnsi="Times New Roman"/>
          <w:sz w:val="24"/>
          <w:szCs w:val="24"/>
        </w:rPr>
        <w:t xml:space="preserve"> persistent seasonality over a period of three decades, which is also largely irrespective of geography</w:t>
      </w:r>
      <w:r>
        <w:rPr>
          <w:rFonts w:ascii="Times New Roman" w:hAnsi="Times New Roman"/>
          <w:sz w:val="24"/>
          <w:szCs w:val="24"/>
        </w:rPr>
        <w:t xml:space="preserve"> </w:t>
      </w:r>
      <w:r w:rsidR="00D85F98">
        <w:rPr>
          <w:rFonts w:ascii="Times New Roman" w:hAnsi="Times New Roman"/>
          <w:sz w:val="24"/>
          <w:szCs w:val="24"/>
        </w:rPr>
        <w:t>(w</w:t>
      </w:r>
      <w:r w:rsidR="00452AB5">
        <w:rPr>
          <w:rFonts w:ascii="Times New Roman" w:hAnsi="Times New Roman"/>
          <w:sz w:val="24"/>
          <w:szCs w:val="24"/>
        </w:rPr>
        <w:t>e note however that although the percent excess mortality has remained largely unchanged in these ages, the absolute difference in death rates between the peak and minimum months has declined because total mortality has a declining trend</w:t>
      </w:r>
      <w:r w:rsidR="00D85F98">
        <w:rPr>
          <w:rFonts w:ascii="Times New Roman" w:hAnsi="Times New Roman"/>
          <w:sz w:val="24"/>
          <w:szCs w:val="24"/>
        </w:rPr>
        <w:t>)</w:t>
      </w:r>
      <w:r w:rsidR="00452AB5">
        <w:rPr>
          <w:rFonts w:ascii="Times New Roman" w:hAnsi="Times New Roman"/>
          <w:sz w:val="24"/>
          <w:szCs w:val="24"/>
        </w:rPr>
        <w:t>.</w:t>
      </w:r>
      <w:r w:rsidRPr="00C2786A">
        <w:rPr>
          <w:rFonts w:ascii="Times New Roman" w:hAnsi="Times New Roman"/>
          <w:sz w:val="24"/>
          <w:szCs w:val="24"/>
        </w:rPr>
        <w:t xml:space="preserve"> </w:t>
      </w:r>
      <w:r>
        <w:rPr>
          <w:rFonts w:ascii="Times New Roman" w:hAnsi="Times New Roman"/>
          <w:sz w:val="24"/>
          <w:szCs w:val="24"/>
        </w:rPr>
        <w:t xml:space="preserve">This finding demonstrates the need for environmental and health service interventions targeted towards this group. </w:t>
      </w:r>
      <w:r w:rsidR="0095509B">
        <w:rPr>
          <w:rFonts w:ascii="Times New Roman" w:hAnsi="Times New Roman"/>
          <w:sz w:val="24"/>
          <w:szCs w:val="24"/>
        </w:rPr>
        <w:t>Examples</w:t>
      </w:r>
      <w:r w:rsidR="003C12EF">
        <w:rPr>
          <w:rFonts w:ascii="Times New Roman" w:hAnsi="Times New Roman"/>
          <w:sz w:val="24"/>
          <w:szCs w:val="24"/>
        </w:rPr>
        <w:t xml:space="preserve"> include </w:t>
      </w:r>
      <w:r w:rsidR="007A42F3">
        <w:rPr>
          <w:rFonts w:ascii="Times New Roman" w:hAnsi="Times New Roman"/>
          <w:sz w:val="24"/>
          <w:szCs w:val="24"/>
        </w:rPr>
        <w:t>continuing to improve</w:t>
      </w:r>
      <w:r w:rsidR="00274E12">
        <w:rPr>
          <w:rFonts w:ascii="Times New Roman" w:hAnsi="Times New Roman"/>
          <w:sz w:val="24"/>
          <w:szCs w:val="24"/>
        </w:rPr>
        <w:t xml:space="preserve"> the availability of </w:t>
      </w:r>
      <w:r w:rsidR="00D85F98">
        <w:rPr>
          <w:rFonts w:ascii="Times New Roman" w:hAnsi="Times New Roman"/>
          <w:sz w:val="24"/>
          <w:szCs w:val="24"/>
        </w:rPr>
        <w:t>both environmental and medical protective factors, such as heating provision and flu vaccinations,</w:t>
      </w:r>
      <w:r w:rsidR="00E63761">
        <w:rPr>
          <w:rFonts w:ascii="Times New Roman" w:hAnsi="Times New Roman"/>
          <w:sz w:val="24"/>
          <w:szCs w:val="24"/>
        </w:rPr>
        <w:t xml:space="preserve"> for</w:t>
      </w:r>
      <w:r w:rsidR="00455B56">
        <w:rPr>
          <w:rFonts w:ascii="Times New Roman" w:hAnsi="Times New Roman"/>
          <w:sz w:val="24"/>
          <w:szCs w:val="24"/>
        </w:rPr>
        <w:t xml:space="preserve"> the vulnerable</w:t>
      </w:r>
      <w:r w:rsidR="00E63761">
        <w:rPr>
          <w:rFonts w:ascii="Times New Roman" w:hAnsi="Times New Roman"/>
          <w:sz w:val="24"/>
          <w:szCs w:val="24"/>
        </w:rPr>
        <w:t xml:space="preserve"> older population</w:t>
      </w:r>
      <w:r w:rsidR="00455B56">
        <w:rPr>
          <w:rFonts w:ascii="Times New Roman" w:hAnsi="Times New Roman"/>
          <w:sz w:val="24"/>
          <w:szCs w:val="24"/>
        </w:rPr>
        <w:t xml:space="preserve"> in periods of cold weather</w:t>
      </w:r>
      <w:r w:rsidR="008B1C81">
        <w:rPr>
          <w:rFonts w:ascii="Times New Roman" w:hAnsi="Times New Roman"/>
          <w:sz w:val="24"/>
          <w:szCs w:val="24"/>
        </w:rPr>
        <w:t>.</w:t>
      </w:r>
      <w:r w:rsidR="008B1C81">
        <w:rPr>
          <w:rFonts w:ascii="Times New Roman" w:hAnsi="Times New Roman"/>
          <w:sz w:val="24"/>
          <w:szCs w:val="24"/>
        </w:rPr>
        <w:fldChar w:fldCharType="begin"/>
      </w:r>
      <w:r w:rsidR="008B1C81">
        <w:rPr>
          <w:rFonts w:ascii="Times New Roman" w:hAnsi="Times New Roman"/>
          <w:sz w:val="24"/>
          <w:szCs w:val="24"/>
        </w:rPr>
        <w:instrText xml:space="preserve"> ADDIN EN.CITE &lt;EndNote&gt;&lt;Cite&gt;&lt;Author&gt;England&lt;/Author&gt;&lt;Year&gt;2016&lt;/Year&gt;&lt;RecNum&gt;953&lt;/RecNum&gt;&lt;DisplayText&gt;&lt;style face="superscript"&gt;30&lt;/style&gt;&lt;/DisplayText&gt;&lt;record&gt;&lt;rec-number&gt;953&lt;/rec-number&gt;&lt;foreign-keys&gt;&lt;key app="EN" db-id="t0tw0zzvgt0wf4erero5steu5rx5tpas22wa" timestamp="1483547520"&gt;953&lt;/key&gt;&lt;/foreign-keys&gt;&lt;ref-type name="Journal Article"&gt;17&lt;/ref-type&gt;&lt;contributors&gt;&lt;authors&gt;&lt;author&gt;Public Health England&lt;/author&gt;&lt;/authors&gt;&lt;/contributors&gt;&lt;titles&gt;&lt;title&gt;The cold weather plan for England&lt;/title&gt;&lt;secondary-title&gt;Public Health England&lt;/secondary-title&gt;&lt;/titles&gt;&lt;periodical&gt;&lt;full-title&gt;Public Health England&lt;/full-title&gt;&lt;/periodical&gt;&lt;dates&gt;&lt;year&gt;2016&lt;/year&gt;&lt;/dates&gt;&lt;urls&gt;&lt;/urls&gt;&lt;/record&gt;&lt;/Cite&gt;&lt;/EndNote&gt;</w:instrText>
      </w:r>
      <w:r w:rsidR="008B1C81">
        <w:rPr>
          <w:rFonts w:ascii="Times New Roman" w:hAnsi="Times New Roman"/>
          <w:sz w:val="24"/>
          <w:szCs w:val="24"/>
        </w:rPr>
        <w:fldChar w:fldCharType="separate"/>
      </w:r>
      <w:r w:rsidR="008B1C81" w:rsidRPr="008B1C81">
        <w:rPr>
          <w:rFonts w:ascii="Times New Roman" w:hAnsi="Times New Roman"/>
          <w:noProof/>
          <w:sz w:val="24"/>
          <w:szCs w:val="24"/>
          <w:vertAlign w:val="superscript"/>
        </w:rPr>
        <w:t>30</w:t>
      </w:r>
      <w:r w:rsidR="008B1C81">
        <w:rPr>
          <w:rFonts w:ascii="Times New Roman" w:hAnsi="Times New Roman"/>
          <w:sz w:val="24"/>
          <w:szCs w:val="24"/>
        </w:rPr>
        <w:fldChar w:fldCharType="end"/>
      </w:r>
      <w:r w:rsidR="008B1C81">
        <w:rPr>
          <w:rFonts w:ascii="Times New Roman" w:hAnsi="Times New Roman"/>
          <w:sz w:val="24"/>
          <w:szCs w:val="24"/>
        </w:rPr>
        <w:t xml:space="preserve"> </w:t>
      </w:r>
      <w:r w:rsidR="00D85F98">
        <w:rPr>
          <w:rFonts w:ascii="Times New Roman" w:hAnsi="Times New Roman"/>
          <w:sz w:val="24"/>
          <w:szCs w:val="24"/>
        </w:rPr>
        <w:t>S</w:t>
      </w:r>
      <w:r w:rsidR="005F6B8E">
        <w:rPr>
          <w:rFonts w:ascii="Times New Roman" w:hAnsi="Times New Roman"/>
          <w:sz w:val="24"/>
          <w:szCs w:val="24"/>
        </w:rPr>
        <w:t>ocial interventions</w:t>
      </w:r>
      <w:r w:rsidR="009E01A1">
        <w:rPr>
          <w:rFonts w:ascii="Times New Roman" w:hAnsi="Times New Roman"/>
          <w:sz w:val="24"/>
          <w:szCs w:val="24"/>
        </w:rPr>
        <w:t xml:space="preserve">, </w:t>
      </w:r>
      <w:r w:rsidR="0067082C">
        <w:rPr>
          <w:rFonts w:ascii="Times New Roman" w:hAnsi="Times New Roman"/>
          <w:sz w:val="24"/>
          <w:szCs w:val="24"/>
        </w:rPr>
        <w:t>including</w:t>
      </w:r>
      <w:r w:rsidR="009E01A1">
        <w:rPr>
          <w:rFonts w:ascii="Times New Roman" w:hAnsi="Times New Roman"/>
          <w:sz w:val="24"/>
          <w:szCs w:val="24"/>
        </w:rPr>
        <w:t xml:space="preserve"> </w:t>
      </w:r>
      <w:r w:rsidR="00BF5ED2">
        <w:rPr>
          <w:rFonts w:ascii="Times New Roman" w:hAnsi="Times New Roman"/>
          <w:sz w:val="24"/>
          <w:szCs w:val="24"/>
        </w:rPr>
        <w:t>regular visits to</w:t>
      </w:r>
      <w:r w:rsidR="009E01A1">
        <w:rPr>
          <w:rFonts w:ascii="Times New Roman" w:hAnsi="Times New Roman"/>
          <w:sz w:val="24"/>
          <w:szCs w:val="24"/>
        </w:rPr>
        <w:t xml:space="preserve"> the </w:t>
      </w:r>
      <w:r w:rsidR="000E4D80">
        <w:rPr>
          <w:rFonts w:ascii="Times New Roman" w:hAnsi="Times New Roman"/>
          <w:sz w:val="24"/>
          <w:szCs w:val="24"/>
        </w:rPr>
        <w:t xml:space="preserve">isolated </w:t>
      </w:r>
      <w:r w:rsidR="009E01A1">
        <w:rPr>
          <w:rFonts w:ascii="Times New Roman" w:hAnsi="Times New Roman"/>
          <w:sz w:val="24"/>
          <w:szCs w:val="24"/>
        </w:rPr>
        <w:t xml:space="preserve">elderly </w:t>
      </w:r>
      <w:r w:rsidR="00335A7D">
        <w:rPr>
          <w:rFonts w:ascii="Times New Roman" w:hAnsi="Times New Roman"/>
          <w:sz w:val="24"/>
          <w:szCs w:val="24"/>
        </w:rPr>
        <w:t xml:space="preserve">during peak mortality periods to ensure that they are </w:t>
      </w:r>
      <w:r w:rsidR="00BF5ED2">
        <w:rPr>
          <w:rFonts w:ascii="Times New Roman" w:hAnsi="Times New Roman"/>
          <w:sz w:val="24"/>
          <w:szCs w:val="24"/>
        </w:rPr>
        <w:t>optimally prepared</w:t>
      </w:r>
      <w:r w:rsidR="00D07EC4">
        <w:rPr>
          <w:rFonts w:ascii="Times New Roman" w:hAnsi="Times New Roman"/>
          <w:sz w:val="24"/>
          <w:szCs w:val="24"/>
        </w:rPr>
        <w:t xml:space="preserve"> </w:t>
      </w:r>
      <w:r w:rsidR="00341F77">
        <w:rPr>
          <w:rFonts w:ascii="Times New Roman" w:hAnsi="Times New Roman"/>
          <w:sz w:val="24"/>
          <w:szCs w:val="24"/>
        </w:rPr>
        <w:t>for adverse conditions</w:t>
      </w:r>
      <w:r w:rsidR="00D85F98">
        <w:rPr>
          <w:rFonts w:ascii="Times New Roman" w:hAnsi="Times New Roman"/>
          <w:sz w:val="24"/>
          <w:szCs w:val="24"/>
        </w:rPr>
        <w:t xml:space="preserve">, </w:t>
      </w:r>
      <w:r w:rsidR="00447CCE">
        <w:rPr>
          <w:rFonts w:ascii="Times New Roman" w:hAnsi="Times New Roman"/>
          <w:sz w:val="24"/>
          <w:szCs w:val="24"/>
        </w:rPr>
        <w:t xml:space="preserve">as well as responsive and high-quality </w:t>
      </w:r>
      <w:r w:rsidR="00447CCE">
        <w:rPr>
          <w:rFonts w:ascii="Times New Roman" w:hAnsi="Times New Roman"/>
          <w:sz w:val="24"/>
          <w:szCs w:val="24"/>
        </w:rPr>
        <w:lastRenderedPageBreak/>
        <w:t>emergency care</w:t>
      </w:r>
      <w:r w:rsidR="00447CCE">
        <w:rPr>
          <w:rFonts w:ascii="Times New Roman" w:hAnsi="Times New Roman"/>
          <w:sz w:val="24"/>
          <w:szCs w:val="24"/>
        </w:rPr>
        <w:t xml:space="preserve">, </w:t>
      </w:r>
      <w:r w:rsidR="00D85F98">
        <w:rPr>
          <w:rFonts w:ascii="Times New Roman" w:hAnsi="Times New Roman"/>
          <w:sz w:val="24"/>
          <w:szCs w:val="24"/>
        </w:rPr>
        <w:t>are also important to protect this vulnerable group</w:t>
      </w:r>
      <w:r w:rsidR="00292548">
        <w:rPr>
          <w:rFonts w:ascii="Times New Roman" w:hAnsi="Times New Roman"/>
          <w:sz w:val="24"/>
          <w:szCs w:val="24"/>
        </w:rPr>
        <w:t>.</w:t>
      </w:r>
      <w:r w:rsidR="008B1C81">
        <w:rPr>
          <w:rFonts w:ascii="Times New Roman" w:hAnsi="Times New Roman"/>
          <w:sz w:val="24"/>
          <w:szCs w:val="24"/>
        </w:rPr>
        <w:fldChar w:fldCharType="begin"/>
      </w:r>
      <w:r w:rsidR="008B1C81">
        <w:rPr>
          <w:rFonts w:ascii="Times New Roman" w:hAnsi="Times New Roman"/>
          <w:sz w:val="24"/>
          <w:szCs w:val="24"/>
        </w:rPr>
        <w:instrText xml:space="preserve"> ADDIN EN.CITE &lt;EndNote&gt;&lt;Cite&gt;&lt;Author&gt;England&lt;/Author&gt;&lt;Year&gt;2016&lt;/Year&gt;&lt;RecNum&gt;953&lt;/RecNum&gt;&lt;DisplayText&gt;&lt;style face="superscript"&gt;30&lt;/style&gt;&lt;/DisplayText&gt;&lt;record&gt;&lt;rec-number&gt;953&lt;/rec-number&gt;&lt;foreign-keys&gt;&lt;key app="EN" db-id="t0tw0zzvgt0wf4erero5steu5rx5tpas22wa" timestamp="1483547520"&gt;953&lt;/key&gt;&lt;/foreign-keys&gt;&lt;ref-type name="Journal Article"&gt;17&lt;/ref-type&gt;&lt;contributors&gt;&lt;authors&gt;&lt;author&gt;Public Health England&lt;/author&gt;&lt;/authors&gt;&lt;/contributors&gt;&lt;titles&gt;&lt;title&gt;The cold weather plan for England&lt;/title&gt;&lt;secondary-title&gt;Public Health England&lt;/secondary-title&gt;&lt;/titles&gt;&lt;periodical&gt;&lt;full-title&gt;Public Health England&lt;/full-title&gt;&lt;/periodical&gt;&lt;dates&gt;&lt;year&gt;2016&lt;/year&gt;&lt;/dates&gt;&lt;urls&gt;&lt;/urls&gt;&lt;/record&gt;&lt;/Cite&gt;&lt;/EndNote&gt;</w:instrText>
      </w:r>
      <w:r w:rsidR="008B1C81">
        <w:rPr>
          <w:rFonts w:ascii="Times New Roman" w:hAnsi="Times New Roman"/>
          <w:sz w:val="24"/>
          <w:szCs w:val="24"/>
        </w:rPr>
        <w:fldChar w:fldCharType="separate"/>
      </w:r>
      <w:r w:rsidR="008B1C81" w:rsidRPr="008B1C81">
        <w:rPr>
          <w:rFonts w:ascii="Times New Roman" w:hAnsi="Times New Roman"/>
          <w:noProof/>
          <w:sz w:val="24"/>
          <w:szCs w:val="24"/>
          <w:vertAlign w:val="superscript"/>
        </w:rPr>
        <w:t>30</w:t>
      </w:r>
      <w:r w:rsidR="008B1C81">
        <w:rPr>
          <w:rFonts w:ascii="Times New Roman" w:hAnsi="Times New Roman"/>
          <w:sz w:val="24"/>
          <w:szCs w:val="24"/>
        </w:rPr>
        <w:fldChar w:fldCharType="end"/>
      </w:r>
      <w:r w:rsidR="004C0C71">
        <w:rPr>
          <w:rFonts w:ascii="Times New Roman" w:hAnsi="Times New Roman"/>
          <w:sz w:val="24"/>
          <w:szCs w:val="24"/>
        </w:rPr>
        <w:t xml:space="preserve"> </w:t>
      </w:r>
      <w:r w:rsidR="00D85F98">
        <w:rPr>
          <w:rFonts w:ascii="Times New Roman" w:hAnsi="Times New Roman"/>
          <w:sz w:val="24"/>
          <w:szCs w:val="24"/>
        </w:rPr>
        <w:t>E</w:t>
      </w:r>
      <w:r w:rsidR="004C02DD">
        <w:rPr>
          <w:rFonts w:ascii="Times New Roman" w:hAnsi="Times New Roman"/>
          <w:sz w:val="24"/>
          <w:szCs w:val="24"/>
        </w:rPr>
        <w:t>mergent new technology, such as</w:t>
      </w:r>
      <w:r w:rsidR="00DF210F">
        <w:rPr>
          <w:rFonts w:ascii="Times New Roman" w:hAnsi="Times New Roman"/>
          <w:sz w:val="24"/>
          <w:szCs w:val="24"/>
        </w:rPr>
        <w:t xml:space="preserve"> always-connected hands-free communications devices with</w:t>
      </w:r>
      <w:r w:rsidR="00B77C3F">
        <w:rPr>
          <w:rFonts w:ascii="Times New Roman" w:hAnsi="Times New Roman"/>
          <w:sz w:val="24"/>
          <w:szCs w:val="24"/>
        </w:rPr>
        <w:t xml:space="preserve"> the outside world</w:t>
      </w:r>
      <w:r w:rsidR="00BA1B73">
        <w:rPr>
          <w:rFonts w:ascii="Times New Roman" w:hAnsi="Times New Roman"/>
          <w:sz w:val="24"/>
          <w:szCs w:val="24"/>
        </w:rPr>
        <w:t xml:space="preserve"> in-house cameras, and personal sensors</w:t>
      </w:r>
      <w:r w:rsidR="00BA1B73">
        <w:rPr>
          <w:rFonts w:ascii="Times New Roman" w:hAnsi="Times New Roman"/>
          <w:sz w:val="24"/>
          <w:szCs w:val="24"/>
        </w:rPr>
        <w:t xml:space="preserve"> </w:t>
      </w:r>
      <w:r w:rsidR="007B5D34">
        <w:rPr>
          <w:rFonts w:ascii="Times New Roman" w:hAnsi="Times New Roman"/>
          <w:sz w:val="24"/>
          <w:szCs w:val="24"/>
        </w:rPr>
        <w:t>also provide an opportunity to</w:t>
      </w:r>
      <w:r w:rsidR="00274E12">
        <w:rPr>
          <w:rFonts w:ascii="Times New Roman" w:hAnsi="Times New Roman"/>
          <w:sz w:val="24"/>
          <w:szCs w:val="24"/>
        </w:rPr>
        <w:t xml:space="preserve"> </w:t>
      </w:r>
      <w:r w:rsidR="007B5D34">
        <w:rPr>
          <w:rFonts w:ascii="Times New Roman" w:hAnsi="Times New Roman"/>
          <w:sz w:val="24"/>
          <w:szCs w:val="24"/>
        </w:rPr>
        <w:t>enhance care for the</w:t>
      </w:r>
      <w:r w:rsidR="00911634">
        <w:rPr>
          <w:rFonts w:ascii="Times New Roman" w:hAnsi="Times New Roman"/>
          <w:sz w:val="24"/>
          <w:szCs w:val="24"/>
        </w:rPr>
        <w:t xml:space="preserve"> older, more vulnerable groups in the population</w:t>
      </w:r>
      <w:r w:rsidR="00634E3B">
        <w:rPr>
          <w:rFonts w:ascii="Times New Roman" w:hAnsi="Times New Roman"/>
          <w:sz w:val="24"/>
          <w:szCs w:val="24"/>
        </w:rPr>
        <w:t xml:space="preserve">. This </w:t>
      </w:r>
      <w:r w:rsidR="00087CDF">
        <w:rPr>
          <w:rFonts w:ascii="Times New Roman" w:hAnsi="Times New Roman"/>
          <w:sz w:val="24"/>
          <w:szCs w:val="24"/>
        </w:rPr>
        <w:t>technology may</w:t>
      </w:r>
      <w:r w:rsidR="00634E3B">
        <w:rPr>
          <w:rFonts w:ascii="Times New Roman" w:hAnsi="Times New Roman"/>
          <w:sz w:val="24"/>
          <w:szCs w:val="24"/>
        </w:rPr>
        <w:t xml:space="preserve"> be</w:t>
      </w:r>
      <w:r w:rsidR="007B5D34">
        <w:rPr>
          <w:rFonts w:ascii="Times New Roman" w:hAnsi="Times New Roman"/>
          <w:sz w:val="24"/>
          <w:szCs w:val="24"/>
        </w:rPr>
        <w:t xml:space="preserve"> especially </w:t>
      </w:r>
      <w:r w:rsidR="00087CDF">
        <w:rPr>
          <w:rFonts w:ascii="Times New Roman" w:hAnsi="Times New Roman"/>
          <w:sz w:val="24"/>
          <w:szCs w:val="24"/>
        </w:rPr>
        <w:t xml:space="preserve">useful </w:t>
      </w:r>
      <w:r w:rsidR="007B5D34">
        <w:rPr>
          <w:rFonts w:ascii="Times New Roman" w:hAnsi="Times New Roman"/>
          <w:sz w:val="24"/>
          <w:szCs w:val="24"/>
        </w:rPr>
        <w:t>during winter when</w:t>
      </w:r>
      <w:r w:rsidR="00041FBD">
        <w:rPr>
          <w:rFonts w:ascii="Times New Roman" w:hAnsi="Times New Roman"/>
          <w:sz w:val="24"/>
          <w:szCs w:val="24"/>
        </w:rPr>
        <w:t xml:space="preserve"> </w:t>
      </w:r>
      <w:r w:rsidR="00757A7C">
        <w:rPr>
          <w:rFonts w:ascii="Times New Roman" w:hAnsi="Times New Roman"/>
          <w:sz w:val="24"/>
          <w:szCs w:val="24"/>
        </w:rPr>
        <w:t>the elderly have fewer social interactions.</w:t>
      </w:r>
      <w:r w:rsidR="004A0AF3">
        <w:rPr>
          <w:rFonts w:ascii="Times New Roman" w:hAnsi="Times New Roman"/>
          <w:sz w:val="24"/>
          <w:szCs w:val="24"/>
        </w:rPr>
        <w:fldChar w:fldCharType="begin"/>
      </w:r>
      <w:r w:rsidR="004A0AF3">
        <w:rPr>
          <w:rFonts w:ascii="Times New Roman" w:hAnsi="Times New Roman"/>
          <w:sz w:val="24"/>
          <w:szCs w:val="24"/>
        </w:rPr>
        <w:instrText xml:space="preserve"> ADDIN EN.CITE &lt;EndNote&gt;&lt;Cite&gt;&lt;Author&gt;Morris&lt;/Author&gt;&lt;Year&gt;2013&lt;/Year&gt;&lt;RecNum&gt;955&lt;/RecNum&gt;&lt;DisplayText&gt;&lt;style face="superscript"&gt;31&lt;/style&gt;&lt;/DisplayText&gt;&lt;record&gt;&lt;rec-number&gt;955&lt;/rec-number&gt;&lt;foreign-keys&gt;&lt;key app="EN" db-id="t0tw0zzvgt0wf4erero5steu5rx5tpas22wa" timestamp="1483695921"&gt;955&lt;/key&gt;&lt;/foreign-keys&gt;&lt;ref-type name="Journal Article"&gt;17&lt;/ref-type&gt;&lt;contributors&gt;&lt;authors&gt;&lt;author&gt;Morris, Meg E&lt;/author&gt;&lt;author&gt;Adair, Brooke&lt;/author&gt;&lt;author&gt;Miller, Kimberly&lt;/author&gt;&lt;author&gt;Ozanne, Elizabeth&lt;/author&gt;&lt;author&gt;Hansen, Ralph&lt;/author&gt;&lt;author&gt;Pearce, Alan J&lt;/author&gt;&lt;author&gt;Santamaria, Nick&lt;/author&gt;&lt;author&gt;Viega, Luan&lt;/author&gt;&lt;author&gt;Long, Maureen&lt;/author&gt;&lt;author&gt;Said, Catherine M&lt;/author&gt;&lt;/authors&gt;&lt;/contributors&gt;&lt;titles&gt;&lt;title&gt;Smart-home technologies to assist older people to live well at home&lt;/title&gt;&lt;secondary-title&gt;Journal of aging science&lt;/secondary-title&gt;&lt;/titles&gt;&lt;periodical&gt;&lt;full-title&gt;Journal of aging science&lt;/full-title&gt;&lt;/periodical&gt;&lt;pages&gt;1-9&lt;/pages&gt;&lt;volume&gt;1&lt;/volume&gt;&lt;number&gt;1&lt;/number&gt;&lt;dates&gt;&lt;year&gt;2013&lt;/year&gt;&lt;/dates&gt;&lt;isbn&gt;2329-8847&lt;/isbn&gt;&lt;urls&gt;&lt;/urls&gt;&lt;/record&gt;&lt;/Cite&gt;&lt;/EndNote&gt;</w:instrText>
      </w:r>
      <w:r w:rsidR="004A0AF3">
        <w:rPr>
          <w:rFonts w:ascii="Times New Roman" w:hAnsi="Times New Roman"/>
          <w:sz w:val="24"/>
          <w:szCs w:val="24"/>
        </w:rPr>
        <w:fldChar w:fldCharType="separate"/>
      </w:r>
      <w:r w:rsidR="004A0AF3" w:rsidRPr="004A0AF3">
        <w:rPr>
          <w:rFonts w:ascii="Times New Roman" w:hAnsi="Times New Roman"/>
          <w:noProof/>
          <w:sz w:val="24"/>
          <w:szCs w:val="24"/>
          <w:vertAlign w:val="superscript"/>
        </w:rPr>
        <w:t>31</w:t>
      </w:r>
      <w:r w:rsidR="004A0AF3">
        <w:rPr>
          <w:rFonts w:ascii="Times New Roman" w:hAnsi="Times New Roman"/>
          <w:sz w:val="24"/>
          <w:szCs w:val="24"/>
        </w:rPr>
        <w:fldChar w:fldCharType="end"/>
      </w:r>
      <w:r w:rsidR="007B5D34">
        <w:rPr>
          <w:rFonts w:ascii="Times New Roman" w:hAnsi="Times New Roman"/>
          <w:sz w:val="24"/>
          <w:szCs w:val="24"/>
        </w:rPr>
        <w:t xml:space="preserve"> Such interventions are important today, and will remain </w:t>
      </w:r>
      <w:r w:rsidR="004A0AF3">
        <w:rPr>
          <w:rFonts w:ascii="Times New Roman" w:hAnsi="Times New Roman"/>
          <w:sz w:val="24"/>
          <w:szCs w:val="24"/>
        </w:rPr>
        <w:t xml:space="preserve">so </w:t>
      </w:r>
      <w:r w:rsidR="007B5D34">
        <w:rPr>
          <w:rFonts w:ascii="Times New Roman" w:hAnsi="Times New Roman"/>
          <w:sz w:val="24"/>
          <w:szCs w:val="24"/>
        </w:rPr>
        <w:t xml:space="preserve">as the population ages and </w:t>
      </w:r>
      <w:r w:rsidR="00290AF5">
        <w:rPr>
          <w:rFonts w:ascii="Times New Roman" w:hAnsi="Times New Roman"/>
          <w:sz w:val="24"/>
          <w:szCs w:val="24"/>
        </w:rPr>
        <w:t xml:space="preserve">climate change </w:t>
      </w:r>
      <w:r w:rsidR="006462A4">
        <w:rPr>
          <w:rFonts w:ascii="Times New Roman" w:hAnsi="Times New Roman"/>
          <w:sz w:val="24"/>
          <w:szCs w:val="24"/>
        </w:rPr>
        <w:t>increases the within- and between-season weather variability</w:t>
      </w:r>
      <w:ins w:id="59" w:author="Parks, Robbie M" w:date="2017-01-06T16:15:00Z">
        <w:r w:rsidR="006462A4">
          <w:rPr>
            <w:rFonts w:ascii="Times New Roman" w:hAnsi="Times New Roman"/>
            <w:sz w:val="24"/>
            <w:szCs w:val="24"/>
          </w:rPr>
          <w:t>.</w:t>
        </w:r>
      </w:ins>
    </w:p>
    <w:p w14:paraId="6068B2F1" w14:textId="77777777" w:rsidR="0007260F" w:rsidRPr="004E0482" w:rsidRDefault="0007260F" w:rsidP="00F20E5D">
      <w:pPr>
        <w:spacing w:after="0" w:line="480" w:lineRule="auto"/>
        <w:outlineLvl w:val="0"/>
        <w:rPr>
          <w:rFonts w:ascii="Times New Roman" w:hAnsi="Times New Roman"/>
          <w:b/>
          <w:color w:val="000000" w:themeColor="text1"/>
          <w:sz w:val="24"/>
          <w:szCs w:val="24"/>
        </w:rPr>
      </w:pPr>
    </w:p>
    <w:p w14:paraId="2BA5AA88" w14:textId="77777777" w:rsidR="0007260F" w:rsidRPr="004E0482" w:rsidRDefault="0007260F" w:rsidP="003F6B5D">
      <w:pPr>
        <w:spacing w:after="0" w:line="240" w:lineRule="auto"/>
        <w:rPr>
          <w:rFonts w:ascii="Times New Roman" w:hAnsi="Times New Roman"/>
          <w:b/>
          <w:color w:val="000000" w:themeColor="text1"/>
          <w:sz w:val="24"/>
          <w:szCs w:val="24"/>
        </w:rPr>
      </w:pPr>
    </w:p>
    <w:p w14:paraId="0D8BFB3A" w14:textId="77777777" w:rsidR="0007260F" w:rsidRPr="004E0482" w:rsidRDefault="0007260F" w:rsidP="00F20E5D">
      <w:pPr>
        <w:spacing w:after="0" w:line="480" w:lineRule="auto"/>
        <w:outlineLvl w:val="0"/>
        <w:rPr>
          <w:rFonts w:ascii="Times New Roman" w:hAnsi="Times New Roman"/>
          <w:b/>
          <w:color w:val="000000" w:themeColor="text1"/>
          <w:sz w:val="24"/>
          <w:szCs w:val="24"/>
        </w:rPr>
      </w:pPr>
      <w:r w:rsidRPr="004E0482">
        <w:rPr>
          <w:rFonts w:ascii="Times New Roman" w:hAnsi="Times New Roman"/>
          <w:b/>
          <w:color w:val="000000" w:themeColor="text1"/>
          <w:sz w:val="24"/>
          <w:szCs w:val="24"/>
        </w:rPr>
        <w:t>Methods</w:t>
      </w:r>
    </w:p>
    <w:p w14:paraId="4E318F0D" w14:textId="77777777" w:rsidR="0007260F" w:rsidRPr="004E0482" w:rsidRDefault="0007260F" w:rsidP="003F6B5D">
      <w:pPr>
        <w:spacing w:after="0" w:line="480" w:lineRule="auto"/>
        <w:outlineLvl w:val="0"/>
        <w:rPr>
          <w:rFonts w:ascii="Times New Roman" w:hAnsi="Times New Roman"/>
          <w:i/>
          <w:color w:val="000000" w:themeColor="text1"/>
          <w:sz w:val="24"/>
          <w:szCs w:val="24"/>
        </w:rPr>
      </w:pPr>
      <w:r w:rsidRPr="004E0482">
        <w:rPr>
          <w:rFonts w:ascii="Times New Roman" w:hAnsi="Times New Roman"/>
          <w:i/>
          <w:color w:val="000000" w:themeColor="text1"/>
          <w:sz w:val="24"/>
          <w:szCs w:val="24"/>
        </w:rPr>
        <w:t>Data</w:t>
      </w:r>
    </w:p>
    <w:p w14:paraId="4DA2F05B" w14:textId="6A943130" w:rsidR="0007260F" w:rsidRDefault="0007260F" w:rsidP="00B938DB">
      <w:pPr>
        <w:spacing w:after="0" w:line="480" w:lineRule="auto"/>
        <w:rPr>
          <w:rFonts w:ascii="Times New Roman" w:hAnsi="Times New Roman"/>
          <w:color w:val="000000" w:themeColor="text1"/>
          <w:sz w:val="24"/>
          <w:szCs w:val="24"/>
        </w:rPr>
      </w:pPr>
      <w:r w:rsidRPr="004E0482">
        <w:rPr>
          <w:rStyle w:val="apple-style-span"/>
          <w:rFonts w:ascii="Times New Roman" w:hAnsi="Times New Roman"/>
          <w:color w:val="000000" w:themeColor="text1"/>
          <w:sz w:val="24"/>
          <w:szCs w:val="24"/>
        </w:rPr>
        <w:t xml:space="preserve">We obtained data on all 73,804,561 deaths in the USA </w:t>
      </w:r>
      <w:r>
        <w:rPr>
          <w:rStyle w:val="apple-style-span"/>
          <w:rFonts w:ascii="Times New Roman" w:hAnsi="Times New Roman"/>
          <w:color w:val="000000" w:themeColor="text1"/>
          <w:sz w:val="24"/>
          <w:szCs w:val="24"/>
        </w:rPr>
        <w:t>from</w:t>
      </w:r>
      <w:r w:rsidRPr="004E0482">
        <w:rPr>
          <w:rStyle w:val="apple-style-span"/>
          <w:rFonts w:ascii="Times New Roman" w:hAnsi="Times New Roman"/>
          <w:color w:val="000000" w:themeColor="text1"/>
          <w:sz w:val="24"/>
          <w:szCs w:val="24"/>
        </w:rPr>
        <w:t xml:space="preserve"> 1982</w:t>
      </w:r>
      <w:r>
        <w:rPr>
          <w:rStyle w:val="apple-style-span"/>
          <w:rFonts w:ascii="Times New Roman" w:hAnsi="Times New Roman"/>
          <w:color w:val="000000" w:themeColor="text1"/>
          <w:sz w:val="24"/>
          <w:szCs w:val="24"/>
        </w:rPr>
        <w:t xml:space="preserve"> to </w:t>
      </w:r>
      <w:r w:rsidRPr="004E0482">
        <w:rPr>
          <w:rStyle w:val="apple-style-span"/>
          <w:rFonts w:ascii="Times New Roman" w:hAnsi="Times New Roman"/>
          <w:color w:val="000000" w:themeColor="text1"/>
          <w:sz w:val="24"/>
          <w:szCs w:val="24"/>
        </w:rPr>
        <w:t xml:space="preserve">2013 from the National Center for Health Statistics (NCHS). </w:t>
      </w:r>
      <w:r w:rsidRPr="004E0482">
        <w:rPr>
          <w:rFonts w:ascii="Times New Roman" w:hAnsi="Times New Roman"/>
          <w:color w:val="000000" w:themeColor="text1"/>
          <w:sz w:val="24"/>
          <w:szCs w:val="24"/>
        </w:rPr>
        <w:t>Age, sex, state of residence, and month of death were available for each record. Yearly population counts were available from NCHS for 1990 to 2013 and from the US Census Bureau prior to 1990.</w:t>
      </w:r>
      <w:r w:rsidRPr="004E0482">
        <w:rPr>
          <w:rFonts w:ascii="Times New Roman" w:hAnsi="Times New Roman"/>
          <w:color w:val="000000" w:themeColor="text1"/>
          <w:sz w:val="24"/>
          <w:szCs w:val="24"/>
        </w:rPr>
        <w:fldChar w:fldCharType="begin"/>
      </w:r>
      <w:r w:rsidR="004A0AF3">
        <w:rPr>
          <w:rFonts w:ascii="Times New Roman" w:hAnsi="Times New Roman"/>
          <w:color w:val="000000" w:themeColor="text1"/>
          <w:sz w:val="24"/>
          <w:szCs w:val="24"/>
        </w:rPr>
        <w:instrText xml:space="preserve"> ADDIN EN.CITE &lt;EndNote&gt;&lt;Cite&gt;&lt;Author&gt;Ingram&lt;/Author&gt;&lt;Year&gt;2003&lt;/Year&gt;&lt;RecNum&gt;456&lt;/RecNum&gt;&lt;DisplayText&gt;&lt;style face="superscript"&gt;32&lt;/style&gt;&lt;/DisplayText&gt;&lt;record&gt;&lt;rec-number&gt;456&lt;/rec-number&gt;&lt;foreign-keys&gt;&lt;key app="EN" db-id="t0tw0zzvgt0wf4erero5steu5rx5tpas22wa" timestamp="1480017786"&gt;456&lt;/key&gt;&lt;/foreign-keys&gt;&lt;ref-type name="Journal Article"&gt;17&lt;/ref-type&gt;&lt;contributors&gt;&lt;authors&gt;&lt;author&gt;Ingram, Deborah D&lt;/author&gt;&lt;author&gt;Parker, Jennifer D&lt;/author&gt;&lt;author&gt;Schenker, Nathaniel&lt;/author&gt;&lt;author&gt;Weed, James A&lt;/author&gt;&lt;author&gt;Hamilton, Brady&lt;/author&gt;&lt;author&gt;Arias, Elizabeth&lt;/author&gt;&lt;author&gt;Madans, Jennifer H&lt;/author&gt;&lt;/authors&gt;&lt;/contributors&gt;&lt;titles&gt;&lt;title&gt;United States Census 2000 population with bridged race categories&lt;/title&gt;&lt;secondary-title&gt;Vital and health statistics. Series 2, Data evaluation and methods research&lt;/secondary-title&gt;&lt;/titles&gt;&lt;periodical&gt;&lt;full-title&gt;Vital and health statistics. Series 2, Data evaluation and methods research&lt;/full-title&gt;&lt;/periodical&gt;&lt;pages&gt;1-55&lt;/pages&gt;&lt;number&gt;135&lt;/number&gt;&lt;dates&gt;&lt;year&gt;2003&lt;/year&gt;&lt;/dates&gt;&lt;isbn&gt;0083-2057&lt;/isbn&gt;&lt;urls&gt;&lt;/urls&gt;&lt;/record&gt;&lt;/Cite&gt;&lt;/EndNote&gt;</w:instrText>
      </w:r>
      <w:r w:rsidRPr="004E0482">
        <w:rPr>
          <w:rFonts w:ascii="Times New Roman" w:hAnsi="Times New Roman"/>
          <w:color w:val="000000" w:themeColor="text1"/>
          <w:sz w:val="24"/>
          <w:szCs w:val="24"/>
        </w:rPr>
        <w:fldChar w:fldCharType="separate"/>
      </w:r>
      <w:r w:rsidR="004A0AF3" w:rsidRPr="004A0AF3">
        <w:rPr>
          <w:rFonts w:ascii="Times New Roman" w:hAnsi="Times New Roman"/>
          <w:noProof/>
          <w:color w:val="000000" w:themeColor="text1"/>
          <w:sz w:val="24"/>
          <w:szCs w:val="24"/>
          <w:vertAlign w:val="superscript"/>
        </w:rPr>
        <w:t>32</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We inferred monthly population counts through linear interpolation, assigning each yearly count to July.</w:t>
      </w:r>
      <w:ins w:id="60" w:author="Majid" w:date="2017-01-05T13:33:00Z">
        <w:r w:rsidR="00B71A20" w:rsidRPr="00B71A20">
          <w:rPr>
            <w:rFonts w:ascii="Times New Roman" w:hAnsi="Times New Roman"/>
            <w:sz w:val="24"/>
            <w:szCs w:val="24"/>
          </w:rPr>
          <w:t xml:space="preserve"> </w:t>
        </w:r>
      </w:ins>
      <w:r w:rsidR="00B71A20">
        <w:rPr>
          <w:rFonts w:ascii="Times New Roman" w:hAnsi="Times New Roman"/>
          <w:sz w:val="24"/>
          <w:szCs w:val="24"/>
        </w:rPr>
        <w:t>We also subdivided the</w:t>
      </w:r>
      <w:r w:rsidR="00B71A20" w:rsidRPr="004278AA">
        <w:rPr>
          <w:rFonts w:ascii="Times New Roman" w:hAnsi="Times New Roman"/>
          <w:sz w:val="24"/>
          <w:szCs w:val="24"/>
        </w:rPr>
        <w:t xml:space="preserve"> national data geographically by climate region</w:t>
      </w:r>
      <w:r w:rsidR="00B71A20">
        <w:rPr>
          <w:rFonts w:ascii="Times New Roman" w:hAnsi="Times New Roman"/>
          <w:sz w:val="24"/>
          <w:szCs w:val="24"/>
        </w:rPr>
        <w:t>s used</w:t>
      </w:r>
      <w:r w:rsidR="00B71A20" w:rsidRPr="004278AA">
        <w:rPr>
          <w:rFonts w:ascii="Times New Roman" w:hAnsi="Times New Roman"/>
          <w:sz w:val="24"/>
          <w:szCs w:val="24"/>
        </w:rPr>
        <w:t xml:space="preserve"> by the National Oceanic and Atmospheric Administration (NOAA)</w:t>
      </w:r>
      <w:r w:rsidR="00B71A20">
        <w:rPr>
          <w:rFonts w:ascii="Times New Roman" w:hAnsi="Times New Roman"/>
          <w:sz w:val="24"/>
          <w:szCs w:val="24"/>
        </w:rPr>
        <w:t>;</w:t>
      </w:r>
      <w:r w:rsidR="00B71A20">
        <w:rPr>
          <w:rFonts w:ascii="Times New Roman" w:hAnsi="Times New Roman"/>
          <w:sz w:val="24"/>
          <w:szCs w:val="24"/>
        </w:rPr>
        <w:fldChar w:fldCharType="begin"/>
      </w:r>
      <w:r w:rsidR="004A0AF3">
        <w:rPr>
          <w:rFonts w:ascii="Times New Roman" w:hAnsi="Times New Roman"/>
          <w:sz w:val="24"/>
          <w:szCs w:val="24"/>
        </w:rPr>
        <w:instrText xml:space="preserve"> ADDIN EN.CITE &lt;EndNote&gt;&lt;Cite&gt;&lt;Author&gt;Karl&lt;/Author&gt;&lt;Year&gt;1984&lt;/Year&gt;&lt;RecNum&gt;454&lt;/RecNum&gt;&lt;DisplayText&gt;&lt;style face="superscript"&gt;33&lt;/style&gt;&lt;/DisplayText&gt;&lt;record&gt;&lt;rec-number&gt;454&lt;/rec-number&gt;&lt;foreign-keys&gt;&lt;key app="EN" db-id="t0tw0zzvgt0wf4erero5steu5rx5tpas22wa" timestamp="1480017599"&gt;454&lt;/key&gt;&lt;/foreign-keys&gt;&lt;ref-type name="Book"&gt;6&lt;/ref-type&gt;&lt;contributors&gt;&lt;authors&gt;&lt;author&gt;Karl, Thomas&lt;/author&gt;&lt;author&gt;Koss, Walter James&lt;/author&gt;&lt;/authors&gt;&lt;/contributors&gt;&lt;titles&gt;&lt;title&gt;Regional and national monthly, seasonal, and annual temperature weighted by area, 1895-1983&lt;/title&gt;&lt;/titles&gt;&lt;dates&gt;&lt;year&gt;1984&lt;/year&gt;&lt;/dates&gt;&lt;publisher&gt;National Climatic Data Center&lt;/publisher&gt;&lt;urls&gt;&lt;/urls&gt;&lt;/record&gt;&lt;/Cite&gt;&lt;/EndNote&gt;</w:instrText>
      </w:r>
      <w:r w:rsidR="00B71A20">
        <w:rPr>
          <w:rFonts w:ascii="Times New Roman" w:hAnsi="Times New Roman"/>
          <w:sz w:val="24"/>
          <w:szCs w:val="24"/>
        </w:rPr>
        <w:fldChar w:fldCharType="separate"/>
      </w:r>
      <w:r w:rsidR="004A0AF3" w:rsidRPr="004A0AF3">
        <w:rPr>
          <w:rFonts w:ascii="Times New Roman" w:hAnsi="Times New Roman"/>
          <w:noProof/>
          <w:sz w:val="24"/>
          <w:szCs w:val="24"/>
          <w:vertAlign w:val="superscript"/>
        </w:rPr>
        <w:t>33</w:t>
      </w:r>
      <w:r w:rsidR="00B71A20">
        <w:rPr>
          <w:rFonts w:ascii="Times New Roman" w:hAnsi="Times New Roman"/>
          <w:sz w:val="24"/>
          <w:szCs w:val="24"/>
        </w:rPr>
        <w:fldChar w:fldCharType="end"/>
      </w:r>
      <w:r w:rsidR="00B71A20" w:rsidRPr="004278AA">
        <w:rPr>
          <w:rFonts w:ascii="Times New Roman" w:hAnsi="Times New Roman"/>
          <w:sz w:val="24"/>
          <w:szCs w:val="24"/>
        </w:rPr>
        <w:t xml:space="preserve"> </w:t>
      </w:r>
      <w:r w:rsidR="00B71A20">
        <w:rPr>
          <w:rFonts w:ascii="Times New Roman" w:hAnsi="Times New Roman"/>
          <w:sz w:val="24"/>
          <w:szCs w:val="24"/>
        </w:rPr>
        <w:t>Hawaii was included in the West region, and Alaska in the Northwest region.</w:t>
      </w:r>
    </w:p>
    <w:p w14:paraId="7EEBB12A" w14:textId="77777777" w:rsidR="0007260F" w:rsidRPr="004E0482" w:rsidRDefault="0007260F" w:rsidP="00472EC1">
      <w:pPr>
        <w:spacing w:after="0" w:line="480" w:lineRule="auto"/>
        <w:rPr>
          <w:rFonts w:ascii="Times New Roman" w:hAnsi="Times New Roman"/>
          <w:color w:val="000000" w:themeColor="text1"/>
          <w:sz w:val="24"/>
          <w:szCs w:val="24"/>
        </w:rPr>
      </w:pPr>
    </w:p>
    <w:p w14:paraId="0099D9A5" w14:textId="493F3C1C" w:rsidR="0078333E" w:rsidRDefault="0007260F" w:rsidP="00472EC1">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Data were divided by sex and age in the following 10 age groups: 0-4, 5-14, 25- 34, 35-44, 45-54, 55-64, 65-74, 75-84, 85+ years. We calculated monthly death rates for each age and sex group, both nationally and for sub-national climate regions. Death rate calculations accounted for varying length of months</w:t>
      </w:r>
      <w:r>
        <w:rPr>
          <w:rFonts w:ascii="Times New Roman" w:hAnsi="Times New Roman"/>
          <w:color w:val="000000" w:themeColor="text1"/>
          <w:sz w:val="24"/>
          <w:szCs w:val="24"/>
        </w:rPr>
        <w:t>,</w:t>
      </w:r>
      <w:r w:rsidRPr="004E0482">
        <w:rPr>
          <w:rFonts w:ascii="Times New Roman" w:hAnsi="Times New Roman"/>
          <w:color w:val="000000" w:themeColor="text1"/>
          <w:sz w:val="24"/>
          <w:szCs w:val="24"/>
        </w:rPr>
        <w:t xml:space="preserve"> by multiplying each month’s death count by </w:t>
      </w:r>
      <w:r>
        <w:rPr>
          <w:rFonts w:ascii="Times New Roman" w:hAnsi="Times New Roman"/>
          <w:color w:val="000000" w:themeColor="text1"/>
          <w:sz w:val="24"/>
          <w:szCs w:val="24"/>
        </w:rPr>
        <w:t>a factor that would make it equivalent to a 31-day month</w:t>
      </w:r>
      <w:r w:rsidRPr="004E0482">
        <w:rPr>
          <w:rFonts w:ascii="Times New Roman" w:hAnsi="Times New Roman"/>
          <w:color w:val="000000" w:themeColor="text1"/>
          <w:sz w:val="24"/>
          <w:szCs w:val="24"/>
        </w:rPr>
        <w:t>.</w:t>
      </w:r>
    </w:p>
    <w:p w14:paraId="1723485A" w14:textId="77777777" w:rsidR="001A0C5A" w:rsidRDefault="001A0C5A" w:rsidP="00472EC1">
      <w:pPr>
        <w:spacing w:after="0" w:line="480" w:lineRule="auto"/>
        <w:rPr>
          <w:rFonts w:ascii="Times New Roman" w:hAnsi="Times New Roman"/>
          <w:color w:val="000000" w:themeColor="text1"/>
          <w:sz w:val="24"/>
          <w:szCs w:val="24"/>
        </w:rPr>
      </w:pPr>
    </w:p>
    <w:p w14:paraId="06CCAF4E" w14:textId="77777777" w:rsidR="0007260F" w:rsidRPr="004E0482" w:rsidRDefault="0007260F">
      <w:pPr>
        <w:spacing w:after="0" w:line="480" w:lineRule="auto"/>
        <w:rPr>
          <w:rFonts w:ascii="Times New Roman" w:hAnsi="Times New Roman"/>
          <w:color w:val="000000" w:themeColor="text1"/>
          <w:sz w:val="24"/>
          <w:szCs w:val="24"/>
        </w:rPr>
      </w:pPr>
    </w:p>
    <w:p w14:paraId="756E0785" w14:textId="77777777" w:rsidR="0007260F" w:rsidRPr="004E0482" w:rsidRDefault="0007260F">
      <w:pPr>
        <w:spacing w:after="0" w:line="480" w:lineRule="auto"/>
        <w:outlineLvl w:val="0"/>
        <w:rPr>
          <w:rFonts w:ascii="Times New Roman" w:hAnsi="Times New Roman"/>
          <w:i/>
          <w:color w:val="000000" w:themeColor="text1"/>
          <w:sz w:val="24"/>
          <w:szCs w:val="24"/>
        </w:rPr>
      </w:pPr>
      <w:r w:rsidRPr="004E0482">
        <w:rPr>
          <w:rFonts w:ascii="Times New Roman" w:hAnsi="Times New Roman"/>
          <w:i/>
          <w:color w:val="000000" w:themeColor="text1"/>
          <w:sz w:val="24"/>
          <w:szCs w:val="24"/>
        </w:rPr>
        <w:t>Statistical methods</w:t>
      </w:r>
    </w:p>
    <w:p w14:paraId="7CE923E0" w14:textId="572C1AC7" w:rsidR="0007260F" w:rsidRDefault="0007260F">
      <w:pPr>
        <w:widowControl w:val="0"/>
        <w:autoSpaceDE w:val="0"/>
        <w:autoSpaceDN w:val="0"/>
        <w:adjustRightInd w:val="0"/>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We used wavelet analysis to </w:t>
      </w:r>
      <w:r w:rsidR="00B71A20">
        <w:rPr>
          <w:rFonts w:ascii="Times New Roman" w:hAnsi="Times New Roman"/>
          <w:color w:val="000000" w:themeColor="text1"/>
          <w:sz w:val="24"/>
          <w:szCs w:val="24"/>
        </w:rPr>
        <w:t>investigate</w:t>
      </w:r>
      <w:r w:rsidRPr="004E0482">
        <w:rPr>
          <w:rFonts w:ascii="Times New Roman" w:hAnsi="Times New Roman"/>
          <w:color w:val="000000" w:themeColor="text1"/>
          <w:sz w:val="24"/>
          <w:szCs w:val="24"/>
        </w:rPr>
        <w:t xml:space="preserve"> seasonality, both nationally and sub-nationally, for each age-sex group. </w:t>
      </w:r>
      <w:r>
        <w:rPr>
          <w:rFonts w:ascii="Times New Roman" w:hAnsi="Times New Roman"/>
          <w:color w:val="000000" w:themeColor="text1"/>
          <w:sz w:val="24"/>
          <w:szCs w:val="24"/>
        </w:rPr>
        <w:t>W</w:t>
      </w:r>
      <w:r w:rsidRPr="004E0482">
        <w:rPr>
          <w:rFonts w:ascii="Times New Roman" w:hAnsi="Times New Roman"/>
          <w:color w:val="000000" w:themeColor="text1"/>
          <w:sz w:val="24"/>
          <w:szCs w:val="24"/>
        </w:rPr>
        <w:t>avelet analysis uncovers the presence, and frequency, of repeated maxima and minima in each age-sex-specific death rate time series. In brief, a Morlet wavelet, described in detail elsewhere,</w:t>
      </w:r>
      <w:r w:rsidRPr="004E0482">
        <w:rPr>
          <w:rFonts w:ascii="Times New Roman" w:hAnsi="Times New Roman"/>
          <w:color w:val="000000" w:themeColor="text1"/>
          <w:sz w:val="24"/>
          <w:szCs w:val="24"/>
        </w:rPr>
        <w:fldChar w:fldCharType="begin"/>
      </w:r>
      <w:r w:rsidR="006D55E7">
        <w:rPr>
          <w:rFonts w:ascii="Times New Roman" w:hAnsi="Times New Roman"/>
          <w:color w:val="000000" w:themeColor="text1"/>
          <w:sz w:val="24"/>
          <w:szCs w:val="24"/>
        </w:rPr>
        <w:instrText xml:space="preserve"> ADDIN EN.CITE &lt;EndNote&gt;&lt;Cite&gt;&lt;Author&gt;Cazelles&lt;/Author&gt;&lt;Year&gt;2008&lt;/Year&gt;&lt;RecNum&gt;455&lt;/RecNum&gt;&lt;DisplayText&gt;&lt;style face="superscript"&gt;27&lt;/style&gt;&lt;/DisplayText&gt;&lt;record&gt;&lt;rec-number&gt;455&lt;/rec-number&gt;&lt;foreign-keys&gt;&lt;key app="EN" db-id="t0tw0zzvgt0wf4erero5steu5rx5tpas22wa" timestamp="1480017609"&gt;455&lt;/key&gt;&lt;/foreign-keys&gt;&lt;ref-type name="Journal Article"&gt;17&lt;/ref-type&gt;&lt;contributors&gt;&lt;authors&gt;&lt;author&gt;Cazelles, Bernard&lt;/author&gt;&lt;author&gt;Chavez, Mario&lt;/author&gt;&lt;author&gt;Berteaux, Dominique&lt;/author&gt;&lt;author&gt;Ménard, Frédéric&lt;/author&gt;&lt;author&gt;Vik, Jon Olav&lt;/author&gt;&lt;author&gt;Jenouvrier, Stéphanie&lt;/author&gt;&lt;author&gt;Stenseth, Nils C&lt;/author&gt;&lt;/authors&gt;&lt;/contributors&gt;&lt;titles&gt;&lt;title&gt;Wavelet analysis of ecological time series&lt;/title&gt;&lt;secondary-title&gt;Oecologia&lt;/secondary-title&gt;&lt;/titles&gt;&lt;periodical&gt;&lt;full-title&gt;Oecologia&lt;/full-title&gt;&lt;/periodical&gt;&lt;pages&gt;287-304&lt;/pages&gt;&lt;volume&gt;156&lt;/volume&gt;&lt;number&gt;2&lt;/number&gt;&lt;dates&gt;&lt;year&gt;2008&lt;/year&gt;&lt;/dates&gt;&lt;isbn&gt;0029-8549&lt;/isbn&gt;&lt;urls&gt;&lt;/urls&gt;&lt;/record&gt;&lt;/Cite&gt;&lt;/EndNote&gt;</w:instrText>
      </w:r>
      <w:r w:rsidRPr="004E0482">
        <w:rPr>
          <w:rFonts w:ascii="Times New Roman" w:hAnsi="Times New Roman"/>
          <w:color w:val="000000" w:themeColor="text1"/>
          <w:sz w:val="24"/>
          <w:szCs w:val="24"/>
        </w:rPr>
        <w:fldChar w:fldCharType="separate"/>
      </w:r>
      <w:r w:rsidR="006D55E7" w:rsidRPr="006D55E7">
        <w:rPr>
          <w:rFonts w:ascii="Times New Roman" w:hAnsi="Times New Roman"/>
          <w:noProof/>
          <w:color w:val="000000" w:themeColor="text1"/>
          <w:sz w:val="24"/>
          <w:szCs w:val="24"/>
          <w:vertAlign w:val="superscript"/>
        </w:rPr>
        <w:t>27</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is equivalent to using a moving window on the death rate time series and analysing periodicity in each window using a short-form Fourier transform, hence generating a dynami</w:t>
      </w:r>
      <w:r>
        <w:rPr>
          <w:rFonts w:ascii="Times New Roman" w:hAnsi="Times New Roman"/>
          <w:color w:val="000000" w:themeColor="text1"/>
          <w:sz w:val="24"/>
          <w:szCs w:val="24"/>
        </w:rPr>
        <w:t>c spectral analysis. The resulting coefficients</w:t>
      </w:r>
      <w:r w:rsidRPr="004E0482">
        <w:rPr>
          <w:rFonts w:ascii="Times New Roman" w:hAnsi="Times New Roman"/>
          <w:color w:val="000000" w:themeColor="text1"/>
          <w:sz w:val="24"/>
          <w:szCs w:val="24"/>
        </w:rPr>
        <w:t xml:space="preserve"> can be presented on a two-dimensional</w:t>
      </w:r>
      <w:r>
        <w:rPr>
          <w:rFonts w:ascii="Times New Roman" w:hAnsi="Times New Roman"/>
          <w:color w:val="000000" w:themeColor="text1"/>
          <w:sz w:val="24"/>
          <w:szCs w:val="24"/>
        </w:rPr>
        <w:t xml:space="preserve"> plot of time against frequency</w:t>
      </w:r>
      <w:r w:rsidRPr="004E0482">
        <w:rPr>
          <w:rFonts w:ascii="Times New Roman" w:hAnsi="Times New Roman"/>
          <w:color w:val="000000" w:themeColor="text1"/>
          <w:sz w:val="24"/>
          <w:szCs w:val="24"/>
        </w:rPr>
        <w:t xml:space="preserve"> (Figure 1).</w:t>
      </w:r>
      <w:r w:rsidRPr="00DC7CAF">
        <w:rPr>
          <w:rFonts w:ascii="Times New Roman" w:hAnsi="Times New Roman"/>
          <w:color w:val="000000" w:themeColor="text1"/>
          <w:sz w:val="24"/>
          <w:szCs w:val="24"/>
        </w:rPr>
        <w:t xml:space="preserve"> </w:t>
      </w:r>
      <w:r>
        <w:rPr>
          <w:rFonts w:ascii="Times New Roman" w:hAnsi="Times New Roman"/>
          <w:color w:val="000000" w:themeColor="text1"/>
          <w:sz w:val="24"/>
          <w:szCs w:val="24"/>
        </w:rPr>
        <w:t>Importantly, w</w:t>
      </w:r>
      <w:r w:rsidRPr="004E0482">
        <w:rPr>
          <w:rFonts w:ascii="Times New Roman" w:hAnsi="Times New Roman"/>
          <w:color w:val="000000" w:themeColor="text1"/>
          <w:sz w:val="24"/>
          <w:szCs w:val="24"/>
        </w:rPr>
        <w:t>avelet analysis</w:t>
      </w:r>
      <w:r>
        <w:rPr>
          <w:rFonts w:ascii="Times New Roman" w:hAnsi="Times New Roman"/>
          <w:color w:val="000000" w:themeColor="text1"/>
          <w:sz w:val="24"/>
          <w:szCs w:val="24"/>
        </w:rPr>
        <w:t xml:space="preserve"> </w:t>
      </w:r>
      <w:proofErr w:type="gramStart"/>
      <w:r w:rsidR="00290FD5">
        <w:rPr>
          <w:rFonts w:ascii="Times New Roman" w:hAnsi="Times New Roman"/>
          <w:color w:val="000000" w:themeColor="text1"/>
          <w:sz w:val="24"/>
          <w:szCs w:val="24"/>
        </w:rPr>
        <w:t>is able to</w:t>
      </w:r>
      <w:proofErr w:type="gramEnd"/>
      <w:r w:rsidR="00290FD5"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measure</w:t>
      </w:r>
      <w:r w:rsidRPr="004E0482">
        <w:rPr>
          <w:rFonts w:ascii="Times New Roman" w:hAnsi="Times New Roman"/>
          <w:color w:val="000000" w:themeColor="text1"/>
          <w:sz w:val="24"/>
          <w:szCs w:val="24"/>
        </w:rPr>
        <w:t xml:space="preserve"> dynamic seasonal behaviour, </w:t>
      </w:r>
      <w:r>
        <w:rPr>
          <w:rFonts w:ascii="Times New Roman" w:hAnsi="Times New Roman"/>
          <w:color w:val="000000" w:themeColor="text1"/>
          <w:sz w:val="24"/>
          <w:szCs w:val="24"/>
        </w:rPr>
        <w:t xml:space="preserve">in which </w:t>
      </w:r>
      <w:r w:rsidRPr="004E0482">
        <w:rPr>
          <w:rFonts w:ascii="Times New Roman" w:hAnsi="Times New Roman"/>
          <w:color w:val="000000" w:themeColor="text1"/>
          <w:sz w:val="24"/>
          <w:szCs w:val="24"/>
        </w:rPr>
        <w:t xml:space="preserve">the periodicity of death rates </w:t>
      </w:r>
      <w:r>
        <w:rPr>
          <w:rFonts w:ascii="Times New Roman" w:hAnsi="Times New Roman"/>
          <w:color w:val="000000" w:themeColor="text1"/>
          <w:sz w:val="24"/>
          <w:szCs w:val="24"/>
        </w:rPr>
        <w:t>may</w:t>
      </w:r>
      <w:r w:rsidRPr="004E0482">
        <w:rPr>
          <w:rFonts w:ascii="Times New Roman" w:hAnsi="Times New Roman"/>
          <w:color w:val="000000" w:themeColor="text1"/>
          <w:sz w:val="24"/>
          <w:szCs w:val="24"/>
        </w:rPr>
        <w:t xml:space="preserve"> disappea</w:t>
      </w:r>
      <w:r>
        <w:rPr>
          <w:rFonts w:ascii="Times New Roman" w:hAnsi="Times New Roman"/>
          <w:color w:val="000000" w:themeColor="text1"/>
          <w:sz w:val="24"/>
          <w:szCs w:val="24"/>
        </w:rPr>
        <w:t>r, emerge, or change over time. This is</w:t>
      </w:r>
      <w:r w:rsidRPr="004E0482">
        <w:rPr>
          <w:rFonts w:ascii="Times New Roman" w:hAnsi="Times New Roman"/>
          <w:color w:val="000000" w:themeColor="text1"/>
          <w:sz w:val="24"/>
          <w:szCs w:val="24"/>
        </w:rPr>
        <w:t xml:space="preserve"> not possible in standard Fourier analysis or </w:t>
      </w:r>
      <w:r>
        <w:rPr>
          <w:rFonts w:ascii="Times New Roman" w:hAnsi="Times New Roman"/>
          <w:color w:val="000000" w:themeColor="text1"/>
          <w:sz w:val="24"/>
          <w:szCs w:val="24"/>
        </w:rPr>
        <w:t xml:space="preserve">when </w:t>
      </w:r>
      <w:r w:rsidRPr="004E0482">
        <w:rPr>
          <w:rFonts w:ascii="Times New Roman" w:hAnsi="Times New Roman"/>
          <w:color w:val="000000" w:themeColor="text1"/>
          <w:sz w:val="24"/>
          <w:szCs w:val="24"/>
        </w:rPr>
        <w:t>fitting a statistical model with a period basis function.</w:t>
      </w:r>
      <w:r>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We used the R package</w:t>
      </w:r>
      <w:r w:rsidR="008C2086">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WaveletComp</w:t>
      </w:r>
      <w:r w:rsidR="00E80EA7">
        <w:rPr>
          <w:rFonts w:ascii="Times New Roman" w:hAnsi="Times New Roman"/>
          <w:color w:val="000000" w:themeColor="text1"/>
          <w:sz w:val="24"/>
          <w:szCs w:val="24"/>
        </w:rPr>
        <w:t xml:space="preserve"> (version 1.0)</w:t>
      </w:r>
      <w:r w:rsidR="00E80EA7" w:rsidRPr="004E0482">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 xml:space="preserve">for the wavelet analysis. </w:t>
      </w:r>
      <w:r>
        <w:rPr>
          <w:rFonts w:ascii="Times New Roman" w:hAnsi="Times New Roman"/>
          <w:color w:val="000000" w:themeColor="text1"/>
          <w:sz w:val="24"/>
          <w:szCs w:val="24"/>
        </w:rPr>
        <w:t>Before</w:t>
      </w:r>
      <w:r w:rsidRPr="004E0482">
        <w:rPr>
          <w:rFonts w:ascii="Times New Roman" w:hAnsi="Times New Roman"/>
          <w:color w:val="000000" w:themeColor="text1"/>
          <w:sz w:val="24"/>
          <w:szCs w:val="24"/>
        </w:rPr>
        <w:t xml:space="preserve"> analysis, we logarithmically</w:t>
      </w:r>
      <w:r>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transformed</w:t>
      </w:r>
      <w:r>
        <w:rPr>
          <w:rFonts w:ascii="Times New Roman" w:hAnsi="Times New Roman"/>
          <w:color w:val="000000" w:themeColor="text1"/>
          <w:sz w:val="24"/>
          <w:szCs w:val="24"/>
        </w:rPr>
        <w:t xml:space="preserve"> death rates</w:t>
      </w:r>
      <w:r w:rsidRPr="004E0482">
        <w:rPr>
          <w:rFonts w:ascii="Times New Roman" w:hAnsi="Times New Roman"/>
          <w:color w:val="000000" w:themeColor="text1"/>
          <w:sz w:val="24"/>
          <w:szCs w:val="24"/>
        </w:rPr>
        <w:t xml:space="preserve">, detrended </w:t>
      </w:r>
      <w:r>
        <w:rPr>
          <w:rFonts w:ascii="Times New Roman" w:hAnsi="Times New Roman"/>
          <w:color w:val="000000" w:themeColor="text1"/>
          <w:sz w:val="24"/>
          <w:szCs w:val="24"/>
        </w:rPr>
        <w:t>using a</w:t>
      </w:r>
      <w:r w:rsidRPr="004E0482">
        <w:rPr>
          <w:rFonts w:ascii="Times New Roman" w:hAnsi="Times New Roman"/>
          <w:color w:val="000000" w:themeColor="text1"/>
          <w:sz w:val="24"/>
          <w:szCs w:val="24"/>
        </w:rPr>
        <w:t xml:space="preserve"> polynomial regression, and normalised each all-cause mortality death rate time series</w:t>
      </w:r>
      <w:r>
        <w:rPr>
          <w:rFonts w:ascii="Times New Roman" w:hAnsi="Times New Roman"/>
          <w:color w:val="000000" w:themeColor="text1"/>
          <w:sz w:val="24"/>
          <w:szCs w:val="24"/>
        </w:rPr>
        <w:t xml:space="preserve"> </w:t>
      </w:r>
      <w:proofErr w:type="gramStart"/>
      <w:r>
        <w:rPr>
          <w:rFonts w:ascii="Times New Roman" w:hAnsi="Times New Roman"/>
          <w:color w:val="000000" w:themeColor="text1"/>
          <w:sz w:val="24"/>
          <w:szCs w:val="24"/>
        </w:rPr>
        <w:t>so as to</w:t>
      </w:r>
      <w:proofErr w:type="gramEnd"/>
      <w:r>
        <w:rPr>
          <w:rFonts w:ascii="Times New Roman" w:hAnsi="Times New Roman"/>
          <w:color w:val="000000" w:themeColor="text1"/>
          <w:sz w:val="24"/>
          <w:szCs w:val="24"/>
        </w:rPr>
        <w:t xml:space="preserve"> range between 1 and -1.</w:t>
      </w:r>
      <w:r w:rsidRPr="004E0482">
        <w:rPr>
          <w:rFonts w:ascii="Times New Roman" w:hAnsi="Times New Roman"/>
          <w:color w:val="000000" w:themeColor="text1"/>
          <w:sz w:val="24"/>
          <w:szCs w:val="24"/>
        </w:rPr>
        <w:t xml:space="preserve"> </w:t>
      </w:r>
    </w:p>
    <w:p w14:paraId="17124AC1" w14:textId="77777777" w:rsidR="0007260F" w:rsidRPr="004E0482" w:rsidRDefault="0007260F">
      <w:pPr>
        <w:spacing w:after="0" w:line="480" w:lineRule="auto"/>
        <w:rPr>
          <w:rFonts w:ascii="Times New Roman" w:hAnsi="Times New Roman"/>
          <w:color w:val="000000" w:themeColor="text1"/>
          <w:sz w:val="24"/>
          <w:szCs w:val="24"/>
        </w:rPr>
      </w:pPr>
    </w:p>
    <w:p w14:paraId="33CA83B0" w14:textId="2E4EE1CA" w:rsidR="0007260F" w:rsidRPr="00F00B29" w:rsidRDefault="0007260F">
      <w:pPr>
        <w:pStyle w:val="CommentText"/>
        <w:spacing w:line="480" w:lineRule="auto"/>
        <w:rPr>
          <w:rFonts w:ascii="Times New Roman" w:hAnsi="Times New Roman" w:cs="Times New Roman"/>
          <w:noProof/>
          <w:sz w:val="24"/>
          <w:szCs w:val="24"/>
        </w:rPr>
      </w:pPr>
      <w:r w:rsidRPr="004E0482">
        <w:rPr>
          <w:rFonts w:ascii="Times New Roman" w:hAnsi="Times New Roman"/>
          <w:color w:val="000000" w:themeColor="text1"/>
          <w:sz w:val="24"/>
          <w:szCs w:val="24"/>
        </w:rPr>
        <w:t>We identified age-sex groups whose wavelet power spectr</w:t>
      </w:r>
      <w:r>
        <w:rPr>
          <w:rFonts w:ascii="Times New Roman" w:hAnsi="Times New Roman"/>
          <w:color w:val="000000" w:themeColor="text1"/>
          <w:sz w:val="24"/>
          <w:szCs w:val="24"/>
        </w:rPr>
        <w:t xml:space="preserve">a </w:t>
      </w:r>
      <w:r w:rsidRPr="004E0482">
        <w:rPr>
          <w:rFonts w:ascii="Times New Roman" w:hAnsi="Times New Roman"/>
          <w:color w:val="000000" w:themeColor="text1"/>
          <w:sz w:val="24"/>
          <w:szCs w:val="24"/>
        </w:rPr>
        <w:t>differed from that of a white noise spectrum, which represents random fluctuations, at 5% significance level</w:t>
      </w:r>
      <w:r>
        <w:rPr>
          <w:rFonts w:ascii="Times New Roman" w:hAnsi="Times New Roman"/>
          <w:color w:val="000000" w:themeColor="text1"/>
          <w:sz w:val="24"/>
          <w:szCs w:val="24"/>
        </w:rPr>
        <w:t>,</w:t>
      </w:r>
      <w:r w:rsidRPr="004E0482">
        <w:rPr>
          <w:rFonts w:ascii="Times New Roman" w:hAnsi="Times New Roman"/>
          <w:color w:val="000000" w:themeColor="text1"/>
          <w:sz w:val="24"/>
          <w:szCs w:val="24"/>
        </w:rPr>
        <w:t xml:space="preserve"> for the entire study </w:t>
      </w:r>
      <w:r>
        <w:rPr>
          <w:rFonts w:ascii="Times New Roman" w:hAnsi="Times New Roman"/>
          <w:color w:val="000000" w:themeColor="text1"/>
          <w:sz w:val="24"/>
          <w:szCs w:val="24"/>
        </w:rPr>
        <w:t xml:space="preserve">period </w:t>
      </w:r>
      <w:r w:rsidRPr="004E0482">
        <w:rPr>
          <w:rFonts w:ascii="Times New Roman" w:hAnsi="Times New Roman"/>
          <w:color w:val="000000" w:themeColor="text1"/>
          <w:sz w:val="24"/>
          <w:szCs w:val="24"/>
        </w:rPr>
        <w:t xml:space="preserve">(1982-2013), </w:t>
      </w:r>
      <w:r>
        <w:rPr>
          <w:rFonts w:ascii="Times New Roman" w:hAnsi="Times New Roman"/>
          <w:color w:val="000000" w:themeColor="text1"/>
          <w:sz w:val="24"/>
          <w:szCs w:val="24"/>
        </w:rPr>
        <w:t>as well as in</w:t>
      </w:r>
      <w:r w:rsidRPr="004E0482">
        <w:rPr>
          <w:rFonts w:ascii="Times New Roman" w:hAnsi="Times New Roman"/>
          <w:color w:val="000000" w:themeColor="text1"/>
          <w:sz w:val="24"/>
          <w:szCs w:val="24"/>
        </w:rPr>
        <w:t xml:space="preserve"> separate wavelet analyses for 1982-1997</w:t>
      </w:r>
      <w:r>
        <w:rPr>
          <w:rFonts w:ascii="Times New Roman" w:hAnsi="Times New Roman"/>
          <w:color w:val="000000" w:themeColor="text1"/>
          <w:sz w:val="24"/>
          <w:szCs w:val="24"/>
        </w:rPr>
        <w:t xml:space="preserve"> and </w:t>
      </w:r>
      <w:r w:rsidRPr="004E0482">
        <w:rPr>
          <w:rFonts w:ascii="Times New Roman" w:hAnsi="Times New Roman"/>
          <w:color w:val="000000" w:themeColor="text1"/>
          <w:sz w:val="24"/>
          <w:szCs w:val="24"/>
        </w:rPr>
        <w:t xml:space="preserve">1998-2013. </w:t>
      </w:r>
      <w:r>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 xml:space="preserve">For age-sex groups which </w:t>
      </w:r>
      <w:r>
        <w:rPr>
          <w:rFonts w:ascii="Times New Roman" w:hAnsi="Times New Roman"/>
          <w:color w:val="000000" w:themeColor="text1"/>
          <w:sz w:val="24"/>
          <w:szCs w:val="24"/>
        </w:rPr>
        <w:t>had statistically significant power spectra for 1982-2013, as well as for both time sections (1982-1997,1998-2013),</w:t>
      </w:r>
      <w:r w:rsidRPr="004E0482">
        <w:rPr>
          <w:rFonts w:ascii="Times New Roman" w:hAnsi="Times New Roman"/>
          <w:color w:val="000000" w:themeColor="text1"/>
          <w:sz w:val="24"/>
          <w:szCs w:val="24"/>
        </w:rPr>
        <w:t xml:space="preserve"> we calculated the centre of gravity and the negative centre of gravity</w:t>
      </w:r>
      <w:r>
        <w:rPr>
          <w:rFonts w:ascii="Times New Roman" w:hAnsi="Times New Roman"/>
          <w:color w:val="000000" w:themeColor="text1"/>
          <w:sz w:val="24"/>
          <w:szCs w:val="24"/>
        </w:rPr>
        <w:t xml:space="preserve"> of monthly death rates. These</w:t>
      </w:r>
      <w:r w:rsidR="008C2086">
        <w:rPr>
          <w:rFonts w:ascii="Times New Roman" w:hAnsi="Times New Roman"/>
          <w:color w:val="000000" w:themeColor="text1"/>
          <w:sz w:val="24"/>
          <w:szCs w:val="24"/>
        </w:rPr>
        <w:t xml:space="preserve"> parameters</w:t>
      </w:r>
      <w:r>
        <w:rPr>
          <w:rFonts w:ascii="Times New Roman" w:hAnsi="Times New Roman"/>
          <w:color w:val="000000" w:themeColor="text1"/>
          <w:sz w:val="24"/>
          <w:szCs w:val="24"/>
        </w:rPr>
        <w:t xml:space="preserve"> estimate when in the year, on average, </w:t>
      </w:r>
      <w:r w:rsidRPr="004E0482">
        <w:rPr>
          <w:rFonts w:ascii="Times New Roman" w:hAnsi="Times New Roman"/>
          <w:color w:val="000000" w:themeColor="text1"/>
          <w:sz w:val="24"/>
          <w:szCs w:val="24"/>
        </w:rPr>
        <w:t xml:space="preserve">maximum </w:t>
      </w:r>
      <w:r>
        <w:rPr>
          <w:rFonts w:ascii="Times New Roman" w:hAnsi="Times New Roman"/>
          <w:color w:val="000000" w:themeColor="text1"/>
          <w:sz w:val="24"/>
          <w:szCs w:val="24"/>
        </w:rPr>
        <w:t>and minimum death rates occur, respectively. For calculating</w:t>
      </w:r>
      <w:r w:rsidRPr="004E0482">
        <w:rPr>
          <w:rFonts w:ascii="Times New Roman" w:hAnsi="Times New Roman"/>
          <w:color w:val="000000" w:themeColor="text1"/>
          <w:sz w:val="24"/>
          <w:szCs w:val="24"/>
        </w:rPr>
        <w:t xml:space="preserve"> centre of gravity</w:t>
      </w:r>
      <w:r>
        <w:rPr>
          <w:rFonts w:ascii="Times New Roman" w:hAnsi="Times New Roman"/>
          <w:color w:val="000000" w:themeColor="text1"/>
          <w:sz w:val="24"/>
          <w:szCs w:val="24"/>
        </w:rPr>
        <w:t>,</w:t>
      </w:r>
      <w:r w:rsidRPr="004E0482">
        <w:rPr>
          <w:rFonts w:ascii="Times New Roman" w:hAnsi="Times New Roman"/>
          <w:color w:val="000000" w:themeColor="text1"/>
          <w:sz w:val="24"/>
          <w:szCs w:val="24"/>
        </w:rPr>
        <w:t xml:space="preserve"> each month </w:t>
      </w:r>
      <w:r w:rsidR="008C2086">
        <w:rPr>
          <w:rFonts w:ascii="Times New Roman" w:hAnsi="Times New Roman"/>
          <w:color w:val="000000" w:themeColor="text1"/>
          <w:sz w:val="24"/>
          <w:szCs w:val="24"/>
        </w:rPr>
        <w:t>wa</w:t>
      </w:r>
      <w:r w:rsidR="008C2086" w:rsidRPr="004E0482">
        <w:rPr>
          <w:rFonts w:ascii="Times New Roman" w:hAnsi="Times New Roman"/>
          <w:color w:val="000000" w:themeColor="text1"/>
          <w:sz w:val="24"/>
          <w:szCs w:val="24"/>
        </w:rPr>
        <w:t xml:space="preserve">s </w:t>
      </w:r>
      <w:r w:rsidRPr="004E0482">
        <w:rPr>
          <w:rFonts w:ascii="Times New Roman" w:hAnsi="Times New Roman"/>
          <w:color w:val="000000" w:themeColor="text1"/>
          <w:sz w:val="24"/>
          <w:szCs w:val="24"/>
        </w:rPr>
        <w:t>weighted by its death rate</w:t>
      </w:r>
      <w:r w:rsidR="003B49F1">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for </w:t>
      </w:r>
      <w:r w:rsidRPr="004E0482">
        <w:rPr>
          <w:rFonts w:ascii="Times New Roman" w:hAnsi="Times New Roman"/>
          <w:color w:val="000000" w:themeColor="text1"/>
          <w:sz w:val="24"/>
          <w:szCs w:val="24"/>
        </w:rPr>
        <w:t>negative centre of gravity</w:t>
      </w:r>
      <w:r>
        <w:rPr>
          <w:rFonts w:ascii="Times New Roman" w:hAnsi="Times New Roman"/>
          <w:color w:val="000000" w:themeColor="text1"/>
          <w:sz w:val="24"/>
          <w:szCs w:val="24"/>
        </w:rPr>
        <w:t xml:space="preserve">, each month </w:t>
      </w:r>
      <w:r w:rsidR="008C2086">
        <w:rPr>
          <w:rFonts w:ascii="Times New Roman" w:hAnsi="Times New Roman"/>
          <w:color w:val="000000" w:themeColor="text1"/>
          <w:sz w:val="24"/>
          <w:szCs w:val="24"/>
        </w:rPr>
        <w:t xml:space="preserve">was </w:t>
      </w:r>
      <w:r>
        <w:rPr>
          <w:rFonts w:ascii="Times New Roman" w:hAnsi="Times New Roman"/>
          <w:color w:val="000000" w:themeColor="text1"/>
          <w:sz w:val="24"/>
          <w:szCs w:val="24"/>
        </w:rPr>
        <w:t xml:space="preserve">weighted by the difference between its death rate and </w:t>
      </w:r>
      <w:r w:rsidRPr="004E0482">
        <w:rPr>
          <w:rFonts w:ascii="Times New Roman" w:hAnsi="Times New Roman"/>
          <w:color w:val="000000" w:themeColor="text1"/>
          <w:sz w:val="24"/>
          <w:szCs w:val="24"/>
        </w:rPr>
        <w:t xml:space="preserve">the </w:t>
      </w:r>
      <w:r w:rsidR="008C2086">
        <w:rPr>
          <w:rFonts w:ascii="Times New Roman" w:hAnsi="Times New Roman"/>
          <w:color w:val="000000" w:themeColor="text1"/>
          <w:sz w:val="24"/>
          <w:szCs w:val="24"/>
        </w:rPr>
        <w:t xml:space="preserve">year’s </w:t>
      </w:r>
      <w:r w:rsidRPr="004E0482">
        <w:rPr>
          <w:rFonts w:ascii="Times New Roman" w:hAnsi="Times New Roman"/>
          <w:color w:val="000000" w:themeColor="text1"/>
          <w:sz w:val="24"/>
          <w:szCs w:val="24"/>
        </w:rPr>
        <w:t xml:space="preserve">maximum </w:t>
      </w:r>
      <w:r w:rsidRPr="004E0482">
        <w:rPr>
          <w:rFonts w:ascii="Times New Roman" w:hAnsi="Times New Roman"/>
          <w:color w:val="000000" w:themeColor="text1"/>
          <w:sz w:val="24"/>
          <w:szCs w:val="24"/>
        </w:rPr>
        <w:lastRenderedPageBreak/>
        <w:t xml:space="preserve">death rate. </w:t>
      </w:r>
      <w:r w:rsidRPr="00B97C94">
        <w:rPr>
          <w:rFonts w:ascii="Times New Roman" w:hAnsi="Times New Roman" w:cs="Times New Roman"/>
          <w:sz w:val="24"/>
          <w:szCs w:val="24"/>
        </w:rPr>
        <w:t xml:space="preserve">In taking the weighted average, we allowed </w:t>
      </w:r>
      <w:r w:rsidRPr="00B97C94">
        <w:rPr>
          <w:rFonts w:ascii="Times New Roman" w:hAnsi="Times New Roman" w:cs="Times New Roman"/>
          <w:noProof/>
          <w:sz w:val="24"/>
          <w:szCs w:val="24"/>
        </w:rPr>
        <w:t xml:space="preserve">January (month 1) to neighbour December </w:t>
      </w:r>
      <w:r>
        <w:rPr>
          <w:rFonts w:ascii="Times New Roman" w:hAnsi="Times New Roman" w:cs="Times New Roman"/>
          <w:noProof/>
          <w:sz w:val="24"/>
          <w:szCs w:val="24"/>
        </w:rPr>
        <w:t xml:space="preserve">(month 12), with a technique called circular statistics. </w:t>
      </w:r>
      <w:r w:rsidRPr="004E0482">
        <w:rPr>
          <w:rFonts w:ascii="Times New Roman" w:hAnsi="Times New Roman"/>
          <w:color w:val="000000" w:themeColor="text1"/>
          <w:sz w:val="24"/>
          <w:szCs w:val="24"/>
        </w:rPr>
        <w:t xml:space="preserve">Along with each circular mean, a 95% confidence interval (CI) was calculated by using 1000 bootstrap samples. The R package CircStats </w:t>
      </w:r>
      <w:r w:rsidR="00950D39">
        <w:rPr>
          <w:rFonts w:ascii="Times New Roman" w:hAnsi="Times New Roman"/>
          <w:color w:val="000000" w:themeColor="text1"/>
          <w:sz w:val="24"/>
          <w:szCs w:val="24"/>
        </w:rPr>
        <w:t xml:space="preserve">(version </w:t>
      </w:r>
      <w:r w:rsidR="0006220C">
        <w:rPr>
          <w:rFonts w:ascii="Times New Roman" w:hAnsi="Times New Roman"/>
          <w:color w:val="000000" w:themeColor="text1"/>
          <w:sz w:val="24"/>
          <w:szCs w:val="24"/>
        </w:rPr>
        <w:t>0.2.4</w:t>
      </w:r>
      <w:r w:rsidR="00690629">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was used for this purpose.</w:t>
      </w:r>
    </w:p>
    <w:p w14:paraId="7B2ACBE7" w14:textId="77777777" w:rsidR="0007260F" w:rsidRPr="001F7934" w:rsidRDefault="0007260F">
      <w:pPr>
        <w:spacing w:after="0" w:line="480" w:lineRule="auto"/>
        <w:rPr>
          <w:rFonts w:ascii="Times New Roman" w:hAnsi="Times New Roman"/>
          <w:color w:val="000000" w:themeColor="text1"/>
          <w:sz w:val="24"/>
          <w:szCs w:val="24"/>
        </w:rPr>
      </w:pPr>
    </w:p>
    <w:p w14:paraId="33DD5C5F" w14:textId="620CB203" w:rsidR="0007260F" w:rsidRDefault="0007260F">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rPr>
        <w:t>For each age-sex group</w:t>
      </w:r>
      <w:r w:rsidR="00514C8F">
        <w:rPr>
          <w:rFonts w:ascii="Times New Roman" w:hAnsi="Times New Roman"/>
          <w:color w:val="000000" w:themeColor="text1"/>
          <w:sz w:val="24"/>
          <w:szCs w:val="24"/>
        </w:rPr>
        <w:t xml:space="preserve"> and year</w:t>
      </w:r>
      <w:r w:rsidR="008C2086">
        <w:rPr>
          <w:rFonts w:ascii="Times New Roman" w:hAnsi="Times New Roman"/>
          <w:color w:val="000000" w:themeColor="text1"/>
          <w:sz w:val="24"/>
          <w:szCs w:val="24"/>
        </w:rPr>
        <w:t>,</w:t>
      </w:r>
      <w:r>
        <w:rPr>
          <w:rFonts w:ascii="Times New Roman" w:hAnsi="Times New Roman"/>
          <w:color w:val="000000" w:themeColor="text1"/>
          <w:sz w:val="24"/>
          <w:szCs w:val="24"/>
        </w:rPr>
        <w:t xml:space="preserve"> w</w:t>
      </w:r>
      <w:r w:rsidRPr="004E0482">
        <w:rPr>
          <w:rFonts w:ascii="Times New Roman" w:hAnsi="Times New Roman"/>
          <w:color w:val="000000" w:themeColor="text1"/>
          <w:sz w:val="24"/>
          <w:szCs w:val="24"/>
        </w:rPr>
        <w:t xml:space="preserve">e </w:t>
      </w:r>
      <w:r>
        <w:rPr>
          <w:rFonts w:ascii="Times New Roman" w:hAnsi="Times New Roman"/>
          <w:color w:val="000000" w:themeColor="text1"/>
          <w:sz w:val="24"/>
          <w:szCs w:val="24"/>
        </w:rPr>
        <w:t xml:space="preserve">used </w:t>
      </w:r>
      <w:r w:rsidR="008C2086">
        <w:rPr>
          <w:rFonts w:ascii="Times New Roman" w:hAnsi="Times New Roman"/>
          <w:color w:val="000000" w:themeColor="text1"/>
          <w:sz w:val="24"/>
          <w:szCs w:val="24"/>
        </w:rPr>
        <w:t xml:space="preserve">a </w:t>
      </w:r>
      <w:r>
        <w:rPr>
          <w:rFonts w:ascii="Times New Roman" w:hAnsi="Times New Roman"/>
          <w:color w:val="000000" w:themeColor="text1"/>
          <w:sz w:val="24"/>
          <w:szCs w:val="24"/>
        </w:rPr>
        <w:t xml:space="preserve">Poisson </w:t>
      </w:r>
      <w:r w:rsidR="00EB0B20">
        <w:rPr>
          <w:rFonts w:ascii="Times New Roman" w:hAnsi="Times New Roman"/>
          <w:color w:val="000000" w:themeColor="text1"/>
          <w:sz w:val="24"/>
          <w:szCs w:val="24"/>
        </w:rPr>
        <w:t xml:space="preserve">model </w:t>
      </w:r>
      <w:r>
        <w:rPr>
          <w:rFonts w:ascii="Times New Roman" w:hAnsi="Times New Roman"/>
          <w:color w:val="000000" w:themeColor="text1"/>
          <w:sz w:val="24"/>
          <w:szCs w:val="24"/>
        </w:rPr>
        <w:t>to estimate the</w:t>
      </w:r>
      <w:r w:rsidRPr="004E0482">
        <w:rPr>
          <w:rFonts w:ascii="Times New Roman" w:hAnsi="Times New Roman"/>
          <w:color w:val="000000" w:themeColor="text1"/>
          <w:sz w:val="24"/>
          <w:szCs w:val="24"/>
        </w:rPr>
        <w:t xml:space="preserve"> </w:t>
      </w:r>
      <w:r w:rsidR="008C2086">
        <w:rPr>
          <w:rFonts w:ascii="Times New Roman" w:hAnsi="Times New Roman"/>
          <w:color w:val="000000" w:themeColor="text1"/>
          <w:sz w:val="24"/>
          <w:szCs w:val="24"/>
        </w:rPr>
        <w:t xml:space="preserve">percentage </w:t>
      </w:r>
      <w:r>
        <w:rPr>
          <w:rFonts w:ascii="Times New Roman" w:hAnsi="Times New Roman"/>
          <w:color w:val="000000" w:themeColor="text1"/>
          <w:sz w:val="24"/>
          <w:szCs w:val="24"/>
        </w:rPr>
        <w:t xml:space="preserve">excess </w:t>
      </w:r>
      <w:r w:rsidR="00B71A20">
        <w:rPr>
          <w:rFonts w:ascii="Times New Roman" w:hAnsi="Times New Roman"/>
          <w:color w:val="000000" w:themeColor="text1"/>
          <w:sz w:val="24"/>
          <w:szCs w:val="24"/>
        </w:rPr>
        <w:t xml:space="preserve">mortality </w:t>
      </w:r>
      <w:r>
        <w:rPr>
          <w:rFonts w:ascii="Times New Roman" w:hAnsi="Times New Roman"/>
          <w:color w:val="000000" w:themeColor="text1"/>
          <w:sz w:val="24"/>
          <w:szCs w:val="24"/>
        </w:rPr>
        <w:t>between</w:t>
      </w:r>
      <w:r w:rsidRPr="004E0482">
        <w:rPr>
          <w:rFonts w:ascii="Times New Roman" w:hAnsi="Times New Roman"/>
          <w:color w:val="000000" w:themeColor="text1"/>
          <w:sz w:val="24"/>
          <w:szCs w:val="24"/>
        </w:rPr>
        <w:t xml:space="preserve"> the maximum and minimum mortality months for </w:t>
      </w:r>
      <w:r w:rsidR="008C2086">
        <w:rPr>
          <w:rFonts w:ascii="Times New Roman" w:hAnsi="Times New Roman"/>
          <w:color w:val="000000" w:themeColor="text1"/>
          <w:sz w:val="24"/>
          <w:szCs w:val="24"/>
        </w:rPr>
        <w:t xml:space="preserve">each </w:t>
      </w:r>
      <w:r>
        <w:rPr>
          <w:rFonts w:ascii="Times New Roman" w:hAnsi="Times New Roman"/>
          <w:color w:val="000000" w:themeColor="text1"/>
          <w:sz w:val="24"/>
          <w:szCs w:val="24"/>
        </w:rPr>
        <w:t>year</w:t>
      </w:r>
      <w:r w:rsidR="00275579">
        <w:rPr>
          <w:rFonts w:ascii="Times New Roman" w:hAnsi="Times New Roman"/>
          <w:color w:val="000000" w:themeColor="text1"/>
          <w:sz w:val="24"/>
          <w:szCs w:val="24"/>
        </w:rPr>
        <w:t xml:space="preserve">, </w:t>
      </w:r>
      <w:r w:rsidR="00B71A20">
        <w:rPr>
          <w:rFonts w:ascii="Times New Roman" w:hAnsi="Times New Roman"/>
          <w:color w:val="000000" w:themeColor="text1"/>
          <w:sz w:val="24"/>
          <w:szCs w:val="24"/>
        </w:rPr>
        <w:t>and its variance which accounts for</w:t>
      </w:r>
      <w:r w:rsidR="00275579">
        <w:rPr>
          <w:rFonts w:ascii="Times New Roman" w:hAnsi="Times New Roman"/>
          <w:color w:val="000000" w:themeColor="text1"/>
          <w:sz w:val="24"/>
          <w:szCs w:val="24"/>
        </w:rPr>
        <w:t xml:space="preserve"> population size</w:t>
      </w:r>
      <w:r w:rsidRPr="004E0482">
        <w:rPr>
          <w:rFonts w:ascii="Times New Roman" w:hAnsi="Times New Roman"/>
          <w:color w:val="000000" w:themeColor="text1"/>
          <w:sz w:val="24"/>
          <w:szCs w:val="24"/>
        </w:rPr>
        <w:t xml:space="preserve">. We </w:t>
      </w:r>
      <w:r>
        <w:rPr>
          <w:rFonts w:ascii="Times New Roman" w:hAnsi="Times New Roman"/>
          <w:color w:val="000000" w:themeColor="text1"/>
          <w:sz w:val="24"/>
          <w:szCs w:val="24"/>
        </w:rPr>
        <w:t xml:space="preserve">then </w:t>
      </w:r>
      <w:r w:rsidRPr="004E0482">
        <w:rPr>
          <w:rFonts w:ascii="Times New Roman" w:hAnsi="Times New Roman"/>
          <w:color w:val="000000" w:themeColor="text1"/>
          <w:sz w:val="24"/>
          <w:szCs w:val="24"/>
        </w:rPr>
        <w:t xml:space="preserve">fitted a linear regression to </w:t>
      </w:r>
      <w:r>
        <w:rPr>
          <w:rFonts w:ascii="Times New Roman" w:hAnsi="Times New Roman"/>
          <w:color w:val="000000" w:themeColor="text1"/>
          <w:sz w:val="24"/>
          <w:szCs w:val="24"/>
        </w:rPr>
        <w:t>the time series of</w:t>
      </w:r>
      <w:r w:rsidRPr="004E0482">
        <w:rPr>
          <w:rFonts w:ascii="Times New Roman" w:hAnsi="Times New Roman"/>
          <w:color w:val="000000" w:themeColor="text1"/>
          <w:sz w:val="24"/>
          <w:szCs w:val="24"/>
        </w:rPr>
        <w:t xml:space="preserve"> seasonal </w:t>
      </w:r>
      <w:r w:rsidR="00B71A20">
        <w:rPr>
          <w:rFonts w:ascii="Times New Roman" w:hAnsi="Times New Roman"/>
          <w:color w:val="000000" w:themeColor="text1"/>
          <w:sz w:val="24"/>
          <w:szCs w:val="24"/>
        </w:rPr>
        <w:t xml:space="preserve">percentage </w:t>
      </w:r>
      <w:r w:rsidRPr="004E0482">
        <w:rPr>
          <w:rFonts w:ascii="Times New Roman" w:hAnsi="Times New Roman"/>
          <w:color w:val="000000" w:themeColor="text1"/>
          <w:sz w:val="24"/>
          <w:szCs w:val="24"/>
        </w:rPr>
        <w:t xml:space="preserve">excess </w:t>
      </w:r>
      <w:r w:rsidR="00B71A20">
        <w:rPr>
          <w:rFonts w:ascii="Times New Roman" w:hAnsi="Times New Roman"/>
          <w:color w:val="000000" w:themeColor="text1"/>
          <w:sz w:val="24"/>
          <w:szCs w:val="24"/>
        </w:rPr>
        <w:t>mortality</w:t>
      </w:r>
      <w:r w:rsidRPr="004E0482">
        <w:rPr>
          <w:rFonts w:ascii="Times New Roman" w:hAnsi="Times New Roman"/>
          <w:color w:val="000000" w:themeColor="text1"/>
          <w:sz w:val="24"/>
          <w:szCs w:val="24"/>
        </w:rPr>
        <w:t xml:space="preserve"> for each age and sex group, weight</w:t>
      </w:r>
      <w:r>
        <w:rPr>
          <w:rFonts w:ascii="Times New Roman" w:hAnsi="Times New Roman"/>
          <w:color w:val="000000" w:themeColor="text1"/>
          <w:sz w:val="24"/>
          <w:szCs w:val="24"/>
        </w:rPr>
        <w:t>ing</w:t>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each annual </w:t>
      </w:r>
      <w:r w:rsidR="008C2086">
        <w:rPr>
          <w:rFonts w:ascii="Times New Roman" w:hAnsi="Times New Roman"/>
          <w:color w:val="000000" w:themeColor="text1"/>
          <w:sz w:val="24"/>
          <w:szCs w:val="24"/>
        </w:rPr>
        <w:t xml:space="preserve">excess </w:t>
      </w:r>
      <w:r>
        <w:rPr>
          <w:rFonts w:ascii="Times New Roman" w:hAnsi="Times New Roman"/>
          <w:color w:val="000000" w:themeColor="text1"/>
          <w:sz w:val="24"/>
          <w:szCs w:val="24"/>
        </w:rPr>
        <w:t xml:space="preserve">death rate </w:t>
      </w:r>
      <w:r w:rsidRPr="004E0482">
        <w:rPr>
          <w:rFonts w:ascii="Times New Roman" w:hAnsi="Times New Roman"/>
          <w:color w:val="000000" w:themeColor="text1"/>
          <w:sz w:val="24"/>
          <w:szCs w:val="24"/>
        </w:rPr>
        <w:t>by the inverse</w:t>
      </w:r>
      <w:r>
        <w:rPr>
          <w:rFonts w:ascii="Times New Roman" w:hAnsi="Times New Roman"/>
          <w:color w:val="000000" w:themeColor="text1"/>
          <w:sz w:val="24"/>
          <w:szCs w:val="24"/>
        </w:rPr>
        <w:t xml:space="preserve"> of its variance.</w:t>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We </w:t>
      </w:r>
      <w:r w:rsidR="0053738C">
        <w:rPr>
          <w:rFonts w:ascii="Times New Roman" w:hAnsi="Times New Roman"/>
          <w:color w:val="000000" w:themeColor="text1"/>
          <w:sz w:val="24"/>
          <w:szCs w:val="24"/>
        </w:rPr>
        <w:t>calculated change in the</w:t>
      </w:r>
      <w:r w:rsidRPr="004E0482">
        <w:rPr>
          <w:rFonts w:ascii="Times New Roman" w:hAnsi="Times New Roman"/>
          <w:color w:val="000000" w:themeColor="text1"/>
          <w:sz w:val="24"/>
          <w:szCs w:val="24"/>
        </w:rPr>
        <w:t xml:space="preserve"> </w:t>
      </w:r>
      <w:r w:rsidR="008C2086">
        <w:rPr>
          <w:rFonts w:ascii="Times New Roman" w:hAnsi="Times New Roman"/>
          <w:color w:val="000000" w:themeColor="text1"/>
          <w:sz w:val="24"/>
          <w:szCs w:val="24"/>
        </w:rPr>
        <w:t>fitted</w:t>
      </w:r>
      <w:r w:rsidR="008C2086" w:rsidRPr="004E0482">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 xml:space="preserve">values </w:t>
      </w:r>
      <w:r w:rsidR="0053738C">
        <w:rPr>
          <w:rFonts w:ascii="Times New Roman" w:hAnsi="Times New Roman"/>
          <w:color w:val="000000" w:themeColor="text1"/>
          <w:sz w:val="24"/>
          <w:szCs w:val="24"/>
        </w:rPr>
        <w:t xml:space="preserve">from </w:t>
      </w:r>
      <w:r>
        <w:rPr>
          <w:rFonts w:ascii="Times New Roman" w:hAnsi="Times New Roman"/>
          <w:color w:val="000000" w:themeColor="text1"/>
          <w:sz w:val="24"/>
          <w:szCs w:val="24"/>
        </w:rPr>
        <w:t>1982</w:t>
      </w:r>
      <w:r w:rsidRPr="004E0482">
        <w:rPr>
          <w:rFonts w:ascii="Times New Roman" w:hAnsi="Times New Roman"/>
          <w:color w:val="000000" w:themeColor="text1"/>
          <w:sz w:val="24"/>
          <w:szCs w:val="24"/>
        </w:rPr>
        <w:t xml:space="preserve"> </w:t>
      </w:r>
      <w:r w:rsidR="0053738C">
        <w:rPr>
          <w:rFonts w:ascii="Times New Roman" w:hAnsi="Times New Roman"/>
          <w:color w:val="000000" w:themeColor="text1"/>
          <w:sz w:val="24"/>
          <w:szCs w:val="24"/>
        </w:rPr>
        <w:t>to 2013, reported as</w:t>
      </w:r>
      <w:r w:rsidR="00515033">
        <w:rPr>
          <w:rFonts w:ascii="Times New Roman" w:hAnsi="Times New Roman"/>
          <w:color w:val="000000" w:themeColor="text1"/>
          <w:sz w:val="24"/>
          <w:szCs w:val="24"/>
        </w:rPr>
        <w:t xml:space="preserve"> percentage point difference</w:t>
      </w:r>
      <w:r w:rsidRPr="004E0482">
        <w:rPr>
          <w:rFonts w:ascii="Times New Roman" w:hAnsi="Times New Roman"/>
          <w:color w:val="000000" w:themeColor="text1"/>
          <w:sz w:val="24"/>
          <w:szCs w:val="24"/>
        </w:rPr>
        <w:t xml:space="preserve">, as a </w:t>
      </w:r>
      <w:r w:rsidR="0053738C">
        <w:rPr>
          <w:rFonts w:ascii="Times New Roman" w:hAnsi="Times New Roman"/>
          <w:color w:val="000000" w:themeColor="text1"/>
          <w:sz w:val="24"/>
          <w:szCs w:val="24"/>
        </w:rPr>
        <w:t xml:space="preserve">quantitative </w:t>
      </w:r>
      <w:r w:rsidRPr="004E0482">
        <w:rPr>
          <w:rFonts w:ascii="Times New Roman" w:hAnsi="Times New Roman"/>
          <w:color w:val="000000" w:themeColor="text1"/>
          <w:sz w:val="24"/>
          <w:szCs w:val="24"/>
        </w:rPr>
        <w:t xml:space="preserve">measure of how </w:t>
      </w:r>
      <w:r w:rsidR="0053738C">
        <w:rPr>
          <w:rFonts w:ascii="Times New Roman" w:hAnsi="Times New Roman"/>
          <w:color w:val="000000" w:themeColor="text1"/>
          <w:sz w:val="24"/>
          <w:szCs w:val="24"/>
        </w:rPr>
        <w:t xml:space="preserve">the </w:t>
      </w:r>
      <w:r w:rsidRPr="004E0482">
        <w:rPr>
          <w:rFonts w:ascii="Times New Roman" w:hAnsi="Times New Roman"/>
          <w:color w:val="000000" w:themeColor="text1"/>
          <w:sz w:val="24"/>
          <w:szCs w:val="24"/>
        </w:rPr>
        <w:t xml:space="preserve">seasonality of death rates </w:t>
      </w:r>
      <w:r>
        <w:rPr>
          <w:rFonts w:ascii="Times New Roman" w:hAnsi="Times New Roman"/>
          <w:color w:val="000000" w:themeColor="text1"/>
          <w:sz w:val="24"/>
          <w:szCs w:val="24"/>
        </w:rPr>
        <w:t xml:space="preserve">has </w:t>
      </w:r>
      <w:r w:rsidRPr="004E0482">
        <w:rPr>
          <w:rFonts w:ascii="Times New Roman" w:hAnsi="Times New Roman"/>
          <w:color w:val="000000" w:themeColor="text1"/>
          <w:sz w:val="24"/>
          <w:szCs w:val="24"/>
        </w:rPr>
        <w:t xml:space="preserve">changed over time. </w:t>
      </w:r>
    </w:p>
    <w:p w14:paraId="5C1783A6" w14:textId="38D4A48F" w:rsidR="00227503" w:rsidRDefault="00227503">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rPr>
        <w:br w:type="page"/>
      </w:r>
    </w:p>
    <w:p w14:paraId="4CE9AC0B" w14:textId="36227993" w:rsidR="002C5FB9" w:rsidRPr="004E0482" w:rsidRDefault="002C5FB9">
      <w:pPr>
        <w:spacing w:after="0" w:line="240" w:lineRule="auto"/>
        <w:rPr>
          <w:rFonts w:ascii="Times New Roman" w:hAnsi="Times New Roman"/>
          <w:color w:val="000000" w:themeColor="text1"/>
          <w:sz w:val="24"/>
          <w:szCs w:val="24"/>
        </w:rPr>
      </w:pPr>
      <w:r w:rsidRPr="004E0482">
        <w:rPr>
          <w:rFonts w:ascii="Times New Roman" w:hAnsi="Times New Roman"/>
          <w:b/>
          <w:color w:val="000000" w:themeColor="text1"/>
          <w:sz w:val="24"/>
          <w:szCs w:val="24"/>
        </w:rPr>
        <w:lastRenderedPageBreak/>
        <w:t>References</w:t>
      </w:r>
    </w:p>
    <w:p w14:paraId="3B79FB27" w14:textId="77777777" w:rsidR="002C5FB9" w:rsidRPr="004E0482" w:rsidRDefault="002C5FB9">
      <w:pPr>
        <w:spacing w:after="0" w:line="240" w:lineRule="auto"/>
        <w:rPr>
          <w:rFonts w:ascii="Times New Roman" w:hAnsi="Times New Roman"/>
          <w:b/>
          <w:color w:val="000000" w:themeColor="text1"/>
          <w:sz w:val="24"/>
          <w:szCs w:val="24"/>
        </w:rPr>
      </w:pPr>
    </w:p>
    <w:p w14:paraId="5549A5B2" w14:textId="77777777" w:rsidR="002C282B" w:rsidRPr="002C282B" w:rsidRDefault="002C5FB9" w:rsidP="002C282B">
      <w:pPr>
        <w:pStyle w:val="EndNoteBibliography"/>
        <w:spacing w:after="0"/>
        <w:ind w:left="720" w:hanging="720"/>
        <w:rPr>
          <w:noProof/>
        </w:rPr>
      </w:pPr>
      <w:r w:rsidRPr="004E0482">
        <w:rPr>
          <w:rFonts w:ascii="Times New Roman" w:hAnsi="Times New Roman"/>
          <w:color w:val="000000" w:themeColor="text1"/>
          <w:sz w:val="24"/>
          <w:szCs w:val="24"/>
        </w:rPr>
        <w:fldChar w:fldCharType="begin"/>
      </w:r>
      <w:r w:rsidRPr="004E0482">
        <w:rPr>
          <w:rFonts w:ascii="Times New Roman" w:hAnsi="Times New Roman"/>
          <w:color w:val="000000" w:themeColor="text1"/>
          <w:sz w:val="24"/>
          <w:szCs w:val="24"/>
        </w:rPr>
        <w:instrText xml:space="preserve"> ADDIN EN.REFLIST </w:instrText>
      </w:r>
      <w:r w:rsidRPr="004E0482">
        <w:rPr>
          <w:rFonts w:ascii="Times New Roman" w:hAnsi="Times New Roman"/>
          <w:color w:val="000000" w:themeColor="text1"/>
          <w:sz w:val="24"/>
          <w:szCs w:val="24"/>
        </w:rPr>
        <w:fldChar w:fldCharType="separate"/>
      </w:r>
      <w:r w:rsidR="002C282B" w:rsidRPr="002C282B">
        <w:rPr>
          <w:noProof/>
        </w:rPr>
        <w:t>1</w:t>
      </w:r>
      <w:r w:rsidR="002C282B" w:rsidRPr="002C282B">
        <w:rPr>
          <w:noProof/>
        </w:rPr>
        <w:tab/>
        <w:t xml:space="preserve">McKee, C. Deaths in winter: can Britain learn from Europe? </w:t>
      </w:r>
      <w:r w:rsidR="002C282B" w:rsidRPr="002C282B">
        <w:rPr>
          <w:i/>
          <w:noProof/>
        </w:rPr>
        <w:t>European journal of epidemiology</w:t>
      </w:r>
      <w:r w:rsidR="002C282B" w:rsidRPr="002C282B">
        <w:rPr>
          <w:noProof/>
        </w:rPr>
        <w:t xml:space="preserve"> </w:t>
      </w:r>
      <w:r w:rsidR="002C282B" w:rsidRPr="002C282B">
        <w:rPr>
          <w:b/>
          <w:noProof/>
        </w:rPr>
        <w:t>5</w:t>
      </w:r>
      <w:r w:rsidR="002C282B" w:rsidRPr="002C282B">
        <w:rPr>
          <w:noProof/>
        </w:rPr>
        <w:t>, 178-182 (1989).</w:t>
      </w:r>
    </w:p>
    <w:p w14:paraId="04E48CA8" w14:textId="77777777" w:rsidR="002C282B" w:rsidRPr="002C282B" w:rsidRDefault="002C282B" w:rsidP="002C282B">
      <w:pPr>
        <w:pStyle w:val="EndNoteBibliography"/>
        <w:spacing w:after="0"/>
        <w:ind w:left="720" w:hanging="720"/>
        <w:rPr>
          <w:noProof/>
        </w:rPr>
      </w:pPr>
      <w:r w:rsidRPr="002C282B">
        <w:rPr>
          <w:noProof/>
        </w:rPr>
        <w:t>2</w:t>
      </w:r>
      <w:r w:rsidRPr="002C282B">
        <w:rPr>
          <w:noProof/>
        </w:rPr>
        <w:tab/>
        <w:t xml:space="preserve">Group, T. E. Cold exposure and winter mortality from ischaemic heart disease, cerebrovascular disease, respiratory disease, and all causes in warm and cold regions of Europe. </w:t>
      </w:r>
      <w:r w:rsidRPr="002C282B">
        <w:rPr>
          <w:i/>
          <w:noProof/>
        </w:rPr>
        <w:t>The Lancet</w:t>
      </w:r>
      <w:r w:rsidRPr="002C282B">
        <w:rPr>
          <w:noProof/>
        </w:rPr>
        <w:t xml:space="preserve"> </w:t>
      </w:r>
      <w:r w:rsidRPr="002C282B">
        <w:rPr>
          <w:b/>
          <w:noProof/>
        </w:rPr>
        <w:t>349</w:t>
      </w:r>
      <w:r w:rsidRPr="002C282B">
        <w:rPr>
          <w:noProof/>
        </w:rPr>
        <w:t>, 1341-1346 (1997).</w:t>
      </w:r>
    </w:p>
    <w:p w14:paraId="658B8450" w14:textId="77777777" w:rsidR="002C282B" w:rsidRPr="002C282B" w:rsidRDefault="002C282B" w:rsidP="002C282B">
      <w:pPr>
        <w:pStyle w:val="EndNoteBibliography"/>
        <w:spacing w:after="0"/>
        <w:ind w:left="720" w:hanging="720"/>
        <w:rPr>
          <w:noProof/>
        </w:rPr>
      </w:pPr>
      <w:r w:rsidRPr="002C282B">
        <w:rPr>
          <w:noProof/>
        </w:rPr>
        <w:t>3</w:t>
      </w:r>
      <w:r w:rsidRPr="002C282B">
        <w:rPr>
          <w:noProof/>
        </w:rPr>
        <w:tab/>
        <w:t xml:space="preserve">Healy, J. D. Excess winter mortality in Europe: a cross country analysis identifying key risk factors. </w:t>
      </w:r>
      <w:r w:rsidRPr="002C282B">
        <w:rPr>
          <w:i/>
          <w:noProof/>
        </w:rPr>
        <w:t>Journal of Epidemiology and Community Health</w:t>
      </w:r>
      <w:r w:rsidRPr="002C282B">
        <w:rPr>
          <w:noProof/>
        </w:rPr>
        <w:t xml:space="preserve"> </w:t>
      </w:r>
      <w:r w:rsidRPr="002C282B">
        <w:rPr>
          <w:b/>
          <w:noProof/>
        </w:rPr>
        <w:t>57</w:t>
      </w:r>
      <w:r w:rsidRPr="002C282B">
        <w:rPr>
          <w:noProof/>
        </w:rPr>
        <w:t>, 784-789, doi:10.1136/jech.57.10.784 (2003).</w:t>
      </w:r>
    </w:p>
    <w:p w14:paraId="5DE30474" w14:textId="77777777" w:rsidR="002C282B" w:rsidRPr="002C282B" w:rsidRDefault="002C282B" w:rsidP="002C282B">
      <w:pPr>
        <w:pStyle w:val="EndNoteBibliography"/>
        <w:spacing w:after="0"/>
        <w:ind w:left="720" w:hanging="720"/>
        <w:rPr>
          <w:noProof/>
        </w:rPr>
      </w:pPr>
      <w:r w:rsidRPr="002C282B">
        <w:rPr>
          <w:noProof/>
        </w:rPr>
        <w:t>4</w:t>
      </w:r>
      <w:r w:rsidRPr="002C282B">
        <w:rPr>
          <w:noProof/>
        </w:rPr>
        <w:tab/>
        <w:t xml:space="preserve">Campbell, A. Excess winter mortality in England and Wales: 2015/16 (provisional) and 2014/15 (final). </w:t>
      </w:r>
      <w:r w:rsidRPr="002C282B">
        <w:rPr>
          <w:i/>
          <w:noProof/>
        </w:rPr>
        <w:t>Statistical bulletin, Office for National Statistics</w:t>
      </w:r>
      <w:r w:rsidRPr="002C282B">
        <w:rPr>
          <w:noProof/>
        </w:rPr>
        <w:t xml:space="preserve"> (2016).</w:t>
      </w:r>
    </w:p>
    <w:p w14:paraId="6ED18211" w14:textId="77777777" w:rsidR="002C282B" w:rsidRPr="002C282B" w:rsidRDefault="002C282B" w:rsidP="002C282B">
      <w:pPr>
        <w:pStyle w:val="EndNoteBibliography"/>
        <w:spacing w:after="0"/>
        <w:ind w:left="720" w:hanging="720"/>
        <w:rPr>
          <w:noProof/>
        </w:rPr>
      </w:pPr>
      <w:r w:rsidRPr="002C282B">
        <w:rPr>
          <w:noProof/>
        </w:rPr>
        <w:t>5</w:t>
      </w:r>
      <w:r w:rsidRPr="002C282B">
        <w:rPr>
          <w:noProof/>
        </w:rPr>
        <w:tab/>
        <w:t>Fowler, T.</w:t>
      </w:r>
      <w:r w:rsidRPr="002C282B">
        <w:rPr>
          <w:i/>
          <w:noProof/>
        </w:rPr>
        <w:t xml:space="preserve"> et al.</w:t>
      </w:r>
      <w:r w:rsidRPr="002C282B">
        <w:rPr>
          <w:noProof/>
        </w:rPr>
        <w:t xml:space="preserve"> Excess winter deaths in Europe: a multi-country descriptive analysis. </w:t>
      </w:r>
      <w:r w:rsidRPr="002C282B">
        <w:rPr>
          <w:i/>
          <w:noProof/>
        </w:rPr>
        <w:t>Eur J Public Health</w:t>
      </w:r>
      <w:r w:rsidRPr="002C282B">
        <w:rPr>
          <w:noProof/>
        </w:rPr>
        <w:t xml:space="preserve"> </w:t>
      </w:r>
      <w:r w:rsidRPr="002C282B">
        <w:rPr>
          <w:b/>
          <w:noProof/>
        </w:rPr>
        <w:t>25</w:t>
      </w:r>
      <w:r w:rsidRPr="002C282B">
        <w:rPr>
          <w:noProof/>
        </w:rPr>
        <w:t>, 339-345, doi:10.1093/eurpub/cku073 (2015).</w:t>
      </w:r>
    </w:p>
    <w:p w14:paraId="7C4AB976" w14:textId="77777777" w:rsidR="002C282B" w:rsidRPr="002C282B" w:rsidRDefault="002C282B" w:rsidP="002C282B">
      <w:pPr>
        <w:pStyle w:val="EndNoteBibliography"/>
        <w:spacing w:after="0"/>
        <w:ind w:left="720" w:hanging="720"/>
        <w:rPr>
          <w:noProof/>
        </w:rPr>
      </w:pPr>
      <w:r w:rsidRPr="002C282B">
        <w:rPr>
          <w:noProof/>
        </w:rPr>
        <w:t>6</w:t>
      </w:r>
      <w:r w:rsidRPr="002C282B">
        <w:rPr>
          <w:noProof/>
        </w:rPr>
        <w:tab/>
        <w:t xml:space="preserve">Gemmell, I., McLoone, P., Boddy, F. A., Dickinson, G. J. &amp; Watt, G. C. M. Seasonal variation in mortality in Scotland. </w:t>
      </w:r>
      <w:r w:rsidRPr="002C282B">
        <w:rPr>
          <w:i/>
          <w:noProof/>
        </w:rPr>
        <w:t>International Journal of Epidemiology</w:t>
      </w:r>
      <w:r w:rsidRPr="002C282B">
        <w:rPr>
          <w:noProof/>
        </w:rPr>
        <w:t xml:space="preserve"> </w:t>
      </w:r>
      <w:r w:rsidRPr="002C282B">
        <w:rPr>
          <w:b/>
          <w:noProof/>
        </w:rPr>
        <w:t>29</w:t>
      </w:r>
      <w:r w:rsidRPr="002C282B">
        <w:rPr>
          <w:noProof/>
        </w:rPr>
        <w:t>, 274-279, doi:10.1093/ije/29.2.274 (2000).</w:t>
      </w:r>
    </w:p>
    <w:p w14:paraId="49C30BA1" w14:textId="77777777" w:rsidR="002C282B" w:rsidRPr="002C282B" w:rsidRDefault="002C282B" w:rsidP="002C282B">
      <w:pPr>
        <w:pStyle w:val="EndNoteBibliography"/>
        <w:spacing w:after="0"/>
        <w:ind w:left="720" w:hanging="720"/>
        <w:rPr>
          <w:noProof/>
        </w:rPr>
      </w:pPr>
      <w:r w:rsidRPr="002C282B">
        <w:rPr>
          <w:noProof/>
        </w:rPr>
        <w:t>7</w:t>
      </w:r>
      <w:r w:rsidRPr="002C282B">
        <w:rPr>
          <w:noProof/>
        </w:rPr>
        <w:tab/>
        <w:t xml:space="preserve">Feinstein, C. A. Seasonality of deaths in the US by age and cause. </w:t>
      </w:r>
      <w:r w:rsidRPr="002C282B">
        <w:rPr>
          <w:i/>
          <w:noProof/>
        </w:rPr>
        <w:t>Demographic Research</w:t>
      </w:r>
      <w:r w:rsidRPr="002C282B">
        <w:rPr>
          <w:noProof/>
        </w:rPr>
        <w:t xml:space="preserve"> </w:t>
      </w:r>
      <w:r w:rsidRPr="002C282B">
        <w:rPr>
          <w:b/>
          <w:noProof/>
        </w:rPr>
        <w:t>6</w:t>
      </w:r>
      <w:r w:rsidRPr="002C282B">
        <w:rPr>
          <w:noProof/>
        </w:rPr>
        <w:t>, 469-486 (2002).</w:t>
      </w:r>
    </w:p>
    <w:p w14:paraId="121605D2" w14:textId="77777777" w:rsidR="002C282B" w:rsidRPr="002C282B" w:rsidRDefault="002C282B" w:rsidP="002C282B">
      <w:pPr>
        <w:pStyle w:val="EndNoteBibliography"/>
        <w:spacing w:after="0"/>
        <w:ind w:left="720" w:hanging="720"/>
        <w:rPr>
          <w:noProof/>
        </w:rPr>
      </w:pPr>
      <w:r w:rsidRPr="002C282B">
        <w:rPr>
          <w:noProof/>
        </w:rPr>
        <w:t>8</w:t>
      </w:r>
      <w:r w:rsidRPr="002C282B">
        <w:rPr>
          <w:noProof/>
        </w:rPr>
        <w:tab/>
        <w:t xml:space="preserve">Rau, R. &amp; Doblhammer, G. Seasonal mortality in Denmark: the role of sex and age. </w:t>
      </w:r>
      <w:r w:rsidRPr="002C282B">
        <w:rPr>
          <w:i/>
          <w:noProof/>
        </w:rPr>
        <w:t>Demographic Research</w:t>
      </w:r>
      <w:r w:rsidRPr="002C282B">
        <w:rPr>
          <w:noProof/>
        </w:rPr>
        <w:t xml:space="preserve"> </w:t>
      </w:r>
      <w:r w:rsidRPr="002C282B">
        <w:rPr>
          <w:b/>
          <w:noProof/>
        </w:rPr>
        <w:t>9</w:t>
      </w:r>
      <w:r w:rsidRPr="002C282B">
        <w:rPr>
          <w:noProof/>
        </w:rPr>
        <w:t>, 197-222 (2003).</w:t>
      </w:r>
    </w:p>
    <w:p w14:paraId="3B5B9CCE" w14:textId="77777777" w:rsidR="002C282B" w:rsidRPr="002C282B" w:rsidRDefault="002C282B" w:rsidP="002C282B">
      <w:pPr>
        <w:pStyle w:val="EndNoteBibliography"/>
        <w:spacing w:after="0"/>
        <w:ind w:left="720" w:hanging="720"/>
        <w:rPr>
          <w:noProof/>
        </w:rPr>
      </w:pPr>
      <w:r w:rsidRPr="002C282B">
        <w:rPr>
          <w:noProof/>
        </w:rPr>
        <w:t>9</w:t>
      </w:r>
      <w:r w:rsidRPr="002C282B">
        <w:rPr>
          <w:noProof/>
        </w:rPr>
        <w:tab/>
        <w:t xml:space="preserve">Davis, R. E., Knappenberger, P. C., Michaels, P. J. &amp; Novicoff, W. M. Seasonality of climate-human mortality relationships in US cities and impacts of climate change. </w:t>
      </w:r>
      <w:r w:rsidRPr="002C282B">
        <w:rPr>
          <w:i/>
          <w:noProof/>
        </w:rPr>
        <w:t>Climate Research</w:t>
      </w:r>
      <w:r w:rsidRPr="002C282B">
        <w:rPr>
          <w:noProof/>
        </w:rPr>
        <w:t xml:space="preserve"> </w:t>
      </w:r>
      <w:r w:rsidRPr="002C282B">
        <w:rPr>
          <w:b/>
          <w:noProof/>
        </w:rPr>
        <w:t>26</w:t>
      </w:r>
      <w:r w:rsidRPr="002C282B">
        <w:rPr>
          <w:noProof/>
        </w:rPr>
        <w:t>, 61-76 (2004).</w:t>
      </w:r>
    </w:p>
    <w:p w14:paraId="67EBFE01" w14:textId="77777777" w:rsidR="002C282B" w:rsidRPr="002C282B" w:rsidRDefault="002C282B" w:rsidP="002C282B">
      <w:pPr>
        <w:pStyle w:val="EndNoteBibliography"/>
        <w:spacing w:after="0"/>
        <w:ind w:left="720" w:hanging="720"/>
        <w:rPr>
          <w:noProof/>
        </w:rPr>
      </w:pPr>
      <w:r w:rsidRPr="002C282B">
        <w:rPr>
          <w:noProof/>
        </w:rPr>
        <w:t>10</w:t>
      </w:r>
      <w:r w:rsidRPr="002C282B">
        <w:rPr>
          <w:noProof/>
        </w:rPr>
        <w:tab/>
        <w:t xml:space="preserve">Medina-Ramon, M. &amp; Schwartz, J. Temperature, temperature extremes, and mortality: a study of acclimatisation and effect modification in 50 US cities. </w:t>
      </w:r>
      <w:r w:rsidRPr="002C282B">
        <w:rPr>
          <w:i/>
          <w:noProof/>
        </w:rPr>
        <w:t>Occupational and Environmental Medicine</w:t>
      </w:r>
      <w:r w:rsidRPr="002C282B">
        <w:rPr>
          <w:noProof/>
        </w:rPr>
        <w:t xml:space="preserve"> </w:t>
      </w:r>
      <w:r w:rsidRPr="002C282B">
        <w:rPr>
          <w:b/>
          <w:noProof/>
        </w:rPr>
        <w:t>64</w:t>
      </w:r>
      <w:r w:rsidRPr="002C282B">
        <w:rPr>
          <w:noProof/>
        </w:rPr>
        <w:t>, 827-833, doi:10.1136/oem.2007.033175 (2007).</w:t>
      </w:r>
    </w:p>
    <w:p w14:paraId="751E7039" w14:textId="77777777" w:rsidR="002C282B" w:rsidRPr="002C282B" w:rsidRDefault="002C282B" w:rsidP="002C282B">
      <w:pPr>
        <w:pStyle w:val="EndNoteBibliography"/>
        <w:spacing w:after="0"/>
        <w:ind w:left="720" w:hanging="720"/>
        <w:rPr>
          <w:noProof/>
        </w:rPr>
      </w:pPr>
      <w:r w:rsidRPr="002C282B">
        <w:rPr>
          <w:noProof/>
        </w:rPr>
        <w:t>11</w:t>
      </w:r>
      <w:r w:rsidRPr="002C282B">
        <w:rPr>
          <w:noProof/>
        </w:rPr>
        <w:tab/>
        <w:t xml:space="preserve">Kalkstein, A. J. Regional similarities in seasonal mortality across the United States: an examination of 28 metropolitan statistical areas. </w:t>
      </w:r>
      <w:r w:rsidRPr="002C282B">
        <w:rPr>
          <w:i/>
          <w:noProof/>
        </w:rPr>
        <w:t>PloS one</w:t>
      </w:r>
      <w:r w:rsidRPr="002C282B">
        <w:rPr>
          <w:noProof/>
        </w:rPr>
        <w:t xml:space="preserve"> </w:t>
      </w:r>
      <w:r w:rsidRPr="002C282B">
        <w:rPr>
          <w:b/>
          <w:noProof/>
        </w:rPr>
        <w:t>8</w:t>
      </w:r>
      <w:r w:rsidRPr="002C282B">
        <w:rPr>
          <w:noProof/>
        </w:rPr>
        <w:t>, e63971 (2013).</w:t>
      </w:r>
    </w:p>
    <w:p w14:paraId="21EC9034" w14:textId="77777777" w:rsidR="002C282B" w:rsidRPr="002C282B" w:rsidRDefault="002C282B" w:rsidP="002C282B">
      <w:pPr>
        <w:pStyle w:val="EndNoteBibliography"/>
        <w:spacing w:after="0"/>
        <w:ind w:left="720" w:hanging="720"/>
        <w:rPr>
          <w:noProof/>
        </w:rPr>
      </w:pPr>
      <w:r w:rsidRPr="002C282B">
        <w:rPr>
          <w:noProof/>
        </w:rPr>
        <w:t>12</w:t>
      </w:r>
      <w:r w:rsidRPr="002C282B">
        <w:rPr>
          <w:noProof/>
        </w:rPr>
        <w:tab/>
        <w:t xml:space="preserve">Braga, A. L., Zanobetti, A. &amp; Schwartz, J. The time course of weather-related deaths. </w:t>
      </w:r>
      <w:r w:rsidRPr="002C282B">
        <w:rPr>
          <w:i/>
          <w:noProof/>
        </w:rPr>
        <w:t>Epidemiology</w:t>
      </w:r>
      <w:r w:rsidRPr="002C282B">
        <w:rPr>
          <w:noProof/>
        </w:rPr>
        <w:t xml:space="preserve"> </w:t>
      </w:r>
      <w:r w:rsidRPr="002C282B">
        <w:rPr>
          <w:b/>
          <w:noProof/>
        </w:rPr>
        <w:t>12</w:t>
      </w:r>
      <w:r w:rsidRPr="002C282B">
        <w:rPr>
          <w:noProof/>
        </w:rPr>
        <w:t>, 662-667 (2001).</w:t>
      </w:r>
    </w:p>
    <w:p w14:paraId="1F5CAEF6" w14:textId="77777777" w:rsidR="002C282B" w:rsidRPr="002C282B" w:rsidRDefault="002C282B" w:rsidP="002C282B">
      <w:pPr>
        <w:pStyle w:val="EndNoteBibliography"/>
        <w:spacing w:after="0"/>
        <w:ind w:left="720" w:hanging="720"/>
        <w:rPr>
          <w:noProof/>
        </w:rPr>
      </w:pPr>
      <w:r w:rsidRPr="002C282B">
        <w:rPr>
          <w:noProof/>
        </w:rPr>
        <w:t>13</w:t>
      </w:r>
      <w:r w:rsidRPr="002C282B">
        <w:rPr>
          <w:noProof/>
        </w:rPr>
        <w:tab/>
        <w:t xml:space="preserve">Carson, C., Hajat, S., Armstrong, B. &amp; Wilkinson, P. Declining vulnerability to temperature-related mortality in London over the 20th century. </w:t>
      </w:r>
      <w:r w:rsidRPr="002C282B">
        <w:rPr>
          <w:i/>
          <w:noProof/>
        </w:rPr>
        <w:t>American Journal of Epidemiology</w:t>
      </w:r>
      <w:r w:rsidRPr="002C282B">
        <w:rPr>
          <w:noProof/>
        </w:rPr>
        <w:t xml:space="preserve"> </w:t>
      </w:r>
      <w:r w:rsidRPr="002C282B">
        <w:rPr>
          <w:b/>
          <w:noProof/>
        </w:rPr>
        <w:t>164</w:t>
      </w:r>
      <w:r w:rsidRPr="002C282B">
        <w:rPr>
          <w:noProof/>
        </w:rPr>
        <w:t>, 77-84, doi:10.1093/aje/kwj147 (2006).</w:t>
      </w:r>
    </w:p>
    <w:p w14:paraId="24F034C1" w14:textId="77777777" w:rsidR="002C282B" w:rsidRPr="002C282B" w:rsidRDefault="002C282B" w:rsidP="002C282B">
      <w:pPr>
        <w:pStyle w:val="EndNoteBibliography"/>
        <w:spacing w:after="0"/>
        <w:ind w:left="720" w:hanging="720"/>
        <w:rPr>
          <w:noProof/>
        </w:rPr>
      </w:pPr>
      <w:r w:rsidRPr="002C282B">
        <w:rPr>
          <w:noProof/>
        </w:rPr>
        <w:t>14</w:t>
      </w:r>
      <w:r w:rsidRPr="002C282B">
        <w:rPr>
          <w:noProof/>
        </w:rPr>
        <w:tab/>
        <w:t xml:space="preserve">Sheridan, S. C., Kalkstein, A. J. &amp; Kalkstein, L. S. Trends in heat-related mortality in the United States, 1975-2004. </w:t>
      </w:r>
      <w:r w:rsidRPr="002C282B">
        <w:rPr>
          <w:i/>
          <w:noProof/>
        </w:rPr>
        <w:t>Natural Hazards</w:t>
      </w:r>
      <w:r w:rsidRPr="002C282B">
        <w:rPr>
          <w:noProof/>
        </w:rPr>
        <w:t xml:space="preserve"> </w:t>
      </w:r>
      <w:r w:rsidRPr="002C282B">
        <w:rPr>
          <w:b/>
          <w:noProof/>
        </w:rPr>
        <w:t>50</w:t>
      </w:r>
      <w:r w:rsidRPr="002C282B">
        <w:rPr>
          <w:noProof/>
        </w:rPr>
        <w:t>, 145-160, doi:10.1007/s11069-008-9327-2 (2009).</w:t>
      </w:r>
    </w:p>
    <w:p w14:paraId="1C6F8DCB" w14:textId="77777777" w:rsidR="002C282B" w:rsidRPr="002C282B" w:rsidRDefault="002C282B" w:rsidP="002C282B">
      <w:pPr>
        <w:pStyle w:val="EndNoteBibliography"/>
        <w:spacing w:after="0"/>
        <w:ind w:left="720" w:hanging="720"/>
        <w:rPr>
          <w:noProof/>
        </w:rPr>
      </w:pPr>
      <w:r w:rsidRPr="002C282B">
        <w:rPr>
          <w:noProof/>
        </w:rPr>
        <w:t>15</w:t>
      </w:r>
      <w:r w:rsidRPr="002C282B">
        <w:rPr>
          <w:noProof/>
        </w:rPr>
        <w:tab/>
        <w:t xml:space="preserve">Bobb, J. F., Peng, R. D., Bell, M. L. &amp; Dominici, F. Heat-related mortality and adaptation to heat in the United States. </w:t>
      </w:r>
      <w:r w:rsidRPr="002C282B">
        <w:rPr>
          <w:i/>
          <w:noProof/>
        </w:rPr>
        <w:t>Environ Health Perspect</w:t>
      </w:r>
      <w:r w:rsidRPr="002C282B">
        <w:rPr>
          <w:noProof/>
        </w:rPr>
        <w:t xml:space="preserve"> </w:t>
      </w:r>
      <w:r w:rsidRPr="002C282B">
        <w:rPr>
          <w:b/>
          <w:noProof/>
        </w:rPr>
        <w:t>122</w:t>
      </w:r>
      <w:r w:rsidRPr="002C282B">
        <w:rPr>
          <w:noProof/>
        </w:rPr>
        <w:t>, 811-816, doi:10.1289/ehp.1307392 (2014).</w:t>
      </w:r>
    </w:p>
    <w:p w14:paraId="46E21C83" w14:textId="77777777" w:rsidR="002C282B" w:rsidRPr="002C282B" w:rsidRDefault="002C282B" w:rsidP="002C282B">
      <w:pPr>
        <w:pStyle w:val="EndNoteBibliography"/>
        <w:spacing w:after="0"/>
        <w:ind w:left="720" w:hanging="720"/>
        <w:rPr>
          <w:noProof/>
        </w:rPr>
      </w:pPr>
      <w:r w:rsidRPr="002C282B">
        <w:rPr>
          <w:noProof/>
        </w:rPr>
        <w:t>16</w:t>
      </w:r>
      <w:r w:rsidRPr="002C282B">
        <w:rPr>
          <w:noProof/>
        </w:rPr>
        <w:tab/>
        <w:t xml:space="preserve">Rosenwaike, I. Seasonal variation of deaths in the United States, 1951–1960. </w:t>
      </w:r>
      <w:r w:rsidRPr="002C282B">
        <w:rPr>
          <w:i/>
          <w:noProof/>
        </w:rPr>
        <w:t>Journal of the American Statistical Association</w:t>
      </w:r>
      <w:r w:rsidRPr="002C282B">
        <w:rPr>
          <w:noProof/>
        </w:rPr>
        <w:t xml:space="preserve"> </w:t>
      </w:r>
      <w:r w:rsidRPr="002C282B">
        <w:rPr>
          <w:b/>
          <w:noProof/>
        </w:rPr>
        <w:t>61</w:t>
      </w:r>
      <w:r w:rsidRPr="002C282B">
        <w:rPr>
          <w:noProof/>
        </w:rPr>
        <w:t>, 706-719 (1966).</w:t>
      </w:r>
    </w:p>
    <w:p w14:paraId="24828793" w14:textId="77777777" w:rsidR="002C282B" w:rsidRPr="002C282B" w:rsidRDefault="002C282B" w:rsidP="002C282B">
      <w:pPr>
        <w:pStyle w:val="EndNoteBibliography"/>
        <w:spacing w:after="0"/>
        <w:ind w:left="720" w:hanging="720"/>
        <w:rPr>
          <w:noProof/>
        </w:rPr>
      </w:pPr>
      <w:r w:rsidRPr="002C282B">
        <w:rPr>
          <w:noProof/>
        </w:rPr>
        <w:t>17</w:t>
      </w:r>
      <w:r w:rsidRPr="002C282B">
        <w:rPr>
          <w:noProof/>
        </w:rPr>
        <w:tab/>
        <w:t xml:space="preserve">Mackenbach, J., Kunst, A. &amp; Looman, C. Seasonal variation in mortality in The Netherlands. </w:t>
      </w:r>
      <w:r w:rsidRPr="002C282B">
        <w:rPr>
          <w:i/>
          <w:noProof/>
        </w:rPr>
        <w:t>Journal of Epidemiology and Community Health</w:t>
      </w:r>
      <w:r w:rsidRPr="002C282B">
        <w:rPr>
          <w:noProof/>
        </w:rPr>
        <w:t xml:space="preserve"> </w:t>
      </w:r>
      <w:r w:rsidRPr="002C282B">
        <w:rPr>
          <w:b/>
          <w:noProof/>
        </w:rPr>
        <w:t>46</w:t>
      </w:r>
      <w:r w:rsidRPr="002C282B">
        <w:rPr>
          <w:noProof/>
        </w:rPr>
        <w:t>, 261-265 (1992).</w:t>
      </w:r>
    </w:p>
    <w:p w14:paraId="6894F614" w14:textId="77777777" w:rsidR="002C282B" w:rsidRPr="002C282B" w:rsidRDefault="002C282B" w:rsidP="002C282B">
      <w:pPr>
        <w:pStyle w:val="EndNoteBibliography"/>
        <w:spacing w:after="0"/>
        <w:ind w:left="720" w:hanging="720"/>
        <w:rPr>
          <w:noProof/>
        </w:rPr>
      </w:pPr>
      <w:r w:rsidRPr="002C282B">
        <w:rPr>
          <w:noProof/>
        </w:rPr>
        <w:t>18</w:t>
      </w:r>
      <w:r w:rsidRPr="002C282B">
        <w:rPr>
          <w:noProof/>
        </w:rPr>
        <w:tab/>
        <w:t xml:space="preserve">Laake, K. &amp; Sverre, J. M. Winter excess mortality: a comparison between Norway and England plus Wales. </w:t>
      </w:r>
      <w:r w:rsidRPr="002C282B">
        <w:rPr>
          <w:i/>
          <w:noProof/>
        </w:rPr>
        <w:t>Age and ageing</w:t>
      </w:r>
      <w:r w:rsidRPr="002C282B">
        <w:rPr>
          <w:noProof/>
        </w:rPr>
        <w:t xml:space="preserve"> </w:t>
      </w:r>
      <w:r w:rsidRPr="002C282B">
        <w:rPr>
          <w:b/>
          <w:noProof/>
        </w:rPr>
        <w:t>25</w:t>
      </w:r>
      <w:r w:rsidRPr="002C282B">
        <w:rPr>
          <w:noProof/>
        </w:rPr>
        <w:t>, 343-348 (1996).</w:t>
      </w:r>
    </w:p>
    <w:p w14:paraId="6E562D8B" w14:textId="77777777" w:rsidR="002C282B" w:rsidRPr="002C282B" w:rsidRDefault="002C282B" w:rsidP="002C282B">
      <w:pPr>
        <w:pStyle w:val="EndNoteBibliography"/>
        <w:spacing w:after="0"/>
        <w:ind w:left="720" w:hanging="720"/>
        <w:rPr>
          <w:noProof/>
        </w:rPr>
      </w:pPr>
      <w:r w:rsidRPr="002C282B">
        <w:rPr>
          <w:noProof/>
        </w:rPr>
        <w:t>19</w:t>
      </w:r>
      <w:r w:rsidRPr="002C282B">
        <w:rPr>
          <w:noProof/>
        </w:rPr>
        <w:tab/>
        <w:t xml:space="preserve">Trudeau, R. Monthly and daily patterns of death. </w:t>
      </w:r>
      <w:r w:rsidRPr="002C282B">
        <w:rPr>
          <w:i/>
          <w:noProof/>
        </w:rPr>
        <w:t>Health Reports-Statistics Canada</w:t>
      </w:r>
      <w:r w:rsidRPr="002C282B">
        <w:rPr>
          <w:noProof/>
        </w:rPr>
        <w:t xml:space="preserve"> </w:t>
      </w:r>
      <w:r w:rsidRPr="002C282B">
        <w:rPr>
          <w:b/>
          <w:noProof/>
        </w:rPr>
        <w:t>9</w:t>
      </w:r>
      <w:r w:rsidRPr="002C282B">
        <w:rPr>
          <w:noProof/>
        </w:rPr>
        <w:t>, 43-52 (1997).</w:t>
      </w:r>
    </w:p>
    <w:p w14:paraId="54A85731" w14:textId="77777777" w:rsidR="002C282B" w:rsidRPr="002C282B" w:rsidRDefault="002C282B" w:rsidP="002C282B">
      <w:pPr>
        <w:pStyle w:val="EndNoteBibliography"/>
        <w:spacing w:after="0"/>
        <w:ind w:left="720" w:hanging="720"/>
        <w:rPr>
          <w:noProof/>
        </w:rPr>
      </w:pPr>
      <w:r w:rsidRPr="002C282B">
        <w:rPr>
          <w:noProof/>
        </w:rPr>
        <w:t>20</w:t>
      </w:r>
      <w:r w:rsidRPr="002C282B">
        <w:rPr>
          <w:noProof/>
        </w:rPr>
        <w:tab/>
        <w:t xml:space="preserve">Lerchl, A. Changes in the seasonality of mortality in Germany from 1946 to 1995: the role of temperature. </w:t>
      </w:r>
      <w:r w:rsidRPr="002C282B">
        <w:rPr>
          <w:i/>
          <w:noProof/>
        </w:rPr>
        <w:t>International Journal of Biometeorology</w:t>
      </w:r>
      <w:r w:rsidRPr="002C282B">
        <w:rPr>
          <w:noProof/>
        </w:rPr>
        <w:t xml:space="preserve"> </w:t>
      </w:r>
      <w:r w:rsidRPr="002C282B">
        <w:rPr>
          <w:b/>
          <w:noProof/>
        </w:rPr>
        <w:t>42</w:t>
      </w:r>
      <w:r w:rsidRPr="002C282B">
        <w:rPr>
          <w:noProof/>
        </w:rPr>
        <w:t>, 84-88, doi:DOI 10.1007/s004840050089 (1998).</w:t>
      </w:r>
    </w:p>
    <w:p w14:paraId="1C6A4742" w14:textId="77777777" w:rsidR="002C282B" w:rsidRPr="002C282B" w:rsidRDefault="002C282B" w:rsidP="002C282B">
      <w:pPr>
        <w:pStyle w:val="EndNoteBibliography"/>
        <w:spacing w:after="0"/>
        <w:ind w:left="720" w:hanging="720"/>
        <w:rPr>
          <w:noProof/>
        </w:rPr>
      </w:pPr>
      <w:r w:rsidRPr="002C282B">
        <w:rPr>
          <w:noProof/>
        </w:rPr>
        <w:lastRenderedPageBreak/>
        <w:t>21</w:t>
      </w:r>
      <w:r w:rsidRPr="002C282B">
        <w:rPr>
          <w:noProof/>
        </w:rPr>
        <w:tab/>
        <w:t>Nakaji, S.</w:t>
      </w:r>
      <w:r w:rsidRPr="002C282B">
        <w:rPr>
          <w:i/>
          <w:noProof/>
        </w:rPr>
        <w:t xml:space="preserve"> et al.</w:t>
      </w:r>
      <w:r w:rsidRPr="002C282B">
        <w:rPr>
          <w:noProof/>
        </w:rPr>
        <w:t xml:space="preserve"> Seasonal changes in mortality rates from main causes of death in Japan. </w:t>
      </w:r>
      <w:r w:rsidRPr="002C282B">
        <w:rPr>
          <w:i/>
          <w:noProof/>
        </w:rPr>
        <w:t>European journal of epidemiology</w:t>
      </w:r>
      <w:r w:rsidRPr="002C282B">
        <w:rPr>
          <w:noProof/>
        </w:rPr>
        <w:t xml:space="preserve"> </w:t>
      </w:r>
      <w:r w:rsidRPr="002C282B">
        <w:rPr>
          <w:b/>
          <w:noProof/>
        </w:rPr>
        <w:t>19</w:t>
      </w:r>
      <w:r w:rsidRPr="002C282B">
        <w:rPr>
          <w:noProof/>
        </w:rPr>
        <w:t>, 905-913 (2004).</w:t>
      </w:r>
    </w:p>
    <w:p w14:paraId="184F75C2" w14:textId="77777777" w:rsidR="002C282B" w:rsidRPr="002C282B" w:rsidRDefault="002C282B" w:rsidP="002C282B">
      <w:pPr>
        <w:pStyle w:val="EndNoteBibliography"/>
        <w:spacing w:after="0"/>
        <w:ind w:left="720" w:hanging="720"/>
        <w:rPr>
          <w:noProof/>
        </w:rPr>
      </w:pPr>
      <w:r w:rsidRPr="002C282B">
        <w:rPr>
          <w:noProof/>
        </w:rPr>
        <w:t>22</w:t>
      </w:r>
      <w:r w:rsidRPr="002C282B">
        <w:rPr>
          <w:noProof/>
        </w:rPr>
        <w:tab/>
        <w:t xml:space="preserve">Brown, G., Fearn, V. &amp; Wells, C. Exploratory analysis of seasonal mortality in England and Wales, 1998 to 2007. </w:t>
      </w:r>
      <w:r w:rsidRPr="002C282B">
        <w:rPr>
          <w:i/>
          <w:noProof/>
        </w:rPr>
        <w:t>Health Statistics Quarterly</w:t>
      </w:r>
      <w:r w:rsidRPr="002C282B">
        <w:rPr>
          <w:noProof/>
        </w:rPr>
        <w:t>, 58 (2010).</w:t>
      </w:r>
    </w:p>
    <w:p w14:paraId="597F5867" w14:textId="77777777" w:rsidR="002C282B" w:rsidRPr="002C282B" w:rsidRDefault="002C282B" w:rsidP="002C282B">
      <w:pPr>
        <w:pStyle w:val="EndNoteBibliography"/>
        <w:spacing w:after="0"/>
        <w:ind w:left="720" w:hanging="720"/>
        <w:rPr>
          <w:noProof/>
        </w:rPr>
      </w:pPr>
      <w:r w:rsidRPr="002C282B">
        <w:rPr>
          <w:noProof/>
        </w:rPr>
        <w:t>23</w:t>
      </w:r>
      <w:r w:rsidRPr="002C282B">
        <w:rPr>
          <w:noProof/>
        </w:rPr>
        <w:tab/>
        <w:t>Marti-Soler, H.</w:t>
      </w:r>
      <w:r w:rsidRPr="002C282B">
        <w:rPr>
          <w:i/>
          <w:noProof/>
        </w:rPr>
        <w:t xml:space="preserve"> et al.</w:t>
      </w:r>
      <w:r w:rsidRPr="002C282B">
        <w:rPr>
          <w:noProof/>
        </w:rPr>
        <w:t xml:space="preserve"> Seasonal Variation of Overall and Cardiovascular Mortality: A Study in 19 Countries from Different Geographic Locations. </w:t>
      </w:r>
      <w:r w:rsidRPr="002C282B">
        <w:rPr>
          <w:i/>
          <w:noProof/>
        </w:rPr>
        <w:t>Plos One</w:t>
      </w:r>
      <w:r w:rsidRPr="002C282B">
        <w:rPr>
          <w:noProof/>
        </w:rPr>
        <w:t xml:space="preserve"> </w:t>
      </w:r>
      <w:r w:rsidRPr="002C282B">
        <w:rPr>
          <w:b/>
          <w:noProof/>
        </w:rPr>
        <w:t>9</w:t>
      </w:r>
      <w:r w:rsidRPr="002C282B">
        <w:rPr>
          <w:noProof/>
        </w:rPr>
        <w:t>, 13, doi:10.1371/journal.pone.0113500 (2014).</w:t>
      </w:r>
    </w:p>
    <w:p w14:paraId="5314C856" w14:textId="77777777" w:rsidR="002C282B" w:rsidRPr="002C282B" w:rsidRDefault="002C282B" w:rsidP="002C282B">
      <w:pPr>
        <w:pStyle w:val="EndNoteBibliography"/>
        <w:spacing w:after="0"/>
        <w:ind w:left="720" w:hanging="720"/>
        <w:rPr>
          <w:noProof/>
        </w:rPr>
      </w:pPr>
      <w:r w:rsidRPr="002C282B">
        <w:rPr>
          <w:noProof/>
        </w:rPr>
        <w:t>24</w:t>
      </w:r>
      <w:r w:rsidRPr="002C282B">
        <w:rPr>
          <w:noProof/>
        </w:rPr>
        <w:tab/>
        <w:t xml:space="preserve">Bennett, J. E., Blangiardo, M., Fecht, D., Elliott, P. &amp; Ezzati, M. Vulnerability to the mortality effects of warm temperature in the districts of England and Wales. </w:t>
      </w:r>
      <w:r w:rsidRPr="002C282B">
        <w:rPr>
          <w:i/>
          <w:noProof/>
        </w:rPr>
        <w:t>Nature Climate Change</w:t>
      </w:r>
      <w:r w:rsidRPr="002C282B">
        <w:rPr>
          <w:noProof/>
        </w:rPr>
        <w:t xml:space="preserve"> </w:t>
      </w:r>
      <w:r w:rsidRPr="002C282B">
        <w:rPr>
          <w:b/>
          <w:noProof/>
        </w:rPr>
        <w:t>4</w:t>
      </w:r>
      <w:r w:rsidRPr="002C282B">
        <w:rPr>
          <w:noProof/>
        </w:rPr>
        <w:t>, 269-273, doi:10.1038/nclimate2123 (2014).</w:t>
      </w:r>
    </w:p>
    <w:p w14:paraId="11735CAA" w14:textId="77777777" w:rsidR="002C282B" w:rsidRPr="002C282B" w:rsidRDefault="002C282B" w:rsidP="002C282B">
      <w:pPr>
        <w:pStyle w:val="EndNoteBibliography"/>
        <w:spacing w:after="0"/>
        <w:ind w:left="720" w:hanging="720"/>
        <w:rPr>
          <w:noProof/>
        </w:rPr>
      </w:pPr>
      <w:r w:rsidRPr="002C282B">
        <w:rPr>
          <w:noProof/>
        </w:rPr>
        <w:t>25</w:t>
      </w:r>
      <w:r w:rsidRPr="002C282B">
        <w:rPr>
          <w:noProof/>
        </w:rPr>
        <w:tab/>
        <w:t xml:space="preserve">Moy, C. M., Seltzer, G. O., Rodbell, D. T. &amp; Anderson, D. M. Variability of El Nino/Southern Oscillation activity at millennial timescales during the Holocene epoch. </w:t>
      </w:r>
      <w:r w:rsidRPr="002C282B">
        <w:rPr>
          <w:i/>
          <w:noProof/>
        </w:rPr>
        <w:t>Nature</w:t>
      </w:r>
      <w:r w:rsidRPr="002C282B">
        <w:rPr>
          <w:noProof/>
        </w:rPr>
        <w:t xml:space="preserve"> </w:t>
      </w:r>
      <w:r w:rsidRPr="002C282B">
        <w:rPr>
          <w:b/>
          <w:noProof/>
        </w:rPr>
        <w:t>420</w:t>
      </w:r>
      <w:r w:rsidRPr="002C282B">
        <w:rPr>
          <w:noProof/>
        </w:rPr>
        <w:t>, 162-165, doi:10.1038/nature01194 (2002).</w:t>
      </w:r>
    </w:p>
    <w:p w14:paraId="26F8CF43" w14:textId="77777777" w:rsidR="002C282B" w:rsidRPr="002C282B" w:rsidRDefault="002C282B" w:rsidP="002C282B">
      <w:pPr>
        <w:pStyle w:val="EndNoteBibliography"/>
        <w:spacing w:after="0"/>
        <w:ind w:left="720" w:hanging="720"/>
        <w:rPr>
          <w:noProof/>
        </w:rPr>
      </w:pPr>
      <w:r w:rsidRPr="002C282B">
        <w:rPr>
          <w:noProof/>
        </w:rPr>
        <w:t>26</w:t>
      </w:r>
      <w:r w:rsidRPr="002C282B">
        <w:rPr>
          <w:noProof/>
        </w:rPr>
        <w:tab/>
        <w:t xml:space="preserve">Grenfell, B., Bjørnstad, O. &amp; Kappey, J. Travelling waves and spatial hierarchies in measles epidemics. </w:t>
      </w:r>
      <w:r w:rsidRPr="002C282B">
        <w:rPr>
          <w:i/>
          <w:noProof/>
        </w:rPr>
        <w:t>Nature</w:t>
      </w:r>
      <w:r w:rsidRPr="002C282B">
        <w:rPr>
          <w:noProof/>
        </w:rPr>
        <w:t xml:space="preserve"> </w:t>
      </w:r>
      <w:r w:rsidRPr="002C282B">
        <w:rPr>
          <w:b/>
          <w:noProof/>
        </w:rPr>
        <w:t>414</w:t>
      </w:r>
      <w:r w:rsidRPr="002C282B">
        <w:rPr>
          <w:noProof/>
        </w:rPr>
        <w:t>, 716-723 (2001).</w:t>
      </w:r>
    </w:p>
    <w:p w14:paraId="0FCC7B07" w14:textId="77777777" w:rsidR="002C282B" w:rsidRPr="002C282B" w:rsidRDefault="002C282B" w:rsidP="002C282B">
      <w:pPr>
        <w:pStyle w:val="EndNoteBibliography"/>
        <w:spacing w:after="0"/>
        <w:ind w:left="720" w:hanging="720"/>
        <w:rPr>
          <w:noProof/>
        </w:rPr>
      </w:pPr>
      <w:r w:rsidRPr="002C282B">
        <w:rPr>
          <w:noProof/>
        </w:rPr>
        <w:t>27</w:t>
      </w:r>
      <w:r w:rsidRPr="002C282B">
        <w:rPr>
          <w:noProof/>
        </w:rPr>
        <w:tab/>
        <w:t>Cazelles, B.</w:t>
      </w:r>
      <w:r w:rsidRPr="002C282B">
        <w:rPr>
          <w:i/>
          <w:noProof/>
        </w:rPr>
        <w:t xml:space="preserve"> et al.</w:t>
      </w:r>
      <w:r w:rsidRPr="002C282B">
        <w:rPr>
          <w:noProof/>
        </w:rPr>
        <w:t xml:space="preserve"> Wavelet analysis of ecological time series. </w:t>
      </w:r>
      <w:r w:rsidRPr="002C282B">
        <w:rPr>
          <w:i/>
          <w:noProof/>
        </w:rPr>
        <w:t>Oecologia</w:t>
      </w:r>
      <w:r w:rsidRPr="002C282B">
        <w:rPr>
          <w:noProof/>
        </w:rPr>
        <w:t xml:space="preserve"> </w:t>
      </w:r>
      <w:r w:rsidRPr="002C282B">
        <w:rPr>
          <w:b/>
          <w:noProof/>
        </w:rPr>
        <w:t>156</w:t>
      </w:r>
      <w:r w:rsidRPr="002C282B">
        <w:rPr>
          <w:noProof/>
        </w:rPr>
        <w:t>, 287-304 (2008).</w:t>
      </w:r>
    </w:p>
    <w:p w14:paraId="089FD871" w14:textId="77777777" w:rsidR="002C282B" w:rsidRPr="002C282B" w:rsidRDefault="002C282B" w:rsidP="002C282B">
      <w:pPr>
        <w:pStyle w:val="EndNoteBibliography"/>
        <w:spacing w:after="0"/>
        <w:ind w:left="720" w:hanging="720"/>
        <w:rPr>
          <w:noProof/>
        </w:rPr>
      </w:pPr>
      <w:r w:rsidRPr="002C282B">
        <w:rPr>
          <w:noProof/>
        </w:rPr>
        <w:t>28</w:t>
      </w:r>
      <w:r w:rsidRPr="002C282B">
        <w:rPr>
          <w:noProof/>
        </w:rPr>
        <w:tab/>
        <w:t xml:space="preserve">Statistics, N. C. f. H. Leading causes of death and numbers of deaths, by sex, race, and Hispanic origin: United States, 1980 and 2010. </w:t>
      </w:r>
      <w:r w:rsidRPr="002C282B">
        <w:rPr>
          <w:i/>
          <w:noProof/>
        </w:rPr>
        <w:t>National Center for Health Statistics (NCHS)</w:t>
      </w:r>
      <w:r w:rsidRPr="002C282B">
        <w:rPr>
          <w:noProof/>
        </w:rPr>
        <w:t xml:space="preserve"> (2012).</w:t>
      </w:r>
    </w:p>
    <w:p w14:paraId="16A5C505" w14:textId="77777777" w:rsidR="002C282B" w:rsidRPr="002C282B" w:rsidRDefault="002C282B" w:rsidP="002C282B">
      <w:pPr>
        <w:pStyle w:val="EndNoteBibliography"/>
        <w:spacing w:after="0"/>
        <w:ind w:left="720" w:hanging="720"/>
        <w:rPr>
          <w:noProof/>
        </w:rPr>
      </w:pPr>
      <w:r w:rsidRPr="002C282B">
        <w:rPr>
          <w:noProof/>
        </w:rPr>
        <w:t>29</w:t>
      </w:r>
      <w:r w:rsidRPr="002C282B">
        <w:rPr>
          <w:noProof/>
        </w:rPr>
        <w:tab/>
        <w:t xml:space="preserve">Administration, N. H. T. S. Trend and Pattern Analysis of Highway Crash Fatality By Month and Day. </w:t>
      </w:r>
      <w:r w:rsidRPr="002C282B">
        <w:rPr>
          <w:i/>
          <w:noProof/>
        </w:rPr>
        <w:t>National Center for Statistics and Analysis</w:t>
      </w:r>
      <w:r w:rsidRPr="002C282B">
        <w:rPr>
          <w:noProof/>
        </w:rPr>
        <w:t xml:space="preserve"> (2005).</w:t>
      </w:r>
    </w:p>
    <w:p w14:paraId="129A2EF3" w14:textId="77777777" w:rsidR="002C282B" w:rsidRPr="002C282B" w:rsidRDefault="002C282B" w:rsidP="002C282B">
      <w:pPr>
        <w:pStyle w:val="EndNoteBibliography"/>
        <w:spacing w:after="0"/>
        <w:ind w:left="720" w:hanging="720"/>
        <w:rPr>
          <w:noProof/>
        </w:rPr>
      </w:pPr>
      <w:r w:rsidRPr="002C282B">
        <w:rPr>
          <w:noProof/>
        </w:rPr>
        <w:t>30</w:t>
      </w:r>
      <w:r w:rsidRPr="002C282B">
        <w:rPr>
          <w:noProof/>
        </w:rPr>
        <w:tab/>
        <w:t xml:space="preserve">England, P. H. The cold weather plan for England. </w:t>
      </w:r>
      <w:r w:rsidRPr="002C282B">
        <w:rPr>
          <w:i/>
          <w:noProof/>
        </w:rPr>
        <w:t>Public Health England</w:t>
      </w:r>
      <w:r w:rsidRPr="002C282B">
        <w:rPr>
          <w:noProof/>
        </w:rPr>
        <w:t xml:space="preserve"> (2016).</w:t>
      </w:r>
    </w:p>
    <w:p w14:paraId="568E2980" w14:textId="77777777" w:rsidR="002C282B" w:rsidRPr="002C282B" w:rsidRDefault="002C282B" w:rsidP="002C282B">
      <w:pPr>
        <w:pStyle w:val="EndNoteBibliography"/>
        <w:spacing w:after="0"/>
        <w:ind w:left="720" w:hanging="720"/>
        <w:rPr>
          <w:noProof/>
        </w:rPr>
      </w:pPr>
      <w:r w:rsidRPr="002C282B">
        <w:rPr>
          <w:noProof/>
        </w:rPr>
        <w:t>31</w:t>
      </w:r>
      <w:r w:rsidRPr="002C282B">
        <w:rPr>
          <w:noProof/>
        </w:rPr>
        <w:tab/>
        <w:t>Morris, M. E.</w:t>
      </w:r>
      <w:r w:rsidRPr="002C282B">
        <w:rPr>
          <w:i/>
          <w:noProof/>
        </w:rPr>
        <w:t xml:space="preserve"> et al.</w:t>
      </w:r>
      <w:r w:rsidRPr="002C282B">
        <w:rPr>
          <w:noProof/>
        </w:rPr>
        <w:t xml:space="preserve"> Smart-home technologies to assist older people to live well at home. </w:t>
      </w:r>
      <w:r w:rsidRPr="002C282B">
        <w:rPr>
          <w:i/>
          <w:noProof/>
        </w:rPr>
        <w:t>Journal of aging science</w:t>
      </w:r>
      <w:r w:rsidRPr="002C282B">
        <w:rPr>
          <w:noProof/>
        </w:rPr>
        <w:t xml:space="preserve"> </w:t>
      </w:r>
      <w:r w:rsidRPr="002C282B">
        <w:rPr>
          <w:b/>
          <w:noProof/>
        </w:rPr>
        <w:t>1</w:t>
      </w:r>
      <w:r w:rsidRPr="002C282B">
        <w:rPr>
          <w:noProof/>
        </w:rPr>
        <w:t>, 1-9 (2013).</w:t>
      </w:r>
    </w:p>
    <w:p w14:paraId="3B426C93" w14:textId="77777777" w:rsidR="002C282B" w:rsidRPr="002C282B" w:rsidRDefault="002C282B" w:rsidP="002C282B">
      <w:pPr>
        <w:pStyle w:val="EndNoteBibliography"/>
        <w:spacing w:after="0"/>
        <w:ind w:left="720" w:hanging="720"/>
        <w:rPr>
          <w:noProof/>
        </w:rPr>
      </w:pPr>
      <w:r w:rsidRPr="002C282B">
        <w:rPr>
          <w:noProof/>
        </w:rPr>
        <w:t>32</w:t>
      </w:r>
      <w:r w:rsidRPr="002C282B">
        <w:rPr>
          <w:noProof/>
        </w:rPr>
        <w:tab/>
        <w:t>Ingram, D. D.</w:t>
      </w:r>
      <w:r w:rsidRPr="002C282B">
        <w:rPr>
          <w:i/>
          <w:noProof/>
        </w:rPr>
        <w:t xml:space="preserve"> et al.</w:t>
      </w:r>
      <w:r w:rsidRPr="002C282B">
        <w:rPr>
          <w:noProof/>
        </w:rPr>
        <w:t xml:space="preserve"> United States Census 2000 population with bridged race categories. </w:t>
      </w:r>
      <w:r w:rsidRPr="002C282B">
        <w:rPr>
          <w:i/>
          <w:noProof/>
        </w:rPr>
        <w:t>Vital and health statistics. Series 2, Data evaluation and methods research</w:t>
      </w:r>
      <w:r w:rsidRPr="002C282B">
        <w:rPr>
          <w:noProof/>
        </w:rPr>
        <w:t>, 1-55 (2003).</w:t>
      </w:r>
    </w:p>
    <w:p w14:paraId="5FD05A15" w14:textId="77777777" w:rsidR="002C282B" w:rsidRPr="002C282B" w:rsidRDefault="002C282B" w:rsidP="002C282B">
      <w:pPr>
        <w:pStyle w:val="EndNoteBibliography"/>
        <w:ind w:left="720" w:hanging="720"/>
        <w:rPr>
          <w:noProof/>
        </w:rPr>
      </w:pPr>
      <w:r w:rsidRPr="002C282B">
        <w:rPr>
          <w:noProof/>
        </w:rPr>
        <w:t>33</w:t>
      </w:r>
      <w:r w:rsidRPr="002C282B">
        <w:rPr>
          <w:noProof/>
        </w:rPr>
        <w:tab/>
        <w:t xml:space="preserve">Karl, T. &amp; Koss, W. J. </w:t>
      </w:r>
      <w:r w:rsidRPr="002C282B">
        <w:rPr>
          <w:i/>
          <w:noProof/>
        </w:rPr>
        <w:t>Regional and national monthly, seasonal, and annual temperature weighted by area, 1895-1983</w:t>
      </w:r>
      <w:r w:rsidRPr="002C282B">
        <w:rPr>
          <w:noProof/>
        </w:rPr>
        <w:t>.  (National Climatic Data Center, 1984).</w:t>
      </w:r>
    </w:p>
    <w:p w14:paraId="6317C9EC" w14:textId="4919048C" w:rsidR="00E36439" w:rsidRPr="004E0482" w:rsidRDefault="002C5FB9" w:rsidP="00E3416C">
      <w:pPr>
        <w:pStyle w:val="EndNoteBibliography"/>
        <w:spacing w:after="0"/>
        <w:ind w:left="720" w:hanging="720"/>
      </w:pPr>
      <w:r w:rsidRPr="004E0482">
        <w:fldChar w:fldCharType="end"/>
      </w:r>
    </w:p>
    <w:p w14:paraId="768D3587" w14:textId="3507B3AD" w:rsidR="00A714AB" w:rsidRPr="007825A4" w:rsidRDefault="007825A4" w:rsidP="0088197D">
      <w:pPr>
        <w:spacing w:after="0"/>
        <w:rPr>
          <w:rFonts w:ascii="Times New Roman" w:hAnsi="Times New Roman"/>
          <w:color w:val="000000" w:themeColor="text1"/>
          <w:sz w:val="24"/>
          <w:szCs w:val="24"/>
        </w:rPr>
      </w:pPr>
      <w:r>
        <w:rPr>
          <w:rFonts w:ascii="Times New Roman" w:hAnsi="Times New Roman"/>
          <w:color w:val="000000" w:themeColor="text1"/>
          <w:sz w:val="24"/>
          <w:szCs w:val="24"/>
        </w:rPr>
        <w:br w:type="page"/>
      </w:r>
      <w:r w:rsidR="00A714AB" w:rsidRPr="00C14691">
        <w:rPr>
          <w:rFonts w:ascii="Times New Roman" w:hAnsi="Times New Roman"/>
          <w:sz w:val="24"/>
          <w:szCs w:val="24"/>
        </w:rPr>
        <w:lastRenderedPageBreak/>
        <w:t>Correspondence and requests for materials should be addressed to ME.</w:t>
      </w:r>
    </w:p>
    <w:p w14:paraId="224B750E" w14:textId="77777777" w:rsidR="00A714AB" w:rsidRPr="00C14691" w:rsidRDefault="00A714AB" w:rsidP="003F6B5D">
      <w:pPr>
        <w:spacing w:after="0" w:line="480" w:lineRule="auto"/>
        <w:rPr>
          <w:rFonts w:ascii="Times New Roman" w:hAnsi="Times New Roman"/>
          <w:b/>
          <w:sz w:val="24"/>
          <w:szCs w:val="24"/>
        </w:rPr>
      </w:pPr>
    </w:p>
    <w:p w14:paraId="43D65B0D" w14:textId="77777777" w:rsidR="00A714AB" w:rsidRPr="00C14691" w:rsidRDefault="00A714AB" w:rsidP="00B938DB">
      <w:pPr>
        <w:spacing w:after="0" w:line="480" w:lineRule="auto"/>
        <w:rPr>
          <w:rFonts w:ascii="Times New Roman" w:hAnsi="Times New Roman"/>
          <w:b/>
          <w:sz w:val="24"/>
          <w:szCs w:val="24"/>
        </w:rPr>
      </w:pPr>
      <w:r w:rsidRPr="00C14691">
        <w:rPr>
          <w:rFonts w:ascii="Times New Roman" w:hAnsi="Times New Roman"/>
          <w:b/>
          <w:sz w:val="24"/>
          <w:szCs w:val="24"/>
        </w:rPr>
        <w:t xml:space="preserve">Acknowledgments </w:t>
      </w:r>
    </w:p>
    <w:p w14:paraId="065FE98A" w14:textId="77777777" w:rsidR="00484658" w:rsidRPr="00C14691" w:rsidRDefault="00484658" w:rsidP="00484658">
      <w:pPr>
        <w:spacing w:after="0" w:line="480" w:lineRule="auto"/>
        <w:rPr>
          <w:rFonts w:ascii="Times New Roman" w:hAnsi="Times New Roman"/>
          <w:sz w:val="24"/>
          <w:szCs w:val="24"/>
        </w:rPr>
      </w:pPr>
      <w:r>
        <w:rPr>
          <w:rFonts w:ascii="Times New Roman" w:hAnsi="Times New Roman"/>
          <w:sz w:val="24"/>
          <w:szCs w:val="24"/>
        </w:rPr>
        <w:t xml:space="preserve">Robbie Parks is supported by a </w:t>
      </w:r>
      <w:proofErr w:type="spellStart"/>
      <w:r>
        <w:rPr>
          <w:rFonts w:ascii="Times New Roman" w:hAnsi="Times New Roman"/>
          <w:sz w:val="24"/>
          <w:szCs w:val="24"/>
        </w:rPr>
        <w:t>Wellcome</w:t>
      </w:r>
      <w:proofErr w:type="spellEnd"/>
      <w:r>
        <w:rPr>
          <w:rFonts w:ascii="Times New Roman" w:hAnsi="Times New Roman"/>
          <w:sz w:val="24"/>
          <w:szCs w:val="24"/>
        </w:rPr>
        <w:t xml:space="preserve"> Trust ISSF Studentship. Work on the US mortality data is supported by a grant from US Environmental Protection Agency.</w:t>
      </w:r>
    </w:p>
    <w:p w14:paraId="084D3742" w14:textId="77777777" w:rsidR="00A714AB" w:rsidRPr="00C14691" w:rsidRDefault="00A714AB">
      <w:pPr>
        <w:spacing w:after="0" w:line="480" w:lineRule="auto"/>
        <w:rPr>
          <w:rFonts w:ascii="Times New Roman" w:hAnsi="Times New Roman"/>
          <w:b/>
          <w:sz w:val="24"/>
          <w:szCs w:val="24"/>
        </w:rPr>
      </w:pPr>
    </w:p>
    <w:p w14:paraId="154DA3EA" w14:textId="77777777" w:rsidR="00A714AB" w:rsidRPr="00C14691" w:rsidRDefault="00A714AB">
      <w:pPr>
        <w:spacing w:after="0" w:line="480" w:lineRule="auto"/>
        <w:rPr>
          <w:rFonts w:ascii="Times New Roman" w:hAnsi="Times New Roman"/>
          <w:b/>
          <w:sz w:val="24"/>
          <w:szCs w:val="24"/>
        </w:rPr>
      </w:pPr>
      <w:r w:rsidRPr="00C14691">
        <w:rPr>
          <w:rFonts w:ascii="Times New Roman" w:hAnsi="Times New Roman"/>
          <w:b/>
          <w:sz w:val="24"/>
          <w:szCs w:val="24"/>
        </w:rPr>
        <w:t>Author contributions</w:t>
      </w:r>
    </w:p>
    <w:p w14:paraId="5E95FFAE" w14:textId="6B53AEE4" w:rsidR="00A714AB" w:rsidRPr="00C14691" w:rsidRDefault="002426C9">
      <w:pPr>
        <w:spacing w:after="0" w:line="480" w:lineRule="auto"/>
        <w:rPr>
          <w:rFonts w:ascii="Times New Roman" w:hAnsi="Times New Roman"/>
          <w:sz w:val="24"/>
          <w:szCs w:val="24"/>
        </w:rPr>
      </w:pPr>
      <w:r>
        <w:rPr>
          <w:rFonts w:ascii="Times New Roman" w:hAnsi="Times New Roman"/>
          <w:sz w:val="24"/>
          <w:szCs w:val="24"/>
        </w:rPr>
        <w:t>All authors contributed to</w:t>
      </w:r>
      <w:r w:rsidR="00601CF3">
        <w:rPr>
          <w:rFonts w:ascii="Times New Roman" w:hAnsi="Times New Roman"/>
          <w:sz w:val="24"/>
          <w:szCs w:val="24"/>
        </w:rPr>
        <w:t xml:space="preserve"> study concept</w:t>
      </w:r>
      <w:r>
        <w:rPr>
          <w:rFonts w:ascii="Times New Roman" w:hAnsi="Times New Roman"/>
          <w:sz w:val="24"/>
          <w:szCs w:val="24"/>
        </w:rPr>
        <w:t xml:space="preserve">, </w:t>
      </w:r>
      <w:r w:rsidR="00A714AB" w:rsidRPr="00C14691">
        <w:rPr>
          <w:rFonts w:ascii="Times New Roman" w:hAnsi="Times New Roman"/>
          <w:sz w:val="24"/>
          <w:szCs w:val="24"/>
        </w:rPr>
        <w:t>analytical approach</w:t>
      </w:r>
      <w:r>
        <w:rPr>
          <w:rFonts w:ascii="Times New Roman" w:hAnsi="Times New Roman"/>
          <w:sz w:val="24"/>
          <w:szCs w:val="24"/>
        </w:rPr>
        <w:t>, and interpretation of results</w:t>
      </w:r>
      <w:r w:rsidR="00A714AB" w:rsidRPr="00C14691">
        <w:rPr>
          <w:rFonts w:ascii="Times New Roman" w:hAnsi="Times New Roman"/>
          <w:sz w:val="24"/>
          <w:szCs w:val="24"/>
        </w:rPr>
        <w:t xml:space="preserve">. </w:t>
      </w:r>
      <w:r w:rsidR="0098685A">
        <w:rPr>
          <w:rFonts w:ascii="Times New Roman" w:hAnsi="Times New Roman"/>
          <w:sz w:val="24"/>
          <w:szCs w:val="24"/>
        </w:rPr>
        <w:t>RP</w:t>
      </w:r>
      <w:r w:rsidR="001654F0">
        <w:rPr>
          <w:rFonts w:ascii="Times New Roman" w:hAnsi="Times New Roman"/>
          <w:sz w:val="24"/>
          <w:szCs w:val="24"/>
        </w:rPr>
        <w:t xml:space="preserve"> and ME</w:t>
      </w:r>
      <w:r w:rsidR="00A714AB" w:rsidRPr="00C14691">
        <w:rPr>
          <w:rFonts w:ascii="Times New Roman" w:hAnsi="Times New Roman"/>
          <w:sz w:val="24"/>
          <w:szCs w:val="24"/>
        </w:rPr>
        <w:t xml:space="preserve"> </w:t>
      </w:r>
      <w:r w:rsidR="0098685A">
        <w:rPr>
          <w:rFonts w:ascii="Times New Roman" w:hAnsi="Times New Roman"/>
          <w:sz w:val="24"/>
          <w:szCs w:val="24"/>
        </w:rPr>
        <w:t xml:space="preserve">collated and </w:t>
      </w:r>
      <w:r w:rsidR="00FA0046">
        <w:rPr>
          <w:rFonts w:ascii="Times New Roman" w:hAnsi="Times New Roman"/>
          <w:sz w:val="24"/>
          <w:szCs w:val="24"/>
        </w:rPr>
        <w:t>organised mortality files</w:t>
      </w:r>
      <w:r w:rsidR="00A714AB" w:rsidRPr="00C14691">
        <w:rPr>
          <w:rFonts w:ascii="Times New Roman" w:hAnsi="Times New Roman"/>
          <w:sz w:val="24"/>
          <w:szCs w:val="24"/>
        </w:rPr>
        <w:t xml:space="preserve">. </w:t>
      </w:r>
      <w:r w:rsidR="0098685A">
        <w:rPr>
          <w:rFonts w:ascii="Times New Roman" w:hAnsi="Times New Roman"/>
          <w:sz w:val="24"/>
          <w:szCs w:val="24"/>
        </w:rPr>
        <w:t>RP</w:t>
      </w:r>
      <w:r w:rsidR="00A714AB" w:rsidRPr="00C14691">
        <w:rPr>
          <w:rFonts w:ascii="Times New Roman" w:hAnsi="Times New Roman"/>
          <w:sz w:val="24"/>
          <w:szCs w:val="24"/>
        </w:rPr>
        <w:t xml:space="preserve"> </w:t>
      </w:r>
      <w:r w:rsidR="0098685A">
        <w:rPr>
          <w:rFonts w:ascii="Times New Roman" w:hAnsi="Times New Roman"/>
          <w:sz w:val="24"/>
          <w:szCs w:val="24"/>
        </w:rPr>
        <w:t xml:space="preserve">performed </w:t>
      </w:r>
      <w:r w:rsidR="003A12B6">
        <w:rPr>
          <w:rFonts w:ascii="Times New Roman" w:hAnsi="Times New Roman"/>
          <w:sz w:val="24"/>
          <w:szCs w:val="24"/>
        </w:rPr>
        <w:t>the</w:t>
      </w:r>
      <w:r w:rsidR="0098685A">
        <w:rPr>
          <w:rFonts w:ascii="Times New Roman" w:hAnsi="Times New Roman"/>
          <w:sz w:val="24"/>
          <w:szCs w:val="24"/>
        </w:rPr>
        <w:t xml:space="preserve"> analysis</w:t>
      </w:r>
      <w:r w:rsidR="00A714AB" w:rsidRPr="00C14691">
        <w:rPr>
          <w:rFonts w:ascii="Times New Roman" w:hAnsi="Times New Roman"/>
          <w:sz w:val="24"/>
          <w:szCs w:val="24"/>
        </w:rPr>
        <w:t xml:space="preserve">. </w:t>
      </w:r>
      <w:r w:rsidR="0098685A">
        <w:rPr>
          <w:rFonts w:ascii="Times New Roman" w:hAnsi="Times New Roman"/>
          <w:sz w:val="24"/>
          <w:szCs w:val="24"/>
        </w:rPr>
        <w:t>RP</w:t>
      </w:r>
      <w:r w:rsidR="00A714AB" w:rsidRPr="00C14691">
        <w:rPr>
          <w:rFonts w:ascii="Times New Roman" w:hAnsi="Times New Roman"/>
          <w:sz w:val="24"/>
          <w:szCs w:val="24"/>
        </w:rPr>
        <w:t xml:space="preserve"> and ME wrote the first draft of the paper</w:t>
      </w:r>
      <w:r>
        <w:rPr>
          <w:rFonts w:ascii="Times New Roman" w:hAnsi="Times New Roman"/>
          <w:sz w:val="24"/>
          <w:szCs w:val="24"/>
        </w:rPr>
        <w:t>, with input from the other authors</w:t>
      </w:r>
      <w:r w:rsidR="00A714AB" w:rsidRPr="00C14691">
        <w:rPr>
          <w:rFonts w:ascii="Times New Roman" w:hAnsi="Times New Roman"/>
          <w:sz w:val="24"/>
          <w:szCs w:val="24"/>
        </w:rPr>
        <w:t xml:space="preserve">. </w:t>
      </w:r>
    </w:p>
    <w:p w14:paraId="3B7E8E7A" w14:textId="77777777" w:rsidR="00A714AB" w:rsidRPr="00C14691" w:rsidRDefault="00A714AB">
      <w:pPr>
        <w:spacing w:after="0" w:line="480" w:lineRule="auto"/>
        <w:rPr>
          <w:rFonts w:ascii="Times New Roman" w:hAnsi="Times New Roman"/>
          <w:sz w:val="24"/>
          <w:szCs w:val="24"/>
        </w:rPr>
      </w:pPr>
    </w:p>
    <w:p w14:paraId="012CB71D" w14:textId="77777777" w:rsidR="00A714AB" w:rsidRPr="00C14691" w:rsidRDefault="00A714AB">
      <w:pPr>
        <w:spacing w:after="0" w:line="480" w:lineRule="auto"/>
        <w:rPr>
          <w:rFonts w:ascii="Times New Roman" w:hAnsi="Times New Roman"/>
          <w:b/>
          <w:sz w:val="24"/>
          <w:szCs w:val="24"/>
        </w:rPr>
      </w:pPr>
      <w:r w:rsidRPr="00C14691">
        <w:rPr>
          <w:rFonts w:ascii="Times New Roman" w:hAnsi="Times New Roman"/>
          <w:b/>
          <w:sz w:val="24"/>
          <w:szCs w:val="24"/>
        </w:rPr>
        <w:t>Competing interests</w:t>
      </w:r>
    </w:p>
    <w:p w14:paraId="2B799061" w14:textId="77777777" w:rsidR="00A714AB" w:rsidRPr="00C14691" w:rsidRDefault="00A714AB">
      <w:pPr>
        <w:spacing w:after="0" w:line="480" w:lineRule="auto"/>
        <w:rPr>
          <w:rFonts w:ascii="Times New Roman" w:hAnsi="Times New Roman"/>
          <w:sz w:val="24"/>
          <w:szCs w:val="24"/>
        </w:rPr>
      </w:pPr>
      <w:r w:rsidRPr="00C14691">
        <w:rPr>
          <w:rFonts w:ascii="Times New Roman" w:hAnsi="Times New Roman"/>
          <w:sz w:val="24"/>
          <w:szCs w:val="24"/>
        </w:rPr>
        <w:t>None</w:t>
      </w:r>
    </w:p>
    <w:p w14:paraId="262EDD77" w14:textId="77777777" w:rsidR="00A714AB" w:rsidRDefault="00A714AB" w:rsidP="0088197D">
      <w:pPr>
        <w:spacing w:after="0" w:line="480" w:lineRule="auto"/>
        <w:rPr>
          <w:rFonts w:ascii="Times New Roman" w:hAnsi="Times New Roman"/>
          <w:b/>
          <w:color w:val="000000" w:themeColor="text1"/>
          <w:sz w:val="24"/>
          <w:szCs w:val="24"/>
        </w:rPr>
      </w:pPr>
    </w:p>
    <w:p w14:paraId="6EF2E021" w14:textId="77867F17" w:rsidR="0077413A" w:rsidRDefault="0077413A" w:rsidP="0088197D">
      <w:pPr>
        <w:spacing w:after="0" w:line="480" w:lineRule="auto"/>
        <w:rPr>
          <w:rFonts w:ascii="Times New Roman" w:hAnsi="Times New Roman"/>
          <w:b/>
          <w:color w:val="000000" w:themeColor="text1"/>
          <w:sz w:val="24"/>
          <w:szCs w:val="24"/>
        </w:rPr>
      </w:pPr>
      <w:r>
        <w:rPr>
          <w:rFonts w:ascii="Times New Roman" w:hAnsi="Times New Roman"/>
          <w:b/>
          <w:color w:val="000000" w:themeColor="text1"/>
          <w:sz w:val="24"/>
          <w:szCs w:val="24"/>
        </w:rPr>
        <w:br w:type="page"/>
      </w:r>
    </w:p>
    <w:p w14:paraId="42626143" w14:textId="07BE9AAE" w:rsidR="00AF52C5" w:rsidRDefault="000475BD" w:rsidP="0088197D">
      <w:pPr>
        <w:spacing w:after="0" w:line="480" w:lineRule="auto"/>
        <w:rPr>
          <w:rFonts w:ascii="Times New Roman" w:hAnsi="Times New Roman"/>
          <w:color w:val="000000" w:themeColor="text1"/>
          <w:sz w:val="24"/>
          <w:szCs w:val="24"/>
        </w:rPr>
      </w:pPr>
      <w:r w:rsidRPr="004E0482">
        <w:rPr>
          <w:rFonts w:ascii="Times New Roman" w:hAnsi="Times New Roman"/>
          <w:b/>
          <w:color w:val="000000" w:themeColor="text1"/>
          <w:sz w:val="24"/>
          <w:szCs w:val="24"/>
        </w:rPr>
        <w:lastRenderedPageBreak/>
        <w:t xml:space="preserve">Figure 1. </w:t>
      </w:r>
      <w:r w:rsidRPr="004E0482">
        <w:rPr>
          <w:rFonts w:ascii="Times New Roman" w:hAnsi="Times New Roman"/>
          <w:color w:val="000000" w:themeColor="text1"/>
          <w:sz w:val="24"/>
          <w:szCs w:val="24"/>
        </w:rPr>
        <w:t>Wavelet power spectra for national time series data for 1982-2013, by age group for (A) men and (B) women. Wavelet power values increase from blue to red, with white contour lines indicating the 5% significance level</w:t>
      </w:r>
      <w:r w:rsidR="00C430A9">
        <w:rPr>
          <w:rFonts w:ascii="Times New Roman" w:hAnsi="Times New Roman"/>
          <w:color w:val="000000" w:themeColor="text1"/>
          <w:sz w:val="24"/>
          <w:szCs w:val="24"/>
        </w:rPr>
        <w:t xml:space="preserve"> against a white noise spectrum</w:t>
      </w:r>
      <w:r w:rsidRPr="004E0482">
        <w:rPr>
          <w:rFonts w:ascii="Times New Roman" w:hAnsi="Times New Roman"/>
          <w:color w:val="000000" w:themeColor="text1"/>
          <w:sz w:val="24"/>
          <w:szCs w:val="24"/>
        </w:rPr>
        <w:t xml:space="preserve">. Age groups with significant 12-month periodicity for the entire period and for </w:t>
      </w:r>
      <w:del w:id="61" w:author="Parks, Robbie M" w:date="2017-01-06T14:28:00Z">
        <w:r w:rsidRPr="004E0482" w:rsidDel="00B1250C">
          <w:rPr>
            <w:rFonts w:ascii="Times New Roman" w:hAnsi="Times New Roman"/>
            <w:color w:val="000000" w:themeColor="text1"/>
            <w:sz w:val="24"/>
            <w:szCs w:val="24"/>
          </w:rPr>
          <w:delText>each period split into 2</w:delText>
        </w:r>
      </w:del>
      <w:ins w:id="62" w:author="Parks, Robbie M" w:date="2017-01-06T14:28:00Z">
        <w:r w:rsidR="00B1250C">
          <w:rPr>
            <w:rFonts w:ascii="Times New Roman" w:hAnsi="Times New Roman"/>
            <w:color w:val="000000" w:themeColor="text1"/>
            <w:sz w:val="24"/>
            <w:szCs w:val="24"/>
          </w:rPr>
          <w:t xml:space="preserve">both the 1982-1999 and 2000-2013 periods </w:t>
        </w:r>
      </w:ins>
      <w:r w:rsidRPr="004E0482">
        <w:rPr>
          <w:rFonts w:ascii="Times New Roman" w:hAnsi="Times New Roman"/>
          <w:color w:val="000000" w:themeColor="text1"/>
          <w:sz w:val="24"/>
          <w:szCs w:val="24"/>
        </w:rPr>
        <w:t>are highlighted with a bold black box</w:t>
      </w:r>
      <w:r w:rsidR="00150077">
        <w:rPr>
          <w:rFonts w:ascii="Times New Roman" w:hAnsi="Times New Roman"/>
          <w:color w:val="000000" w:themeColor="text1"/>
          <w:sz w:val="24"/>
          <w:szCs w:val="24"/>
        </w:rPr>
        <w:t xml:space="preserve"> (the same age groups would remain significant if significance had been measured against a red noise spectrum)</w:t>
      </w:r>
      <w:r w:rsidRPr="004E0482">
        <w:rPr>
          <w:rFonts w:ascii="Times New Roman" w:hAnsi="Times New Roman"/>
          <w:color w:val="000000" w:themeColor="text1"/>
          <w:sz w:val="24"/>
          <w:szCs w:val="24"/>
        </w:rPr>
        <w:t>. The shaded regions at the left and right edge of each box indicate the cone of influence, where spectral analysis is less robust.</w:t>
      </w:r>
    </w:p>
    <w:p w14:paraId="02097D5B" w14:textId="47BFB142" w:rsidR="00971550" w:rsidRPr="004E0482" w:rsidRDefault="00971550" w:rsidP="0088197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br w:type="page"/>
      </w:r>
    </w:p>
    <w:p w14:paraId="3D9E5385" w14:textId="34E3B4A0" w:rsidR="00723770" w:rsidRPr="004E0482" w:rsidRDefault="00723770" w:rsidP="0088197D">
      <w:pPr>
        <w:spacing w:after="0" w:line="480" w:lineRule="auto"/>
        <w:rPr>
          <w:rFonts w:ascii="Times New Roman" w:hAnsi="Times New Roman"/>
          <w:color w:val="000000" w:themeColor="text1"/>
          <w:sz w:val="24"/>
          <w:szCs w:val="24"/>
        </w:rPr>
      </w:pPr>
      <w:r w:rsidRPr="004E0482">
        <w:rPr>
          <w:rFonts w:ascii="Times New Roman" w:hAnsi="Times New Roman"/>
          <w:b/>
          <w:color w:val="000000" w:themeColor="text1"/>
          <w:sz w:val="24"/>
          <w:szCs w:val="24"/>
        </w:rPr>
        <w:lastRenderedPageBreak/>
        <w:t xml:space="preserve">Figure 2. </w:t>
      </w:r>
      <w:r w:rsidR="00971550" w:rsidRPr="004E0482">
        <w:rPr>
          <w:rFonts w:ascii="Times New Roman" w:hAnsi="Times New Roman"/>
          <w:color w:val="000000" w:themeColor="text1"/>
          <w:sz w:val="24"/>
          <w:szCs w:val="24"/>
        </w:rPr>
        <w:t>Mean timing of national maximum and minimum all-cause mortality, by sex and age group for 1982-2013. Red dots indicate centre of gravity of maximum mortality, and green dots the centre of gravity for minimum mortality. Vertical segments represent 95% confidence intervals. Only age-sex groups with statistically significant 12-month seasonality are included.</w:t>
      </w:r>
    </w:p>
    <w:p w14:paraId="6909CE73" w14:textId="6AB32225" w:rsidR="00971550" w:rsidRPr="004E0482" w:rsidRDefault="00971550" w:rsidP="0088197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br w:type="page"/>
      </w:r>
    </w:p>
    <w:p w14:paraId="7531DCF3" w14:textId="7D025D64" w:rsidR="00971550" w:rsidRPr="004E0482" w:rsidRDefault="00971550" w:rsidP="0088197D">
      <w:pPr>
        <w:spacing w:after="0" w:line="480" w:lineRule="auto"/>
        <w:rPr>
          <w:rFonts w:ascii="Times New Roman" w:hAnsi="Times New Roman"/>
          <w:color w:val="000000" w:themeColor="text1"/>
          <w:sz w:val="24"/>
          <w:szCs w:val="24"/>
        </w:rPr>
      </w:pPr>
      <w:bookmarkStart w:id="63" w:name="_Ref468360496"/>
      <w:r w:rsidRPr="004E0482">
        <w:rPr>
          <w:rFonts w:ascii="Times New Roman" w:hAnsi="Times New Roman"/>
          <w:b/>
          <w:color w:val="000000" w:themeColor="text1"/>
          <w:sz w:val="24"/>
          <w:szCs w:val="24"/>
        </w:rPr>
        <w:lastRenderedPageBreak/>
        <w:t xml:space="preserve">Figure </w:t>
      </w:r>
      <w:bookmarkEnd w:id="63"/>
      <w:r w:rsidRPr="004E0482">
        <w:rPr>
          <w:rFonts w:ascii="Times New Roman" w:hAnsi="Times New Roman"/>
          <w:b/>
          <w:color w:val="000000" w:themeColor="text1"/>
          <w:sz w:val="24"/>
          <w:szCs w:val="24"/>
        </w:rPr>
        <w:t>3.</w:t>
      </w:r>
      <w:r w:rsidRPr="004E0482">
        <w:rPr>
          <w:rFonts w:ascii="Times New Roman" w:hAnsi="Times New Roman"/>
          <w:color w:val="000000" w:themeColor="text1"/>
          <w:sz w:val="24"/>
          <w:szCs w:val="24"/>
        </w:rPr>
        <w:t xml:space="preserve"> National seasonal excess mortality in 2013 versus 1982 by sex and age group. Age-sex groups with a statistically significant change at the 5% level are highlighted with a bold black outline.</w:t>
      </w:r>
    </w:p>
    <w:p w14:paraId="7EE8D5D1" w14:textId="012604CF" w:rsidR="00971550" w:rsidRPr="004E0482" w:rsidRDefault="00971550" w:rsidP="0088197D">
      <w:pPr>
        <w:spacing w:after="0" w:line="480" w:lineRule="auto"/>
        <w:rPr>
          <w:rFonts w:ascii="Arial" w:hAnsi="Arial" w:cs="Arial"/>
          <w:color w:val="000000" w:themeColor="text1"/>
          <w:sz w:val="24"/>
          <w:szCs w:val="24"/>
        </w:rPr>
      </w:pPr>
      <w:r w:rsidRPr="004E0482">
        <w:rPr>
          <w:rFonts w:ascii="Arial" w:hAnsi="Arial" w:cs="Arial"/>
          <w:color w:val="000000" w:themeColor="text1"/>
          <w:sz w:val="24"/>
          <w:szCs w:val="24"/>
        </w:rPr>
        <w:br w:type="page"/>
      </w:r>
    </w:p>
    <w:p w14:paraId="2B86FC26" w14:textId="5E299184" w:rsidR="004E0482" w:rsidRPr="004E0482" w:rsidRDefault="00971550" w:rsidP="0088197D">
      <w:pPr>
        <w:pStyle w:val="Caption"/>
        <w:spacing w:after="0" w:line="480" w:lineRule="auto"/>
        <w:jc w:val="both"/>
        <w:rPr>
          <w:rFonts w:ascii="Times New Roman" w:hAnsi="Times New Roman"/>
          <w:i w:val="0"/>
          <w:color w:val="000000" w:themeColor="text1"/>
          <w:sz w:val="24"/>
          <w:szCs w:val="24"/>
        </w:rPr>
      </w:pPr>
      <w:r w:rsidRPr="004E0482">
        <w:rPr>
          <w:rFonts w:ascii="Times New Roman" w:hAnsi="Times New Roman"/>
          <w:b/>
          <w:i w:val="0"/>
          <w:color w:val="000000" w:themeColor="text1"/>
          <w:sz w:val="24"/>
          <w:szCs w:val="24"/>
        </w:rPr>
        <w:lastRenderedPageBreak/>
        <w:t>Figure 4.</w:t>
      </w:r>
      <w:r w:rsidRPr="004E0482">
        <w:rPr>
          <w:rFonts w:ascii="Times New Roman" w:hAnsi="Times New Roman"/>
          <w:i w:val="0"/>
          <w:color w:val="000000" w:themeColor="text1"/>
          <w:sz w:val="24"/>
          <w:szCs w:val="24"/>
        </w:rPr>
        <w:t xml:space="preserve"> Mean timing of (A) maximum and (B) minimum all-cause mortality, by climate region, sex and age group for 1982-2013 Only groups which exhibited significant 12-month seasonality in the national analysis are included. Average temperatures (in degrees Celsius) are included in white for the corresponding month of maximum and minimum mortality for each climate region. </w:t>
      </w:r>
      <w:r w:rsidR="00A769AD">
        <w:rPr>
          <w:rFonts w:ascii="Times New Roman" w:hAnsi="Times New Roman"/>
          <w:i w:val="0"/>
          <w:color w:val="000000" w:themeColor="text1"/>
          <w:sz w:val="24"/>
          <w:szCs w:val="24"/>
        </w:rPr>
        <w:t>See figure</w:t>
      </w:r>
      <w:r w:rsidR="00A769AD" w:rsidRPr="004E0482">
        <w:rPr>
          <w:rFonts w:ascii="Times New Roman" w:hAnsi="Times New Roman"/>
          <w:i w:val="0"/>
          <w:color w:val="000000" w:themeColor="text1"/>
          <w:sz w:val="24"/>
          <w:szCs w:val="24"/>
        </w:rPr>
        <w:t xml:space="preserve"> S1</w:t>
      </w:r>
      <w:r w:rsidR="00A769AD">
        <w:rPr>
          <w:rFonts w:ascii="Times New Roman" w:hAnsi="Times New Roman"/>
          <w:i w:val="0"/>
          <w:color w:val="000000" w:themeColor="text1"/>
          <w:sz w:val="24"/>
          <w:szCs w:val="24"/>
        </w:rPr>
        <w:t xml:space="preserve"> for climate regions</w:t>
      </w:r>
      <w:r w:rsidR="00A769AD" w:rsidRPr="004E0482">
        <w:rPr>
          <w:rFonts w:ascii="Times New Roman" w:hAnsi="Times New Roman"/>
          <w:i w:val="0"/>
          <w:color w:val="000000" w:themeColor="text1"/>
          <w:sz w:val="24"/>
          <w:szCs w:val="24"/>
        </w:rPr>
        <w:t>.</w:t>
      </w:r>
    </w:p>
    <w:p w14:paraId="05BABE19" w14:textId="77777777" w:rsidR="004E0482" w:rsidRPr="004E0482" w:rsidRDefault="004E0482" w:rsidP="0088197D">
      <w:pPr>
        <w:pStyle w:val="Caption"/>
        <w:spacing w:after="0" w:line="480" w:lineRule="auto"/>
        <w:jc w:val="both"/>
        <w:rPr>
          <w:rFonts w:ascii="Times New Roman" w:hAnsi="Times New Roman"/>
          <w:i w:val="0"/>
          <w:color w:val="000000" w:themeColor="text1"/>
          <w:sz w:val="24"/>
          <w:szCs w:val="24"/>
        </w:rPr>
      </w:pPr>
    </w:p>
    <w:p w14:paraId="6AD25E45" w14:textId="159F772C" w:rsidR="00971550" w:rsidRPr="004E0482" w:rsidRDefault="00971550" w:rsidP="0088197D">
      <w:pPr>
        <w:pStyle w:val="Caption"/>
        <w:spacing w:after="0" w:line="480" w:lineRule="auto"/>
        <w:jc w:val="both"/>
        <w:rPr>
          <w:rFonts w:ascii="Times New Roman" w:hAnsi="Times New Roman"/>
          <w:i w:val="0"/>
          <w:color w:val="000000" w:themeColor="text1"/>
          <w:sz w:val="24"/>
          <w:szCs w:val="24"/>
        </w:rPr>
      </w:pPr>
    </w:p>
    <w:p w14:paraId="1C10E54C" w14:textId="26AB1566" w:rsidR="00E01502" w:rsidRPr="005120F4" w:rsidRDefault="00E01502" w:rsidP="0088197D">
      <w:pPr>
        <w:spacing w:after="0"/>
      </w:pPr>
    </w:p>
    <w:sectPr w:rsidR="00E01502" w:rsidRPr="005120F4" w:rsidSect="00795E96">
      <w:pgSz w:w="11900" w:h="16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34" w:author="Parks, Robbie M" w:date="2017-01-06T17:05:00Z" w:initials="PRM">
    <w:p w14:paraId="7FE97003" w14:textId="4A83DA48" w:rsidR="002C282B" w:rsidRDefault="002C282B">
      <w:pPr>
        <w:pStyle w:val="CommentText"/>
      </w:pPr>
      <w:r>
        <w:rPr>
          <w:rStyle w:val="CommentReference"/>
        </w:rPr>
        <w:annotationRef/>
      </w:r>
      <w:r>
        <w:t>Feinstein’s analysis showed that ‘respiratory’ conditions drove a large part of the seasonality in 0-4 children.</w:t>
      </w:r>
    </w:p>
  </w:comment>
  <w:comment w:id="35" w:author="Parks, Robbie M" w:date="2017-01-06T17:06:00Z" w:initials="PRM">
    <w:p w14:paraId="3F59D732" w14:textId="305F1A9A" w:rsidR="002C282B" w:rsidRDefault="002C282B">
      <w:pPr>
        <w:pStyle w:val="CommentText"/>
      </w:pPr>
      <w:r>
        <w:rPr>
          <w:rStyle w:val="CommentReference"/>
        </w:rPr>
        <w:annotationRef/>
      </w:r>
      <w:r>
        <w:t>I’m also confused by the neonatal logic. Wouldn’t fewer neonatal deaths cause an increase in seasonality, as there would be more deaths from other, more seasonal, causes?</w:t>
      </w:r>
    </w:p>
  </w:comment>
  <w:comment w:id="55" w:author="Parks, Robbie M" w:date="2017-01-06T13:51:00Z" w:initials="PRM">
    <w:p w14:paraId="6AA9F8D6" w14:textId="6E1800CB" w:rsidR="00503AEB" w:rsidRDefault="00503AEB">
      <w:pPr>
        <w:pStyle w:val="CommentText"/>
      </w:pPr>
      <w:r>
        <w:rPr>
          <w:rStyle w:val="CommentReference"/>
        </w:rPr>
        <w:annotationRef/>
      </w:r>
      <w:r>
        <w:t>Must find reference for this</w:t>
      </w:r>
    </w:p>
  </w:comment>
  <w:comment w:id="46" w:author="Parks, Robbie M" w:date="2017-01-06T16:54:00Z" w:initials="PRM">
    <w:p w14:paraId="79E4A96D" w14:textId="5F517DA0" w:rsidR="00BE76D8" w:rsidRDefault="00BE76D8">
      <w:pPr>
        <w:pStyle w:val="CommentText"/>
      </w:pPr>
      <w:r>
        <w:rPr>
          <w:rStyle w:val="CommentReference"/>
        </w:rPr>
        <w:annotationRef/>
      </w:r>
      <w:r>
        <w:t>I am confused. Wouldn’t a reduction in neonatal deaths cause seasonality to increase?</w:t>
      </w:r>
    </w:p>
  </w:comment>
  <w:comment w:id="44" w:author="Majid" w:date="2017-01-05T14:45:00Z" w:initials="M">
    <w:p w14:paraId="1A9CDA1E" w14:textId="27734F3F" w:rsidR="00D85F98" w:rsidRDefault="00D85F98">
      <w:pPr>
        <w:pStyle w:val="CommentText"/>
      </w:pPr>
      <w:r>
        <w:rPr>
          <w:rStyle w:val="CommentReference"/>
        </w:rPr>
        <w:annotationRef/>
      </w:r>
      <w:r>
        <w:t>can you please check the share of under five deaths that were neonatal (in the first month of life) in 1980 versus in 2010?</w:t>
      </w:r>
    </w:p>
  </w:comment>
  <w:comment w:id="45" w:author="Parks, Robbie M" w:date="2017-01-06T09:51:00Z" w:initials="PRM">
    <w:p w14:paraId="3D880CDB" w14:textId="2FF6A005" w:rsidR="007B0043" w:rsidRDefault="007B0043">
      <w:pPr>
        <w:pStyle w:val="CommentText"/>
      </w:pPr>
      <w:r>
        <w:rPr>
          <w:rStyle w:val="CommentReference"/>
        </w:rPr>
        <w:annotationRef/>
      </w:r>
      <w:r>
        <w:t>I have relatively little knowledge of this, so I have asked a doctor and will get back on this.</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7FE97003" w15:done="0"/>
  <w15:commentEx w15:paraId="3F59D732" w15:done="0"/>
  <w15:commentEx w15:paraId="6AA9F8D6" w15:done="0"/>
  <w15:commentEx w15:paraId="79E4A96D" w15:done="0"/>
  <w15:commentEx w15:paraId="1A9CDA1E" w15:done="0"/>
  <w15:commentEx w15:paraId="3D880CDB" w15:paraIdParent="1A9CDA1E"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A147C"/>
    <w:multiLevelType w:val="hybridMultilevel"/>
    <w:tmpl w:val="DD20A3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170E33A4"/>
    <w:multiLevelType w:val="hybridMultilevel"/>
    <w:tmpl w:val="40965044"/>
    <w:lvl w:ilvl="0" w:tplc="1D20C3B2">
      <w:numFmt w:val="bullet"/>
      <w:lvlText w:val="-"/>
      <w:lvlJc w:val="left"/>
      <w:pPr>
        <w:ind w:left="1080" w:hanging="360"/>
      </w:pPr>
      <w:rPr>
        <w:rFonts w:ascii="Calibri" w:eastAsiaTheme="minorHAnsi" w:hAnsi="Calibri"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nsid w:val="378528A0"/>
    <w:multiLevelType w:val="hybridMultilevel"/>
    <w:tmpl w:val="1C7C1C1E"/>
    <w:lvl w:ilvl="0" w:tplc="A520571A">
      <w:start w:val="16"/>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4AEB5E8F"/>
    <w:multiLevelType w:val="hybridMultilevel"/>
    <w:tmpl w:val="2BF852D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4CF05591"/>
    <w:multiLevelType w:val="hybridMultilevel"/>
    <w:tmpl w:val="D930BECA"/>
    <w:lvl w:ilvl="0" w:tplc="97144066">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5F7E3E29"/>
    <w:multiLevelType w:val="hybridMultilevel"/>
    <w:tmpl w:val="AA8A07FC"/>
    <w:lvl w:ilvl="0" w:tplc="FC08589C">
      <w:numFmt w:val="bullet"/>
      <w:lvlText w:val="-"/>
      <w:lvlJc w:val="left"/>
      <w:pPr>
        <w:ind w:left="720" w:hanging="360"/>
      </w:pPr>
      <w:rPr>
        <w:rFonts w:ascii="Arial" w:eastAsia="Calibri"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61124BFF"/>
    <w:multiLevelType w:val="hybridMultilevel"/>
    <w:tmpl w:val="55EA77D2"/>
    <w:lvl w:ilvl="0" w:tplc="0E1249F2">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6A9C3652"/>
    <w:multiLevelType w:val="hybridMultilevel"/>
    <w:tmpl w:val="346ED9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nsid w:val="7E886BA1"/>
    <w:multiLevelType w:val="hybridMultilevel"/>
    <w:tmpl w:val="35D6CD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2"/>
  </w:num>
  <w:num w:numId="3">
    <w:abstractNumId w:val="5"/>
  </w:num>
  <w:num w:numId="4">
    <w:abstractNumId w:val="0"/>
  </w:num>
  <w:num w:numId="5">
    <w:abstractNumId w:val="7"/>
  </w:num>
  <w:num w:numId="6">
    <w:abstractNumId w:val="8"/>
  </w:num>
  <w:num w:numId="7">
    <w:abstractNumId w:val="3"/>
  </w:num>
  <w:num w:numId="8">
    <w:abstractNumId w:val="6"/>
  </w:num>
  <w:num w:numId="9">
    <w:abstractNumId w:val="4"/>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3"/>
  <w:doNotDisplayPageBoundaries/>
  <w:proofState w:spelling="clean" w:grammar="clean"/>
  <w:trackRevision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Nature&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28&lt;/item&gt;&lt;item&gt;68&lt;/item&gt;&lt;item&gt;168&lt;/item&gt;&lt;item&gt;175&lt;/item&gt;&lt;item&gt;231&lt;/item&gt;&lt;item&gt;250&lt;/item&gt;&lt;item&gt;251&lt;/item&gt;&lt;item&gt;267&lt;/item&gt;&lt;item&gt;288&lt;/item&gt;&lt;item&gt;355&lt;/item&gt;&lt;item&gt;361&lt;/item&gt;&lt;item&gt;440&lt;/item&gt;&lt;item&gt;444&lt;/item&gt;&lt;item&gt;446&lt;/item&gt;&lt;item&gt;454&lt;/item&gt;&lt;item&gt;455&lt;/item&gt;&lt;item&gt;456&lt;/item&gt;&lt;item&gt;457&lt;/item&gt;&lt;item&gt;545&lt;/item&gt;&lt;item&gt;563&lt;/item&gt;&lt;item&gt;565&lt;/item&gt;&lt;item&gt;569&lt;/item&gt;&lt;item&gt;631&lt;/item&gt;&lt;item&gt;936&lt;/item&gt;&lt;item&gt;937&lt;/item&gt;&lt;item&gt;939&lt;/item&gt;&lt;item&gt;940&lt;/item&gt;&lt;item&gt;941&lt;/item&gt;&lt;item&gt;943&lt;/item&gt;&lt;item&gt;951&lt;/item&gt;&lt;item&gt;952&lt;/item&gt;&lt;item&gt;953&lt;/item&gt;&lt;item&gt;955&lt;/item&gt;&lt;/record-ids&gt;&lt;/item&gt;&lt;/Libraries&gt;"/>
  </w:docVars>
  <w:rsids>
    <w:rsidRoot w:val="00482D51"/>
    <w:rsid w:val="00002C90"/>
    <w:rsid w:val="00004579"/>
    <w:rsid w:val="00004BD8"/>
    <w:rsid w:val="000053C5"/>
    <w:rsid w:val="000109AC"/>
    <w:rsid w:val="00011D76"/>
    <w:rsid w:val="00012BD5"/>
    <w:rsid w:val="00013E3D"/>
    <w:rsid w:val="0001569A"/>
    <w:rsid w:val="00016928"/>
    <w:rsid w:val="00017575"/>
    <w:rsid w:val="00023B97"/>
    <w:rsid w:val="00024281"/>
    <w:rsid w:val="0002565E"/>
    <w:rsid w:val="00026AFF"/>
    <w:rsid w:val="0003152A"/>
    <w:rsid w:val="00032C07"/>
    <w:rsid w:val="0003307E"/>
    <w:rsid w:val="000338DE"/>
    <w:rsid w:val="00033A37"/>
    <w:rsid w:val="000352B3"/>
    <w:rsid w:val="00035C74"/>
    <w:rsid w:val="00041FBD"/>
    <w:rsid w:val="0004212A"/>
    <w:rsid w:val="00043FFB"/>
    <w:rsid w:val="00045836"/>
    <w:rsid w:val="000474A7"/>
    <w:rsid w:val="000475BD"/>
    <w:rsid w:val="00054424"/>
    <w:rsid w:val="0005500F"/>
    <w:rsid w:val="0005575A"/>
    <w:rsid w:val="000562C9"/>
    <w:rsid w:val="00056848"/>
    <w:rsid w:val="0006075B"/>
    <w:rsid w:val="00060CA5"/>
    <w:rsid w:val="00061022"/>
    <w:rsid w:val="000617C7"/>
    <w:rsid w:val="0006220C"/>
    <w:rsid w:val="000638A9"/>
    <w:rsid w:val="00063A79"/>
    <w:rsid w:val="00063F37"/>
    <w:rsid w:val="0006563A"/>
    <w:rsid w:val="00066B56"/>
    <w:rsid w:val="000671F1"/>
    <w:rsid w:val="00070AD0"/>
    <w:rsid w:val="0007260F"/>
    <w:rsid w:val="00074B24"/>
    <w:rsid w:val="000760B6"/>
    <w:rsid w:val="0007673F"/>
    <w:rsid w:val="00076B33"/>
    <w:rsid w:val="00076C18"/>
    <w:rsid w:val="0008276D"/>
    <w:rsid w:val="00085916"/>
    <w:rsid w:val="00086313"/>
    <w:rsid w:val="00087CDF"/>
    <w:rsid w:val="00090550"/>
    <w:rsid w:val="00090F21"/>
    <w:rsid w:val="000920C6"/>
    <w:rsid w:val="00094C5C"/>
    <w:rsid w:val="000953D4"/>
    <w:rsid w:val="000A2B50"/>
    <w:rsid w:val="000A3C50"/>
    <w:rsid w:val="000A3D21"/>
    <w:rsid w:val="000A661A"/>
    <w:rsid w:val="000B0CBD"/>
    <w:rsid w:val="000B25BA"/>
    <w:rsid w:val="000B2739"/>
    <w:rsid w:val="000B35BB"/>
    <w:rsid w:val="000B42BF"/>
    <w:rsid w:val="000B5930"/>
    <w:rsid w:val="000B6495"/>
    <w:rsid w:val="000B7625"/>
    <w:rsid w:val="000B7DBF"/>
    <w:rsid w:val="000C0ECE"/>
    <w:rsid w:val="000C240B"/>
    <w:rsid w:val="000C2D01"/>
    <w:rsid w:val="000C6D21"/>
    <w:rsid w:val="000C7277"/>
    <w:rsid w:val="000C7D48"/>
    <w:rsid w:val="000D36C1"/>
    <w:rsid w:val="000D564E"/>
    <w:rsid w:val="000D5716"/>
    <w:rsid w:val="000D78A0"/>
    <w:rsid w:val="000E084E"/>
    <w:rsid w:val="000E1528"/>
    <w:rsid w:val="000E18B3"/>
    <w:rsid w:val="000E4D80"/>
    <w:rsid w:val="000E7907"/>
    <w:rsid w:val="000E7CB2"/>
    <w:rsid w:val="000E7D0A"/>
    <w:rsid w:val="000F2C80"/>
    <w:rsid w:val="000F72E2"/>
    <w:rsid w:val="000F7773"/>
    <w:rsid w:val="00101A8E"/>
    <w:rsid w:val="00102849"/>
    <w:rsid w:val="00102DC6"/>
    <w:rsid w:val="001030B3"/>
    <w:rsid w:val="00107D0B"/>
    <w:rsid w:val="001102E0"/>
    <w:rsid w:val="00111002"/>
    <w:rsid w:val="00113607"/>
    <w:rsid w:val="00113C44"/>
    <w:rsid w:val="001218B3"/>
    <w:rsid w:val="00126334"/>
    <w:rsid w:val="001309AB"/>
    <w:rsid w:val="00130E5F"/>
    <w:rsid w:val="00132C6C"/>
    <w:rsid w:val="0013450E"/>
    <w:rsid w:val="00134BC3"/>
    <w:rsid w:val="001404CF"/>
    <w:rsid w:val="00140ABF"/>
    <w:rsid w:val="00150077"/>
    <w:rsid w:val="00151E7F"/>
    <w:rsid w:val="00152476"/>
    <w:rsid w:val="00154145"/>
    <w:rsid w:val="00154238"/>
    <w:rsid w:val="001649B2"/>
    <w:rsid w:val="001654F0"/>
    <w:rsid w:val="001667C6"/>
    <w:rsid w:val="00167E56"/>
    <w:rsid w:val="0017087D"/>
    <w:rsid w:val="0017329C"/>
    <w:rsid w:val="0017419B"/>
    <w:rsid w:val="00177281"/>
    <w:rsid w:val="001776A2"/>
    <w:rsid w:val="0018033A"/>
    <w:rsid w:val="001804AC"/>
    <w:rsid w:val="00180E15"/>
    <w:rsid w:val="001815D7"/>
    <w:rsid w:val="00181D55"/>
    <w:rsid w:val="00182C38"/>
    <w:rsid w:val="00183441"/>
    <w:rsid w:val="0018351F"/>
    <w:rsid w:val="00184548"/>
    <w:rsid w:val="001849C7"/>
    <w:rsid w:val="001903A4"/>
    <w:rsid w:val="001A0C5A"/>
    <w:rsid w:val="001A257D"/>
    <w:rsid w:val="001A288C"/>
    <w:rsid w:val="001A2B8B"/>
    <w:rsid w:val="001A4EBF"/>
    <w:rsid w:val="001A679D"/>
    <w:rsid w:val="001A6832"/>
    <w:rsid w:val="001A7D62"/>
    <w:rsid w:val="001B106D"/>
    <w:rsid w:val="001B23D1"/>
    <w:rsid w:val="001B6E57"/>
    <w:rsid w:val="001B722E"/>
    <w:rsid w:val="001C03EF"/>
    <w:rsid w:val="001C124F"/>
    <w:rsid w:val="001C52F1"/>
    <w:rsid w:val="001D14DB"/>
    <w:rsid w:val="001D20EA"/>
    <w:rsid w:val="001D4E3C"/>
    <w:rsid w:val="001D79E8"/>
    <w:rsid w:val="001E064C"/>
    <w:rsid w:val="001E1544"/>
    <w:rsid w:val="001E1633"/>
    <w:rsid w:val="001E1FF1"/>
    <w:rsid w:val="001E3CED"/>
    <w:rsid w:val="001E44DA"/>
    <w:rsid w:val="001E6320"/>
    <w:rsid w:val="001F32FF"/>
    <w:rsid w:val="001F4BAA"/>
    <w:rsid w:val="001F6898"/>
    <w:rsid w:val="001F7934"/>
    <w:rsid w:val="00200952"/>
    <w:rsid w:val="0020266B"/>
    <w:rsid w:val="002058C6"/>
    <w:rsid w:val="00206771"/>
    <w:rsid w:val="00206E67"/>
    <w:rsid w:val="002078C1"/>
    <w:rsid w:val="00210334"/>
    <w:rsid w:val="00213D59"/>
    <w:rsid w:val="00216490"/>
    <w:rsid w:val="0022073C"/>
    <w:rsid w:val="002208C6"/>
    <w:rsid w:val="00224348"/>
    <w:rsid w:val="00227503"/>
    <w:rsid w:val="00230932"/>
    <w:rsid w:val="00232F41"/>
    <w:rsid w:val="00234C10"/>
    <w:rsid w:val="002369F6"/>
    <w:rsid w:val="002407AF"/>
    <w:rsid w:val="00240EB4"/>
    <w:rsid w:val="0024125E"/>
    <w:rsid w:val="002426B6"/>
    <w:rsid w:val="002426C9"/>
    <w:rsid w:val="00242781"/>
    <w:rsid w:val="002448B1"/>
    <w:rsid w:val="00244B6F"/>
    <w:rsid w:val="00245E04"/>
    <w:rsid w:val="00253B85"/>
    <w:rsid w:val="00256FC1"/>
    <w:rsid w:val="00257A52"/>
    <w:rsid w:val="00261272"/>
    <w:rsid w:val="0026280A"/>
    <w:rsid w:val="00267F49"/>
    <w:rsid w:val="00270B4B"/>
    <w:rsid w:val="002715D6"/>
    <w:rsid w:val="002719DF"/>
    <w:rsid w:val="00274E12"/>
    <w:rsid w:val="00275579"/>
    <w:rsid w:val="00276E84"/>
    <w:rsid w:val="0027795F"/>
    <w:rsid w:val="002807DD"/>
    <w:rsid w:val="00284309"/>
    <w:rsid w:val="0028660C"/>
    <w:rsid w:val="00286B27"/>
    <w:rsid w:val="00290AF5"/>
    <w:rsid w:val="00290FD5"/>
    <w:rsid w:val="00291816"/>
    <w:rsid w:val="002921BE"/>
    <w:rsid w:val="00292548"/>
    <w:rsid w:val="00293AA3"/>
    <w:rsid w:val="0029437A"/>
    <w:rsid w:val="002945EB"/>
    <w:rsid w:val="0029690A"/>
    <w:rsid w:val="00296A5E"/>
    <w:rsid w:val="002A01D0"/>
    <w:rsid w:val="002A1EEE"/>
    <w:rsid w:val="002A56EE"/>
    <w:rsid w:val="002A6BF7"/>
    <w:rsid w:val="002A70F9"/>
    <w:rsid w:val="002B00D0"/>
    <w:rsid w:val="002B2306"/>
    <w:rsid w:val="002B2622"/>
    <w:rsid w:val="002B4004"/>
    <w:rsid w:val="002B402F"/>
    <w:rsid w:val="002B434F"/>
    <w:rsid w:val="002B4877"/>
    <w:rsid w:val="002C1EF8"/>
    <w:rsid w:val="002C282B"/>
    <w:rsid w:val="002C2E8F"/>
    <w:rsid w:val="002C4E8C"/>
    <w:rsid w:val="002C5FB9"/>
    <w:rsid w:val="002C69CD"/>
    <w:rsid w:val="002C7535"/>
    <w:rsid w:val="002C7D57"/>
    <w:rsid w:val="002D0988"/>
    <w:rsid w:val="002D28CF"/>
    <w:rsid w:val="002D344B"/>
    <w:rsid w:val="002D3613"/>
    <w:rsid w:val="002D3732"/>
    <w:rsid w:val="002D3E11"/>
    <w:rsid w:val="002D4129"/>
    <w:rsid w:val="002D522E"/>
    <w:rsid w:val="002D7C8E"/>
    <w:rsid w:val="002E041E"/>
    <w:rsid w:val="002E39EC"/>
    <w:rsid w:val="002F05BF"/>
    <w:rsid w:val="002F4DC5"/>
    <w:rsid w:val="002F6719"/>
    <w:rsid w:val="003015A0"/>
    <w:rsid w:val="0030189B"/>
    <w:rsid w:val="00302490"/>
    <w:rsid w:val="0030285B"/>
    <w:rsid w:val="00305781"/>
    <w:rsid w:val="00305C2C"/>
    <w:rsid w:val="00307F5F"/>
    <w:rsid w:val="00311A6D"/>
    <w:rsid w:val="00313088"/>
    <w:rsid w:val="003179A2"/>
    <w:rsid w:val="0032104A"/>
    <w:rsid w:val="00324DAD"/>
    <w:rsid w:val="003277CB"/>
    <w:rsid w:val="003324A5"/>
    <w:rsid w:val="00335A7D"/>
    <w:rsid w:val="00336EA2"/>
    <w:rsid w:val="00341626"/>
    <w:rsid w:val="0034168A"/>
    <w:rsid w:val="00341F77"/>
    <w:rsid w:val="00343668"/>
    <w:rsid w:val="00344EA8"/>
    <w:rsid w:val="00345D0A"/>
    <w:rsid w:val="00350DD6"/>
    <w:rsid w:val="00351E9C"/>
    <w:rsid w:val="0035425C"/>
    <w:rsid w:val="00354709"/>
    <w:rsid w:val="00354B00"/>
    <w:rsid w:val="00355C9A"/>
    <w:rsid w:val="00356AD6"/>
    <w:rsid w:val="0036223C"/>
    <w:rsid w:val="00365562"/>
    <w:rsid w:val="0036619E"/>
    <w:rsid w:val="00373A9B"/>
    <w:rsid w:val="00377B40"/>
    <w:rsid w:val="003809FF"/>
    <w:rsid w:val="00381442"/>
    <w:rsid w:val="003841B2"/>
    <w:rsid w:val="00391767"/>
    <w:rsid w:val="00393A4F"/>
    <w:rsid w:val="00393B92"/>
    <w:rsid w:val="00396EEE"/>
    <w:rsid w:val="0039751B"/>
    <w:rsid w:val="003A0B89"/>
    <w:rsid w:val="003A12B6"/>
    <w:rsid w:val="003A1F8F"/>
    <w:rsid w:val="003A2E1C"/>
    <w:rsid w:val="003A4CC1"/>
    <w:rsid w:val="003A61E6"/>
    <w:rsid w:val="003B0301"/>
    <w:rsid w:val="003B2232"/>
    <w:rsid w:val="003B29FF"/>
    <w:rsid w:val="003B49F1"/>
    <w:rsid w:val="003B5D97"/>
    <w:rsid w:val="003C12EF"/>
    <w:rsid w:val="003C1BBC"/>
    <w:rsid w:val="003C3F17"/>
    <w:rsid w:val="003D0931"/>
    <w:rsid w:val="003D18FA"/>
    <w:rsid w:val="003D5890"/>
    <w:rsid w:val="003D6C08"/>
    <w:rsid w:val="003D76F5"/>
    <w:rsid w:val="003E1B4A"/>
    <w:rsid w:val="003E1B4D"/>
    <w:rsid w:val="003E519C"/>
    <w:rsid w:val="003E730D"/>
    <w:rsid w:val="003F1547"/>
    <w:rsid w:val="003F41EC"/>
    <w:rsid w:val="003F43BC"/>
    <w:rsid w:val="003F6B5D"/>
    <w:rsid w:val="0040119B"/>
    <w:rsid w:val="004055BF"/>
    <w:rsid w:val="00407C20"/>
    <w:rsid w:val="00412EEB"/>
    <w:rsid w:val="00413582"/>
    <w:rsid w:val="00414429"/>
    <w:rsid w:val="00414636"/>
    <w:rsid w:val="00416A29"/>
    <w:rsid w:val="00417006"/>
    <w:rsid w:val="00417D41"/>
    <w:rsid w:val="00420CA2"/>
    <w:rsid w:val="00421524"/>
    <w:rsid w:val="00421FFD"/>
    <w:rsid w:val="004233BA"/>
    <w:rsid w:val="004253AD"/>
    <w:rsid w:val="00426E51"/>
    <w:rsid w:val="00427833"/>
    <w:rsid w:val="004278AA"/>
    <w:rsid w:val="00433EDB"/>
    <w:rsid w:val="0043420C"/>
    <w:rsid w:val="00434577"/>
    <w:rsid w:val="00434ACE"/>
    <w:rsid w:val="004412C7"/>
    <w:rsid w:val="004416DF"/>
    <w:rsid w:val="004429ED"/>
    <w:rsid w:val="00445BC3"/>
    <w:rsid w:val="00447CCE"/>
    <w:rsid w:val="00447F74"/>
    <w:rsid w:val="00450834"/>
    <w:rsid w:val="004518DC"/>
    <w:rsid w:val="0045299F"/>
    <w:rsid w:val="00452AB5"/>
    <w:rsid w:val="00455B56"/>
    <w:rsid w:val="0045686C"/>
    <w:rsid w:val="00460205"/>
    <w:rsid w:val="00460403"/>
    <w:rsid w:val="00460DB5"/>
    <w:rsid w:val="004625AD"/>
    <w:rsid w:val="0046623D"/>
    <w:rsid w:val="00466E11"/>
    <w:rsid w:val="0047194E"/>
    <w:rsid w:val="004720DB"/>
    <w:rsid w:val="00472EC1"/>
    <w:rsid w:val="00474509"/>
    <w:rsid w:val="0047590C"/>
    <w:rsid w:val="00475B71"/>
    <w:rsid w:val="00475BFB"/>
    <w:rsid w:val="00475DDE"/>
    <w:rsid w:val="004774DF"/>
    <w:rsid w:val="004778FB"/>
    <w:rsid w:val="00480715"/>
    <w:rsid w:val="00482D51"/>
    <w:rsid w:val="00483666"/>
    <w:rsid w:val="00484658"/>
    <w:rsid w:val="0048630A"/>
    <w:rsid w:val="004875C3"/>
    <w:rsid w:val="00487889"/>
    <w:rsid w:val="00490CB6"/>
    <w:rsid w:val="0049110E"/>
    <w:rsid w:val="004979E7"/>
    <w:rsid w:val="004A0AF3"/>
    <w:rsid w:val="004A5369"/>
    <w:rsid w:val="004A5B2C"/>
    <w:rsid w:val="004A638D"/>
    <w:rsid w:val="004A7A00"/>
    <w:rsid w:val="004A7C76"/>
    <w:rsid w:val="004B1615"/>
    <w:rsid w:val="004B2F85"/>
    <w:rsid w:val="004B6051"/>
    <w:rsid w:val="004B610C"/>
    <w:rsid w:val="004B7154"/>
    <w:rsid w:val="004B7609"/>
    <w:rsid w:val="004C02DD"/>
    <w:rsid w:val="004C06A5"/>
    <w:rsid w:val="004C0C71"/>
    <w:rsid w:val="004C2124"/>
    <w:rsid w:val="004C5A3B"/>
    <w:rsid w:val="004C5E37"/>
    <w:rsid w:val="004D18B5"/>
    <w:rsid w:val="004D29EF"/>
    <w:rsid w:val="004D2D52"/>
    <w:rsid w:val="004D70E4"/>
    <w:rsid w:val="004E0482"/>
    <w:rsid w:val="004E0B0B"/>
    <w:rsid w:val="004E6709"/>
    <w:rsid w:val="004E7E7C"/>
    <w:rsid w:val="004E7EC4"/>
    <w:rsid w:val="004F0C02"/>
    <w:rsid w:val="004F1360"/>
    <w:rsid w:val="004F2A07"/>
    <w:rsid w:val="004F6749"/>
    <w:rsid w:val="004F7FD8"/>
    <w:rsid w:val="00503AEB"/>
    <w:rsid w:val="00505A63"/>
    <w:rsid w:val="005066A6"/>
    <w:rsid w:val="00510715"/>
    <w:rsid w:val="00511D20"/>
    <w:rsid w:val="005120F4"/>
    <w:rsid w:val="00514C8F"/>
    <w:rsid w:val="00515033"/>
    <w:rsid w:val="00516C72"/>
    <w:rsid w:val="00517509"/>
    <w:rsid w:val="00520C4B"/>
    <w:rsid w:val="00521740"/>
    <w:rsid w:val="00522D02"/>
    <w:rsid w:val="00524857"/>
    <w:rsid w:val="0052664F"/>
    <w:rsid w:val="00527183"/>
    <w:rsid w:val="00534DEB"/>
    <w:rsid w:val="00535034"/>
    <w:rsid w:val="005355A7"/>
    <w:rsid w:val="0053738C"/>
    <w:rsid w:val="00537B28"/>
    <w:rsid w:val="005406E8"/>
    <w:rsid w:val="0054241A"/>
    <w:rsid w:val="0054372D"/>
    <w:rsid w:val="00546FE6"/>
    <w:rsid w:val="00547C08"/>
    <w:rsid w:val="0055499D"/>
    <w:rsid w:val="00554ECC"/>
    <w:rsid w:val="00554FDB"/>
    <w:rsid w:val="00557CBD"/>
    <w:rsid w:val="005612BD"/>
    <w:rsid w:val="00563BDF"/>
    <w:rsid w:val="00564E86"/>
    <w:rsid w:val="005671BF"/>
    <w:rsid w:val="00570C3D"/>
    <w:rsid w:val="005715E7"/>
    <w:rsid w:val="00580ABB"/>
    <w:rsid w:val="0058108C"/>
    <w:rsid w:val="00582A84"/>
    <w:rsid w:val="005835D4"/>
    <w:rsid w:val="00584A95"/>
    <w:rsid w:val="005853B5"/>
    <w:rsid w:val="0058570E"/>
    <w:rsid w:val="005862FA"/>
    <w:rsid w:val="005914BD"/>
    <w:rsid w:val="00593BFA"/>
    <w:rsid w:val="00594465"/>
    <w:rsid w:val="005949B3"/>
    <w:rsid w:val="00594AAE"/>
    <w:rsid w:val="00597D5B"/>
    <w:rsid w:val="005A14FD"/>
    <w:rsid w:val="005A2FD2"/>
    <w:rsid w:val="005A5DB0"/>
    <w:rsid w:val="005B0832"/>
    <w:rsid w:val="005B0BF9"/>
    <w:rsid w:val="005B11E3"/>
    <w:rsid w:val="005B2736"/>
    <w:rsid w:val="005B5156"/>
    <w:rsid w:val="005B6F61"/>
    <w:rsid w:val="005C0053"/>
    <w:rsid w:val="005C06D4"/>
    <w:rsid w:val="005C2358"/>
    <w:rsid w:val="005C2808"/>
    <w:rsid w:val="005C2D0A"/>
    <w:rsid w:val="005C413A"/>
    <w:rsid w:val="005C41FD"/>
    <w:rsid w:val="005C6A73"/>
    <w:rsid w:val="005C6C7D"/>
    <w:rsid w:val="005D0031"/>
    <w:rsid w:val="005D3C86"/>
    <w:rsid w:val="005D3E4E"/>
    <w:rsid w:val="005D4AFE"/>
    <w:rsid w:val="005D7877"/>
    <w:rsid w:val="005E100B"/>
    <w:rsid w:val="005E10E4"/>
    <w:rsid w:val="005E181A"/>
    <w:rsid w:val="005E608C"/>
    <w:rsid w:val="005E7E9A"/>
    <w:rsid w:val="005F1520"/>
    <w:rsid w:val="005F1606"/>
    <w:rsid w:val="005F49C5"/>
    <w:rsid w:val="005F5127"/>
    <w:rsid w:val="005F5F8D"/>
    <w:rsid w:val="005F6B8E"/>
    <w:rsid w:val="00600EE4"/>
    <w:rsid w:val="00601CF3"/>
    <w:rsid w:val="006025EB"/>
    <w:rsid w:val="00602CE0"/>
    <w:rsid w:val="00604FA1"/>
    <w:rsid w:val="0060576D"/>
    <w:rsid w:val="006061BA"/>
    <w:rsid w:val="0060671F"/>
    <w:rsid w:val="006069F2"/>
    <w:rsid w:val="00606FFC"/>
    <w:rsid w:val="00607FA8"/>
    <w:rsid w:val="006124E6"/>
    <w:rsid w:val="00614523"/>
    <w:rsid w:val="00614E62"/>
    <w:rsid w:val="006154DB"/>
    <w:rsid w:val="0062217A"/>
    <w:rsid w:val="00624B38"/>
    <w:rsid w:val="006318F2"/>
    <w:rsid w:val="00631BF2"/>
    <w:rsid w:val="00634571"/>
    <w:rsid w:val="00634E3B"/>
    <w:rsid w:val="00635FE7"/>
    <w:rsid w:val="006366CF"/>
    <w:rsid w:val="00640757"/>
    <w:rsid w:val="00641AF0"/>
    <w:rsid w:val="006442C0"/>
    <w:rsid w:val="0064559D"/>
    <w:rsid w:val="00645F3B"/>
    <w:rsid w:val="006462A4"/>
    <w:rsid w:val="006501F5"/>
    <w:rsid w:val="00650681"/>
    <w:rsid w:val="00654329"/>
    <w:rsid w:val="00654A11"/>
    <w:rsid w:val="00654BB7"/>
    <w:rsid w:val="006557F6"/>
    <w:rsid w:val="00657028"/>
    <w:rsid w:val="00660FD9"/>
    <w:rsid w:val="006628E1"/>
    <w:rsid w:val="00664B12"/>
    <w:rsid w:val="00665CC1"/>
    <w:rsid w:val="00666288"/>
    <w:rsid w:val="00666922"/>
    <w:rsid w:val="00667261"/>
    <w:rsid w:val="0067082C"/>
    <w:rsid w:val="00671506"/>
    <w:rsid w:val="0067234F"/>
    <w:rsid w:val="0067300D"/>
    <w:rsid w:val="006758D4"/>
    <w:rsid w:val="00676B86"/>
    <w:rsid w:val="0067745B"/>
    <w:rsid w:val="00683977"/>
    <w:rsid w:val="0068648A"/>
    <w:rsid w:val="00690629"/>
    <w:rsid w:val="006925A0"/>
    <w:rsid w:val="0069518B"/>
    <w:rsid w:val="0069695F"/>
    <w:rsid w:val="006A00CF"/>
    <w:rsid w:val="006A2543"/>
    <w:rsid w:val="006A39D8"/>
    <w:rsid w:val="006A3E8B"/>
    <w:rsid w:val="006A5826"/>
    <w:rsid w:val="006A5851"/>
    <w:rsid w:val="006A5A2D"/>
    <w:rsid w:val="006A7BEF"/>
    <w:rsid w:val="006B1E6A"/>
    <w:rsid w:val="006B356C"/>
    <w:rsid w:val="006B4B1C"/>
    <w:rsid w:val="006B5097"/>
    <w:rsid w:val="006B7BCD"/>
    <w:rsid w:val="006C0352"/>
    <w:rsid w:val="006C0745"/>
    <w:rsid w:val="006C0B3D"/>
    <w:rsid w:val="006C45BE"/>
    <w:rsid w:val="006C6AB2"/>
    <w:rsid w:val="006D29D7"/>
    <w:rsid w:val="006D55E7"/>
    <w:rsid w:val="006D6127"/>
    <w:rsid w:val="006E3980"/>
    <w:rsid w:val="006E4623"/>
    <w:rsid w:val="006F03EA"/>
    <w:rsid w:val="006F1CE1"/>
    <w:rsid w:val="006F297A"/>
    <w:rsid w:val="006F2D92"/>
    <w:rsid w:val="006F57C9"/>
    <w:rsid w:val="006F645D"/>
    <w:rsid w:val="006F6844"/>
    <w:rsid w:val="006F7313"/>
    <w:rsid w:val="006F7AAC"/>
    <w:rsid w:val="0070200C"/>
    <w:rsid w:val="00707CD4"/>
    <w:rsid w:val="0071189E"/>
    <w:rsid w:val="00712439"/>
    <w:rsid w:val="00713FF4"/>
    <w:rsid w:val="00714D92"/>
    <w:rsid w:val="00717133"/>
    <w:rsid w:val="00717418"/>
    <w:rsid w:val="00717527"/>
    <w:rsid w:val="007176EE"/>
    <w:rsid w:val="0072296E"/>
    <w:rsid w:val="00723770"/>
    <w:rsid w:val="007243DA"/>
    <w:rsid w:val="00725C10"/>
    <w:rsid w:val="00726C6B"/>
    <w:rsid w:val="007303C9"/>
    <w:rsid w:val="00731128"/>
    <w:rsid w:val="0073705C"/>
    <w:rsid w:val="0073779F"/>
    <w:rsid w:val="00742ADE"/>
    <w:rsid w:val="00742C8F"/>
    <w:rsid w:val="00742DE1"/>
    <w:rsid w:val="007436D7"/>
    <w:rsid w:val="007460C7"/>
    <w:rsid w:val="0074650F"/>
    <w:rsid w:val="00746762"/>
    <w:rsid w:val="00750EC9"/>
    <w:rsid w:val="007526BC"/>
    <w:rsid w:val="00752EE1"/>
    <w:rsid w:val="007560D4"/>
    <w:rsid w:val="0075782A"/>
    <w:rsid w:val="00757A7C"/>
    <w:rsid w:val="007611B8"/>
    <w:rsid w:val="007627AB"/>
    <w:rsid w:val="0076686A"/>
    <w:rsid w:val="00771EA4"/>
    <w:rsid w:val="0077413A"/>
    <w:rsid w:val="00775936"/>
    <w:rsid w:val="00776990"/>
    <w:rsid w:val="007769B9"/>
    <w:rsid w:val="00776D59"/>
    <w:rsid w:val="007800AF"/>
    <w:rsid w:val="00781265"/>
    <w:rsid w:val="007825A4"/>
    <w:rsid w:val="0078333E"/>
    <w:rsid w:val="007860C4"/>
    <w:rsid w:val="00791713"/>
    <w:rsid w:val="00791D9C"/>
    <w:rsid w:val="00792165"/>
    <w:rsid w:val="00792C98"/>
    <w:rsid w:val="00793D6E"/>
    <w:rsid w:val="00795E96"/>
    <w:rsid w:val="0079658A"/>
    <w:rsid w:val="007A42F3"/>
    <w:rsid w:val="007A74E1"/>
    <w:rsid w:val="007A7D9E"/>
    <w:rsid w:val="007B0043"/>
    <w:rsid w:val="007B2EED"/>
    <w:rsid w:val="007B4382"/>
    <w:rsid w:val="007B5D34"/>
    <w:rsid w:val="007C0F0B"/>
    <w:rsid w:val="007C3530"/>
    <w:rsid w:val="007C5A4F"/>
    <w:rsid w:val="007C7770"/>
    <w:rsid w:val="007C782D"/>
    <w:rsid w:val="007D3C53"/>
    <w:rsid w:val="007E2DBE"/>
    <w:rsid w:val="007E3679"/>
    <w:rsid w:val="007F1DCB"/>
    <w:rsid w:val="007F22D2"/>
    <w:rsid w:val="007F2E1E"/>
    <w:rsid w:val="007F4B6E"/>
    <w:rsid w:val="007F7BFF"/>
    <w:rsid w:val="00801D92"/>
    <w:rsid w:val="0080293E"/>
    <w:rsid w:val="00803355"/>
    <w:rsid w:val="00803FD0"/>
    <w:rsid w:val="00805AB6"/>
    <w:rsid w:val="0080737F"/>
    <w:rsid w:val="0081181A"/>
    <w:rsid w:val="00811C78"/>
    <w:rsid w:val="00814929"/>
    <w:rsid w:val="00817630"/>
    <w:rsid w:val="008201D2"/>
    <w:rsid w:val="00820F50"/>
    <w:rsid w:val="00822EA3"/>
    <w:rsid w:val="00822FC4"/>
    <w:rsid w:val="00823AE1"/>
    <w:rsid w:val="008245F0"/>
    <w:rsid w:val="0082646B"/>
    <w:rsid w:val="008315AE"/>
    <w:rsid w:val="00831703"/>
    <w:rsid w:val="00831748"/>
    <w:rsid w:val="0083342C"/>
    <w:rsid w:val="00833790"/>
    <w:rsid w:val="0083738D"/>
    <w:rsid w:val="00837DCF"/>
    <w:rsid w:val="00837EAF"/>
    <w:rsid w:val="00840791"/>
    <w:rsid w:val="0084095B"/>
    <w:rsid w:val="00840AE5"/>
    <w:rsid w:val="00842569"/>
    <w:rsid w:val="0084267F"/>
    <w:rsid w:val="00843887"/>
    <w:rsid w:val="008453BA"/>
    <w:rsid w:val="00845C0D"/>
    <w:rsid w:val="00847250"/>
    <w:rsid w:val="00847AF8"/>
    <w:rsid w:val="00851E2E"/>
    <w:rsid w:val="00852B36"/>
    <w:rsid w:val="008555BF"/>
    <w:rsid w:val="00857C52"/>
    <w:rsid w:val="00860396"/>
    <w:rsid w:val="0086792C"/>
    <w:rsid w:val="00870AD7"/>
    <w:rsid w:val="00870F41"/>
    <w:rsid w:val="00872725"/>
    <w:rsid w:val="00873F50"/>
    <w:rsid w:val="00874124"/>
    <w:rsid w:val="008762DA"/>
    <w:rsid w:val="0088197D"/>
    <w:rsid w:val="008908FE"/>
    <w:rsid w:val="00893673"/>
    <w:rsid w:val="008937C1"/>
    <w:rsid w:val="008946C6"/>
    <w:rsid w:val="00896BF3"/>
    <w:rsid w:val="008A1BCE"/>
    <w:rsid w:val="008A4D12"/>
    <w:rsid w:val="008A526D"/>
    <w:rsid w:val="008A55E6"/>
    <w:rsid w:val="008A7047"/>
    <w:rsid w:val="008A7182"/>
    <w:rsid w:val="008A7468"/>
    <w:rsid w:val="008A785D"/>
    <w:rsid w:val="008B1C81"/>
    <w:rsid w:val="008C2086"/>
    <w:rsid w:val="008C22F3"/>
    <w:rsid w:val="008C5119"/>
    <w:rsid w:val="008C58FD"/>
    <w:rsid w:val="008C720D"/>
    <w:rsid w:val="008D0F1B"/>
    <w:rsid w:val="008D180B"/>
    <w:rsid w:val="008D2E11"/>
    <w:rsid w:val="008D5E3B"/>
    <w:rsid w:val="008D6A99"/>
    <w:rsid w:val="008D7F75"/>
    <w:rsid w:val="008E0425"/>
    <w:rsid w:val="008E0770"/>
    <w:rsid w:val="008E0ADE"/>
    <w:rsid w:val="008E47B7"/>
    <w:rsid w:val="008E7EF9"/>
    <w:rsid w:val="008F3D07"/>
    <w:rsid w:val="008F4155"/>
    <w:rsid w:val="009015E8"/>
    <w:rsid w:val="00903AEA"/>
    <w:rsid w:val="009042AC"/>
    <w:rsid w:val="00907217"/>
    <w:rsid w:val="00911634"/>
    <w:rsid w:val="009118C4"/>
    <w:rsid w:val="0091242B"/>
    <w:rsid w:val="00914B6C"/>
    <w:rsid w:val="00915FB9"/>
    <w:rsid w:val="009221D5"/>
    <w:rsid w:val="009321F1"/>
    <w:rsid w:val="0093232F"/>
    <w:rsid w:val="009334A8"/>
    <w:rsid w:val="00935607"/>
    <w:rsid w:val="00936272"/>
    <w:rsid w:val="00937A59"/>
    <w:rsid w:val="00937AF1"/>
    <w:rsid w:val="00940052"/>
    <w:rsid w:val="0094016A"/>
    <w:rsid w:val="00941297"/>
    <w:rsid w:val="00942A83"/>
    <w:rsid w:val="00943AF9"/>
    <w:rsid w:val="00943C74"/>
    <w:rsid w:val="00945B6D"/>
    <w:rsid w:val="00945DB3"/>
    <w:rsid w:val="00950D39"/>
    <w:rsid w:val="00953FD4"/>
    <w:rsid w:val="00954E5E"/>
    <w:rsid w:val="0095509B"/>
    <w:rsid w:val="00955B50"/>
    <w:rsid w:val="00955F49"/>
    <w:rsid w:val="00960370"/>
    <w:rsid w:val="009607CA"/>
    <w:rsid w:val="00960E90"/>
    <w:rsid w:val="00960F82"/>
    <w:rsid w:val="0096284F"/>
    <w:rsid w:val="00963563"/>
    <w:rsid w:val="00965E73"/>
    <w:rsid w:val="009677AA"/>
    <w:rsid w:val="00971550"/>
    <w:rsid w:val="009716BA"/>
    <w:rsid w:val="00971980"/>
    <w:rsid w:val="00973544"/>
    <w:rsid w:val="00973DAF"/>
    <w:rsid w:val="009743F6"/>
    <w:rsid w:val="00975FF9"/>
    <w:rsid w:val="0097680C"/>
    <w:rsid w:val="00981384"/>
    <w:rsid w:val="00981E5B"/>
    <w:rsid w:val="00981FCD"/>
    <w:rsid w:val="00984221"/>
    <w:rsid w:val="009865BF"/>
    <w:rsid w:val="0098685A"/>
    <w:rsid w:val="009868FE"/>
    <w:rsid w:val="009905A0"/>
    <w:rsid w:val="00990ED1"/>
    <w:rsid w:val="00991ED2"/>
    <w:rsid w:val="00997843"/>
    <w:rsid w:val="009A082B"/>
    <w:rsid w:val="009A1CAF"/>
    <w:rsid w:val="009A31D6"/>
    <w:rsid w:val="009A3625"/>
    <w:rsid w:val="009A4004"/>
    <w:rsid w:val="009A4ECC"/>
    <w:rsid w:val="009A58F5"/>
    <w:rsid w:val="009A78EF"/>
    <w:rsid w:val="009B00D2"/>
    <w:rsid w:val="009B07E8"/>
    <w:rsid w:val="009B16CA"/>
    <w:rsid w:val="009B1D00"/>
    <w:rsid w:val="009B275D"/>
    <w:rsid w:val="009B67A3"/>
    <w:rsid w:val="009B68C6"/>
    <w:rsid w:val="009C289C"/>
    <w:rsid w:val="009D42E4"/>
    <w:rsid w:val="009D5A1B"/>
    <w:rsid w:val="009D7B53"/>
    <w:rsid w:val="009E01A1"/>
    <w:rsid w:val="009E2036"/>
    <w:rsid w:val="009E25B4"/>
    <w:rsid w:val="009E2FB8"/>
    <w:rsid w:val="009E48DD"/>
    <w:rsid w:val="009E527D"/>
    <w:rsid w:val="009E5A8C"/>
    <w:rsid w:val="009E5D36"/>
    <w:rsid w:val="009E6CBB"/>
    <w:rsid w:val="009F2E5A"/>
    <w:rsid w:val="009F353F"/>
    <w:rsid w:val="009F5D95"/>
    <w:rsid w:val="009F7D3D"/>
    <w:rsid w:val="00A02A60"/>
    <w:rsid w:val="00A033FA"/>
    <w:rsid w:val="00A0468A"/>
    <w:rsid w:val="00A05265"/>
    <w:rsid w:val="00A059A7"/>
    <w:rsid w:val="00A10491"/>
    <w:rsid w:val="00A127AD"/>
    <w:rsid w:val="00A131C2"/>
    <w:rsid w:val="00A1552B"/>
    <w:rsid w:val="00A2418A"/>
    <w:rsid w:val="00A2556E"/>
    <w:rsid w:val="00A25E55"/>
    <w:rsid w:val="00A347E7"/>
    <w:rsid w:val="00A355D8"/>
    <w:rsid w:val="00A36C23"/>
    <w:rsid w:val="00A37081"/>
    <w:rsid w:val="00A37A93"/>
    <w:rsid w:val="00A40231"/>
    <w:rsid w:val="00A404A3"/>
    <w:rsid w:val="00A414CF"/>
    <w:rsid w:val="00A41B35"/>
    <w:rsid w:val="00A43D39"/>
    <w:rsid w:val="00A4612D"/>
    <w:rsid w:val="00A4662F"/>
    <w:rsid w:val="00A51046"/>
    <w:rsid w:val="00A53ECA"/>
    <w:rsid w:val="00A54685"/>
    <w:rsid w:val="00A548AE"/>
    <w:rsid w:val="00A572FC"/>
    <w:rsid w:val="00A61AA2"/>
    <w:rsid w:val="00A6434A"/>
    <w:rsid w:val="00A64B25"/>
    <w:rsid w:val="00A6510E"/>
    <w:rsid w:val="00A66275"/>
    <w:rsid w:val="00A662E3"/>
    <w:rsid w:val="00A665BA"/>
    <w:rsid w:val="00A66C68"/>
    <w:rsid w:val="00A67A78"/>
    <w:rsid w:val="00A70476"/>
    <w:rsid w:val="00A70AE0"/>
    <w:rsid w:val="00A714AB"/>
    <w:rsid w:val="00A718C6"/>
    <w:rsid w:val="00A74934"/>
    <w:rsid w:val="00A769AD"/>
    <w:rsid w:val="00A857B7"/>
    <w:rsid w:val="00A86B63"/>
    <w:rsid w:val="00A8740F"/>
    <w:rsid w:val="00A90A32"/>
    <w:rsid w:val="00A92ED5"/>
    <w:rsid w:val="00A96F0F"/>
    <w:rsid w:val="00AA1780"/>
    <w:rsid w:val="00AA7301"/>
    <w:rsid w:val="00AB01A1"/>
    <w:rsid w:val="00AB12C5"/>
    <w:rsid w:val="00AB3ABA"/>
    <w:rsid w:val="00AB540F"/>
    <w:rsid w:val="00AC16D0"/>
    <w:rsid w:val="00AC62E0"/>
    <w:rsid w:val="00AC6A94"/>
    <w:rsid w:val="00AD0224"/>
    <w:rsid w:val="00AD05A3"/>
    <w:rsid w:val="00AD2E70"/>
    <w:rsid w:val="00AD2EAA"/>
    <w:rsid w:val="00AD39FF"/>
    <w:rsid w:val="00AD3DC6"/>
    <w:rsid w:val="00AD3F0B"/>
    <w:rsid w:val="00AD5E23"/>
    <w:rsid w:val="00AD7256"/>
    <w:rsid w:val="00AE34A2"/>
    <w:rsid w:val="00AE4224"/>
    <w:rsid w:val="00AE48D9"/>
    <w:rsid w:val="00AE4F67"/>
    <w:rsid w:val="00AE62E4"/>
    <w:rsid w:val="00AF1444"/>
    <w:rsid w:val="00AF3603"/>
    <w:rsid w:val="00AF52C5"/>
    <w:rsid w:val="00AF536A"/>
    <w:rsid w:val="00B0135B"/>
    <w:rsid w:val="00B01D71"/>
    <w:rsid w:val="00B02192"/>
    <w:rsid w:val="00B02A6E"/>
    <w:rsid w:val="00B05D10"/>
    <w:rsid w:val="00B12045"/>
    <w:rsid w:val="00B1250C"/>
    <w:rsid w:val="00B12C82"/>
    <w:rsid w:val="00B13E9E"/>
    <w:rsid w:val="00B158B1"/>
    <w:rsid w:val="00B1677E"/>
    <w:rsid w:val="00B16867"/>
    <w:rsid w:val="00B17B65"/>
    <w:rsid w:val="00B23DAD"/>
    <w:rsid w:val="00B3245F"/>
    <w:rsid w:val="00B35265"/>
    <w:rsid w:val="00B41680"/>
    <w:rsid w:val="00B43778"/>
    <w:rsid w:val="00B478A5"/>
    <w:rsid w:val="00B53121"/>
    <w:rsid w:val="00B556C9"/>
    <w:rsid w:val="00B55FAB"/>
    <w:rsid w:val="00B57558"/>
    <w:rsid w:val="00B60A54"/>
    <w:rsid w:val="00B60DA1"/>
    <w:rsid w:val="00B61806"/>
    <w:rsid w:val="00B61D40"/>
    <w:rsid w:val="00B657EF"/>
    <w:rsid w:val="00B65945"/>
    <w:rsid w:val="00B6614A"/>
    <w:rsid w:val="00B7095E"/>
    <w:rsid w:val="00B70F50"/>
    <w:rsid w:val="00B71A20"/>
    <w:rsid w:val="00B72FAD"/>
    <w:rsid w:val="00B76107"/>
    <w:rsid w:val="00B76378"/>
    <w:rsid w:val="00B77C3F"/>
    <w:rsid w:val="00B80FF0"/>
    <w:rsid w:val="00B820DA"/>
    <w:rsid w:val="00B82978"/>
    <w:rsid w:val="00B86A6F"/>
    <w:rsid w:val="00B919D0"/>
    <w:rsid w:val="00B922F3"/>
    <w:rsid w:val="00B92C48"/>
    <w:rsid w:val="00B938DB"/>
    <w:rsid w:val="00B9397D"/>
    <w:rsid w:val="00B94067"/>
    <w:rsid w:val="00B94269"/>
    <w:rsid w:val="00B942F3"/>
    <w:rsid w:val="00B95419"/>
    <w:rsid w:val="00B97C94"/>
    <w:rsid w:val="00BA0D14"/>
    <w:rsid w:val="00BA1B73"/>
    <w:rsid w:val="00BA2E2C"/>
    <w:rsid w:val="00BA416B"/>
    <w:rsid w:val="00BA525F"/>
    <w:rsid w:val="00BA5CB4"/>
    <w:rsid w:val="00BA6B85"/>
    <w:rsid w:val="00BB0FD0"/>
    <w:rsid w:val="00BB245A"/>
    <w:rsid w:val="00BB36E6"/>
    <w:rsid w:val="00BB6399"/>
    <w:rsid w:val="00BC05C2"/>
    <w:rsid w:val="00BC1F64"/>
    <w:rsid w:val="00BC2F51"/>
    <w:rsid w:val="00BC435A"/>
    <w:rsid w:val="00BC441D"/>
    <w:rsid w:val="00BC54F3"/>
    <w:rsid w:val="00BC6AB1"/>
    <w:rsid w:val="00BD30E9"/>
    <w:rsid w:val="00BD6E46"/>
    <w:rsid w:val="00BD7F15"/>
    <w:rsid w:val="00BE069F"/>
    <w:rsid w:val="00BE0A4B"/>
    <w:rsid w:val="00BE2134"/>
    <w:rsid w:val="00BE2768"/>
    <w:rsid w:val="00BE2DB8"/>
    <w:rsid w:val="00BE4231"/>
    <w:rsid w:val="00BE4709"/>
    <w:rsid w:val="00BE5E5A"/>
    <w:rsid w:val="00BE6CCC"/>
    <w:rsid w:val="00BE76D8"/>
    <w:rsid w:val="00BE7C5B"/>
    <w:rsid w:val="00BF3B32"/>
    <w:rsid w:val="00BF5ED2"/>
    <w:rsid w:val="00BF7DDC"/>
    <w:rsid w:val="00C02ACF"/>
    <w:rsid w:val="00C040DD"/>
    <w:rsid w:val="00C04F00"/>
    <w:rsid w:val="00C05695"/>
    <w:rsid w:val="00C078B2"/>
    <w:rsid w:val="00C1351B"/>
    <w:rsid w:val="00C13A67"/>
    <w:rsid w:val="00C174B2"/>
    <w:rsid w:val="00C21B0A"/>
    <w:rsid w:val="00C23A06"/>
    <w:rsid w:val="00C24564"/>
    <w:rsid w:val="00C26866"/>
    <w:rsid w:val="00C2786A"/>
    <w:rsid w:val="00C30172"/>
    <w:rsid w:val="00C32579"/>
    <w:rsid w:val="00C357B0"/>
    <w:rsid w:val="00C362A6"/>
    <w:rsid w:val="00C424DF"/>
    <w:rsid w:val="00C42700"/>
    <w:rsid w:val="00C430A9"/>
    <w:rsid w:val="00C45215"/>
    <w:rsid w:val="00C537A1"/>
    <w:rsid w:val="00C55375"/>
    <w:rsid w:val="00C563AB"/>
    <w:rsid w:val="00C5712A"/>
    <w:rsid w:val="00C57E3D"/>
    <w:rsid w:val="00C6417F"/>
    <w:rsid w:val="00C64631"/>
    <w:rsid w:val="00C67F19"/>
    <w:rsid w:val="00C7054A"/>
    <w:rsid w:val="00C739EB"/>
    <w:rsid w:val="00C75BEE"/>
    <w:rsid w:val="00C80547"/>
    <w:rsid w:val="00C80D62"/>
    <w:rsid w:val="00C81D59"/>
    <w:rsid w:val="00C82A04"/>
    <w:rsid w:val="00C83861"/>
    <w:rsid w:val="00C84C2B"/>
    <w:rsid w:val="00C855CA"/>
    <w:rsid w:val="00C8599D"/>
    <w:rsid w:val="00C9066A"/>
    <w:rsid w:val="00C906D8"/>
    <w:rsid w:val="00C90A07"/>
    <w:rsid w:val="00C92179"/>
    <w:rsid w:val="00C934B2"/>
    <w:rsid w:val="00C93DA4"/>
    <w:rsid w:val="00C94FB7"/>
    <w:rsid w:val="00C9595A"/>
    <w:rsid w:val="00C97D75"/>
    <w:rsid w:val="00CA0751"/>
    <w:rsid w:val="00CA086B"/>
    <w:rsid w:val="00CA2C82"/>
    <w:rsid w:val="00CA40A6"/>
    <w:rsid w:val="00CA6F73"/>
    <w:rsid w:val="00CB2B62"/>
    <w:rsid w:val="00CB31C8"/>
    <w:rsid w:val="00CC15D5"/>
    <w:rsid w:val="00CC1653"/>
    <w:rsid w:val="00CC1DBE"/>
    <w:rsid w:val="00CC407B"/>
    <w:rsid w:val="00CC40CC"/>
    <w:rsid w:val="00CC5C93"/>
    <w:rsid w:val="00CD5FF4"/>
    <w:rsid w:val="00CD7B5F"/>
    <w:rsid w:val="00CE1DCB"/>
    <w:rsid w:val="00CE1EE0"/>
    <w:rsid w:val="00CE2B18"/>
    <w:rsid w:val="00CE64B3"/>
    <w:rsid w:val="00CF10DE"/>
    <w:rsid w:val="00CF1263"/>
    <w:rsid w:val="00CF2214"/>
    <w:rsid w:val="00CF318B"/>
    <w:rsid w:val="00CF6E0F"/>
    <w:rsid w:val="00CF6E10"/>
    <w:rsid w:val="00D007E9"/>
    <w:rsid w:val="00D008D7"/>
    <w:rsid w:val="00D01AE8"/>
    <w:rsid w:val="00D01CEF"/>
    <w:rsid w:val="00D066CD"/>
    <w:rsid w:val="00D070E7"/>
    <w:rsid w:val="00D07EC4"/>
    <w:rsid w:val="00D07ECE"/>
    <w:rsid w:val="00D104A5"/>
    <w:rsid w:val="00D12263"/>
    <w:rsid w:val="00D12A04"/>
    <w:rsid w:val="00D14671"/>
    <w:rsid w:val="00D14DB1"/>
    <w:rsid w:val="00D1648B"/>
    <w:rsid w:val="00D20463"/>
    <w:rsid w:val="00D20562"/>
    <w:rsid w:val="00D20F29"/>
    <w:rsid w:val="00D2556B"/>
    <w:rsid w:val="00D278C1"/>
    <w:rsid w:val="00D31264"/>
    <w:rsid w:val="00D330C2"/>
    <w:rsid w:val="00D344DD"/>
    <w:rsid w:val="00D34745"/>
    <w:rsid w:val="00D3514E"/>
    <w:rsid w:val="00D35688"/>
    <w:rsid w:val="00D41405"/>
    <w:rsid w:val="00D41562"/>
    <w:rsid w:val="00D434DE"/>
    <w:rsid w:val="00D4673C"/>
    <w:rsid w:val="00D5093E"/>
    <w:rsid w:val="00D51129"/>
    <w:rsid w:val="00D576D4"/>
    <w:rsid w:val="00D604B5"/>
    <w:rsid w:val="00D627C4"/>
    <w:rsid w:val="00D64A46"/>
    <w:rsid w:val="00D64CF4"/>
    <w:rsid w:val="00D656A1"/>
    <w:rsid w:val="00D70DC8"/>
    <w:rsid w:val="00D71354"/>
    <w:rsid w:val="00D719C6"/>
    <w:rsid w:val="00D773DD"/>
    <w:rsid w:val="00D85C36"/>
    <w:rsid w:val="00D85F98"/>
    <w:rsid w:val="00D92672"/>
    <w:rsid w:val="00D932A5"/>
    <w:rsid w:val="00D93F14"/>
    <w:rsid w:val="00D949B7"/>
    <w:rsid w:val="00D9530F"/>
    <w:rsid w:val="00D96263"/>
    <w:rsid w:val="00D96DE9"/>
    <w:rsid w:val="00DA0408"/>
    <w:rsid w:val="00DA214D"/>
    <w:rsid w:val="00DA3DAE"/>
    <w:rsid w:val="00DA492B"/>
    <w:rsid w:val="00DA6D1A"/>
    <w:rsid w:val="00DA7268"/>
    <w:rsid w:val="00DB35AA"/>
    <w:rsid w:val="00DB45A0"/>
    <w:rsid w:val="00DB4AC2"/>
    <w:rsid w:val="00DB7088"/>
    <w:rsid w:val="00DB71CC"/>
    <w:rsid w:val="00DC265F"/>
    <w:rsid w:val="00DC2CF1"/>
    <w:rsid w:val="00DC473B"/>
    <w:rsid w:val="00DC5874"/>
    <w:rsid w:val="00DC66AF"/>
    <w:rsid w:val="00DC67D2"/>
    <w:rsid w:val="00DD010C"/>
    <w:rsid w:val="00DD07FA"/>
    <w:rsid w:val="00DD25C1"/>
    <w:rsid w:val="00DD2742"/>
    <w:rsid w:val="00DD4C07"/>
    <w:rsid w:val="00DD7953"/>
    <w:rsid w:val="00DE2EF6"/>
    <w:rsid w:val="00DE3091"/>
    <w:rsid w:val="00DE5159"/>
    <w:rsid w:val="00DF0D69"/>
    <w:rsid w:val="00DF172D"/>
    <w:rsid w:val="00DF210F"/>
    <w:rsid w:val="00E01502"/>
    <w:rsid w:val="00E02AFE"/>
    <w:rsid w:val="00E068E0"/>
    <w:rsid w:val="00E07717"/>
    <w:rsid w:val="00E137F4"/>
    <w:rsid w:val="00E14189"/>
    <w:rsid w:val="00E16251"/>
    <w:rsid w:val="00E1778C"/>
    <w:rsid w:val="00E22D25"/>
    <w:rsid w:val="00E24912"/>
    <w:rsid w:val="00E30146"/>
    <w:rsid w:val="00E30382"/>
    <w:rsid w:val="00E3295E"/>
    <w:rsid w:val="00E3416C"/>
    <w:rsid w:val="00E34290"/>
    <w:rsid w:val="00E36439"/>
    <w:rsid w:val="00E40384"/>
    <w:rsid w:val="00E40C87"/>
    <w:rsid w:val="00E4479C"/>
    <w:rsid w:val="00E512DF"/>
    <w:rsid w:val="00E546DE"/>
    <w:rsid w:val="00E54B34"/>
    <w:rsid w:val="00E55163"/>
    <w:rsid w:val="00E55382"/>
    <w:rsid w:val="00E553D2"/>
    <w:rsid w:val="00E623A7"/>
    <w:rsid w:val="00E629C3"/>
    <w:rsid w:val="00E63761"/>
    <w:rsid w:val="00E70436"/>
    <w:rsid w:val="00E707E0"/>
    <w:rsid w:val="00E71FBD"/>
    <w:rsid w:val="00E72CAE"/>
    <w:rsid w:val="00E740F4"/>
    <w:rsid w:val="00E74878"/>
    <w:rsid w:val="00E8048C"/>
    <w:rsid w:val="00E80EA7"/>
    <w:rsid w:val="00E812B7"/>
    <w:rsid w:val="00E825B2"/>
    <w:rsid w:val="00E828C3"/>
    <w:rsid w:val="00E843B9"/>
    <w:rsid w:val="00E844E9"/>
    <w:rsid w:val="00E86E39"/>
    <w:rsid w:val="00E86FC3"/>
    <w:rsid w:val="00E8736D"/>
    <w:rsid w:val="00E87703"/>
    <w:rsid w:val="00E92147"/>
    <w:rsid w:val="00E937AB"/>
    <w:rsid w:val="00E93BAD"/>
    <w:rsid w:val="00E941DE"/>
    <w:rsid w:val="00E95D86"/>
    <w:rsid w:val="00E97201"/>
    <w:rsid w:val="00EA08C8"/>
    <w:rsid w:val="00EA59D2"/>
    <w:rsid w:val="00EA7F08"/>
    <w:rsid w:val="00EB0B20"/>
    <w:rsid w:val="00EB4BF9"/>
    <w:rsid w:val="00EC0049"/>
    <w:rsid w:val="00EC3131"/>
    <w:rsid w:val="00EC3BAD"/>
    <w:rsid w:val="00EC42D2"/>
    <w:rsid w:val="00EC50A5"/>
    <w:rsid w:val="00EC63AC"/>
    <w:rsid w:val="00ED0407"/>
    <w:rsid w:val="00ED2E53"/>
    <w:rsid w:val="00ED4CC2"/>
    <w:rsid w:val="00ED52CB"/>
    <w:rsid w:val="00ED555F"/>
    <w:rsid w:val="00EE0A97"/>
    <w:rsid w:val="00EE45C7"/>
    <w:rsid w:val="00EE76C0"/>
    <w:rsid w:val="00EF1C03"/>
    <w:rsid w:val="00EF3D50"/>
    <w:rsid w:val="00EF4BA6"/>
    <w:rsid w:val="00EF4E53"/>
    <w:rsid w:val="00EF6B79"/>
    <w:rsid w:val="00F0084F"/>
    <w:rsid w:val="00F00B29"/>
    <w:rsid w:val="00F01033"/>
    <w:rsid w:val="00F010FB"/>
    <w:rsid w:val="00F01B41"/>
    <w:rsid w:val="00F02A45"/>
    <w:rsid w:val="00F04B6C"/>
    <w:rsid w:val="00F06034"/>
    <w:rsid w:val="00F11D04"/>
    <w:rsid w:val="00F12250"/>
    <w:rsid w:val="00F13F69"/>
    <w:rsid w:val="00F147B2"/>
    <w:rsid w:val="00F14925"/>
    <w:rsid w:val="00F15C6C"/>
    <w:rsid w:val="00F20E5D"/>
    <w:rsid w:val="00F22339"/>
    <w:rsid w:val="00F2319B"/>
    <w:rsid w:val="00F31625"/>
    <w:rsid w:val="00F32B91"/>
    <w:rsid w:val="00F35FBE"/>
    <w:rsid w:val="00F4128C"/>
    <w:rsid w:val="00F41467"/>
    <w:rsid w:val="00F42B27"/>
    <w:rsid w:val="00F43484"/>
    <w:rsid w:val="00F45973"/>
    <w:rsid w:val="00F45AAF"/>
    <w:rsid w:val="00F46F05"/>
    <w:rsid w:val="00F5138B"/>
    <w:rsid w:val="00F51CCD"/>
    <w:rsid w:val="00F60636"/>
    <w:rsid w:val="00F61089"/>
    <w:rsid w:val="00F613FE"/>
    <w:rsid w:val="00F61742"/>
    <w:rsid w:val="00F62FD7"/>
    <w:rsid w:val="00F6366F"/>
    <w:rsid w:val="00F6757E"/>
    <w:rsid w:val="00F70085"/>
    <w:rsid w:val="00F7033B"/>
    <w:rsid w:val="00F719C2"/>
    <w:rsid w:val="00F720AE"/>
    <w:rsid w:val="00F73731"/>
    <w:rsid w:val="00F754A2"/>
    <w:rsid w:val="00F757E9"/>
    <w:rsid w:val="00F81E66"/>
    <w:rsid w:val="00F83BF0"/>
    <w:rsid w:val="00F83F2C"/>
    <w:rsid w:val="00F84E6D"/>
    <w:rsid w:val="00F86E65"/>
    <w:rsid w:val="00F911E8"/>
    <w:rsid w:val="00F91C20"/>
    <w:rsid w:val="00F95411"/>
    <w:rsid w:val="00F9623A"/>
    <w:rsid w:val="00F96A1B"/>
    <w:rsid w:val="00FA0046"/>
    <w:rsid w:val="00FA19E5"/>
    <w:rsid w:val="00FA722E"/>
    <w:rsid w:val="00FB1825"/>
    <w:rsid w:val="00FB35F9"/>
    <w:rsid w:val="00FB4297"/>
    <w:rsid w:val="00FB4BAC"/>
    <w:rsid w:val="00FB5656"/>
    <w:rsid w:val="00FB5C64"/>
    <w:rsid w:val="00FB6911"/>
    <w:rsid w:val="00FB6A8E"/>
    <w:rsid w:val="00FC0927"/>
    <w:rsid w:val="00FC5843"/>
    <w:rsid w:val="00FD1A95"/>
    <w:rsid w:val="00FD5404"/>
    <w:rsid w:val="00FE1F20"/>
    <w:rsid w:val="00FE237B"/>
    <w:rsid w:val="00FE46E5"/>
    <w:rsid w:val="00FE5292"/>
    <w:rsid w:val="00FE5FE6"/>
    <w:rsid w:val="00FE7546"/>
    <w:rsid w:val="00FF0176"/>
    <w:rsid w:val="00FF43B5"/>
    <w:rsid w:val="00FF5DE6"/>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C265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2C5FB9"/>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6439"/>
    <w:pPr>
      <w:ind w:left="720"/>
      <w:contextualSpacing/>
    </w:pPr>
  </w:style>
  <w:style w:type="character" w:customStyle="1" w:styleId="apple-style-span">
    <w:name w:val="apple-style-span"/>
    <w:basedOn w:val="DefaultParagraphFont"/>
    <w:uiPriority w:val="99"/>
    <w:rsid w:val="00134BC3"/>
    <w:rPr>
      <w:rFonts w:cs="Times New Roman"/>
    </w:rPr>
  </w:style>
  <w:style w:type="paragraph" w:customStyle="1" w:styleId="EndNoteBibliography">
    <w:name w:val="EndNote Bibliography"/>
    <w:basedOn w:val="Normal"/>
    <w:rsid w:val="002C5FB9"/>
    <w:pPr>
      <w:spacing w:line="240" w:lineRule="auto"/>
      <w:jc w:val="both"/>
    </w:pPr>
    <w:rPr>
      <w:lang w:val="en-US"/>
    </w:rPr>
  </w:style>
  <w:style w:type="character" w:styleId="CommentReference">
    <w:name w:val="annotation reference"/>
    <w:basedOn w:val="DefaultParagraphFont"/>
    <w:uiPriority w:val="99"/>
    <w:semiHidden/>
    <w:unhideWhenUsed/>
    <w:rsid w:val="00803355"/>
    <w:rPr>
      <w:sz w:val="16"/>
      <w:szCs w:val="16"/>
    </w:rPr>
  </w:style>
  <w:style w:type="paragraph" w:styleId="CommentText">
    <w:name w:val="annotation text"/>
    <w:basedOn w:val="Normal"/>
    <w:link w:val="CommentTextChar"/>
    <w:uiPriority w:val="99"/>
    <w:unhideWhenUsed/>
    <w:rsid w:val="00803355"/>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803355"/>
    <w:rPr>
      <w:sz w:val="20"/>
      <w:szCs w:val="20"/>
      <w:lang w:val="en-GB"/>
    </w:rPr>
  </w:style>
  <w:style w:type="paragraph" w:styleId="BalloonText">
    <w:name w:val="Balloon Text"/>
    <w:basedOn w:val="Normal"/>
    <w:link w:val="BalloonTextChar"/>
    <w:uiPriority w:val="99"/>
    <w:semiHidden/>
    <w:unhideWhenUsed/>
    <w:rsid w:val="00803355"/>
    <w:pPr>
      <w:spacing w:after="0" w:line="240" w:lineRule="auto"/>
    </w:pPr>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803355"/>
    <w:rPr>
      <w:rFonts w:ascii="Times New Roman" w:eastAsia="Calibri" w:hAnsi="Times New Roman" w:cs="Times New Roman"/>
      <w:sz w:val="18"/>
      <w:szCs w:val="18"/>
      <w:lang w:val="en-GB"/>
    </w:rPr>
  </w:style>
  <w:style w:type="paragraph" w:customStyle="1" w:styleId="EndNoteBibliographyTitle">
    <w:name w:val="EndNote Bibliography Title"/>
    <w:basedOn w:val="Normal"/>
    <w:rsid w:val="00023B97"/>
    <w:pPr>
      <w:spacing w:after="0"/>
      <w:jc w:val="center"/>
    </w:pPr>
    <w:rPr>
      <w:lang w:val="en-US"/>
    </w:rPr>
  </w:style>
  <w:style w:type="paragraph" w:styleId="Caption">
    <w:name w:val="caption"/>
    <w:basedOn w:val="Normal"/>
    <w:next w:val="Normal"/>
    <w:uiPriority w:val="35"/>
    <w:unhideWhenUsed/>
    <w:qFormat/>
    <w:rsid w:val="00B922F3"/>
    <w:pPr>
      <w:spacing w:line="240" w:lineRule="auto"/>
    </w:pPr>
    <w:rPr>
      <w:i/>
      <w:iCs/>
      <w:color w:val="44546A" w:themeColor="text2"/>
      <w:sz w:val="18"/>
      <w:szCs w:val="18"/>
    </w:rPr>
  </w:style>
  <w:style w:type="paragraph" w:customStyle="1" w:styleId="p1">
    <w:name w:val="p1"/>
    <w:basedOn w:val="Normal"/>
    <w:rsid w:val="0084095B"/>
    <w:pPr>
      <w:spacing w:after="0" w:line="240" w:lineRule="auto"/>
    </w:pPr>
    <w:rPr>
      <w:rFonts w:ascii="Helvetica" w:eastAsiaTheme="minorHAnsi" w:hAnsi="Helvetica"/>
      <w:sz w:val="17"/>
      <w:szCs w:val="17"/>
      <w:lang w:eastAsia="en-GB"/>
    </w:rPr>
  </w:style>
  <w:style w:type="character" w:customStyle="1" w:styleId="s1">
    <w:name w:val="s1"/>
    <w:basedOn w:val="DefaultParagraphFont"/>
    <w:rsid w:val="0084095B"/>
    <w:rPr>
      <w:rFonts w:ascii="Helvetica" w:hAnsi="Helvetica" w:hint="default"/>
      <w:sz w:val="12"/>
      <w:szCs w:val="12"/>
    </w:rPr>
  </w:style>
  <w:style w:type="character" w:customStyle="1" w:styleId="apple-converted-space">
    <w:name w:val="apple-converted-space"/>
    <w:basedOn w:val="DefaultParagraphFont"/>
    <w:rsid w:val="0084095B"/>
  </w:style>
  <w:style w:type="paragraph" w:styleId="CommentSubject">
    <w:name w:val="annotation subject"/>
    <w:basedOn w:val="CommentText"/>
    <w:next w:val="CommentText"/>
    <w:link w:val="CommentSubjectChar"/>
    <w:uiPriority w:val="99"/>
    <w:semiHidden/>
    <w:unhideWhenUsed/>
    <w:rsid w:val="00960370"/>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960370"/>
    <w:rPr>
      <w:rFonts w:ascii="Calibri" w:eastAsia="Calibri" w:hAnsi="Calibri" w:cs="Times New Roman"/>
      <w:b/>
      <w:bCs/>
      <w:sz w:val="20"/>
      <w:szCs w:val="20"/>
      <w:lang w:val="en-GB"/>
    </w:rPr>
  </w:style>
  <w:style w:type="table" w:styleId="TableGrid">
    <w:name w:val="Table Grid"/>
    <w:basedOn w:val="TableNormal"/>
    <w:uiPriority w:val="99"/>
    <w:rsid w:val="00074B24"/>
    <w:rPr>
      <w:rFonts w:ascii="Calibri" w:eastAsia="Calibri" w:hAnsi="Calibri" w:cs="Times New Roman"/>
      <w:sz w:val="20"/>
      <w:szCs w:val="20"/>
      <w:lang w:val="en-GB" w:eastAsia="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CA086B"/>
    <w:rPr>
      <w:color w:val="0563C1" w:themeColor="hyperlink"/>
      <w:u w:val="single"/>
    </w:rPr>
  </w:style>
  <w:style w:type="character" w:customStyle="1" w:styleId="mixed-citation">
    <w:name w:val="mixed-citation"/>
    <w:basedOn w:val="DefaultParagraphFont"/>
    <w:rsid w:val="006F297A"/>
  </w:style>
  <w:style w:type="character" w:customStyle="1" w:styleId="ref-title">
    <w:name w:val="ref-title"/>
    <w:basedOn w:val="DefaultParagraphFont"/>
    <w:rsid w:val="006F297A"/>
  </w:style>
  <w:style w:type="character" w:customStyle="1" w:styleId="ref-journal">
    <w:name w:val="ref-journal"/>
    <w:basedOn w:val="DefaultParagraphFont"/>
    <w:rsid w:val="006F297A"/>
  </w:style>
  <w:style w:type="character" w:customStyle="1" w:styleId="ref-vol">
    <w:name w:val="ref-vol"/>
    <w:basedOn w:val="DefaultParagraphFont"/>
    <w:rsid w:val="006F297A"/>
  </w:style>
  <w:style w:type="character" w:customStyle="1" w:styleId="nowrap">
    <w:name w:val="nowrap"/>
    <w:basedOn w:val="DefaultParagraphFont"/>
    <w:rsid w:val="006F297A"/>
  </w:style>
  <w:style w:type="paragraph" w:styleId="Revision">
    <w:name w:val="Revision"/>
    <w:hidden/>
    <w:uiPriority w:val="99"/>
    <w:semiHidden/>
    <w:rsid w:val="0088197D"/>
    <w:rPr>
      <w:rFonts w:ascii="Calibri" w:eastAsia="Calibri" w:hAnsi="Calibri" w:cs="Times New Roman"/>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4135905">
      <w:bodyDiv w:val="1"/>
      <w:marLeft w:val="0"/>
      <w:marRight w:val="0"/>
      <w:marTop w:val="0"/>
      <w:marBottom w:val="0"/>
      <w:divBdr>
        <w:top w:val="none" w:sz="0" w:space="0" w:color="auto"/>
        <w:left w:val="none" w:sz="0" w:space="0" w:color="auto"/>
        <w:bottom w:val="none" w:sz="0" w:space="0" w:color="auto"/>
        <w:right w:val="none" w:sz="0" w:space="0" w:color="auto"/>
      </w:divBdr>
    </w:div>
    <w:div w:id="547953301">
      <w:bodyDiv w:val="1"/>
      <w:marLeft w:val="0"/>
      <w:marRight w:val="0"/>
      <w:marTop w:val="0"/>
      <w:marBottom w:val="0"/>
      <w:divBdr>
        <w:top w:val="none" w:sz="0" w:space="0" w:color="auto"/>
        <w:left w:val="none" w:sz="0" w:space="0" w:color="auto"/>
        <w:bottom w:val="none" w:sz="0" w:space="0" w:color="auto"/>
        <w:right w:val="none" w:sz="0" w:space="0" w:color="auto"/>
      </w:divBdr>
    </w:div>
    <w:div w:id="816728663">
      <w:bodyDiv w:val="1"/>
      <w:marLeft w:val="0"/>
      <w:marRight w:val="0"/>
      <w:marTop w:val="0"/>
      <w:marBottom w:val="0"/>
      <w:divBdr>
        <w:top w:val="none" w:sz="0" w:space="0" w:color="auto"/>
        <w:left w:val="none" w:sz="0" w:space="0" w:color="auto"/>
        <w:bottom w:val="none" w:sz="0" w:space="0" w:color="auto"/>
        <w:right w:val="none" w:sz="0" w:space="0" w:color="auto"/>
      </w:divBdr>
    </w:div>
    <w:div w:id="1176923724">
      <w:bodyDiv w:val="1"/>
      <w:marLeft w:val="0"/>
      <w:marRight w:val="0"/>
      <w:marTop w:val="0"/>
      <w:marBottom w:val="0"/>
      <w:divBdr>
        <w:top w:val="none" w:sz="0" w:space="0" w:color="auto"/>
        <w:left w:val="none" w:sz="0" w:space="0" w:color="auto"/>
        <w:bottom w:val="none" w:sz="0" w:space="0" w:color="auto"/>
        <w:right w:val="none" w:sz="0" w:space="0" w:color="auto"/>
      </w:divBdr>
    </w:div>
    <w:div w:id="1394036186">
      <w:bodyDiv w:val="1"/>
      <w:marLeft w:val="0"/>
      <w:marRight w:val="0"/>
      <w:marTop w:val="0"/>
      <w:marBottom w:val="0"/>
      <w:divBdr>
        <w:top w:val="none" w:sz="0" w:space="0" w:color="auto"/>
        <w:left w:val="none" w:sz="0" w:space="0" w:color="auto"/>
        <w:bottom w:val="none" w:sz="0" w:space="0" w:color="auto"/>
        <w:right w:val="none" w:sz="0" w:space="0" w:color="auto"/>
      </w:divBdr>
    </w:div>
    <w:div w:id="1607421155">
      <w:bodyDiv w:val="1"/>
      <w:marLeft w:val="0"/>
      <w:marRight w:val="0"/>
      <w:marTop w:val="0"/>
      <w:marBottom w:val="0"/>
      <w:divBdr>
        <w:top w:val="none" w:sz="0" w:space="0" w:color="auto"/>
        <w:left w:val="none" w:sz="0" w:space="0" w:color="auto"/>
        <w:bottom w:val="none" w:sz="0" w:space="0" w:color="auto"/>
        <w:right w:val="none" w:sz="0" w:space="0" w:color="auto"/>
      </w:divBdr>
    </w:div>
    <w:div w:id="1656642800">
      <w:bodyDiv w:val="1"/>
      <w:marLeft w:val="0"/>
      <w:marRight w:val="0"/>
      <w:marTop w:val="0"/>
      <w:marBottom w:val="0"/>
      <w:divBdr>
        <w:top w:val="none" w:sz="0" w:space="0" w:color="auto"/>
        <w:left w:val="none" w:sz="0" w:space="0" w:color="auto"/>
        <w:bottom w:val="none" w:sz="0" w:space="0" w:color="auto"/>
        <w:right w:val="none" w:sz="0" w:space="0" w:color="auto"/>
      </w:divBdr>
    </w:div>
    <w:div w:id="1808472157">
      <w:bodyDiv w:val="1"/>
      <w:marLeft w:val="0"/>
      <w:marRight w:val="0"/>
      <w:marTop w:val="0"/>
      <w:marBottom w:val="0"/>
      <w:divBdr>
        <w:top w:val="none" w:sz="0" w:space="0" w:color="auto"/>
        <w:left w:val="none" w:sz="0" w:space="0" w:color="auto"/>
        <w:bottom w:val="none" w:sz="0" w:space="0" w:color="auto"/>
        <w:right w:val="none" w:sz="0" w:space="0" w:color="auto"/>
      </w:divBdr>
    </w:div>
    <w:div w:id="1868787531">
      <w:bodyDiv w:val="1"/>
      <w:marLeft w:val="0"/>
      <w:marRight w:val="0"/>
      <w:marTop w:val="0"/>
      <w:marBottom w:val="0"/>
      <w:divBdr>
        <w:top w:val="none" w:sz="0" w:space="0" w:color="auto"/>
        <w:left w:val="none" w:sz="0" w:space="0" w:color="auto"/>
        <w:bottom w:val="none" w:sz="0" w:space="0" w:color="auto"/>
        <w:right w:val="none" w:sz="0" w:space="0" w:color="auto"/>
      </w:divBdr>
    </w:div>
    <w:div w:id="2049334938">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comments" Target="comments.xml"/><Relationship Id="rId7" Type="http://schemas.microsoft.com/office/2011/relationships/commentsExtended" Target="commentsExtended.xml"/><Relationship Id="rId8" Type="http://schemas.openxmlformats.org/officeDocument/2006/relationships/fontTable" Target="fontTable.xml"/><Relationship Id="rId9" Type="http://schemas.microsoft.com/office/2011/relationships/people" Target="people.xml"/><Relationship Id="rId10"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15A6B096-02C2-0847-B876-1AA2349865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16</Pages>
  <Words>6139</Words>
  <Characters>34997</Characters>
  <Application>Microsoft Macintosh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Parks, Robbie M</cp:lastModifiedBy>
  <cp:revision>77</cp:revision>
  <dcterms:created xsi:type="dcterms:W3CDTF">2017-01-06T12:06:00Z</dcterms:created>
  <dcterms:modified xsi:type="dcterms:W3CDTF">2017-01-06T17:11:00Z</dcterms:modified>
</cp:coreProperties>
</file>