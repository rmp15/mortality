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611A17C0" w:rsidR="00DC798B" w:rsidRPr="00357B7A" w:rsidRDefault="00BB31B2" w:rsidP="00580F14">
      <w:pPr>
        <w:spacing w:line="480" w:lineRule="auto"/>
        <w:jc w:val="both"/>
        <w:rPr>
          <w:rFonts w:ascii="Arial" w:hAnsi="Arial" w:cs="Arial"/>
          <w:b/>
          <w:sz w:val="22"/>
          <w:szCs w:val="22"/>
        </w:rPr>
      </w:pPr>
      <w:r w:rsidRPr="00357B7A">
        <w:rPr>
          <w:rFonts w:ascii="Arial" w:hAnsi="Arial" w:cs="Arial"/>
          <w:b/>
          <w:sz w:val="22"/>
          <w:szCs w:val="22"/>
        </w:rPr>
        <w:t>A</w:t>
      </w:r>
      <w:r w:rsidR="00A43BEB" w:rsidRPr="00357B7A">
        <w:rPr>
          <w:rFonts w:ascii="Arial" w:hAnsi="Arial" w:cs="Arial"/>
          <w:b/>
          <w:sz w:val="22"/>
          <w:szCs w:val="22"/>
        </w:rPr>
        <w:t>ge- and sex-specific</w:t>
      </w:r>
      <w:r w:rsidR="008C7C57" w:rsidRPr="00357B7A">
        <w:rPr>
          <w:rFonts w:ascii="Arial" w:hAnsi="Arial" w:cs="Arial"/>
          <w:b/>
          <w:sz w:val="22"/>
          <w:szCs w:val="22"/>
        </w:rPr>
        <w:t xml:space="preserve"> </w:t>
      </w:r>
      <w:r w:rsidR="00AE7CD3" w:rsidRPr="00357B7A">
        <w:rPr>
          <w:rFonts w:ascii="Arial" w:hAnsi="Arial" w:cs="Arial"/>
          <w:b/>
          <w:sz w:val="22"/>
          <w:szCs w:val="22"/>
        </w:rPr>
        <w:t xml:space="preserve">total </w:t>
      </w:r>
      <w:r w:rsidR="007F72A1" w:rsidRPr="00357B7A">
        <w:rPr>
          <w:rFonts w:ascii="Arial" w:hAnsi="Arial" w:cs="Arial"/>
          <w:b/>
          <w:sz w:val="22"/>
          <w:szCs w:val="22"/>
        </w:rPr>
        <w:t>mortality impact</w:t>
      </w:r>
      <w:r w:rsidR="00F2121C" w:rsidRPr="00357B7A">
        <w:rPr>
          <w:rFonts w:ascii="Arial" w:hAnsi="Arial" w:cs="Arial"/>
          <w:b/>
          <w:sz w:val="22"/>
          <w:szCs w:val="22"/>
        </w:rPr>
        <w:t>s</w:t>
      </w:r>
      <w:r w:rsidR="007F72A1" w:rsidRPr="00357B7A">
        <w:rPr>
          <w:rFonts w:ascii="Arial" w:hAnsi="Arial" w:cs="Arial"/>
          <w:b/>
          <w:sz w:val="22"/>
          <w:szCs w:val="22"/>
        </w:rPr>
        <w:t xml:space="preserve"> of</w:t>
      </w:r>
      <w:r w:rsidR="0057360E" w:rsidRPr="00357B7A">
        <w:rPr>
          <w:rFonts w:ascii="Arial" w:hAnsi="Arial" w:cs="Arial"/>
          <w:b/>
          <w:sz w:val="22"/>
          <w:szCs w:val="22"/>
        </w:rPr>
        <w:t xml:space="preserve"> the early weeks of the</w:t>
      </w:r>
      <w:r w:rsidR="007F72A1" w:rsidRPr="00357B7A">
        <w:rPr>
          <w:rFonts w:ascii="Arial" w:hAnsi="Arial" w:cs="Arial"/>
          <w:b/>
          <w:sz w:val="22"/>
          <w:szCs w:val="22"/>
        </w:rPr>
        <w:t xml:space="preserve"> </w:t>
      </w:r>
      <w:r w:rsidR="00B20EA6" w:rsidRPr="00357B7A">
        <w:rPr>
          <w:rFonts w:ascii="Arial" w:hAnsi="Arial" w:cs="Arial"/>
          <w:b/>
          <w:sz w:val="22"/>
          <w:szCs w:val="22"/>
        </w:rPr>
        <w:t xml:space="preserve">Covid-19 </w:t>
      </w:r>
      <w:r w:rsidR="007F72A1" w:rsidRPr="00357B7A">
        <w:rPr>
          <w:rFonts w:ascii="Arial" w:hAnsi="Arial" w:cs="Arial"/>
          <w:b/>
          <w:sz w:val="22"/>
          <w:szCs w:val="22"/>
        </w:rPr>
        <w:t>p</w:t>
      </w:r>
      <w:r w:rsidR="00B20EA6" w:rsidRPr="00357B7A">
        <w:rPr>
          <w:rFonts w:ascii="Arial" w:hAnsi="Arial" w:cs="Arial"/>
          <w:b/>
          <w:sz w:val="22"/>
          <w:szCs w:val="22"/>
        </w:rPr>
        <w:t xml:space="preserve">andemic </w:t>
      </w:r>
      <w:r w:rsidR="004E51C1" w:rsidRPr="00357B7A">
        <w:rPr>
          <w:rFonts w:ascii="Arial" w:hAnsi="Arial" w:cs="Arial"/>
          <w:b/>
          <w:sz w:val="22"/>
          <w:szCs w:val="22"/>
        </w:rPr>
        <w:t>in England and Wales: Application of a Bayesian model ensemble to mortality statistics</w:t>
      </w:r>
    </w:p>
    <w:p w14:paraId="7089B705" w14:textId="77777777" w:rsidR="00DC798B" w:rsidRPr="00357B7A" w:rsidRDefault="00DC798B" w:rsidP="00580F14">
      <w:pPr>
        <w:spacing w:line="480" w:lineRule="auto"/>
        <w:jc w:val="both"/>
        <w:rPr>
          <w:rFonts w:ascii="Arial" w:hAnsi="Arial" w:cs="Arial"/>
          <w:sz w:val="22"/>
          <w:szCs w:val="22"/>
        </w:rPr>
      </w:pPr>
    </w:p>
    <w:p w14:paraId="6E5806BE" w14:textId="14F47B9E" w:rsidR="001B6041" w:rsidRPr="00357B7A" w:rsidRDefault="00EB4DB6" w:rsidP="00580F14">
      <w:pPr>
        <w:spacing w:line="480" w:lineRule="auto"/>
        <w:jc w:val="both"/>
        <w:rPr>
          <w:rFonts w:ascii="Arial" w:hAnsi="Arial" w:cs="Arial"/>
          <w:sz w:val="22"/>
          <w:szCs w:val="22"/>
        </w:rPr>
      </w:pPr>
      <w:r w:rsidRPr="00357B7A">
        <w:rPr>
          <w:rFonts w:ascii="Arial" w:hAnsi="Arial" w:cs="Arial"/>
          <w:sz w:val="22"/>
          <w:szCs w:val="22"/>
        </w:rPr>
        <w:t>Vasilis Kontis,</w:t>
      </w:r>
      <w:r w:rsidR="00357B7A" w:rsidRPr="00357B7A">
        <w:rPr>
          <w:rFonts w:ascii="Arial" w:hAnsi="Arial" w:cs="Arial"/>
          <w:sz w:val="22"/>
          <w:szCs w:val="22"/>
          <w:vertAlign w:val="superscript"/>
        </w:rPr>
        <w:t>1</w:t>
      </w:r>
      <w:r w:rsidRPr="00357B7A">
        <w:rPr>
          <w:rFonts w:ascii="Arial" w:hAnsi="Arial" w:cs="Arial"/>
          <w:sz w:val="22"/>
          <w:szCs w:val="22"/>
        </w:rPr>
        <w:t xml:space="preserve"> James E Bennett,</w:t>
      </w:r>
      <w:r w:rsidR="00357B7A">
        <w:rPr>
          <w:rFonts w:ascii="Arial" w:hAnsi="Arial" w:cs="Arial"/>
          <w:sz w:val="22"/>
          <w:szCs w:val="22"/>
          <w:vertAlign w:val="superscript"/>
        </w:rPr>
        <w:t>1</w:t>
      </w:r>
      <w:r w:rsidRPr="00357B7A">
        <w:rPr>
          <w:rFonts w:ascii="Arial" w:hAnsi="Arial" w:cs="Arial"/>
          <w:sz w:val="22"/>
          <w:szCs w:val="22"/>
        </w:rPr>
        <w:t xml:space="preserve"> Robbie M Parks,</w:t>
      </w:r>
      <w:r w:rsidR="00404368" w:rsidRPr="00404368">
        <w:rPr>
          <w:rFonts w:ascii="Arial" w:hAnsi="Arial" w:cs="Arial"/>
          <w:sz w:val="22"/>
          <w:szCs w:val="22"/>
          <w:vertAlign w:val="superscript"/>
        </w:rPr>
        <w:t>2</w:t>
      </w:r>
      <w:r w:rsidRPr="00357B7A">
        <w:rPr>
          <w:rFonts w:ascii="Arial" w:hAnsi="Arial" w:cs="Arial"/>
          <w:sz w:val="22"/>
          <w:szCs w:val="22"/>
        </w:rPr>
        <w:t xml:space="preserve"> Theo Rashid,</w:t>
      </w:r>
      <w:r w:rsidR="00404368">
        <w:rPr>
          <w:rFonts w:ascii="Arial" w:hAnsi="Arial" w:cs="Arial"/>
          <w:sz w:val="22"/>
          <w:szCs w:val="22"/>
          <w:vertAlign w:val="superscript"/>
        </w:rPr>
        <w:t>1</w:t>
      </w:r>
      <w:r w:rsidRPr="00357B7A">
        <w:rPr>
          <w:rFonts w:ascii="Arial" w:hAnsi="Arial" w:cs="Arial"/>
          <w:sz w:val="22"/>
          <w:szCs w:val="22"/>
        </w:rPr>
        <w:t xml:space="preserve"> Jonathan Pearson-Stuttard,</w:t>
      </w:r>
      <w:r w:rsidR="00404368">
        <w:rPr>
          <w:rFonts w:ascii="Arial" w:hAnsi="Arial" w:cs="Arial"/>
          <w:sz w:val="22"/>
          <w:szCs w:val="22"/>
          <w:vertAlign w:val="superscript"/>
        </w:rPr>
        <w:t>1</w:t>
      </w:r>
      <w:r w:rsidRPr="00357B7A">
        <w:rPr>
          <w:rFonts w:ascii="Arial" w:hAnsi="Arial" w:cs="Arial"/>
          <w:sz w:val="22"/>
          <w:szCs w:val="22"/>
        </w:rPr>
        <w:t xml:space="preserve"> Perviz Asaria,</w:t>
      </w:r>
      <w:r w:rsidR="00404368">
        <w:rPr>
          <w:rFonts w:ascii="Arial" w:hAnsi="Arial" w:cs="Arial"/>
          <w:sz w:val="22"/>
          <w:szCs w:val="22"/>
          <w:vertAlign w:val="superscript"/>
        </w:rPr>
        <w:t>1</w:t>
      </w:r>
      <w:r w:rsidRPr="00357B7A">
        <w:rPr>
          <w:rFonts w:ascii="Arial" w:hAnsi="Arial" w:cs="Arial"/>
          <w:sz w:val="22"/>
          <w:szCs w:val="22"/>
        </w:rPr>
        <w:t xml:space="preserve"> Michel Guillot,</w:t>
      </w:r>
      <w:r w:rsidR="00404368">
        <w:rPr>
          <w:rFonts w:ascii="Arial" w:hAnsi="Arial" w:cs="Arial"/>
          <w:sz w:val="22"/>
          <w:szCs w:val="22"/>
          <w:vertAlign w:val="superscript"/>
        </w:rPr>
        <w:t>3,4</w:t>
      </w:r>
      <w:r w:rsidR="00D77B76" w:rsidRPr="00357B7A">
        <w:rPr>
          <w:rFonts w:ascii="Arial" w:hAnsi="Arial" w:cs="Arial"/>
          <w:sz w:val="22"/>
          <w:szCs w:val="22"/>
        </w:rPr>
        <w:t xml:space="preserve"> Marta Blangiardo,</w:t>
      </w:r>
      <w:r w:rsidR="00404368">
        <w:rPr>
          <w:rFonts w:ascii="Arial" w:hAnsi="Arial" w:cs="Arial"/>
          <w:sz w:val="22"/>
          <w:szCs w:val="22"/>
          <w:vertAlign w:val="superscript"/>
        </w:rPr>
        <w:t>1</w:t>
      </w:r>
      <w:r w:rsidRPr="00357B7A">
        <w:rPr>
          <w:rFonts w:ascii="Arial" w:hAnsi="Arial" w:cs="Arial"/>
          <w:sz w:val="22"/>
          <w:szCs w:val="22"/>
        </w:rPr>
        <w:t xml:space="preserve"> Majid Ezzati</w:t>
      </w:r>
      <w:r w:rsidR="0014431B">
        <w:rPr>
          <w:rFonts w:ascii="Arial" w:hAnsi="Arial" w:cs="Arial"/>
          <w:sz w:val="22"/>
          <w:szCs w:val="22"/>
          <w:vertAlign w:val="superscript"/>
        </w:rPr>
        <w:t>1</w:t>
      </w:r>
    </w:p>
    <w:p w14:paraId="2F674CDA" w14:textId="504FE350" w:rsidR="00EB4DB6" w:rsidRDefault="00EB4DB6" w:rsidP="00580F14">
      <w:pPr>
        <w:spacing w:line="480" w:lineRule="auto"/>
        <w:jc w:val="both"/>
        <w:rPr>
          <w:rFonts w:ascii="Arial" w:hAnsi="Arial" w:cs="Arial"/>
          <w:sz w:val="22"/>
          <w:szCs w:val="22"/>
        </w:rPr>
      </w:pPr>
    </w:p>
    <w:p w14:paraId="23D044FD" w14:textId="7E9C4B30" w:rsidR="00723CD0" w:rsidRDefault="00723CD0" w:rsidP="00580F14">
      <w:pPr>
        <w:spacing w:line="480" w:lineRule="auto"/>
        <w:jc w:val="both"/>
        <w:rPr>
          <w:rFonts w:ascii="Arial" w:hAnsi="Arial" w:cs="Arial"/>
          <w:sz w:val="22"/>
          <w:szCs w:val="22"/>
        </w:rPr>
      </w:pPr>
      <w:r>
        <w:rPr>
          <w:rFonts w:ascii="Arial" w:hAnsi="Arial" w:cs="Arial"/>
          <w:sz w:val="22"/>
          <w:szCs w:val="22"/>
        </w:rPr>
        <w:t>1 MRC Centre for Environment and Health, School of Public Health, Imperial College London</w:t>
      </w:r>
    </w:p>
    <w:p w14:paraId="4CFD6061" w14:textId="09177F1E" w:rsidR="00723CD0" w:rsidRDefault="00723CD0" w:rsidP="00580F14">
      <w:pPr>
        <w:spacing w:line="480" w:lineRule="auto"/>
        <w:jc w:val="both"/>
        <w:rPr>
          <w:rFonts w:ascii="Arial" w:hAnsi="Arial" w:cs="Arial"/>
          <w:sz w:val="22"/>
          <w:szCs w:val="22"/>
        </w:rPr>
      </w:pPr>
      <w:r>
        <w:rPr>
          <w:rFonts w:ascii="Arial" w:hAnsi="Arial" w:cs="Arial"/>
          <w:sz w:val="22"/>
          <w:szCs w:val="22"/>
        </w:rPr>
        <w:t xml:space="preserve">2 </w:t>
      </w:r>
      <w:r w:rsidRPr="00723CD0">
        <w:rPr>
          <w:rFonts w:ascii="Arial" w:hAnsi="Arial" w:cs="Arial"/>
          <w:sz w:val="22"/>
          <w:szCs w:val="22"/>
        </w:rPr>
        <w:t>The Earth Institute, Columbia University</w:t>
      </w:r>
    </w:p>
    <w:p w14:paraId="0AD3D03E" w14:textId="77777777" w:rsidR="00723CD0" w:rsidRDefault="00723CD0" w:rsidP="00580F14">
      <w:pPr>
        <w:spacing w:line="480" w:lineRule="auto"/>
        <w:jc w:val="both"/>
        <w:rPr>
          <w:rFonts w:ascii="Arial" w:hAnsi="Arial" w:cs="Arial"/>
          <w:sz w:val="22"/>
          <w:szCs w:val="22"/>
        </w:rPr>
      </w:pPr>
      <w:r>
        <w:rPr>
          <w:rFonts w:ascii="Arial" w:hAnsi="Arial" w:cs="Arial"/>
          <w:sz w:val="22"/>
          <w:szCs w:val="22"/>
        </w:rPr>
        <w:t xml:space="preserve">3 </w:t>
      </w:r>
      <w:r w:rsidRPr="00723CD0">
        <w:rPr>
          <w:rFonts w:ascii="Arial" w:hAnsi="Arial" w:cs="Arial"/>
          <w:sz w:val="22"/>
          <w:szCs w:val="22"/>
        </w:rPr>
        <w:t>Population Studies Center, Department of Sociology, University of Pennsylvania</w:t>
      </w:r>
    </w:p>
    <w:p w14:paraId="65745F0A" w14:textId="48235615" w:rsidR="00723CD0" w:rsidRPr="00357B7A" w:rsidRDefault="00723CD0" w:rsidP="00580F14">
      <w:pPr>
        <w:spacing w:line="480" w:lineRule="auto"/>
        <w:jc w:val="both"/>
        <w:rPr>
          <w:rFonts w:ascii="Arial" w:hAnsi="Arial" w:cs="Arial"/>
          <w:sz w:val="22"/>
          <w:szCs w:val="22"/>
        </w:rPr>
      </w:pPr>
      <w:r>
        <w:rPr>
          <w:rFonts w:ascii="Arial" w:hAnsi="Arial" w:cs="Arial"/>
          <w:sz w:val="22"/>
          <w:szCs w:val="22"/>
        </w:rPr>
        <w:t xml:space="preserve">4 </w:t>
      </w:r>
      <w:r w:rsidRPr="00723CD0">
        <w:rPr>
          <w:rFonts w:ascii="Arial" w:hAnsi="Arial" w:cs="Arial"/>
          <w:sz w:val="22"/>
          <w:szCs w:val="22"/>
        </w:rPr>
        <w:t>French Institute for Demographic Studies (INED), Paris, France</w:t>
      </w:r>
    </w:p>
    <w:p w14:paraId="6747D915" w14:textId="77777777" w:rsidR="00EB4DB6" w:rsidRPr="00357B7A" w:rsidRDefault="00EB4DB6" w:rsidP="00580F14">
      <w:pPr>
        <w:spacing w:line="480" w:lineRule="auto"/>
        <w:jc w:val="both"/>
        <w:rPr>
          <w:rFonts w:ascii="Arial" w:hAnsi="Arial" w:cs="Arial"/>
          <w:sz w:val="22"/>
          <w:szCs w:val="22"/>
        </w:rPr>
      </w:pPr>
    </w:p>
    <w:p w14:paraId="30C2087D" w14:textId="77777777" w:rsidR="001D0FF1" w:rsidRPr="00357B7A" w:rsidRDefault="001D0FF1" w:rsidP="00580F14">
      <w:pPr>
        <w:spacing w:line="480" w:lineRule="auto"/>
        <w:jc w:val="both"/>
        <w:rPr>
          <w:rFonts w:ascii="Arial" w:hAnsi="Arial" w:cs="Arial"/>
          <w:sz w:val="22"/>
          <w:szCs w:val="22"/>
        </w:rPr>
      </w:pPr>
    </w:p>
    <w:p w14:paraId="20004210" w14:textId="28B1F9A5" w:rsidR="007819F9" w:rsidRPr="00357B7A" w:rsidRDefault="007819F9" w:rsidP="00CD6FE3">
      <w:pPr>
        <w:spacing w:line="480" w:lineRule="auto"/>
        <w:ind w:left="720" w:hanging="720"/>
        <w:jc w:val="both"/>
        <w:rPr>
          <w:rFonts w:ascii="Arial" w:hAnsi="Arial" w:cs="Arial"/>
          <w:sz w:val="22"/>
          <w:szCs w:val="22"/>
        </w:rPr>
      </w:pPr>
      <w:r w:rsidRPr="00357B7A">
        <w:rPr>
          <w:rFonts w:ascii="Arial" w:hAnsi="Arial" w:cs="Arial"/>
          <w:sz w:val="22"/>
          <w:szCs w:val="22"/>
        </w:rPr>
        <w:br w:type="page"/>
      </w:r>
    </w:p>
    <w:p w14:paraId="30FED7C8" w14:textId="77777777" w:rsidR="000746ED" w:rsidRPr="00357B7A" w:rsidRDefault="000746ED" w:rsidP="000746ED">
      <w:pPr>
        <w:spacing w:line="480" w:lineRule="auto"/>
        <w:jc w:val="both"/>
        <w:rPr>
          <w:rFonts w:ascii="Arial" w:hAnsi="Arial" w:cs="Arial"/>
          <w:b/>
          <w:sz w:val="22"/>
          <w:szCs w:val="22"/>
        </w:rPr>
      </w:pPr>
      <w:r w:rsidRPr="00357B7A">
        <w:rPr>
          <w:rFonts w:ascii="Arial" w:hAnsi="Arial" w:cs="Arial"/>
          <w:b/>
          <w:sz w:val="22"/>
          <w:szCs w:val="22"/>
        </w:rPr>
        <w:lastRenderedPageBreak/>
        <w:t>Summary</w:t>
      </w:r>
    </w:p>
    <w:p w14:paraId="3BA8EEC5" w14:textId="6E702252"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Background:</w:t>
      </w:r>
      <w:r w:rsidRPr="00357B7A">
        <w:rPr>
          <w:rFonts w:ascii="Arial" w:hAnsi="Arial" w:cs="Arial"/>
          <w:sz w:val="22"/>
          <w:szCs w:val="22"/>
        </w:rPr>
        <w:t xml:space="preserve"> </w:t>
      </w:r>
      <w:r w:rsidR="00F37EF9" w:rsidRPr="00357B7A">
        <w:rPr>
          <w:rFonts w:ascii="Arial" w:hAnsi="Arial" w:cs="Arial"/>
          <w:sz w:val="22"/>
          <w:szCs w:val="22"/>
        </w:rPr>
        <w:t>T</w:t>
      </w:r>
      <w:r w:rsidRPr="00357B7A">
        <w:rPr>
          <w:rFonts w:ascii="Arial" w:hAnsi="Arial" w:cs="Arial"/>
          <w:sz w:val="22"/>
          <w:szCs w:val="22"/>
        </w:rPr>
        <w:t>he Covid-19 pandemic affect</w:t>
      </w:r>
      <w:r w:rsidR="00F37EF9" w:rsidRPr="00357B7A">
        <w:rPr>
          <w:rFonts w:ascii="Arial" w:hAnsi="Arial" w:cs="Arial"/>
          <w:sz w:val="22"/>
          <w:szCs w:val="22"/>
        </w:rPr>
        <w:t>s</w:t>
      </w:r>
      <w:r w:rsidRPr="00357B7A">
        <w:rPr>
          <w:rFonts w:ascii="Arial" w:hAnsi="Arial" w:cs="Arial"/>
          <w:sz w:val="22"/>
          <w:szCs w:val="22"/>
        </w:rPr>
        <w:t xml:space="preserve"> mortality directly through infection as well as through changes in the social, environmental and healthcare determinants of health</w:t>
      </w:r>
      <w:r w:rsidR="00F37EF9" w:rsidRPr="00357B7A">
        <w:rPr>
          <w:rFonts w:ascii="Arial" w:hAnsi="Arial" w:cs="Arial"/>
          <w:sz w:val="22"/>
          <w:szCs w:val="22"/>
        </w:rPr>
        <w:t xml:space="preserve">. The impacts on mortality </w:t>
      </w:r>
      <w:r w:rsidRPr="00357B7A">
        <w:rPr>
          <w:rFonts w:ascii="Arial" w:hAnsi="Arial" w:cs="Arial"/>
          <w:sz w:val="22"/>
          <w:szCs w:val="22"/>
        </w:rPr>
        <w:t>are likely to vary, in both magnitude and timing, by age and sex. Our aim was to estimate the total mortality impacts of the</w:t>
      </w:r>
      <w:r w:rsidR="0014431B">
        <w:rPr>
          <w:rFonts w:ascii="Arial" w:hAnsi="Arial" w:cs="Arial"/>
          <w:sz w:val="22"/>
          <w:szCs w:val="22"/>
        </w:rPr>
        <w:t xml:space="preserve"> pandemic</w:t>
      </w:r>
      <w:r w:rsidRPr="00357B7A">
        <w:rPr>
          <w:rFonts w:ascii="Arial" w:hAnsi="Arial" w:cs="Arial"/>
          <w:sz w:val="22"/>
          <w:szCs w:val="22"/>
        </w:rPr>
        <w:t>, by sex, age group and week.</w:t>
      </w:r>
    </w:p>
    <w:p w14:paraId="5ADCD09C" w14:textId="77777777" w:rsidR="000746ED" w:rsidRPr="00357B7A" w:rsidRDefault="000746ED" w:rsidP="000746ED">
      <w:pPr>
        <w:spacing w:line="480" w:lineRule="auto"/>
        <w:jc w:val="both"/>
        <w:rPr>
          <w:rFonts w:ascii="Arial" w:hAnsi="Arial" w:cs="Arial"/>
          <w:sz w:val="22"/>
          <w:szCs w:val="22"/>
        </w:rPr>
      </w:pPr>
    </w:p>
    <w:p w14:paraId="643BD0BA" w14:textId="6F3FC9EF"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Methods:</w:t>
      </w:r>
      <w:r w:rsidRPr="00357B7A">
        <w:rPr>
          <w:rFonts w:ascii="Arial" w:hAnsi="Arial" w:cs="Arial"/>
          <w:sz w:val="22"/>
          <w:szCs w:val="22"/>
        </w:rPr>
        <w:t xml:space="preserve"> We developed an ensemble of 16 Bayesian models that probabilistically estimate the weekly number of deaths that would be expected had the Covid-19 pandemic not occurred. The models account for seasonality of death rates, medium-long-term trends in </w:t>
      </w:r>
      <w:r w:rsidR="00C22835" w:rsidRPr="00357B7A">
        <w:rPr>
          <w:rFonts w:ascii="Arial" w:hAnsi="Arial" w:cs="Arial"/>
          <w:sz w:val="22"/>
          <w:szCs w:val="22"/>
        </w:rPr>
        <w:t>death rates</w:t>
      </w:r>
      <w:r w:rsidRPr="00357B7A">
        <w:rPr>
          <w:rFonts w:ascii="Arial" w:hAnsi="Arial" w:cs="Arial"/>
          <w:sz w:val="22"/>
          <w:szCs w:val="22"/>
        </w:rPr>
        <w:t xml:space="preserve">, the impact of temperature on death rates, </w:t>
      </w:r>
      <w:r w:rsidR="00F37EF9" w:rsidRPr="00357B7A">
        <w:rPr>
          <w:rFonts w:ascii="Arial" w:hAnsi="Arial" w:cs="Arial"/>
          <w:sz w:val="22"/>
          <w:szCs w:val="22"/>
        </w:rPr>
        <w:t>association</w:t>
      </w:r>
      <w:r w:rsidRPr="00357B7A">
        <w:rPr>
          <w:rFonts w:ascii="Arial" w:hAnsi="Arial" w:cs="Arial"/>
          <w:sz w:val="22"/>
          <w:szCs w:val="22"/>
        </w:rPr>
        <w:t xml:space="preserve"> of death rates in each week on those in </w:t>
      </w:r>
      <w:r w:rsidR="00F37EF9" w:rsidRPr="00357B7A">
        <w:rPr>
          <w:rFonts w:ascii="Arial" w:hAnsi="Arial" w:cs="Arial"/>
          <w:sz w:val="22"/>
          <w:szCs w:val="22"/>
        </w:rPr>
        <w:t>preceding</w:t>
      </w:r>
      <w:r w:rsidRPr="00357B7A">
        <w:rPr>
          <w:rFonts w:ascii="Arial" w:hAnsi="Arial" w:cs="Arial"/>
          <w:sz w:val="22"/>
          <w:szCs w:val="22"/>
        </w:rPr>
        <w:t xml:space="preserve"> week(s), and the impact of bank holidays. We used data from January 2010 through mid-February 2020 (i.e., week starting 14</w:t>
      </w:r>
      <w:r w:rsidRPr="00357B7A">
        <w:rPr>
          <w:rFonts w:ascii="Arial" w:hAnsi="Arial" w:cs="Arial"/>
          <w:sz w:val="22"/>
          <w:szCs w:val="22"/>
          <w:vertAlign w:val="superscript"/>
        </w:rPr>
        <w:t>th</w:t>
      </w:r>
      <w:r w:rsidRPr="00357B7A">
        <w:rPr>
          <w:rFonts w:ascii="Arial" w:hAnsi="Arial" w:cs="Arial"/>
          <w:sz w:val="22"/>
          <w:szCs w:val="22"/>
        </w:rPr>
        <w:t xml:space="preserve"> February 2020) to estimate the parameters of each model, which was then used to predict death rates for subsequent weeks as estimates of death rates if the pandemic had not occurred. We subtracted these estimates from the actual reported number of deaths to measure the total mortality impact of the pandemic. </w:t>
      </w:r>
    </w:p>
    <w:p w14:paraId="65C36A87" w14:textId="77777777" w:rsidR="000746ED" w:rsidRPr="00357B7A" w:rsidRDefault="000746ED" w:rsidP="000746ED">
      <w:pPr>
        <w:spacing w:line="480" w:lineRule="auto"/>
        <w:jc w:val="both"/>
        <w:rPr>
          <w:rFonts w:ascii="Arial" w:hAnsi="Arial" w:cs="Arial"/>
          <w:sz w:val="22"/>
          <w:szCs w:val="22"/>
        </w:rPr>
      </w:pPr>
    </w:p>
    <w:p w14:paraId="14DA99A8" w14:textId="57D56659"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Results:</w:t>
      </w:r>
      <w:r w:rsidRPr="00357B7A">
        <w:rPr>
          <w:rFonts w:ascii="Arial" w:hAnsi="Arial" w:cs="Arial"/>
          <w:sz w:val="22"/>
          <w:szCs w:val="22"/>
        </w:rPr>
        <w:t xml:space="preserve">  In the week that began on 21</w:t>
      </w:r>
      <w:r w:rsidRPr="00357B7A">
        <w:rPr>
          <w:rFonts w:ascii="Arial" w:hAnsi="Arial" w:cs="Arial"/>
          <w:sz w:val="22"/>
          <w:szCs w:val="22"/>
          <w:vertAlign w:val="superscript"/>
        </w:rPr>
        <w:t>st</w:t>
      </w:r>
      <w:r w:rsidRPr="00357B7A">
        <w:rPr>
          <w:rFonts w:ascii="Arial" w:hAnsi="Arial" w:cs="Arial"/>
          <w:sz w:val="22"/>
          <w:szCs w:val="22"/>
        </w:rPr>
        <w:t xml:space="preserve"> March, the same week that a national lockdown was put in place, there was a &gt;92% probability that there were more deaths in men and women aged ≥45 years than would occur in the absence of the pandemic; the probability was 100% from the subsequent week. Taken over the entire period from mid-February to 1</w:t>
      </w:r>
      <w:r w:rsidRPr="00357B7A">
        <w:rPr>
          <w:rFonts w:ascii="Arial" w:hAnsi="Arial" w:cs="Arial"/>
          <w:sz w:val="22"/>
          <w:szCs w:val="22"/>
          <w:vertAlign w:val="superscript"/>
        </w:rPr>
        <w:t>st</w:t>
      </w:r>
      <w:r w:rsidRPr="00357B7A">
        <w:rPr>
          <w:rFonts w:ascii="Arial" w:hAnsi="Arial" w:cs="Arial"/>
          <w:sz w:val="22"/>
          <w:szCs w:val="22"/>
        </w:rPr>
        <w:t xml:space="preserve"> May 2020, there were an estimated ~</w:t>
      </w:r>
      <w:r w:rsidR="0046507C" w:rsidRPr="00357B7A">
        <w:rPr>
          <w:rFonts w:ascii="Arial" w:hAnsi="Arial" w:cs="Arial"/>
          <w:sz w:val="22"/>
          <w:szCs w:val="22"/>
        </w:rPr>
        <w:t>45,600 (41,700-49,600)</w:t>
      </w:r>
      <w:r w:rsidRPr="00357B7A">
        <w:rPr>
          <w:rFonts w:ascii="Arial" w:hAnsi="Arial" w:cs="Arial"/>
          <w:sz w:val="22"/>
          <w:szCs w:val="22"/>
        </w:rPr>
        <w:t xml:space="preserve"> or</w:t>
      </w:r>
      <w:r w:rsidR="0046507C" w:rsidRPr="00357B7A">
        <w:rPr>
          <w:rFonts w:ascii="Arial" w:hAnsi="Arial" w:cs="Arial"/>
          <w:sz w:val="22"/>
          <w:szCs w:val="22"/>
        </w:rPr>
        <w:t xml:space="preserve"> 43% (38-49)</w:t>
      </w:r>
      <w:r w:rsidRPr="00357B7A">
        <w:rPr>
          <w:rFonts w:ascii="Arial" w:hAnsi="Arial" w:cs="Arial"/>
          <w:sz w:val="22"/>
          <w:szCs w:val="22"/>
        </w:rPr>
        <w:t xml:space="preserve"> more deaths than would be expected had the pandemic not taken place. </w:t>
      </w:r>
      <w:r w:rsidR="00BF0700" w:rsidRPr="00357B7A">
        <w:rPr>
          <w:rFonts w:ascii="Arial" w:hAnsi="Arial" w:cs="Arial"/>
          <w:sz w:val="22"/>
          <w:szCs w:val="22"/>
        </w:rPr>
        <w:t>21,000 (17,800-24,000)</w:t>
      </w:r>
      <w:r w:rsidRPr="00357B7A">
        <w:rPr>
          <w:rFonts w:ascii="Arial" w:hAnsi="Arial" w:cs="Arial"/>
          <w:sz w:val="22"/>
          <w:szCs w:val="22"/>
        </w:rPr>
        <w:t xml:space="preserve"> of these deaths were in females (</w:t>
      </w:r>
      <w:r w:rsidR="00934808" w:rsidRPr="00357B7A">
        <w:rPr>
          <w:rFonts w:ascii="Arial" w:hAnsi="Arial" w:cs="Arial"/>
          <w:sz w:val="22"/>
          <w:szCs w:val="22"/>
        </w:rPr>
        <w:t>40</w:t>
      </w:r>
      <w:r w:rsidRPr="00357B7A">
        <w:rPr>
          <w:rFonts w:ascii="Arial" w:hAnsi="Arial" w:cs="Arial"/>
          <w:sz w:val="22"/>
          <w:szCs w:val="22"/>
        </w:rPr>
        <w:t>% (</w:t>
      </w:r>
      <w:r w:rsidR="00934808" w:rsidRPr="00357B7A">
        <w:rPr>
          <w:rFonts w:ascii="Arial" w:hAnsi="Arial" w:cs="Arial"/>
          <w:sz w:val="22"/>
          <w:szCs w:val="22"/>
        </w:rPr>
        <w:t>3</w:t>
      </w:r>
      <w:r w:rsidRPr="00357B7A">
        <w:rPr>
          <w:rFonts w:ascii="Arial" w:hAnsi="Arial" w:cs="Arial"/>
          <w:sz w:val="22"/>
          <w:szCs w:val="22"/>
        </w:rPr>
        <w:t>2-</w:t>
      </w:r>
      <w:r w:rsidR="00934808" w:rsidRPr="00357B7A">
        <w:rPr>
          <w:rFonts w:ascii="Arial" w:hAnsi="Arial" w:cs="Arial"/>
          <w:sz w:val="22"/>
          <w:szCs w:val="22"/>
        </w:rPr>
        <w:t>48</w:t>
      </w:r>
      <w:r w:rsidRPr="00357B7A">
        <w:rPr>
          <w:rFonts w:ascii="Arial" w:hAnsi="Arial" w:cs="Arial"/>
          <w:sz w:val="22"/>
          <w:szCs w:val="22"/>
        </w:rPr>
        <w:t xml:space="preserve">) higher than if there had not been a pandemic), and </w:t>
      </w:r>
      <w:r w:rsidR="00213FDD" w:rsidRPr="00357B7A">
        <w:rPr>
          <w:rFonts w:ascii="Arial" w:hAnsi="Arial" w:cs="Arial"/>
          <w:sz w:val="22"/>
          <w:szCs w:val="22"/>
        </w:rPr>
        <w:t>24,700 (22,300-26,900)</w:t>
      </w:r>
      <w:r w:rsidRPr="00357B7A">
        <w:rPr>
          <w:rFonts w:ascii="Arial" w:hAnsi="Arial" w:cs="Arial"/>
          <w:sz w:val="22"/>
          <w:szCs w:val="22"/>
        </w:rPr>
        <w:t xml:space="preserve"> in males (</w:t>
      </w:r>
      <w:r w:rsidR="00F513C8" w:rsidRPr="00357B7A">
        <w:rPr>
          <w:rFonts w:ascii="Arial" w:hAnsi="Arial" w:cs="Arial"/>
          <w:sz w:val="22"/>
          <w:szCs w:val="22"/>
        </w:rPr>
        <w:t>46</w:t>
      </w:r>
      <w:r w:rsidRPr="00357B7A">
        <w:rPr>
          <w:rFonts w:ascii="Arial" w:hAnsi="Arial" w:cs="Arial"/>
          <w:sz w:val="22"/>
          <w:szCs w:val="22"/>
        </w:rPr>
        <w:t>% (</w:t>
      </w:r>
      <w:r w:rsidR="00F513C8" w:rsidRPr="00357B7A">
        <w:rPr>
          <w:rFonts w:ascii="Arial" w:hAnsi="Arial" w:cs="Arial"/>
          <w:sz w:val="22"/>
          <w:szCs w:val="22"/>
        </w:rPr>
        <w:t>40</w:t>
      </w:r>
      <w:r w:rsidRPr="00357B7A">
        <w:rPr>
          <w:rFonts w:ascii="Arial" w:hAnsi="Arial" w:cs="Arial"/>
          <w:sz w:val="22"/>
          <w:szCs w:val="22"/>
        </w:rPr>
        <w:t>-</w:t>
      </w:r>
      <w:r w:rsidR="00F513C8" w:rsidRPr="00357B7A">
        <w:rPr>
          <w:rFonts w:ascii="Arial" w:hAnsi="Arial" w:cs="Arial"/>
          <w:sz w:val="22"/>
          <w:szCs w:val="22"/>
        </w:rPr>
        <w:t>53</w:t>
      </w:r>
      <w:r w:rsidRPr="00357B7A">
        <w:rPr>
          <w:rFonts w:ascii="Arial" w:hAnsi="Arial" w:cs="Arial"/>
          <w:sz w:val="22"/>
          <w:szCs w:val="22"/>
        </w:rPr>
        <w:t xml:space="preserve">) higher). The largest number of excess deaths occurred among women aged </w:t>
      </w:r>
      <w:del w:id="0" w:author="Parks, Robbie M" w:date="2020-05-18T20:52:00Z">
        <w:r w:rsidRPr="00357B7A" w:rsidDel="006E5634">
          <w:rPr>
            <w:rFonts w:ascii="Arial" w:hAnsi="Arial" w:cs="Arial"/>
            <w:sz w:val="22"/>
            <w:szCs w:val="22"/>
          </w:rPr>
          <w:delText>&gt;</w:delText>
        </w:r>
      </w:del>
      <w:r w:rsidRPr="00357B7A">
        <w:rPr>
          <w:rFonts w:ascii="Arial" w:hAnsi="Arial" w:cs="Arial"/>
          <w:sz w:val="22"/>
          <w:szCs w:val="22"/>
        </w:rPr>
        <w:t>85</w:t>
      </w:r>
      <w:ins w:id="1" w:author="Parks, Robbie M" w:date="2020-05-18T20:53:00Z">
        <w:r w:rsidR="006E5634">
          <w:rPr>
            <w:rFonts w:ascii="Arial" w:hAnsi="Arial" w:cs="Arial"/>
            <w:sz w:val="22"/>
            <w:szCs w:val="22"/>
          </w:rPr>
          <w:t>+</w:t>
        </w:r>
      </w:ins>
      <w:r w:rsidRPr="00357B7A">
        <w:rPr>
          <w:rFonts w:ascii="Arial" w:hAnsi="Arial" w:cs="Arial"/>
          <w:sz w:val="22"/>
          <w:szCs w:val="22"/>
        </w:rPr>
        <w:t xml:space="preserve"> years (</w:t>
      </w:r>
      <w:r w:rsidR="001A5E6C" w:rsidRPr="00357B7A">
        <w:rPr>
          <w:rFonts w:ascii="Arial" w:hAnsi="Arial" w:cs="Arial"/>
          <w:sz w:val="22"/>
          <w:szCs w:val="22"/>
        </w:rPr>
        <w:t>11,200; 8,300-13,900)</w:t>
      </w:r>
      <w:r w:rsidRPr="00357B7A">
        <w:rPr>
          <w:rFonts w:ascii="Arial" w:hAnsi="Arial" w:cs="Arial"/>
          <w:sz w:val="22"/>
          <w:szCs w:val="22"/>
        </w:rPr>
        <w:t xml:space="preserve">, followed by men aged </w:t>
      </w:r>
      <w:r w:rsidR="00540635" w:rsidRPr="00357B7A">
        <w:rPr>
          <w:rFonts w:ascii="Arial" w:hAnsi="Arial" w:cs="Arial"/>
          <w:sz w:val="22"/>
          <w:szCs w:val="22"/>
        </w:rPr>
        <w:t>&gt;</w:t>
      </w:r>
      <w:r w:rsidRPr="00357B7A">
        <w:rPr>
          <w:rFonts w:ascii="Arial" w:hAnsi="Arial" w:cs="Arial"/>
          <w:sz w:val="22"/>
          <w:szCs w:val="22"/>
        </w:rPr>
        <w:t>85 years (</w:t>
      </w:r>
      <w:r w:rsidR="00E933DF" w:rsidRPr="00357B7A">
        <w:rPr>
          <w:rFonts w:ascii="Arial" w:hAnsi="Arial" w:cs="Arial"/>
          <w:sz w:val="22"/>
          <w:szCs w:val="22"/>
        </w:rPr>
        <w:t>9,000; 7,300-10,600</w:t>
      </w:r>
      <w:r w:rsidRPr="00357B7A">
        <w:rPr>
          <w:rFonts w:ascii="Arial" w:hAnsi="Arial" w:cs="Arial"/>
          <w:sz w:val="22"/>
          <w:szCs w:val="22"/>
        </w:rPr>
        <w:t>) and 75-84 years (</w:t>
      </w:r>
      <w:r w:rsidR="00E933DF" w:rsidRPr="00357B7A">
        <w:rPr>
          <w:rFonts w:ascii="Arial" w:hAnsi="Arial" w:cs="Arial"/>
          <w:sz w:val="22"/>
          <w:szCs w:val="22"/>
        </w:rPr>
        <w:t>8,400; 7,100-9,600)</w:t>
      </w:r>
      <w:r w:rsidRPr="00357B7A">
        <w:rPr>
          <w:rFonts w:ascii="Arial" w:hAnsi="Arial" w:cs="Arial"/>
          <w:sz w:val="22"/>
          <w:szCs w:val="22"/>
        </w:rPr>
        <w:t xml:space="preserve">. </w:t>
      </w:r>
    </w:p>
    <w:p w14:paraId="214588FE" w14:textId="77777777" w:rsidR="000746ED" w:rsidRPr="00357B7A" w:rsidRDefault="000746ED" w:rsidP="000746ED">
      <w:pPr>
        <w:spacing w:line="480" w:lineRule="auto"/>
        <w:jc w:val="both"/>
        <w:rPr>
          <w:rFonts w:ascii="Arial" w:hAnsi="Arial" w:cs="Arial"/>
          <w:sz w:val="22"/>
          <w:szCs w:val="22"/>
        </w:rPr>
      </w:pPr>
    </w:p>
    <w:p w14:paraId="03A52C47" w14:textId="257661D0" w:rsidR="000746ED" w:rsidRPr="00357B7A" w:rsidRDefault="000746ED" w:rsidP="000746ED">
      <w:pPr>
        <w:spacing w:line="480" w:lineRule="auto"/>
        <w:jc w:val="both"/>
        <w:rPr>
          <w:rFonts w:ascii="Arial" w:hAnsi="Arial" w:cs="Arial"/>
          <w:sz w:val="22"/>
          <w:szCs w:val="22"/>
        </w:rPr>
      </w:pPr>
      <w:r w:rsidRPr="00357B7A">
        <w:rPr>
          <w:rFonts w:ascii="Arial" w:hAnsi="Arial" w:cs="Arial"/>
          <w:sz w:val="22"/>
          <w:szCs w:val="22"/>
        </w:rPr>
        <w:lastRenderedPageBreak/>
        <w:t xml:space="preserve">The cause of death assigned to the majority (33,365) of these excess deaths was Covid-19. </w:t>
      </w:r>
      <w:r w:rsidR="00F37EF9" w:rsidRPr="00357B7A">
        <w:rPr>
          <w:rFonts w:ascii="Arial" w:hAnsi="Arial" w:cs="Arial"/>
          <w:sz w:val="22"/>
          <w:szCs w:val="22"/>
        </w:rPr>
        <w:t>T</w:t>
      </w:r>
      <w:r w:rsidRPr="00357B7A">
        <w:rPr>
          <w:rFonts w:ascii="Arial" w:hAnsi="Arial" w:cs="Arial"/>
          <w:sz w:val="22"/>
          <w:szCs w:val="22"/>
        </w:rPr>
        <w:t>here was</w:t>
      </w:r>
      <w:r w:rsidR="004A4A71">
        <w:rPr>
          <w:rFonts w:ascii="Arial" w:hAnsi="Arial" w:cs="Arial"/>
          <w:sz w:val="22"/>
          <w:szCs w:val="22"/>
        </w:rPr>
        <w:t xml:space="preserve"> nonetheless</w:t>
      </w:r>
      <w:r w:rsidRPr="00357B7A">
        <w:rPr>
          <w:rFonts w:ascii="Arial" w:hAnsi="Arial" w:cs="Arial"/>
          <w:sz w:val="22"/>
          <w:szCs w:val="22"/>
        </w:rPr>
        <w:t xml:space="preserve"> a &gt;99.99% probability that there has been an increase in deaths assigned to other causes in those aged ≥45 years. However, by the 1</w:t>
      </w:r>
      <w:r w:rsidRPr="00357B7A">
        <w:rPr>
          <w:rFonts w:ascii="Arial" w:hAnsi="Arial" w:cs="Arial"/>
          <w:sz w:val="22"/>
          <w:szCs w:val="22"/>
          <w:vertAlign w:val="superscript"/>
        </w:rPr>
        <w:t>st</w:t>
      </w:r>
      <w:r w:rsidRPr="00357B7A">
        <w:rPr>
          <w:rFonts w:ascii="Arial" w:hAnsi="Arial" w:cs="Arial"/>
          <w:sz w:val="22"/>
          <w:szCs w:val="22"/>
        </w:rPr>
        <w:t xml:space="preserve"> of May, the all-cause excess mortality had become virtually equal to deaths assigned to Covid-19, and non-Covid excess deaths had diminished in all age-sex groups except in women aged 85+ years who still experienced excess deaths from non-Covid causes. </w:t>
      </w:r>
    </w:p>
    <w:p w14:paraId="72A05584" w14:textId="77777777" w:rsidR="000746ED" w:rsidRPr="00357B7A" w:rsidRDefault="000746ED" w:rsidP="000746ED">
      <w:pPr>
        <w:spacing w:line="480" w:lineRule="auto"/>
        <w:jc w:val="both"/>
        <w:rPr>
          <w:rFonts w:ascii="Arial" w:hAnsi="Arial" w:cs="Arial"/>
          <w:sz w:val="22"/>
          <w:szCs w:val="22"/>
        </w:rPr>
      </w:pPr>
    </w:p>
    <w:p w14:paraId="0BFD8BDD" w14:textId="052485C1"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Interpretation:</w:t>
      </w:r>
      <w:r w:rsidRPr="00357B7A">
        <w:rPr>
          <w:rFonts w:ascii="Arial" w:hAnsi="Arial" w:cs="Arial"/>
          <w:sz w:val="22"/>
          <w:szCs w:val="22"/>
        </w:rPr>
        <w:t xml:space="preserve"> The death toll of Covid-19 pandemic, in working and older ages, is substantially larger than the number of deaths reported as a result of confirmed infection</w:t>
      </w:r>
      <w:r w:rsidR="00C22835" w:rsidRPr="00357B7A">
        <w:rPr>
          <w:rFonts w:ascii="Arial" w:hAnsi="Arial" w:cs="Arial"/>
          <w:sz w:val="22"/>
          <w:szCs w:val="22"/>
        </w:rPr>
        <w:t xml:space="preserve">. </w:t>
      </w:r>
      <w:r w:rsidR="0042399C" w:rsidRPr="00357B7A">
        <w:rPr>
          <w:rFonts w:ascii="Arial" w:hAnsi="Arial" w:cs="Arial"/>
          <w:sz w:val="22"/>
          <w:szCs w:val="22"/>
        </w:rPr>
        <w:t>T</w:t>
      </w:r>
      <w:r w:rsidR="00C22835" w:rsidRPr="00357B7A">
        <w:rPr>
          <w:rFonts w:ascii="Arial" w:hAnsi="Arial" w:cs="Arial"/>
          <w:sz w:val="22"/>
          <w:szCs w:val="22"/>
        </w:rPr>
        <w:t xml:space="preserve">he rise in deaths was </w:t>
      </w:r>
      <w:r w:rsidR="0042399C" w:rsidRPr="00357B7A">
        <w:rPr>
          <w:rFonts w:ascii="Arial" w:hAnsi="Arial" w:cs="Arial"/>
          <w:sz w:val="22"/>
          <w:szCs w:val="22"/>
        </w:rPr>
        <w:t>visible</w:t>
      </w:r>
      <w:r w:rsidR="00C22835" w:rsidRPr="00357B7A">
        <w:rPr>
          <w:rFonts w:ascii="Arial" w:hAnsi="Arial" w:cs="Arial"/>
          <w:sz w:val="22"/>
          <w:szCs w:val="22"/>
        </w:rPr>
        <w:t xml:space="preserve"> in vital statistics</w:t>
      </w:r>
      <w:r w:rsidR="0042399C" w:rsidRPr="00357B7A">
        <w:rPr>
          <w:rFonts w:ascii="Arial" w:hAnsi="Arial" w:cs="Arial"/>
          <w:sz w:val="22"/>
          <w:szCs w:val="22"/>
        </w:rPr>
        <w:t xml:space="preserve"> when the national lockdown was put in place</w:t>
      </w:r>
      <w:r w:rsidRPr="00357B7A">
        <w:rPr>
          <w:rFonts w:ascii="Arial" w:hAnsi="Arial" w:cs="Arial"/>
          <w:sz w:val="22"/>
          <w:szCs w:val="22"/>
        </w:rPr>
        <w:t xml:space="preserve">. </w:t>
      </w:r>
      <w:r w:rsidR="00356C9B" w:rsidRPr="00357B7A">
        <w:rPr>
          <w:rFonts w:ascii="Arial" w:hAnsi="Arial" w:cs="Arial"/>
          <w:sz w:val="22"/>
          <w:szCs w:val="22"/>
        </w:rPr>
        <w:t xml:space="preserve">When all-cause mortality is considered, the mortality impact of the pandemic on men and women is more similar than when comparing deaths assigned to Covid-19 as underlying cause of death.  </w:t>
      </w:r>
    </w:p>
    <w:p w14:paraId="122452B8" w14:textId="77777777" w:rsidR="00C55FB8" w:rsidRPr="00357B7A" w:rsidRDefault="00C55FB8" w:rsidP="00580F14">
      <w:pPr>
        <w:spacing w:line="480" w:lineRule="auto"/>
        <w:jc w:val="both"/>
        <w:rPr>
          <w:rFonts w:ascii="Arial" w:hAnsi="Arial" w:cs="Arial"/>
          <w:sz w:val="22"/>
          <w:szCs w:val="22"/>
        </w:rPr>
      </w:pPr>
    </w:p>
    <w:p w14:paraId="30078D25" w14:textId="77777777" w:rsidR="00C55FB8" w:rsidRPr="00357B7A" w:rsidRDefault="00C55FB8">
      <w:pPr>
        <w:rPr>
          <w:rFonts w:ascii="Arial" w:hAnsi="Arial" w:cs="Arial"/>
          <w:sz w:val="22"/>
          <w:szCs w:val="22"/>
        </w:rPr>
      </w:pPr>
      <w:r w:rsidRPr="00357B7A">
        <w:rPr>
          <w:rFonts w:ascii="Arial" w:hAnsi="Arial" w:cs="Arial"/>
          <w:sz w:val="22"/>
          <w:szCs w:val="22"/>
        </w:rPr>
        <w:br w:type="page"/>
      </w:r>
    </w:p>
    <w:p w14:paraId="04178A22" w14:textId="77777777" w:rsidR="00C55FB8" w:rsidRPr="00357B7A" w:rsidRDefault="00C55FB8" w:rsidP="00580F14">
      <w:pPr>
        <w:spacing w:line="480" w:lineRule="auto"/>
        <w:jc w:val="both"/>
        <w:rPr>
          <w:rFonts w:ascii="Arial" w:hAnsi="Arial" w:cs="Arial"/>
          <w:sz w:val="22"/>
          <w:szCs w:val="22"/>
        </w:rPr>
      </w:pPr>
      <w:r w:rsidRPr="00357B7A">
        <w:rPr>
          <w:rFonts w:ascii="Arial" w:hAnsi="Arial" w:cs="Arial"/>
          <w:sz w:val="22"/>
          <w:szCs w:val="22"/>
        </w:rPr>
        <w:lastRenderedPageBreak/>
        <w:t>Research in Context</w:t>
      </w:r>
    </w:p>
    <w:p w14:paraId="1AD37D58" w14:textId="06BCD598" w:rsidR="00C22835" w:rsidRPr="00357B7A" w:rsidRDefault="00C22835" w:rsidP="00580F14">
      <w:pPr>
        <w:spacing w:line="480" w:lineRule="auto"/>
        <w:jc w:val="both"/>
        <w:rPr>
          <w:rFonts w:ascii="Arial" w:hAnsi="Arial" w:cs="Arial"/>
          <w:i/>
          <w:iCs/>
          <w:sz w:val="22"/>
          <w:szCs w:val="22"/>
        </w:rPr>
      </w:pPr>
      <w:r w:rsidRPr="00357B7A">
        <w:rPr>
          <w:rFonts w:ascii="Arial" w:hAnsi="Arial" w:cs="Arial"/>
          <w:i/>
          <w:iCs/>
          <w:sz w:val="22"/>
          <w:szCs w:val="22"/>
        </w:rPr>
        <w:t>Search strategy</w:t>
      </w:r>
    </w:p>
    <w:p w14:paraId="71AFA4D9" w14:textId="247E42C0" w:rsidR="00F5627E" w:rsidRPr="00357B7A" w:rsidRDefault="00F5627E" w:rsidP="00580F14">
      <w:pPr>
        <w:spacing w:line="480" w:lineRule="auto"/>
        <w:jc w:val="both"/>
        <w:rPr>
          <w:rFonts w:ascii="Arial" w:hAnsi="Arial" w:cs="Arial"/>
          <w:sz w:val="22"/>
          <w:szCs w:val="22"/>
        </w:rPr>
      </w:pPr>
      <w:r w:rsidRPr="00357B7A">
        <w:rPr>
          <w:rFonts w:ascii="Arial" w:hAnsi="Arial" w:cs="Arial"/>
          <w:sz w:val="22"/>
          <w:szCs w:val="22"/>
        </w:rPr>
        <w:t>We searched MEDLINE (via PubMed) for articles published from inception using the search terms: Covid-19 AND (“excess deaths” OR “excess mortality”). No language restrictions were applied. We also screened weekly reports by the Office for National Statistics (ONS) and newspaper articles.</w:t>
      </w:r>
    </w:p>
    <w:p w14:paraId="0C773C06" w14:textId="554675FD" w:rsidR="00F5627E" w:rsidRPr="00357B7A" w:rsidRDefault="00F5627E" w:rsidP="00580F14">
      <w:pPr>
        <w:spacing w:line="480" w:lineRule="auto"/>
        <w:jc w:val="both"/>
        <w:rPr>
          <w:rFonts w:ascii="Arial" w:hAnsi="Arial" w:cs="Arial"/>
          <w:sz w:val="22"/>
          <w:szCs w:val="22"/>
        </w:rPr>
      </w:pPr>
    </w:p>
    <w:p w14:paraId="0B295F04" w14:textId="1160D1B0" w:rsidR="00F5627E" w:rsidRPr="00357B7A" w:rsidRDefault="00F5627E" w:rsidP="00580F14">
      <w:pPr>
        <w:spacing w:line="480" w:lineRule="auto"/>
        <w:jc w:val="both"/>
        <w:rPr>
          <w:rFonts w:ascii="Arial" w:hAnsi="Arial" w:cs="Arial"/>
          <w:sz w:val="22"/>
          <w:szCs w:val="22"/>
        </w:rPr>
      </w:pPr>
      <w:r w:rsidRPr="00357B7A">
        <w:rPr>
          <w:rFonts w:ascii="Arial" w:hAnsi="Arial" w:cs="Arial"/>
          <w:sz w:val="22"/>
          <w:szCs w:val="22"/>
        </w:rPr>
        <w:t xml:space="preserve">We found some studies in specific cities or countries, including by the ONS for England and Wales, and a newspaper report that compares multiple countries. </w:t>
      </w:r>
      <w:r w:rsidR="00540635" w:rsidRPr="00357B7A">
        <w:rPr>
          <w:rFonts w:ascii="Arial" w:hAnsi="Arial" w:cs="Arial"/>
          <w:sz w:val="22"/>
          <w:szCs w:val="22"/>
        </w:rPr>
        <w:t>Most</w:t>
      </w:r>
      <w:r w:rsidRPr="00357B7A">
        <w:rPr>
          <w:rFonts w:ascii="Arial" w:hAnsi="Arial" w:cs="Arial"/>
          <w:sz w:val="22"/>
          <w:szCs w:val="22"/>
        </w:rPr>
        <w:t xml:space="preserve"> of these studies report aggregate estimates over age group and sex, by comparing </w:t>
      </w:r>
      <w:r w:rsidR="00540635" w:rsidRPr="00357B7A">
        <w:rPr>
          <w:rFonts w:ascii="Arial" w:hAnsi="Arial" w:cs="Arial"/>
          <w:sz w:val="22"/>
          <w:szCs w:val="22"/>
        </w:rPr>
        <w:t>death counts</w:t>
      </w:r>
      <w:r w:rsidRPr="00357B7A">
        <w:rPr>
          <w:rFonts w:ascii="Arial" w:hAnsi="Arial" w:cs="Arial"/>
          <w:sz w:val="22"/>
          <w:szCs w:val="22"/>
        </w:rPr>
        <w:t xml:space="preserve"> in a week or month with the average for prior years. EuroMoMo</w:t>
      </w:r>
      <w:r w:rsidR="00540635" w:rsidRPr="00357B7A">
        <w:rPr>
          <w:rFonts w:ascii="Arial" w:hAnsi="Arial" w:cs="Arial"/>
          <w:sz w:val="22"/>
          <w:szCs w:val="22"/>
        </w:rPr>
        <w:t xml:space="preserve"> and US CDC</w:t>
      </w:r>
      <w:r w:rsidRPr="00357B7A">
        <w:rPr>
          <w:rFonts w:ascii="Arial" w:hAnsi="Arial" w:cs="Arial"/>
          <w:sz w:val="22"/>
          <w:szCs w:val="22"/>
        </w:rPr>
        <w:t xml:space="preserve"> </w:t>
      </w:r>
      <w:r w:rsidR="00D80893" w:rsidRPr="00357B7A">
        <w:rPr>
          <w:rFonts w:ascii="Arial" w:hAnsi="Arial" w:cs="Arial"/>
          <w:sz w:val="22"/>
          <w:szCs w:val="22"/>
        </w:rPr>
        <w:t>fit simple s</w:t>
      </w:r>
      <w:r w:rsidR="00540635" w:rsidRPr="00357B7A">
        <w:rPr>
          <w:rFonts w:ascii="Arial" w:hAnsi="Arial" w:cs="Arial"/>
          <w:sz w:val="22"/>
          <w:szCs w:val="22"/>
        </w:rPr>
        <w:t>easonal</w:t>
      </w:r>
      <w:r w:rsidR="00D80893" w:rsidRPr="00357B7A">
        <w:rPr>
          <w:rFonts w:ascii="Arial" w:hAnsi="Arial" w:cs="Arial"/>
          <w:sz w:val="22"/>
          <w:szCs w:val="22"/>
        </w:rPr>
        <w:t xml:space="preserve"> model</w:t>
      </w:r>
      <w:r w:rsidR="00540635" w:rsidRPr="00357B7A">
        <w:rPr>
          <w:rFonts w:ascii="Arial" w:hAnsi="Arial" w:cs="Arial"/>
          <w:sz w:val="22"/>
          <w:szCs w:val="22"/>
        </w:rPr>
        <w:t>s</w:t>
      </w:r>
      <w:r w:rsidR="00D80893" w:rsidRPr="00357B7A">
        <w:rPr>
          <w:rFonts w:ascii="Arial" w:hAnsi="Arial" w:cs="Arial"/>
          <w:sz w:val="22"/>
          <w:szCs w:val="22"/>
        </w:rPr>
        <w:t xml:space="preserve"> to death counts</w:t>
      </w:r>
      <w:r w:rsidR="00540635" w:rsidRPr="00357B7A">
        <w:rPr>
          <w:rFonts w:ascii="Arial" w:hAnsi="Arial" w:cs="Arial"/>
          <w:sz w:val="22"/>
          <w:szCs w:val="22"/>
        </w:rPr>
        <w:t xml:space="preserve"> (all ages for US CDC and age-specific for EuroMoMo)</w:t>
      </w:r>
      <w:r w:rsidR="00D80893" w:rsidRPr="00357B7A">
        <w:rPr>
          <w:rFonts w:ascii="Arial" w:hAnsi="Arial" w:cs="Arial"/>
          <w:sz w:val="22"/>
          <w:szCs w:val="22"/>
        </w:rPr>
        <w:t>.</w:t>
      </w:r>
    </w:p>
    <w:p w14:paraId="07CCDA89" w14:textId="0C55B87C" w:rsidR="00F5627E" w:rsidRPr="00357B7A" w:rsidRDefault="00F5627E" w:rsidP="00580F14">
      <w:pPr>
        <w:spacing w:line="480" w:lineRule="auto"/>
        <w:jc w:val="both"/>
        <w:rPr>
          <w:rFonts w:ascii="Arial" w:hAnsi="Arial" w:cs="Arial"/>
          <w:sz w:val="22"/>
          <w:szCs w:val="22"/>
        </w:rPr>
      </w:pPr>
    </w:p>
    <w:p w14:paraId="70F88109" w14:textId="77777777" w:rsidR="00D80893" w:rsidRPr="00357B7A" w:rsidRDefault="00D80893" w:rsidP="00D80893">
      <w:pPr>
        <w:pStyle w:val="AbstractSummary"/>
        <w:spacing w:before="0" w:line="480" w:lineRule="auto"/>
        <w:jc w:val="both"/>
        <w:rPr>
          <w:rFonts w:ascii="Arial" w:hAnsi="Arial" w:cs="Arial"/>
          <w:i/>
          <w:sz w:val="22"/>
          <w:szCs w:val="22"/>
          <w:lang w:val="en-GB"/>
        </w:rPr>
      </w:pPr>
      <w:r w:rsidRPr="00357B7A">
        <w:rPr>
          <w:rFonts w:ascii="Arial" w:hAnsi="Arial" w:cs="Arial"/>
          <w:i/>
          <w:sz w:val="22"/>
          <w:szCs w:val="22"/>
          <w:lang w:val="en-GB"/>
        </w:rPr>
        <w:t>Added value of this study</w:t>
      </w:r>
    </w:p>
    <w:p w14:paraId="37E9617B" w14:textId="0FAF1244" w:rsidR="00C22835" w:rsidRPr="00357B7A" w:rsidRDefault="00D80893" w:rsidP="00580F14">
      <w:pPr>
        <w:spacing w:line="480" w:lineRule="auto"/>
        <w:jc w:val="both"/>
        <w:rPr>
          <w:rFonts w:ascii="Arial" w:hAnsi="Arial" w:cs="Arial"/>
          <w:sz w:val="22"/>
          <w:szCs w:val="22"/>
        </w:rPr>
      </w:pPr>
      <w:r w:rsidRPr="00357B7A">
        <w:rPr>
          <w:rFonts w:ascii="Arial" w:hAnsi="Arial" w:cs="Arial"/>
          <w:sz w:val="22"/>
          <w:szCs w:val="22"/>
        </w:rPr>
        <w:t xml:space="preserve">This study uses a probabilistic approach to estimate age- and sex-specific </w:t>
      </w:r>
      <w:r w:rsidR="00C22835" w:rsidRPr="00357B7A">
        <w:rPr>
          <w:rFonts w:ascii="Arial" w:hAnsi="Arial" w:cs="Arial"/>
          <w:sz w:val="22"/>
          <w:szCs w:val="22"/>
        </w:rPr>
        <w:t>weekly mortality impacts of the pandemic. Our method accounts for trends in population size and age structure, as well as</w:t>
      </w:r>
      <w:r w:rsidRPr="00357B7A">
        <w:rPr>
          <w:rFonts w:ascii="Arial" w:hAnsi="Arial" w:cs="Arial"/>
          <w:sz w:val="22"/>
          <w:szCs w:val="22"/>
        </w:rPr>
        <w:t xml:space="preserve"> </w:t>
      </w:r>
      <w:r w:rsidR="00C22835" w:rsidRPr="00357B7A">
        <w:rPr>
          <w:rFonts w:ascii="Arial" w:hAnsi="Arial" w:cs="Arial"/>
          <w:sz w:val="22"/>
          <w:szCs w:val="22"/>
        </w:rPr>
        <w:t>for seasonality of death rates, medium-long-term trends in death rates, the impact of temperature on death rates, association of death rates in each week on those in preceding week(s), and the impact of bank holidays.</w:t>
      </w:r>
    </w:p>
    <w:p w14:paraId="0375C7FE" w14:textId="5886005D" w:rsidR="00D80893" w:rsidRPr="00357B7A" w:rsidRDefault="00D80893" w:rsidP="00580F14">
      <w:pPr>
        <w:spacing w:line="480" w:lineRule="auto"/>
        <w:jc w:val="both"/>
        <w:rPr>
          <w:rFonts w:ascii="Arial" w:hAnsi="Arial" w:cs="Arial"/>
          <w:sz w:val="22"/>
          <w:szCs w:val="22"/>
        </w:rPr>
      </w:pPr>
    </w:p>
    <w:p w14:paraId="5C6A769D" w14:textId="77777777" w:rsidR="00D80893" w:rsidRPr="00357B7A" w:rsidRDefault="00D80893" w:rsidP="00D80893">
      <w:pPr>
        <w:pStyle w:val="AbstractSummary"/>
        <w:spacing w:before="0" w:line="480" w:lineRule="auto"/>
        <w:jc w:val="both"/>
        <w:rPr>
          <w:rFonts w:ascii="Arial" w:hAnsi="Arial" w:cs="Arial"/>
          <w:i/>
          <w:sz w:val="22"/>
          <w:szCs w:val="22"/>
          <w:lang w:val="en-GB"/>
        </w:rPr>
      </w:pPr>
      <w:r w:rsidRPr="00357B7A">
        <w:rPr>
          <w:rFonts w:ascii="Arial" w:hAnsi="Arial" w:cs="Arial"/>
          <w:i/>
          <w:sz w:val="22"/>
          <w:szCs w:val="22"/>
          <w:lang w:val="en-GB"/>
        </w:rPr>
        <w:t>Implications of all the available evidence</w:t>
      </w:r>
    </w:p>
    <w:p w14:paraId="1B7E3610" w14:textId="4D94BF5D" w:rsidR="00505F20" w:rsidRPr="004A4A71" w:rsidRDefault="00DA3412" w:rsidP="00640296">
      <w:pPr>
        <w:spacing w:line="480" w:lineRule="auto"/>
        <w:jc w:val="both"/>
        <w:rPr>
          <w:rFonts w:ascii="Arial" w:hAnsi="Arial" w:cs="Arial"/>
          <w:color w:val="000000"/>
          <w:sz w:val="22"/>
          <w:szCs w:val="22"/>
        </w:rPr>
      </w:pPr>
      <w:r w:rsidRPr="00357B7A">
        <w:rPr>
          <w:rFonts w:ascii="Arial" w:hAnsi="Arial" w:cs="Arial"/>
          <w:color w:val="000000"/>
          <w:sz w:val="22"/>
          <w:szCs w:val="22"/>
        </w:rPr>
        <w:t>The death toll of the pandemic is even larger than recorded,</w:t>
      </w:r>
      <w:r w:rsidR="004A4A71">
        <w:rPr>
          <w:rFonts w:ascii="Arial" w:hAnsi="Arial" w:cs="Arial"/>
          <w:color w:val="000000"/>
          <w:sz w:val="22"/>
          <w:szCs w:val="22"/>
        </w:rPr>
        <w:t xml:space="preserve"> with many deaths being assigned to causes other than Covid19. The increase in deaths </w:t>
      </w:r>
      <w:r w:rsidRPr="00357B7A">
        <w:rPr>
          <w:rFonts w:ascii="Arial" w:hAnsi="Arial" w:cs="Arial"/>
          <w:color w:val="000000"/>
          <w:sz w:val="22"/>
          <w:szCs w:val="22"/>
        </w:rPr>
        <w:t xml:space="preserve">was </w:t>
      </w:r>
      <w:r w:rsidR="004A4A71">
        <w:rPr>
          <w:rFonts w:ascii="Arial" w:hAnsi="Arial" w:cs="Arial"/>
          <w:color w:val="000000"/>
          <w:sz w:val="22"/>
          <w:szCs w:val="22"/>
        </w:rPr>
        <w:t xml:space="preserve">already </w:t>
      </w:r>
      <w:r w:rsidRPr="00357B7A">
        <w:rPr>
          <w:rFonts w:ascii="Arial" w:hAnsi="Arial" w:cs="Arial"/>
          <w:color w:val="000000"/>
          <w:sz w:val="22"/>
          <w:szCs w:val="22"/>
        </w:rPr>
        <w:t xml:space="preserve">visible when lockdown was announced. </w:t>
      </w:r>
      <w:r w:rsidR="00640296" w:rsidRPr="00357B7A">
        <w:rPr>
          <w:rFonts w:ascii="Arial" w:hAnsi="Arial" w:cs="Arial"/>
          <w:sz w:val="22"/>
          <w:szCs w:val="22"/>
        </w:rPr>
        <w:t xml:space="preserve">As the pandemic continues and possibly has a second peak, there is an urgent need for </w:t>
      </w:r>
      <w:r w:rsidR="00505F20" w:rsidRPr="00357B7A">
        <w:rPr>
          <w:rFonts w:ascii="Arial" w:hAnsi="Arial" w:cs="Arial"/>
          <w:sz w:val="22"/>
          <w:szCs w:val="22"/>
        </w:rPr>
        <w:t xml:space="preserve">coherent strategy that supresses </w:t>
      </w:r>
      <w:r w:rsidR="00640296" w:rsidRPr="00357B7A">
        <w:rPr>
          <w:rFonts w:ascii="Arial" w:hAnsi="Arial" w:cs="Arial"/>
          <w:sz w:val="22"/>
          <w:szCs w:val="22"/>
        </w:rPr>
        <w:t>infections</w:t>
      </w:r>
      <w:r w:rsidR="00505F20" w:rsidRPr="00357B7A">
        <w:rPr>
          <w:rFonts w:ascii="Arial" w:hAnsi="Arial" w:cs="Arial"/>
          <w:sz w:val="22"/>
          <w:szCs w:val="22"/>
        </w:rPr>
        <w:t xml:space="preserve"> and strengthens the social safety net and healthcare provision, in </w:t>
      </w:r>
      <w:r w:rsidR="006030A1" w:rsidRPr="00357B7A">
        <w:rPr>
          <w:rFonts w:ascii="Arial" w:hAnsi="Arial" w:cs="Arial"/>
          <w:sz w:val="22"/>
          <w:szCs w:val="22"/>
        </w:rPr>
        <w:t xml:space="preserve">medical </w:t>
      </w:r>
      <w:r w:rsidR="00505F20" w:rsidRPr="00357B7A">
        <w:rPr>
          <w:rFonts w:ascii="Arial" w:hAnsi="Arial" w:cs="Arial"/>
          <w:sz w:val="22"/>
          <w:szCs w:val="22"/>
        </w:rPr>
        <w:t>facilities as well as in the community and at home.</w:t>
      </w:r>
    </w:p>
    <w:p w14:paraId="5DBE84C6" w14:textId="77777777" w:rsidR="00D80893" w:rsidRPr="00357B7A" w:rsidRDefault="00D80893" w:rsidP="00580F14">
      <w:pPr>
        <w:spacing w:line="480" w:lineRule="auto"/>
        <w:jc w:val="both"/>
        <w:rPr>
          <w:rFonts w:ascii="Arial" w:hAnsi="Arial" w:cs="Arial"/>
          <w:sz w:val="22"/>
          <w:szCs w:val="22"/>
        </w:rPr>
      </w:pPr>
    </w:p>
    <w:p w14:paraId="56B65C4C" w14:textId="7A541C41" w:rsidR="00C76A85" w:rsidRPr="00357B7A" w:rsidRDefault="00C76A85" w:rsidP="00580F14">
      <w:pPr>
        <w:spacing w:line="480" w:lineRule="auto"/>
        <w:jc w:val="both"/>
        <w:rPr>
          <w:rFonts w:ascii="Arial" w:hAnsi="Arial" w:cs="Arial"/>
          <w:sz w:val="22"/>
          <w:szCs w:val="22"/>
        </w:rPr>
      </w:pPr>
      <w:r w:rsidRPr="00357B7A">
        <w:rPr>
          <w:rFonts w:ascii="Arial" w:hAnsi="Arial" w:cs="Arial"/>
          <w:sz w:val="22"/>
          <w:szCs w:val="22"/>
        </w:rPr>
        <w:br w:type="page"/>
      </w:r>
    </w:p>
    <w:p w14:paraId="2709BF79" w14:textId="1ED85194" w:rsidR="00B73C7E" w:rsidRPr="00357B7A" w:rsidRDefault="00B73C7E" w:rsidP="00580F14">
      <w:pPr>
        <w:spacing w:line="480" w:lineRule="auto"/>
        <w:jc w:val="both"/>
        <w:rPr>
          <w:rFonts w:ascii="Arial" w:hAnsi="Arial" w:cs="Arial"/>
          <w:b/>
          <w:sz w:val="22"/>
          <w:szCs w:val="22"/>
        </w:rPr>
      </w:pPr>
      <w:r w:rsidRPr="00357B7A">
        <w:rPr>
          <w:rFonts w:ascii="Arial" w:hAnsi="Arial" w:cs="Arial"/>
          <w:b/>
          <w:sz w:val="22"/>
          <w:szCs w:val="22"/>
        </w:rPr>
        <w:lastRenderedPageBreak/>
        <w:t>Introduction</w:t>
      </w:r>
    </w:p>
    <w:p w14:paraId="742378D2" w14:textId="441493BE" w:rsidR="001F1CDF" w:rsidRPr="00357B7A" w:rsidRDefault="001F1CDF" w:rsidP="00580F14">
      <w:pPr>
        <w:spacing w:line="480" w:lineRule="auto"/>
        <w:jc w:val="both"/>
        <w:rPr>
          <w:rFonts w:ascii="Arial" w:hAnsi="Arial" w:cs="Arial"/>
          <w:color w:val="000000"/>
          <w:sz w:val="22"/>
          <w:szCs w:val="22"/>
        </w:rPr>
      </w:pPr>
      <w:r w:rsidRPr="00357B7A">
        <w:rPr>
          <w:rFonts w:ascii="Arial" w:hAnsi="Arial" w:cs="Arial"/>
          <w:color w:val="000000"/>
          <w:sz w:val="22"/>
          <w:szCs w:val="22"/>
        </w:rPr>
        <w:t xml:space="preserve">The Covid-19 pandemic has led to </w:t>
      </w:r>
      <w:r w:rsidR="00EE2D84" w:rsidRPr="00357B7A">
        <w:rPr>
          <w:rFonts w:ascii="Arial" w:hAnsi="Arial" w:cs="Arial"/>
          <w:color w:val="000000"/>
          <w:sz w:val="22"/>
          <w:szCs w:val="22"/>
        </w:rPr>
        <w:t xml:space="preserve">tens of </w:t>
      </w:r>
      <w:r w:rsidRPr="00357B7A">
        <w:rPr>
          <w:rFonts w:ascii="Arial" w:hAnsi="Arial" w:cs="Arial"/>
          <w:color w:val="000000"/>
          <w:sz w:val="22"/>
          <w:szCs w:val="22"/>
        </w:rPr>
        <w:t xml:space="preserve">thousands </w:t>
      </w:r>
      <w:r w:rsidR="00CB5426" w:rsidRPr="00357B7A">
        <w:rPr>
          <w:rFonts w:ascii="Arial" w:hAnsi="Arial" w:cs="Arial"/>
          <w:color w:val="000000"/>
          <w:sz w:val="22"/>
          <w:szCs w:val="22"/>
        </w:rPr>
        <w:t xml:space="preserve">of </w:t>
      </w:r>
      <w:r w:rsidRPr="00357B7A">
        <w:rPr>
          <w:rFonts w:ascii="Arial" w:hAnsi="Arial" w:cs="Arial"/>
          <w:color w:val="000000"/>
          <w:sz w:val="22"/>
          <w:szCs w:val="22"/>
        </w:rPr>
        <w:t>deaths among patients</w:t>
      </w:r>
      <w:r w:rsidR="00AC36D5" w:rsidRPr="00357B7A">
        <w:rPr>
          <w:rFonts w:ascii="Arial" w:hAnsi="Arial" w:cs="Arial"/>
          <w:color w:val="000000"/>
          <w:sz w:val="22"/>
          <w:szCs w:val="22"/>
        </w:rPr>
        <w:t xml:space="preserve"> with </w:t>
      </w:r>
      <w:r w:rsidR="004E023D" w:rsidRPr="00357B7A">
        <w:rPr>
          <w:rFonts w:ascii="Arial" w:hAnsi="Arial" w:cs="Arial"/>
          <w:color w:val="000000"/>
          <w:sz w:val="22"/>
          <w:szCs w:val="22"/>
        </w:rPr>
        <w:t>confirmed</w:t>
      </w:r>
      <w:r w:rsidR="00AC36D5" w:rsidRPr="00357B7A">
        <w:rPr>
          <w:rFonts w:ascii="Arial" w:hAnsi="Arial" w:cs="Arial"/>
          <w:color w:val="000000"/>
          <w:sz w:val="22"/>
          <w:szCs w:val="22"/>
        </w:rPr>
        <w:t xml:space="preserve"> infection</w:t>
      </w:r>
      <w:r w:rsidR="00EE2D84" w:rsidRPr="00357B7A">
        <w:rPr>
          <w:rFonts w:ascii="Arial" w:hAnsi="Arial" w:cs="Arial"/>
          <w:color w:val="000000"/>
          <w:sz w:val="22"/>
          <w:szCs w:val="22"/>
        </w:rPr>
        <w:t xml:space="preserve"> in the UK</w:t>
      </w:r>
      <w:r w:rsidRPr="00357B7A">
        <w:rPr>
          <w:rFonts w:ascii="Arial" w:hAnsi="Arial" w:cs="Arial"/>
          <w:color w:val="000000"/>
          <w:sz w:val="22"/>
          <w:szCs w:val="22"/>
        </w:rPr>
        <w:t xml:space="preserve">. </w:t>
      </w:r>
      <w:bookmarkStart w:id="2" w:name="_Hlk40625299"/>
      <w:r w:rsidRPr="00357B7A">
        <w:rPr>
          <w:rFonts w:ascii="Arial" w:hAnsi="Arial" w:cs="Arial"/>
          <w:color w:val="000000"/>
          <w:sz w:val="22"/>
          <w:szCs w:val="22"/>
        </w:rPr>
        <w:t>The pandemic</w:t>
      </w:r>
      <w:r w:rsidR="004E023D" w:rsidRPr="00357B7A">
        <w:rPr>
          <w:rFonts w:ascii="Arial" w:hAnsi="Arial" w:cs="Arial"/>
          <w:color w:val="000000"/>
          <w:sz w:val="22"/>
          <w:szCs w:val="22"/>
        </w:rPr>
        <w:t xml:space="preserve"> has</w:t>
      </w:r>
      <w:r w:rsidRPr="00357B7A">
        <w:rPr>
          <w:rFonts w:ascii="Arial" w:hAnsi="Arial" w:cs="Arial"/>
          <w:color w:val="000000"/>
          <w:sz w:val="22"/>
          <w:szCs w:val="22"/>
        </w:rPr>
        <w:t xml:space="preserve"> also profoundly changed the social, economic, environmental and healthcare determinants of morbidity and mortality. </w:t>
      </w:r>
      <w:r w:rsidR="007F72A1" w:rsidRPr="00357B7A">
        <w:rPr>
          <w:rFonts w:ascii="Arial" w:hAnsi="Arial" w:cs="Arial"/>
          <w:color w:val="000000"/>
          <w:sz w:val="22"/>
          <w:szCs w:val="22"/>
        </w:rPr>
        <w:t>T</w:t>
      </w:r>
      <w:r w:rsidRPr="00357B7A">
        <w:rPr>
          <w:rFonts w:ascii="Arial" w:hAnsi="Arial" w:cs="Arial"/>
          <w:color w:val="000000"/>
          <w:sz w:val="22"/>
          <w:szCs w:val="22"/>
        </w:rPr>
        <w:t xml:space="preserve">hese changes </w:t>
      </w:r>
      <w:r w:rsidR="00EE2D84" w:rsidRPr="00357B7A">
        <w:rPr>
          <w:rFonts w:ascii="Arial" w:hAnsi="Arial" w:cs="Arial"/>
          <w:color w:val="000000"/>
          <w:sz w:val="22"/>
          <w:szCs w:val="22"/>
        </w:rPr>
        <w:t xml:space="preserve">are likely to </w:t>
      </w:r>
      <w:r w:rsidRPr="00357B7A">
        <w:rPr>
          <w:rFonts w:ascii="Arial" w:hAnsi="Arial" w:cs="Arial"/>
          <w:color w:val="000000"/>
          <w:sz w:val="22"/>
          <w:szCs w:val="22"/>
        </w:rPr>
        <w:t xml:space="preserve">impact </w:t>
      </w:r>
      <w:r w:rsidR="00F9179E" w:rsidRPr="00357B7A">
        <w:rPr>
          <w:rFonts w:ascii="Arial" w:hAnsi="Arial" w:cs="Arial"/>
          <w:color w:val="000000"/>
          <w:sz w:val="22"/>
          <w:szCs w:val="22"/>
        </w:rPr>
        <w:t>public health</w:t>
      </w:r>
      <w:r w:rsidR="00AA5A51" w:rsidRPr="00357B7A">
        <w:rPr>
          <w:rFonts w:ascii="Arial" w:hAnsi="Arial" w:cs="Arial"/>
          <w:color w:val="000000"/>
          <w:sz w:val="22"/>
          <w:szCs w:val="22"/>
        </w:rPr>
        <w:t xml:space="preserve"> </w:t>
      </w:r>
      <w:r w:rsidR="007F72A1" w:rsidRPr="00357B7A">
        <w:rPr>
          <w:rFonts w:ascii="Arial" w:hAnsi="Arial" w:cs="Arial"/>
          <w:color w:val="000000"/>
          <w:sz w:val="22"/>
          <w:szCs w:val="22"/>
        </w:rPr>
        <w:t xml:space="preserve">beyond the deaths caused </w:t>
      </w:r>
      <w:r w:rsidR="00EE2D84" w:rsidRPr="00357B7A">
        <w:rPr>
          <w:rFonts w:ascii="Arial" w:hAnsi="Arial" w:cs="Arial"/>
          <w:color w:val="000000"/>
          <w:sz w:val="22"/>
          <w:szCs w:val="22"/>
        </w:rPr>
        <w:t xml:space="preserve">directly </w:t>
      </w:r>
      <w:r w:rsidR="007F72A1" w:rsidRPr="00357B7A">
        <w:rPr>
          <w:rFonts w:ascii="Arial" w:hAnsi="Arial" w:cs="Arial"/>
          <w:color w:val="000000"/>
          <w:sz w:val="22"/>
          <w:szCs w:val="22"/>
        </w:rPr>
        <w:t>by infection</w:t>
      </w:r>
      <w:r w:rsidRPr="00357B7A">
        <w:rPr>
          <w:rFonts w:ascii="Arial" w:hAnsi="Arial" w:cs="Arial"/>
          <w:color w:val="000000"/>
          <w:sz w:val="22"/>
          <w:szCs w:val="22"/>
        </w:rPr>
        <w:t xml:space="preserve"> through</w:t>
      </w:r>
      <w:r w:rsidR="00AA5A51" w:rsidRPr="00357B7A">
        <w:rPr>
          <w:rFonts w:ascii="Arial" w:hAnsi="Arial" w:cs="Arial"/>
          <w:color w:val="000000"/>
          <w:sz w:val="22"/>
          <w:szCs w:val="22"/>
        </w:rPr>
        <w:t xml:space="preserve"> a number of routes[Douglas, 2020 #5504] including</w:t>
      </w:r>
      <w:r w:rsidRPr="00357B7A">
        <w:rPr>
          <w:rFonts w:ascii="Arial" w:hAnsi="Arial" w:cs="Arial"/>
          <w:color w:val="000000"/>
          <w:sz w:val="22"/>
          <w:szCs w:val="22"/>
        </w:rPr>
        <w:t xml:space="preserve"> delayed </w:t>
      </w:r>
      <w:r w:rsidR="00AA5A51" w:rsidRPr="00357B7A">
        <w:rPr>
          <w:rFonts w:ascii="Arial" w:hAnsi="Arial" w:cs="Arial"/>
          <w:color w:val="000000"/>
          <w:sz w:val="22"/>
          <w:szCs w:val="22"/>
        </w:rPr>
        <w:t>disease prevention</w:t>
      </w:r>
      <w:r w:rsidR="00DC4087">
        <w:rPr>
          <w:rFonts w:ascii="Arial" w:hAnsi="Arial" w:cs="Arial"/>
          <w:color w:val="000000"/>
          <w:sz w:val="22"/>
          <w:szCs w:val="22"/>
        </w:rPr>
        <w:t xml:space="preserve"> and</w:t>
      </w:r>
      <w:r w:rsidR="0059267B" w:rsidRPr="00357B7A">
        <w:rPr>
          <w:rFonts w:ascii="Arial" w:hAnsi="Arial" w:cs="Arial"/>
          <w:color w:val="000000"/>
          <w:sz w:val="22"/>
          <w:szCs w:val="22"/>
        </w:rPr>
        <w:t xml:space="preserve"> procedures </w:t>
      </w:r>
      <w:r w:rsidR="00DC4087">
        <w:rPr>
          <w:rFonts w:ascii="Arial" w:hAnsi="Arial" w:cs="Arial"/>
          <w:color w:val="000000"/>
          <w:sz w:val="22"/>
          <w:szCs w:val="22"/>
        </w:rPr>
        <w:t xml:space="preserve">for </w:t>
      </w:r>
      <w:r w:rsidR="00AA5A51" w:rsidRPr="00357B7A">
        <w:rPr>
          <w:rFonts w:ascii="Arial" w:hAnsi="Arial" w:cs="Arial"/>
          <w:color w:val="000000"/>
          <w:sz w:val="22"/>
          <w:szCs w:val="22"/>
        </w:rPr>
        <w:t>acute and chronic medical care</w:t>
      </w:r>
      <w:r w:rsidRPr="00357B7A">
        <w:rPr>
          <w:rFonts w:ascii="Arial" w:hAnsi="Arial" w:cs="Arial"/>
          <w:color w:val="000000"/>
          <w:sz w:val="22"/>
          <w:szCs w:val="22"/>
        </w:rPr>
        <w:t>;</w:t>
      </w:r>
      <w:r w:rsidR="000B7764" w:rsidRPr="00357B7A">
        <w:rPr>
          <w:rFonts w:ascii="Arial" w:hAnsi="Arial" w:cs="Arial"/>
          <w:color w:val="000000"/>
          <w:sz w:val="22"/>
          <w:szCs w:val="22"/>
        </w:rPr>
        <w:t xml:space="preserve"> </w:t>
      </w:r>
      <w:r w:rsidRPr="00357B7A">
        <w:rPr>
          <w:rFonts w:ascii="Arial" w:hAnsi="Arial" w:cs="Arial"/>
          <w:color w:val="000000"/>
          <w:sz w:val="22"/>
          <w:szCs w:val="22"/>
        </w:rPr>
        <w:t xml:space="preserve">loss of jobs and income; disruption of social networks; changes in </w:t>
      </w:r>
      <w:r w:rsidR="009D386C" w:rsidRPr="00357B7A">
        <w:rPr>
          <w:rFonts w:ascii="Arial" w:hAnsi="Arial" w:cs="Arial"/>
          <w:color w:val="000000"/>
          <w:sz w:val="22"/>
          <w:szCs w:val="22"/>
        </w:rPr>
        <w:t>crime</w:t>
      </w:r>
      <w:r w:rsidR="00AA5A51" w:rsidRPr="00357B7A">
        <w:rPr>
          <w:rFonts w:ascii="Arial" w:hAnsi="Arial" w:cs="Arial"/>
          <w:color w:val="000000"/>
          <w:sz w:val="22"/>
          <w:szCs w:val="22"/>
        </w:rPr>
        <w:t xml:space="preserve"> and self-harm; changes in </w:t>
      </w:r>
      <w:r w:rsidR="009D386C" w:rsidRPr="00357B7A">
        <w:rPr>
          <w:rFonts w:ascii="Arial" w:hAnsi="Arial" w:cs="Arial"/>
          <w:color w:val="000000"/>
          <w:sz w:val="22"/>
          <w:szCs w:val="22"/>
        </w:rPr>
        <w:t xml:space="preserve">quantity and quality of food, </w:t>
      </w:r>
      <w:r w:rsidR="00F9179E" w:rsidRPr="00357B7A">
        <w:rPr>
          <w:rFonts w:ascii="Arial" w:hAnsi="Arial" w:cs="Arial"/>
          <w:color w:val="000000"/>
          <w:sz w:val="22"/>
          <w:szCs w:val="22"/>
        </w:rPr>
        <w:t xml:space="preserve">and the use of </w:t>
      </w:r>
      <w:r w:rsidRPr="00357B7A">
        <w:rPr>
          <w:rFonts w:ascii="Arial" w:hAnsi="Arial" w:cs="Arial"/>
          <w:color w:val="000000"/>
          <w:sz w:val="22"/>
          <w:szCs w:val="22"/>
        </w:rPr>
        <w:t>tobacco</w:t>
      </w:r>
      <w:r w:rsidR="009D386C" w:rsidRPr="00357B7A">
        <w:rPr>
          <w:rFonts w:ascii="Arial" w:hAnsi="Arial" w:cs="Arial"/>
          <w:color w:val="000000"/>
          <w:sz w:val="22"/>
          <w:szCs w:val="22"/>
        </w:rPr>
        <w:t>,</w:t>
      </w:r>
      <w:r w:rsidRPr="00357B7A">
        <w:rPr>
          <w:rFonts w:ascii="Arial" w:hAnsi="Arial" w:cs="Arial"/>
          <w:color w:val="000000"/>
          <w:sz w:val="22"/>
          <w:szCs w:val="22"/>
        </w:rPr>
        <w:t xml:space="preserve"> alcohol</w:t>
      </w:r>
      <w:r w:rsidR="009D386C" w:rsidRPr="00357B7A">
        <w:rPr>
          <w:rFonts w:ascii="Arial" w:hAnsi="Arial" w:cs="Arial"/>
          <w:color w:val="000000"/>
          <w:sz w:val="22"/>
          <w:szCs w:val="22"/>
        </w:rPr>
        <w:t xml:space="preserve"> and other drug</w:t>
      </w:r>
      <w:r w:rsidR="00F9179E" w:rsidRPr="00357B7A">
        <w:rPr>
          <w:rFonts w:ascii="Arial" w:hAnsi="Arial" w:cs="Arial"/>
          <w:color w:val="000000"/>
          <w:sz w:val="22"/>
          <w:szCs w:val="22"/>
        </w:rPr>
        <w:t>s</w:t>
      </w:r>
      <w:r w:rsidRPr="00357B7A">
        <w:rPr>
          <w:rFonts w:ascii="Arial" w:hAnsi="Arial" w:cs="Arial"/>
          <w:color w:val="000000"/>
          <w:sz w:val="22"/>
          <w:szCs w:val="22"/>
        </w:rPr>
        <w:t xml:space="preserve">; and changes in mobility and transport patterns with potential impacts on road traffic </w:t>
      </w:r>
      <w:r w:rsidR="00AA5A51" w:rsidRPr="00357B7A">
        <w:rPr>
          <w:rFonts w:ascii="Arial" w:hAnsi="Arial" w:cs="Arial"/>
          <w:color w:val="000000"/>
          <w:sz w:val="22"/>
          <w:szCs w:val="22"/>
        </w:rPr>
        <w:t>injuries</w:t>
      </w:r>
      <w:r w:rsidRPr="00357B7A">
        <w:rPr>
          <w:rFonts w:ascii="Arial" w:hAnsi="Arial" w:cs="Arial"/>
          <w:color w:val="000000"/>
          <w:sz w:val="22"/>
          <w:szCs w:val="22"/>
        </w:rPr>
        <w:t xml:space="preserve"> and air pollution.</w:t>
      </w:r>
      <w:r w:rsidR="00FA5FF1" w:rsidRPr="00357B7A">
        <w:rPr>
          <w:rFonts w:ascii="Arial" w:hAnsi="Arial" w:cs="Arial"/>
          <w:color w:val="000000"/>
          <w:sz w:val="22"/>
          <w:szCs w:val="22"/>
        </w:rPr>
        <w:t>[European Environment Agency, 2020 #5508]</w:t>
      </w:r>
      <w:r w:rsidRPr="00357B7A">
        <w:rPr>
          <w:rFonts w:ascii="Arial" w:hAnsi="Arial" w:cs="Arial"/>
          <w:color w:val="000000"/>
          <w:sz w:val="22"/>
          <w:szCs w:val="22"/>
        </w:rPr>
        <w:t xml:space="preserve"> </w:t>
      </w:r>
      <w:r w:rsidR="00301508" w:rsidRPr="00357B7A">
        <w:rPr>
          <w:rFonts w:ascii="Arial" w:hAnsi="Arial" w:cs="Arial"/>
          <w:color w:val="000000"/>
          <w:sz w:val="22"/>
          <w:szCs w:val="22"/>
        </w:rPr>
        <w:t>How changes in these</w:t>
      </w:r>
      <w:r w:rsidR="00BD002B" w:rsidRPr="00357B7A">
        <w:rPr>
          <w:rFonts w:ascii="Arial" w:hAnsi="Arial" w:cs="Arial"/>
          <w:color w:val="000000"/>
          <w:sz w:val="22"/>
          <w:szCs w:val="22"/>
        </w:rPr>
        <w:t xml:space="preserve"> social, environmental and healthcare determinants </w:t>
      </w:r>
      <w:r w:rsidR="00301508" w:rsidRPr="00357B7A">
        <w:rPr>
          <w:rFonts w:ascii="Arial" w:hAnsi="Arial" w:cs="Arial"/>
          <w:color w:val="000000"/>
          <w:sz w:val="22"/>
          <w:szCs w:val="22"/>
        </w:rPr>
        <w:t xml:space="preserve">impact mortality is likely to vary, in both magnitude and timing, </w:t>
      </w:r>
      <w:r w:rsidR="00BD002B" w:rsidRPr="00357B7A">
        <w:rPr>
          <w:rFonts w:ascii="Arial" w:hAnsi="Arial" w:cs="Arial"/>
          <w:color w:val="000000"/>
          <w:sz w:val="22"/>
          <w:szCs w:val="22"/>
        </w:rPr>
        <w:t>by age and se</w:t>
      </w:r>
      <w:r w:rsidR="00301508" w:rsidRPr="00357B7A">
        <w:rPr>
          <w:rFonts w:ascii="Arial" w:hAnsi="Arial" w:cs="Arial"/>
          <w:color w:val="000000"/>
          <w:sz w:val="22"/>
          <w:szCs w:val="22"/>
        </w:rPr>
        <w:t>x</w:t>
      </w:r>
      <w:r w:rsidR="00BD002B" w:rsidRPr="00357B7A">
        <w:rPr>
          <w:rFonts w:ascii="Arial" w:hAnsi="Arial" w:cs="Arial"/>
          <w:color w:val="000000"/>
          <w:sz w:val="22"/>
          <w:szCs w:val="22"/>
        </w:rPr>
        <w:t xml:space="preserve">. </w:t>
      </w:r>
    </w:p>
    <w:bookmarkEnd w:id="2"/>
    <w:p w14:paraId="0FDEF658" w14:textId="77777777" w:rsidR="001F1CDF" w:rsidRPr="00357B7A" w:rsidRDefault="001F1CDF" w:rsidP="00580F14">
      <w:pPr>
        <w:spacing w:line="480" w:lineRule="auto"/>
        <w:jc w:val="both"/>
        <w:rPr>
          <w:rFonts w:ascii="Arial" w:hAnsi="Arial" w:cs="Arial"/>
          <w:color w:val="000000"/>
          <w:sz w:val="22"/>
          <w:szCs w:val="22"/>
        </w:rPr>
      </w:pPr>
    </w:p>
    <w:p w14:paraId="76E5B6FD" w14:textId="0700BDC5" w:rsidR="00FA17F0" w:rsidRPr="00357B7A" w:rsidRDefault="001F1CDF" w:rsidP="00580F14">
      <w:pPr>
        <w:spacing w:line="480" w:lineRule="auto"/>
        <w:jc w:val="both"/>
        <w:rPr>
          <w:rFonts w:ascii="Arial" w:hAnsi="Arial" w:cs="Arial"/>
          <w:color w:val="000000"/>
          <w:sz w:val="22"/>
          <w:szCs w:val="22"/>
        </w:rPr>
      </w:pPr>
      <w:r w:rsidRPr="00357B7A">
        <w:rPr>
          <w:rFonts w:ascii="Arial" w:hAnsi="Arial" w:cs="Arial"/>
          <w:color w:val="000000"/>
          <w:sz w:val="22"/>
          <w:szCs w:val="22"/>
        </w:rPr>
        <w:t xml:space="preserve">An understanding of the </w:t>
      </w:r>
      <w:r w:rsidR="00AC36D5" w:rsidRPr="00357B7A">
        <w:rPr>
          <w:rFonts w:ascii="Arial" w:hAnsi="Arial" w:cs="Arial"/>
          <w:color w:val="000000"/>
          <w:sz w:val="22"/>
          <w:szCs w:val="22"/>
        </w:rPr>
        <w:t xml:space="preserve">mortality </w:t>
      </w:r>
      <w:r w:rsidRPr="00357B7A">
        <w:rPr>
          <w:rFonts w:ascii="Arial" w:hAnsi="Arial" w:cs="Arial"/>
          <w:color w:val="000000"/>
          <w:sz w:val="22"/>
          <w:szCs w:val="22"/>
        </w:rPr>
        <w:t xml:space="preserve">impacts beyond deaths </w:t>
      </w:r>
      <w:r w:rsidR="00DC4087">
        <w:rPr>
          <w:rFonts w:ascii="Arial" w:hAnsi="Arial" w:cs="Arial"/>
          <w:color w:val="000000"/>
          <w:sz w:val="22"/>
          <w:szCs w:val="22"/>
        </w:rPr>
        <w:t xml:space="preserve">assigned to </w:t>
      </w:r>
      <w:r w:rsidR="00493CF1" w:rsidRPr="00357B7A">
        <w:rPr>
          <w:rFonts w:ascii="Arial" w:hAnsi="Arial" w:cs="Arial"/>
          <w:color w:val="000000"/>
          <w:sz w:val="22"/>
          <w:szCs w:val="22"/>
        </w:rPr>
        <w:t>Covid-19</w:t>
      </w:r>
      <w:r w:rsidR="00DC4087">
        <w:rPr>
          <w:rFonts w:ascii="Arial" w:hAnsi="Arial" w:cs="Arial"/>
          <w:color w:val="000000"/>
          <w:sz w:val="22"/>
          <w:szCs w:val="22"/>
        </w:rPr>
        <w:t xml:space="preserve"> infection</w:t>
      </w:r>
      <w:r w:rsidR="008E216E" w:rsidRPr="00357B7A">
        <w:rPr>
          <w:rFonts w:ascii="Arial" w:hAnsi="Arial" w:cs="Arial"/>
          <w:color w:val="000000"/>
          <w:sz w:val="22"/>
          <w:szCs w:val="22"/>
        </w:rPr>
        <w:t xml:space="preserve"> </w:t>
      </w:r>
      <w:r w:rsidR="00580F14" w:rsidRPr="00357B7A">
        <w:rPr>
          <w:rFonts w:ascii="Arial" w:hAnsi="Arial" w:cs="Arial"/>
          <w:color w:val="000000"/>
          <w:sz w:val="22"/>
          <w:szCs w:val="22"/>
        </w:rPr>
        <w:t>is needed to</w:t>
      </w:r>
      <w:r w:rsidR="00F9179E" w:rsidRPr="00357B7A">
        <w:rPr>
          <w:rFonts w:ascii="Arial" w:hAnsi="Arial" w:cs="Arial"/>
          <w:color w:val="000000"/>
          <w:sz w:val="22"/>
          <w:szCs w:val="22"/>
        </w:rPr>
        <w:t xml:space="preserve"> understand the overall public health impacts of </w:t>
      </w:r>
      <w:r w:rsidR="00493CF1" w:rsidRPr="00357B7A">
        <w:rPr>
          <w:rFonts w:ascii="Arial" w:hAnsi="Arial" w:cs="Arial"/>
          <w:color w:val="000000"/>
          <w:sz w:val="22"/>
          <w:szCs w:val="22"/>
        </w:rPr>
        <w:t>the pandemic and</w:t>
      </w:r>
      <w:r w:rsidR="00F9179E" w:rsidRPr="00357B7A">
        <w:rPr>
          <w:rFonts w:ascii="Arial" w:hAnsi="Arial" w:cs="Arial"/>
          <w:color w:val="000000"/>
          <w:sz w:val="22"/>
          <w:szCs w:val="22"/>
        </w:rPr>
        <w:t xml:space="preserve"> control policies, </w:t>
      </w:r>
      <w:r w:rsidRPr="00357B7A">
        <w:rPr>
          <w:rFonts w:ascii="Arial" w:hAnsi="Arial" w:cs="Arial"/>
          <w:color w:val="000000"/>
          <w:sz w:val="22"/>
          <w:szCs w:val="22"/>
        </w:rPr>
        <w:t>titrate and adjust the response</w:t>
      </w:r>
      <w:r w:rsidR="00F9179E" w:rsidRPr="00357B7A">
        <w:rPr>
          <w:rFonts w:ascii="Arial" w:hAnsi="Arial" w:cs="Arial"/>
          <w:color w:val="000000"/>
          <w:sz w:val="22"/>
          <w:szCs w:val="22"/>
        </w:rPr>
        <w:t>,</w:t>
      </w:r>
      <w:r w:rsidR="00580F14" w:rsidRPr="00357B7A">
        <w:rPr>
          <w:rFonts w:ascii="Arial" w:hAnsi="Arial" w:cs="Arial"/>
          <w:color w:val="000000"/>
          <w:sz w:val="22"/>
          <w:szCs w:val="22"/>
        </w:rPr>
        <w:t xml:space="preserve"> and put in place mitigation mechanisms</w:t>
      </w:r>
      <w:r w:rsidRPr="00357B7A">
        <w:rPr>
          <w:rFonts w:ascii="Arial" w:hAnsi="Arial" w:cs="Arial"/>
          <w:color w:val="000000"/>
          <w:sz w:val="22"/>
          <w:szCs w:val="22"/>
        </w:rPr>
        <w:t xml:space="preserve"> to minimize the adverse impacts</w:t>
      </w:r>
      <w:r w:rsidR="00580F14" w:rsidRPr="00357B7A">
        <w:rPr>
          <w:rFonts w:ascii="Arial" w:hAnsi="Arial" w:cs="Arial"/>
          <w:color w:val="000000"/>
          <w:sz w:val="22"/>
          <w:szCs w:val="22"/>
        </w:rPr>
        <w:t xml:space="preserve"> as </w:t>
      </w:r>
      <w:r w:rsidRPr="00357B7A">
        <w:rPr>
          <w:rFonts w:ascii="Arial" w:hAnsi="Arial" w:cs="Arial"/>
          <w:color w:val="000000"/>
          <w:sz w:val="22"/>
          <w:szCs w:val="22"/>
        </w:rPr>
        <w:t xml:space="preserve">the pandemic and response continue beyond </w:t>
      </w:r>
      <w:r w:rsidR="00580F14" w:rsidRPr="00357B7A">
        <w:rPr>
          <w:rFonts w:ascii="Arial" w:hAnsi="Arial" w:cs="Arial"/>
          <w:color w:val="000000"/>
          <w:sz w:val="22"/>
          <w:szCs w:val="22"/>
        </w:rPr>
        <w:t>early</w:t>
      </w:r>
      <w:r w:rsidRPr="00357B7A">
        <w:rPr>
          <w:rFonts w:ascii="Arial" w:hAnsi="Arial" w:cs="Arial"/>
          <w:color w:val="000000"/>
          <w:sz w:val="22"/>
          <w:szCs w:val="22"/>
        </w:rPr>
        <w:t xml:space="preserve"> weeks</w:t>
      </w:r>
      <w:r w:rsidR="00580F14" w:rsidRPr="00357B7A">
        <w:rPr>
          <w:rFonts w:ascii="Arial" w:hAnsi="Arial" w:cs="Arial"/>
          <w:color w:val="000000"/>
          <w:sz w:val="22"/>
          <w:szCs w:val="22"/>
        </w:rPr>
        <w:t>. We</w:t>
      </w:r>
      <w:r w:rsidRPr="00357B7A">
        <w:rPr>
          <w:rFonts w:ascii="Arial" w:hAnsi="Arial" w:cs="Arial"/>
          <w:color w:val="000000"/>
          <w:sz w:val="22"/>
          <w:szCs w:val="22"/>
        </w:rPr>
        <w:t xml:space="preserve"> </w:t>
      </w:r>
      <w:r w:rsidR="00A43BEB" w:rsidRPr="00357B7A">
        <w:rPr>
          <w:rFonts w:ascii="Arial" w:hAnsi="Arial" w:cs="Arial"/>
          <w:color w:val="000000"/>
          <w:sz w:val="22"/>
          <w:szCs w:val="22"/>
        </w:rPr>
        <w:t xml:space="preserve">developed and applied methodology to </w:t>
      </w:r>
      <w:r w:rsidRPr="00357B7A">
        <w:rPr>
          <w:rFonts w:ascii="Arial" w:hAnsi="Arial" w:cs="Arial"/>
          <w:color w:val="000000"/>
          <w:sz w:val="22"/>
          <w:szCs w:val="22"/>
        </w:rPr>
        <w:t>quantif</w:t>
      </w:r>
      <w:r w:rsidR="00A43BEB" w:rsidRPr="00357B7A">
        <w:rPr>
          <w:rFonts w:ascii="Arial" w:hAnsi="Arial" w:cs="Arial"/>
          <w:color w:val="000000"/>
          <w:sz w:val="22"/>
          <w:szCs w:val="22"/>
        </w:rPr>
        <w:t>y</w:t>
      </w:r>
      <w:r w:rsidR="00580F14" w:rsidRPr="00357B7A">
        <w:rPr>
          <w:rFonts w:ascii="Arial" w:hAnsi="Arial" w:cs="Arial"/>
          <w:color w:val="000000"/>
          <w:sz w:val="22"/>
          <w:szCs w:val="22"/>
        </w:rPr>
        <w:t xml:space="preserve"> </w:t>
      </w:r>
      <w:r w:rsidRPr="00357B7A">
        <w:rPr>
          <w:rFonts w:ascii="Arial" w:hAnsi="Arial" w:cs="Arial"/>
          <w:color w:val="000000"/>
          <w:sz w:val="22"/>
          <w:szCs w:val="22"/>
        </w:rPr>
        <w:t xml:space="preserve">the </w:t>
      </w:r>
      <w:r w:rsidR="009A2F13" w:rsidRPr="00357B7A">
        <w:rPr>
          <w:rFonts w:ascii="Arial" w:hAnsi="Arial" w:cs="Arial"/>
          <w:color w:val="000000"/>
          <w:sz w:val="22"/>
          <w:szCs w:val="22"/>
        </w:rPr>
        <w:t xml:space="preserve">weekly </w:t>
      </w:r>
      <w:r w:rsidR="00580F14" w:rsidRPr="00357B7A">
        <w:rPr>
          <w:rFonts w:ascii="Arial" w:hAnsi="Arial" w:cs="Arial"/>
          <w:color w:val="000000"/>
          <w:sz w:val="22"/>
          <w:szCs w:val="22"/>
        </w:rPr>
        <w:t>mortality</w:t>
      </w:r>
      <w:r w:rsidRPr="00357B7A">
        <w:rPr>
          <w:rFonts w:ascii="Arial" w:hAnsi="Arial" w:cs="Arial"/>
          <w:color w:val="000000"/>
          <w:sz w:val="22"/>
          <w:szCs w:val="22"/>
        </w:rPr>
        <w:t xml:space="preserve"> impacts of the Covid-19 pandemic and</w:t>
      </w:r>
      <w:r w:rsidR="00580F14" w:rsidRPr="00357B7A">
        <w:rPr>
          <w:rFonts w:ascii="Arial" w:hAnsi="Arial" w:cs="Arial"/>
          <w:color w:val="000000"/>
          <w:sz w:val="22"/>
          <w:szCs w:val="22"/>
        </w:rPr>
        <w:t xml:space="preserve"> associated responses by age group and sex</w:t>
      </w:r>
      <w:r w:rsidR="00AA5A51" w:rsidRPr="00357B7A">
        <w:rPr>
          <w:rFonts w:ascii="Arial" w:hAnsi="Arial" w:cs="Arial"/>
          <w:color w:val="000000"/>
          <w:sz w:val="22"/>
          <w:szCs w:val="22"/>
        </w:rPr>
        <w:t xml:space="preserve"> in </w:t>
      </w:r>
      <w:r w:rsidR="00A43BEB" w:rsidRPr="00357B7A">
        <w:rPr>
          <w:rFonts w:ascii="Arial" w:hAnsi="Arial" w:cs="Arial"/>
          <w:color w:val="000000"/>
          <w:sz w:val="22"/>
          <w:szCs w:val="22"/>
        </w:rPr>
        <w:t>England and Wales</w:t>
      </w:r>
      <w:r w:rsidR="00580F14" w:rsidRPr="00357B7A">
        <w:rPr>
          <w:rFonts w:ascii="Arial" w:hAnsi="Arial" w:cs="Arial"/>
          <w:color w:val="000000"/>
          <w:sz w:val="22"/>
          <w:szCs w:val="22"/>
        </w:rPr>
        <w:t>.</w:t>
      </w:r>
      <w:r w:rsidR="00A43BEB" w:rsidRPr="00357B7A">
        <w:rPr>
          <w:rFonts w:ascii="Arial" w:hAnsi="Arial" w:cs="Arial"/>
          <w:color w:val="000000"/>
          <w:sz w:val="22"/>
          <w:szCs w:val="22"/>
        </w:rPr>
        <w:t xml:space="preserve"> </w:t>
      </w:r>
      <w:r w:rsidR="004E51C1" w:rsidRPr="00357B7A">
        <w:rPr>
          <w:rFonts w:ascii="Arial" w:hAnsi="Arial" w:cs="Arial"/>
          <w:color w:val="000000"/>
          <w:sz w:val="22"/>
          <w:szCs w:val="22"/>
        </w:rPr>
        <w:t>The methodology can also be used for comparable cross-country analysis on a real-time basis.</w:t>
      </w:r>
    </w:p>
    <w:p w14:paraId="3B9334F0" w14:textId="77777777" w:rsidR="001F1CDF" w:rsidRPr="00357B7A" w:rsidRDefault="001F1CDF" w:rsidP="00580F14">
      <w:pPr>
        <w:spacing w:line="480" w:lineRule="auto"/>
        <w:jc w:val="both"/>
        <w:rPr>
          <w:rFonts w:ascii="Arial" w:hAnsi="Arial" w:cs="Arial"/>
          <w:color w:val="000000"/>
          <w:sz w:val="22"/>
          <w:szCs w:val="22"/>
        </w:rPr>
      </w:pPr>
    </w:p>
    <w:p w14:paraId="3B86F014" w14:textId="5D0C0DBB" w:rsidR="007B5FF1" w:rsidRPr="00357B7A" w:rsidRDefault="00B20EA6" w:rsidP="00580F14">
      <w:pPr>
        <w:spacing w:line="480" w:lineRule="auto"/>
        <w:jc w:val="both"/>
        <w:rPr>
          <w:rFonts w:ascii="Arial" w:hAnsi="Arial" w:cs="Arial"/>
          <w:b/>
          <w:color w:val="000000"/>
          <w:sz w:val="22"/>
          <w:szCs w:val="22"/>
        </w:rPr>
      </w:pPr>
      <w:r w:rsidRPr="00357B7A">
        <w:rPr>
          <w:rFonts w:ascii="Arial" w:hAnsi="Arial" w:cs="Arial"/>
          <w:b/>
          <w:color w:val="000000"/>
          <w:sz w:val="22"/>
          <w:szCs w:val="22"/>
        </w:rPr>
        <w:t>Methods</w:t>
      </w:r>
    </w:p>
    <w:p w14:paraId="51BB3BCB" w14:textId="4A1F8DC1" w:rsidR="00AD404A" w:rsidRPr="00357B7A" w:rsidRDefault="00AD404A" w:rsidP="00580F14">
      <w:pPr>
        <w:spacing w:line="480" w:lineRule="auto"/>
        <w:jc w:val="both"/>
        <w:rPr>
          <w:rFonts w:ascii="Arial" w:hAnsi="Arial" w:cs="Arial"/>
          <w:i/>
          <w:iCs/>
          <w:sz w:val="22"/>
          <w:szCs w:val="22"/>
        </w:rPr>
      </w:pPr>
      <w:r w:rsidRPr="00357B7A">
        <w:rPr>
          <w:rFonts w:ascii="Arial" w:hAnsi="Arial" w:cs="Arial"/>
          <w:i/>
          <w:iCs/>
          <w:sz w:val="22"/>
          <w:szCs w:val="22"/>
        </w:rPr>
        <w:t>Data sources</w:t>
      </w:r>
    </w:p>
    <w:p w14:paraId="51115705" w14:textId="6C5D7C4A" w:rsidR="00AD404A" w:rsidRPr="00357B7A" w:rsidRDefault="00AD404A" w:rsidP="009F1A67">
      <w:pPr>
        <w:spacing w:line="480" w:lineRule="auto"/>
        <w:jc w:val="both"/>
        <w:rPr>
          <w:rFonts w:ascii="Arial" w:hAnsi="Arial" w:cs="Arial"/>
          <w:sz w:val="22"/>
          <w:szCs w:val="22"/>
        </w:rPr>
      </w:pPr>
      <w:r w:rsidRPr="00357B7A">
        <w:rPr>
          <w:rFonts w:ascii="Arial" w:hAnsi="Arial" w:cs="Arial"/>
          <w:sz w:val="22"/>
          <w:szCs w:val="22"/>
        </w:rPr>
        <w:t xml:space="preserve">We used data on the weekly number of deaths </w:t>
      </w:r>
      <w:r w:rsidR="00E4692B" w:rsidRPr="00357B7A">
        <w:rPr>
          <w:rFonts w:ascii="Arial" w:hAnsi="Arial" w:cs="Arial"/>
          <w:sz w:val="22"/>
          <w:szCs w:val="22"/>
        </w:rPr>
        <w:t xml:space="preserve">in England and Wales, </w:t>
      </w:r>
      <w:r w:rsidRPr="00357B7A">
        <w:rPr>
          <w:rFonts w:ascii="Arial" w:hAnsi="Arial" w:cs="Arial"/>
          <w:sz w:val="22"/>
          <w:szCs w:val="22"/>
        </w:rPr>
        <w:t>by age group and sex released by the Office for National Statistics (ONS)</w:t>
      </w:r>
      <w:r w:rsidR="00DB5678" w:rsidRPr="00357B7A">
        <w:rPr>
          <w:rFonts w:ascii="Arial" w:hAnsi="Arial" w:cs="Arial"/>
          <w:sz w:val="22"/>
          <w:szCs w:val="22"/>
        </w:rPr>
        <w:t xml:space="preserve">. Weekly death files include all deaths </w:t>
      </w:r>
      <w:r w:rsidR="005F3ECB" w:rsidRPr="00357B7A">
        <w:rPr>
          <w:rFonts w:ascii="Arial" w:hAnsi="Arial" w:cs="Arial"/>
          <w:sz w:val="22"/>
          <w:szCs w:val="22"/>
        </w:rPr>
        <w:t>registered</w:t>
      </w:r>
      <w:r w:rsidR="00DB5678" w:rsidRPr="00357B7A">
        <w:rPr>
          <w:rFonts w:ascii="Arial" w:hAnsi="Arial" w:cs="Arial"/>
          <w:sz w:val="22"/>
          <w:szCs w:val="22"/>
        </w:rPr>
        <w:t xml:space="preserve"> from </w:t>
      </w:r>
      <w:r w:rsidR="00264658" w:rsidRPr="00357B7A">
        <w:rPr>
          <w:rFonts w:ascii="Arial" w:hAnsi="Arial" w:cs="Arial"/>
          <w:sz w:val="22"/>
          <w:szCs w:val="22"/>
        </w:rPr>
        <w:t>Saturday</w:t>
      </w:r>
      <w:r w:rsidR="00DB5678" w:rsidRPr="00357B7A">
        <w:rPr>
          <w:rFonts w:ascii="Arial" w:hAnsi="Arial" w:cs="Arial"/>
          <w:sz w:val="22"/>
          <w:szCs w:val="22"/>
        </w:rPr>
        <w:t xml:space="preserve"> through the subsequent </w:t>
      </w:r>
      <w:r w:rsidR="00264658" w:rsidRPr="00357B7A">
        <w:rPr>
          <w:rFonts w:ascii="Arial" w:hAnsi="Arial" w:cs="Arial"/>
          <w:sz w:val="22"/>
          <w:szCs w:val="22"/>
        </w:rPr>
        <w:t>Friday</w:t>
      </w:r>
      <w:r w:rsidR="00DB5678" w:rsidRPr="00357B7A">
        <w:rPr>
          <w:rFonts w:ascii="Arial" w:hAnsi="Arial" w:cs="Arial"/>
          <w:sz w:val="22"/>
          <w:szCs w:val="22"/>
        </w:rPr>
        <w:t xml:space="preserve">. </w:t>
      </w:r>
      <w:commentRangeStart w:id="3"/>
      <w:r w:rsidR="00791738">
        <w:rPr>
          <w:rFonts w:ascii="Arial" w:hAnsi="Arial" w:cs="Arial"/>
          <w:sz w:val="22"/>
          <w:szCs w:val="22"/>
        </w:rPr>
        <w:t xml:space="preserve">They also include data on the number of Covid-19 deaths, which are deaths with a mention of Covid-19 </w:t>
      </w:r>
      <w:r w:rsidR="00791738" w:rsidRPr="00791738">
        <w:rPr>
          <w:rFonts w:ascii="Arial" w:hAnsi="Arial" w:cs="Arial"/>
          <w:sz w:val="22"/>
          <w:szCs w:val="22"/>
        </w:rPr>
        <w:t>anywhere on the death certificate, including in combination with other health conditions</w:t>
      </w:r>
      <w:r w:rsidR="00791738">
        <w:rPr>
          <w:rFonts w:ascii="Arial" w:hAnsi="Arial" w:cs="Arial"/>
          <w:sz w:val="22"/>
          <w:szCs w:val="22"/>
        </w:rPr>
        <w:t xml:space="preserve">. </w:t>
      </w:r>
      <w:commentRangeEnd w:id="3"/>
      <w:r w:rsidR="00824BC9">
        <w:rPr>
          <w:rStyle w:val="CommentReference"/>
          <w:rFonts w:asciiTheme="minorHAnsi" w:eastAsiaTheme="minorHAnsi" w:hAnsiTheme="minorHAnsi" w:cstheme="minorBidi"/>
          <w:lang w:eastAsia="en-US"/>
        </w:rPr>
        <w:commentReference w:id="3"/>
      </w:r>
      <w:r w:rsidR="00DB5678" w:rsidRPr="00357B7A">
        <w:rPr>
          <w:rFonts w:ascii="Arial" w:hAnsi="Arial" w:cs="Arial"/>
          <w:sz w:val="22"/>
          <w:szCs w:val="22"/>
        </w:rPr>
        <w:t xml:space="preserve">We used data </w:t>
      </w:r>
      <w:r w:rsidR="007F4030" w:rsidRPr="00357B7A">
        <w:rPr>
          <w:rFonts w:ascii="Arial" w:hAnsi="Arial" w:cs="Arial"/>
          <w:sz w:val="22"/>
          <w:szCs w:val="22"/>
        </w:rPr>
        <w:t xml:space="preserve">from first </w:t>
      </w:r>
      <w:r w:rsidR="007F4030" w:rsidRPr="00357B7A">
        <w:rPr>
          <w:rFonts w:ascii="Arial" w:hAnsi="Arial" w:cs="Arial"/>
          <w:sz w:val="22"/>
          <w:szCs w:val="22"/>
        </w:rPr>
        <w:lastRenderedPageBreak/>
        <w:t xml:space="preserve">week in January 2010 through the week </w:t>
      </w:r>
      <w:r w:rsidR="00AD16AC" w:rsidRPr="00357B7A">
        <w:rPr>
          <w:rFonts w:ascii="Arial" w:hAnsi="Arial" w:cs="Arial"/>
          <w:sz w:val="22"/>
          <w:szCs w:val="22"/>
        </w:rPr>
        <w:t>s</w:t>
      </w:r>
      <w:r w:rsidR="00F42065" w:rsidRPr="00357B7A">
        <w:rPr>
          <w:rFonts w:ascii="Arial" w:hAnsi="Arial" w:cs="Arial"/>
          <w:sz w:val="22"/>
          <w:szCs w:val="22"/>
        </w:rPr>
        <w:t>tarting on</w:t>
      </w:r>
      <w:r w:rsidR="00AD16AC" w:rsidRPr="00357B7A">
        <w:rPr>
          <w:rFonts w:ascii="Arial" w:hAnsi="Arial" w:cs="Arial"/>
          <w:sz w:val="22"/>
          <w:szCs w:val="22"/>
        </w:rPr>
        <w:t xml:space="preserve"> </w:t>
      </w:r>
      <w:r w:rsidR="00264658" w:rsidRPr="00357B7A">
        <w:rPr>
          <w:rFonts w:ascii="Arial" w:hAnsi="Arial" w:cs="Arial"/>
          <w:sz w:val="22"/>
          <w:szCs w:val="22"/>
        </w:rPr>
        <w:t xml:space="preserve">Saturday </w:t>
      </w:r>
      <w:r w:rsidR="00F42065" w:rsidRPr="00357B7A">
        <w:rPr>
          <w:rFonts w:ascii="Arial" w:hAnsi="Arial" w:cs="Arial"/>
          <w:sz w:val="22"/>
          <w:szCs w:val="22"/>
        </w:rPr>
        <w:t>24</w:t>
      </w:r>
      <w:r w:rsidR="00F42065" w:rsidRPr="00357B7A">
        <w:rPr>
          <w:rFonts w:ascii="Arial" w:hAnsi="Arial" w:cs="Arial"/>
          <w:sz w:val="22"/>
          <w:szCs w:val="22"/>
          <w:vertAlign w:val="superscript"/>
        </w:rPr>
        <w:t>th</w:t>
      </w:r>
      <w:r w:rsidR="00F42065" w:rsidRPr="00357B7A">
        <w:rPr>
          <w:rFonts w:ascii="Arial" w:hAnsi="Arial" w:cs="Arial"/>
          <w:sz w:val="22"/>
          <w:szCs w:val="22"/>
        </w:rPr>
        <w:t xml:space="preserve"> April </w:t>
      </w:r>
      <w:r w:rsidR="007F4030" w:rsidRPr="00357B7A">
        <w:rPr>
          <w:rFonts w:ascii="Arial" w:hAnsi="Arial" w:cs="Arial"/>
          <w:sz w:val="22"/>
          <w:szCs w:val="22"/>
        </w:rPr>
        <w:t>2020</w:t>
      </w:r>
      <w:r w:rsidR="00301508" w:rsidRPr="00357B7A">
        <w:rPr>
          <w:rFonts w:ascii="Arial" w:hAnsi="Arial" w:cs="Arial"/>
          <w:sz w:val="22"/>
          <w:szCs w:val="22"/>
        </w:rPr>
        <w:t xml:space="preserve"> (ending on 1</w:t>
      </w:r>
      <w:r w:rsidR="00301508" w:rsidRPr="00357B7A">
        <w:rPr>
          <w:rFonts w:ascii="Arial" w:hAnsi="Arial" w:cs="Arial"/>
          <w:sz w:val="22"/>
          <w:szCs w:val="22"/>
          <w:vertAlign w:val="superscript"/>
        </w:rPr>
        <w:t>st</w:t>
      </w:r>
      <w:r w:rsidR="00301508" w:rsidRPr="00357B7A">
        <w:rPr>
          <w:rFonts w:ascii="Arial" w:hAnsi="Arial" w:cs="Arial"/>
          <w:sz w:val="22"/>
          <w:szCs w:val="22"/>
        </w:rPr>
        <w:t xml:space="preserve"> May 2020)</w:t>
      </w:r>
      <w:r w:rsidRPr="00357B7A">
        <w:rPr>
          <w:rFonts w:ascii="Arial" w:hAnsi="Arial" w:cs="Arial"/>
          <w:sz w:val="22"/>
          <w:szCs w:val="22"/>
        </w:rPr>
        <w:t xml:space="preserve">. </w:t>
      </w:r>
      <w:r w:rsidR="007F4030" w:rsidRPr="00357B7A">
        <w:rPr>
          <w:rFonts w:ascii="Arial" w:hAnsi="Arial" w:cs="Arial"/>
          <w:sz w:val="22"/>
          <w:szCs w:val="22"/>
        </w:rPr>
        <w:t>We used data on mid-year population by age group and sex from the ONS. We calculated weekly population through interpolation, as done by the ONS for quarterly population.</w:t>
      </w:r>
      <w:r w:rsidR="00420A88" w:rsidRPr="00357B7A">
        <w:rPr>
          <w:rFonts w:ascii="Arial" w:hAnsi="Arial" w:cs="Arial"/>
          <w:sz w:val="22"/>
          <w:szCs w:val="22"/>
        </w:rPr>
        <w:t>[Office for National Statistics, 2019 #5509]</w:t>
      </w:r>
      <w:r w:rsidR="009F1A67" w:rsidRPr="00357B7A">
        <w:rPr>
          <w:rFonts w:ascii="Arial" w:hAnsi="Arial" w:cs="Arial"/>
          <w:sz w:val="22"/>
          <w:szCs w:val="22"/>
        </w:rPr>
        <w:t xml:space="preserve"> We obtained data on temperature from ERA5,</w:t>
      </w:r>
      <w:r w:rsidR="00420A88" w:rsidRPr="00357B7A">
        <w:rPr>
          <w:rFonts w:ascii="Arial" w:hAnsi="Arial" w:cs="Arial"/>
          <w:sz w:val="22"/>
          <w:szCs w:val="22"/>
        </w:rPr>
        <w:t>[ECMWF, 2019 #5510]</w:t>
      </w:r>
      <w:r w:rsidR="009F1A67" w:rsidRPr="00357B7A">
        <w:rPr>
          <w:rFonts w:ascii="Arial" w:hAnsi="Arial" w:cs="Arial"/>
          <w:sz w:val="22"/>
          <w:szCs w:val="22"/>
        </w:rPr>
        <w:t xml:space="preserve"> which uses data from global in situ and satellite measurements to generate a worldwide meteorological dataset, with full space and time coverage over our analysis period. We used gridded estimates measured four times daily at a resolution of 30 km to generate </w:t>
      </w:r>
      <w:r w:rsidR="007930C0" w:rsidRPr="00357B7A">
        <w:rPr>
          <w:rFonts w:ascii="Arial" w:hAnsi="Arial" w:cs="Arial"/>
          <w:sz w:val="22"/>
          <w:szCs w:val="22"/>
        </w:rPr>
        <w:t>weekly</w:t>
      </w:r>
      <w:r w:rsidR="009F1A67" w:rsidRPr="00357B7A">
        <w:rPr>
          <w:rFonts w:ascii="Arial" w:hAnsi="Arial" w:cs="Arial"/>
          <w:sz w:val="22"/>
          <w:szCs w:val="22"/>
        </w:rPr>
        <w:t xml:space="preserve"> temperatures</w:t>
      </w:r>
      <w:r w:rsidR="007930C0" w:rsidRPr="00357B7A">
        <w:rPr>
          <w:rFonts w:ascii="Arial" w:hAnsi="Arial" w:cs="Arial"/>
          <w:sz w:val="22"/>
          <w:szCs w:val="22"/>
        </w:rPr>
        <w:t xml:space="preserve"> for each local authority district, </w:t>
      </w:r>
      <w:r w:rsidR="008E4B9F" w:rsidRPr="00357B7A">
        <w:rPr>
          <w:rFonts w:ascii="Arial" w:hAnsi="Arial" w:cs="Arial"/>
          <w:sz w:val="22"/>
          <w:szCs w:val="22"/>
        </w:rPr>
        <w:t xml:space="preserve">which we weighted </w:t>
      </w:r>
      <w:r w:rsidR="007930C0" w:rsidRPr="00357B7A">
        <w:rPr>
          <w:rFonts w:ascii="Arial" w:hAnsi="Arial" w:cs="Arial"/>
          <w:sz w:val="22"/>
          <w:szCs w:val="22"/>
        </w:rPr>
        <w:t xml:space="preserve">by local authority population to </w:t>
      </w:r>
      <w:r w:rsidR="008E4B9F" w:rsidRPr="00357B7A">
        <w:rPr>
          <w:rFonts w:ascii="Arial" w:hAnsi="Arial" w:cs="Arial"/>
          <w:sz w:val="22"/>
          <w:szCs w:val="22"/>
        </w:rPr>
        <w:t xml:space="preserve">create </w:t>
      </w:r>
      <w:r w:rsidR="007930C0" w:rsidRPr="00357B7A">
        <w:rPr>
          <w:rFonts w:ascii="Arial" w:hAnsi="Arial" w:cs="Arial"/>
          <w:sz w:val="22"/>
          <w:szCs w:val="22"/>
        </w:rPr>
        <w:t>national level</w:t>
      </w:r>
      <w:r w:rsidR="008E4B9F" w:rsidRPr="00357B7A">
        <w:rPr>
          <w:rFonts w:ascii="Arial" w:hAnsi="Arial" w:cs="Arial"/>
          <w:sz w:val="22"/>
          <w:szCs w:val="22"/>
        </w:rPr>
        <w:t xml:space="preserve"> summaries</w:t>
      </w:r>
      <w:r w:rsidR="009F1A67" w:rsidRPr="00357B7A">
        <w:rPr>
          <w:rFonts w:ascii="Arial" w:hAnsi="Arial" w:cs="Arial"/>
          <w:sz w:val="22"/>
          <w:szCs w:val="22"/>
        </w:rPr>
        <w:t>.</w:t>
      </w:r>
    </w:p>
    <w:p w14:paraId="5733627D" w14:textId="77777777" w:rsidR="00AD404A" w:rsidRPr="00357B7A" w:rsidRDefault="00AD404A" w:rsidP="00580F14">
      <w:pPr>
        <w:spacing w:line="480" w:lineRule="auto"/>
        <w:jc w:val="both"/>
        <w:rPr>
          <w:rFonts w:ascii="Arial" w:hAnsi="Arial" w:cs="Arial"/>
          <w:sz w:val="22"/>
          <w:szCs w:val="22"/>
        </w:rPr>
      </w:pPr>
    </w:p>
    <w:p w14:paraId="28CE24FF" w14:textId="3D7D9065" w:rsidR="00B20EA6" w:rsidRPr="00357B7A" w:rsidRDefault="007B773D" w:rsidP="00580F14">
      <w:pPr>
        <w:spacing w:line="480" w:lineRule="auto"/>
        <w:jc w:val="both"/>
        <w:rPr>
          <w:rFonts w:ascii="Arial" w:hAnsi="Arial" w:cs="Arial"/>
          <w:i/>
          <w:iCs/>
          <w:sz w:val="22"/>
          <w:szCs w:val="22"/>
        </w:rPr>
      </w:pPr>
      <w:r w:rsidRPr="00357B7A">
        <w:rPr>
          <w:rFonts w:ascii="Arial" w:hAnsi="Arial" w:cs="Arial"/>
          <w:i/>
          <w:iCs/>
          <w:sz w:val="22"/>
          <w:szCs w:val="22"/>
        </w:rPr>
        <w:t>Statistical methods</w:t>
      </w:r>
    </w:p>
    <w:p w14:paraId="756D9106" w14:textId="50866C49" w:rsidR="00580F14" w:rsidRPr="00357B7A" w:rsidRDefault="00CE7FE3" w:rsidP="00580F14">
      <w:pPr>
        <w:spacing w:line="480" w:lineRule="auto"/>
        <w:jc w:val="both"/>
        <w:rPr>
          <w:rFonts w:ascii="Arial" w:hAnsi="Arial" w:cs="Arial"/>
          <w:sz w:val="22"/>
          <w:szCs w:val="22"/>
        </w:rPr>
      </w:pPr>
      <w:bookmarkStart w:id="4" w:name="_Hlk40079942"/>
      <w:r w:rsidRPr="00357B7A">
        <w:rPr>
          <w:rFonts w:ascii="Arial" w:hAnsi="Arial" w:cs="Arial"/>
          <w:sz w:val="22"/>
          <w:szCs w:val="22"/>
        </w:rPr>
        <w:t>T</w:t>
      </w:r>
      <w:r w:rsidR="00580F14" w:rsidRPr="00357B7A">
        <w:rPr>
          <w:rFonts w:ascii="Arial" w:hAnsi="Arial" w:cs="Arial"/>
          <w:sz w:val="22"/>
          <w:szCs w:val="22"/>
        </w:rPr>
        <w:t xml:space="preserve">he </w:t>
      </w:r>
      <w:r w:rsidRPr="00357B7A">
        <w:rPr>
          <w:rFonts w:ascii="Arial" w:hAnsi="Arial" w:cs="Arial"/>
          <w:sz w:val="22"/>
          <w:szCs w:val="22"/>
        </w:rPr>
        <w:t xml:space="preserve">total </w:t>
      </w:r>
      <w:r w:rsidR="00580F14" w:rsidRPr="00357B7A">
        <w:rPr>
          <w:rFonts w:ascii="Arial" w:hAnsi="Arial" w:cs="Arial"/>
          <w:sz w:val="22"/>
          <w:szCs w:val="22"/>
        </w:rPr>
        <w:t>mortality impact of the Covid-19 pandemic</w:t>
      </w:r>
      <w:r w:rsidRPr="00357B7A">
        <w:rPr>
          <w:rFonts w:ascii="Arial" w:hAnsi="Arial" w:cs="Arial"/>
          <w:sz w:val="22"/>
          <w:szCs w:val="22"/>
        </w:rPr>
        <w:t xml:space="preserve"> should be calculated </w:t>
      </w:r>
      <w:r w:rsidR="00F9179E" w:rsidRPr="00357B7A">
        <w:rPr>
          <w:rFonts w:ascii="Arial" w:hAnsi="Arial" w:cs="Arial"/>
          <w:sz w:val="22"/>
          <w:szCs w:val="22"/>
        </w:rPr>
        <w:t>as the difference between the observed number of deaths and</w:t>
      </w:r>
      <w:r w:rsidR="00580F14" w:rsidRPr="00357B7A">
        <w:rPr>
          <w:rFonts w:ascii="Arial" w:hAnsi="Arial" w:cs="Arial"/>
          <w:sz w:val="22"/>
          <w:szCs w:val="22"/>
        </w:rPr>
        <w:t xml:space="preserve"> </w:t>
      </w:r>
      <w:r w:rsidR="007F1DA4" w:rsidRPr="00357B7A">
        <w:rPr>
          <w:rFonts w:ascii="Arial" w:hAnsi="Arial" w:cs="Arial"/>
          <w:sz w:val="22"/>
          <w:szCs w:val="22"/>
        </w:rPr>
        <w:t xml:space="preserve">the number of deaths had </w:t>
      </w:r>
      <w:bookmarkStart w:id="5" w:name="_Hlk39657641"/>
      <w:r w:rsidR="007F1DA4" w:rsidRPr="00357B7A">
        <w:rPr>
          <w:rFonts w:ascii="Arial" w:hAnsi="Arial" w:cs="Arial"/>
          <w:sz w:val="22"/>
          <w:szCs w:val="22"/>
        </w:rPr>
        <w:t xml:space="preserve">the pandemic not </w:t>
      </w:r>
      <w:bookmarkEnd w:id="5"/>
      <w:r w:rsidR="00F9179E" w:rsidRPr="00357B7A">
        <w:rPr>
          <w:rFonts w:ascii="Arial" w:hAnsi="Arial" w:cs="Arial"/>
          <w:sz w:val="22"/>
          <w:szCs w:val="22"/>
        </w:rPr>
        <w:t>occurred, which</w:t>
      </w:r>
      <w:r w:rsidR="00B83E02" w:rsidRPr="00357B7A">
        <w:rPr>
          <w:rFonts w:ascii="Arial" w:hAnsi="Arial" w:cs="Arial"/>
          <w:sz w:val="22"/>
          <w:szCs w:val="22"/>
        </w:rPr>
        <w:t xml:space="preserve"> is not directly measurable. </w:t>
      </w:r>
      <w:r w:rsidR="00580F14" w:rsidRPr="00357B7A">
        <w:rPr>
          <w:rFonts w:ascii="Arial" w:hAnsi="Arial" w:cs="Arial"/>
          <w:sz w:val="22"/>
          <w:szCs w:val="22"/>
        </w:rPr>
        <w:t xml:space="preserve">The most common approach to addressing this issue has been to use the average </w:t>
      </w:r>
      <w:r w:rsidR="00455FF7" w:rsidRPr="00357B7A">
        <w:rPr>
          <w:rFonts w:ascii="Arial" w:hAnsi="Arial" w:cs="Arial"/>
          <w:sz w:val="22"/>
          <w:szCs w:val="22"/>
        </w:rPr>
        <w:t>number of deaths over</w:t>
      </w:r>
      <w:r w:rsidR="00580F14" w:rsidRPr="00357B7A">
        <w:rPr>
          <w:rFonts w:ascii="Arial" w:hAnsi="Arial" w:cs="Arial"/>
          <w:sz w:val="22"/>
          <w:szCs w:val="22"/>
        </w:rPr>
        <w:t xml:space="preserve"> </w:t>
      </w:r>
      <w:r w:rsidR="0005743C" w:rsidRPr="00357B7A">
        <w:rPr>
          <w:rFonts w:ascii="Arial" w:hAnsi="Arial" w:cs="Arial"/>
          <w:sz w:val="22"/>
          <w:szCs w:val="22"/>
        </w:rPr>
        <w:t xml:space="preserve">previous </w:t>
      </w:r>
      <w:r w:rsidR="00580F14" w:rsidRPr="00357B7A">
        <w:rPr>
          <w:rFonts w:ascii="Arial" w:hAnsi="Arial" w:cs="Arial"/>
          <w:sz w:val="22"/>
          <w:szCs w:val="22"/>
        </w:rPr>
        <w:t>years</w:t>
      </w:r>
      <w:r w:rsidR="00AD404A" w:rsidRPr="00357B7A">
        <w:rPr>
          <w:rFonts w:ascii="Arial" w:hAnsi="Arial" w:cs="Arial"/>
          <w:sz w:val="22"/>
          <w:szCs w:val="22"/>
        </w:rPr>
        <w:t>, e.g.</w:t>
      </w:r>
      <w:r w:rsidR="008B3690" w:rsidRPr="00357B7A">
        <w:rPr>
          <w:rFonts w:ascii="Arial" w:hAnsi="Arial" w:cs="Arial"/>
          <w:sz w:val="22"/>
          <w:szCs w:val="22"/>
        </w:rPr>
        <w:t>,</w:t>
      </w:r>
      <w:r w:rsidR="0005743C" w:rsidRPr="00357B7A">
        <w:rPr>
          <w:rFonts w:ascii="Arial" w:hAnsi="Arial" w:cs="Arial"/>
          <w:sz w:val="22"/>
          <w:szCs w:val="22"/>
        </w:rPr>
        <w:t xml:space="preserve"> the most recent</w:t>
      </w:r>
      <w:r w:rsidR="00AD404A" w:rsidRPr="00357B7A">
        <w:rPr>
          <w:rFonts w:ascii="Arial" w:hAnsi="Arial" w:cs="Arial"/>
          <w:sz w:val="22"/>
          <w:szCs w:val="22"/>
        </w:rPr>
        <w:t xml:space="preserve"> five years,</w:t>
      </w:r>
      <w:r w:rsidR="00580F14" w:rsidRPr="00357B7A">
        <w:rPr>
          <w:rFonts w:ascii="Arial" w:hAnsi="Arial" w:cs="Arial"/>
          <w:sz w:val="22"/>
          <w:szCs w:val="22"/>
        </w:rPr>
        <w:t xml:space="preserve"> for the </w:t>
      </w:r>
      <w:r w:rsidR="005B7C08" w:rsidRPr="00357B7A">
        <w:rPr>
          <w:rFonts w:ascii="Arial" w:hAnsi="Arial" w:cs="Arial"/>
          <w:sz w:val="22"/>
          <w:szCs w:val="22"/>
        </w:rPr>
        <w:t xml:space="preserve">corresponding </w:t>
      </w:r>
      <w:r w:rsidR="00580F14" w:rsidRPr="00357B7A">
        <w:rPr>
          <w:rFonts w:ascii="Arial" w:hAnsi="Arial" w:cs="Arial"/>
          <w:sz w:val="22"/>
          <w:szCs w:val="22"/>
        </w:rPr>
        <w:t>week or month when the comparison is made.</w:t>
      </w:r>
      <w:r w:rsidR="00301508" w:rsidRPr="00357B7A">
        <w:rPr>
          <w:rFonts w:ascii="Arial" w:hAnsi="Arial" w:cs="Arial"/>
          <w:sz w:val="22"/>
          <w:szCs w:val="22"/>
        </w:rPr>
        <w:t xml:space="preserve">[Giles, 2020 #5523] </w:t>
      </w:r>
      <w:r w:rsidR="00580F14" w:rsidRPr="00357B7A">
        <w:rPr>
          <w:rFonts w:ascii="Arial" w:hAnsi="Arial" w:cs="Arial"/>
          <w:sz w:val="22"/>
          <w:szCs w:val="22"/>
        </w:rPr>
        <w:t xml:space="preserve">This approach however </w:t>
      </w:r>
      <w:r w:rsidR="00C56BE4" w:rsidRPr="00357B7A">
        <w:rPr>
          <w:rFonts w:ascii="Arial" w:hAnsi="Arial" w:cs="Arial"/>
          <w:sz w:val="22"/>
          <w:szCs w:val="22"/>
        </w:rPr>
        <w:t>does not take into account</w:t>
      </w:r>
      <w:r w:rsidR="00455FF7" w:rsidRPr="00357B7A">
        <w:rPr>
          <w:rFonts w:ascii="Arial" w:hAnsi="Arial" w:cs="Arial"/>
          <w:sz w:val="22"/>
          <w:szCs w:val="22"/>
        </w:rPr>
        <w:t xml:space="preserve"> changes in population</w:t>
      </w:r>
      <w:r w:rsidR="008B2C8E">
        <w:rPr>
          <w:rFonts w:ascii="Arial" w:hAnsi="Arial" w:cs="Arial"/>
          <w:sz w:val="22"/>
          <w:szCs w:val="22"/>
        </w:rPr>
        <w:t xml:space="preserve"> size and age structure</w:t>
      </w:r>
      <w:r w:rsidR="00455FF7" w:rsidRPr="00357B7A">
        <w:rPr>
          <w:rFonts w:ascii="Arial" w:hAnsi="Arial" w:cs="Arial"/>
          <w:sz w:val="22"/>
          <w:szCs w:val="22"/>
        </w:rPr>
        <w:t>, nor</w:t>
      </w:r>
      <w:r w:rsidR="00C56BE4" w:rsidRPr="00357B7A">
        <w:rPr>
          <w:rFonts w:ascii="Arial" w:hAnsi="Arial" w:cs="Arial"/>
          <w:sz w:val="22"/>
          <w:szCs w:val="22"/>
        </w:rPr>
        <w:t xml:space="preserve"> long- and short-term trends in mortality</w:t>
      </w:r>
      <w:r w:rsidR="0005743C" w:rsidRPr="00357B7A">
        <w:rPr>
          <w:rFonts w:ascii="Arial" w:hAnsi="Arial" w:cs="Arial"/>
          <w:sz w:val="22"/>
          <w:szCs w:val="22"/>
        </w:rPr>
        <w:t>,</w:t>
      </w:r>
      <w:r w:rsidR="00C56BE4" w:rsidRPr="00357B7A">
        <w:rPr>
          <w:rFonts w:ascii="Arial" w:hAnsi="Arial" w:cs="Arial"/>
          <w:sz w:val="22"/>
          <w:szCs w:val="22"/>
        </w:rPr>
        <w:t xml:space="preserve"> which are particularly pronounced for some age groups.</w:t>
      </w:r>
      <w:r w:rsidR="00420A88" w:rsidRPr="00357B7A">
        <w:rPr>
          <w:rFonts w:ascii="Arial" w:hAnsi="Arial" w:cs="Arial"/>
          <w:sz w:val="22"/>
          <w:szCs w:val="22"/>
        </w:rPr>
        <w:t>[Bennett, 2015 #4796;Bennett, 2018 #5453]</w:t>
      </w:r>
      <w:r w:rsidR="00B9434C" w:rsidRPr="00357B7A">
        <w:rPr>
          <w:rFonts w:ascii="Arial" w:hAnsi="Arial" w:cs="Arial"/>
          <w:sz w:val="22"/>
          <w:szCs w:val="22"/>
        </w:rPr>
        <w:t xml:space="preserve"> </w:t>
      </w:r>
      <w:r w:rsidR="00C56BE4" w:rsidRPr="00357B7A">
        <w:rPr>
          <w:rFonts w:ascii="Arial" w:hAnsi="Arial" w:cs="Arial"/>
          <w:sz w:val="22"/>
          <w:szCs w:val="22"/>
        </w:rPr>
        <w:t xml:space="preserve">Nor does </w:t>
      </w:r>
      <w:r w:rsidR="0016256B" w:rsidRPr="00357B7A">
        <w:rPr>
          <w:rFonts w:ascii="Arial" w:hAnsi="Arial" w:cs="Arial"/>
          <w:sz w:val="22"/>
          <w:szCs w:val="22"/>
        </w:rPr>
        <w:t xml:space="preserve">this approach </w:t>
      </w:r>
      <w:r w:rsidR="00C56BE4" w:rsidRPr="00357B7A">
        <w:rPr>
          <w:rFonts w:ascii="Arial" w:hAnsi="Arial" w:cs="Arial"/>
          <w:sz w:val="22"/>
          <w:szCs w:val="22"/>
        </w:rPr>
        <w:t xml:space="preserve">account for </w:t>
      </w:r>
      <w:r w:rsidR="003F1BB2" w:rsidRPr="00357B7A">
        <w:rPr>
          <w:rFonts w:ascii="Arial" w:hAnsi="Arial" w:cs="Arial"/>
          <w:sz w:val="22"/>
          <w:szCs w:val="22"/>
        </w:rPr>
        <w:t xml:space="preserve">time-varying </w:t>
      </w:r>
      <w:r w:rsidR="00C56BE4" w:rsidRPr="00357B7A">
        <w:rPr>
          <w:rFonts w:ascii="Arial" w:hAnsi="Arial" w:cs="Arial"/>
          <w:sz w:val="22"/>
          <w:szCs w:val="22"/>
        </w:rPr>
        <w:t xml:space="preserve">factors </w:t>
      </w:r>
      <w:r w:rsidR="00D71EEB" w:rsidRPr="00357B7A">
        <w:rPr>
          <w:rFonts w:ascii="Arial" w:hAnsi="Arial" w:cs="Arial"/>
          <w:sz w:val="22"/>
          <w:szCs w:val="22"/>
        </w:rPr>
        <w:t>like temperature</w:t>
      </w:r>
      <w:r w:rsidR="005B0095" w:rsidRPr="00357B7A">
        <w:rPr>
          <w:rFonts w:ascii="Arial" w:hAnsi="Arial" w:cs="Arial"/>
          <w:sz w:val="22"/>
          <w:szCs w:val="22"/>
        </w:rPr>
        <w:t>,</w:t>
      </w:r>
      <w:r w:rsidR="00D71EEB" w:rsidRPr="00357B7A">
        <w:rPr>
          <w:rFonts w:ascii="Arial" w:hAnsi="Arial" w:cs="Arial"/>
          <w:sz w:val="22"/>
          <w:szCs w:val="22"/>
        </w:rPr>
        <w:t xml:space="preserve"> that </w:t>
      </w:r>
      <w:r w:rsidR="00C56BE4" w:rsidRPr="00357B7A">
        <w:rPr>
          <w:rFonts w:ascii="Arial" w:hAnsi="Arial" w:cs="Arial"/>
          <w:sz w:val="22"/>
          <w:szCs w:val="22"/>
        </w:rPr>
        <w:t xml:space="preserve">are </w:t>
      </w:r>
      <w:r w:rsidR="006030A1" w:rsidRPr="00357B7A">
        <w:rPr>
          <w:rFonts w:ascii="Arial" w:hAnsi="Arial" w:cs="Arial"/>
          <w:sz w:val="22"/>
          <w:szCs w:val="22"/>
        </w:rPr>
        <w:t xml:space="preserve">largely </w:t>
      </w:r>
      <w:r w:rsidR="00C56BE4" w:rsidRPr="00357B7A">
        <w:rPr>
          <w:rFonts w:ascii="Arial" w:hAnsi="Arial" w:cs="Arial"/>
          <w:sz w:val="22"/>
          <w:szCs w:val="22"/>
        </w:rPr>
        <w:t>external to the pandemic</w:t>
      </w:r>
      <w:r w:rsidR="005B0095" w:rsidRPr="00357B7A">
        <w:rPr>
          <w:rFonts w:ascii="Arial" w:hAnsi="Arial" w:cs="Arial"/>
          <w:sz w:val="22"/>
          <w:szCs w:val="22"/>
        </w:rPr>
        <w:t>, but also</w:t>
      </w:r>
      <w:r w:rsidR="00C56BE4" w:rsidRPr="00357B7A">
        <w:rPr>
          <w:rFonts w:ascii="Arial" w:hAnsi="Arial" w:cs="Arial"/>
          <w:sz w:val="22"/>
          <w:szCs w:val="22"/>
        </w:rPr>
        <w:t xml:space="preserve"> affect death rates.</w:t>
      </w:r>
      <w:r w:rsidR="00AD404A" w:rsidRPr="00357B7A">
        <w:rPr>
          <w:rFonts w:ascii="Arial" w:hAnsi="Arial" w:cs="Arial"/>
          <w:sz w:val="22"/>
          <w:szCs w:val="22"/>
        </w:rPr>
        <w:t xml:space="preserve"> </w:t>
      </w:r>
      <w:r w:rsidR="005B7C08" w:rsidRPr="00357B7A">
        <w:rPr>
          <w:rFonts w:ascii="Arial" w:hAnsi="Arial" w:cs="Arial"/>
          <w:sz w:val="22"/>
          <w:szCs w:val="22"/>
        </w:rPr>
        <w:t>In addition, bank holidays</w:t>
      </w:r>
      <w:r w:rsidR="00301508" w:rsidRPr="00357B7A">
        <w:rPr>
          <w:rFonts w:ascii="Arial" w:hAnsi="Arial" w:cs="Arial"/>
          <w:sz w:val="22"/>
          <w:szCs w:val="22"/>
        </w:rPr>
        <w:t xml:space="preserve"> such as Easter that</w:t>
      </w:r>
      <w:r w:rsidR="005B7C08" w:rsidRPr="00357B7A">
        <w:rPr>
          <w:rFonts w:ascii="Arial" w:hAnsi="Arial" w:cs="Arial"/>
          <w:sz w:val="22"/>
          <w:szCs w:val="22"/>
        </w:rPr>
        <w:t xml:space="preserve"> </w:t>
      </w:r>
      <w:r w:rsidR="00301508" w:rsidRPr="00357B7A">
        <w:rPr>
          <w:rFonts w:ascii="Arial" w:hAnsi="Arial" w:cs="Arial"/>
          <w:sz w:val="22"/>
          <w:szCs w:val="22"/>
        </w:rPr>
        <w:t>do</w:t>
      </w:r>
      <w:r w:rsidR="005B7C08" w:rsidRPr="00357B7A">
        <w:rPr>
          <w:rFonts w:ascii="Arial" w:hAnsi="Arial" w:cs="Arial"/>
          <w:sz w:val="22"/>
          <w:szCs w:val="22"/>
        </w:rPr>
        <w:t xml:space="preserve"> not occur in the same week of the year affect </w:t>
      </w:r>
      <w:r w:rsidR="00301508" w:rsidRPr="00357B7A">
        <w:rPr>
          <w:rFonts w:ascii="Arial" w:hAnsi="Arial" w:cs="Arial"/>
          <w:sz w:val="22"/>
          <w:szCs w:val="22"/>
        </w:rPr>
        <w:t>number of deaths and death registration</w:t>
      </w:r>
      <w:r w:rsidR="005B7C08" w:rsidRPr="00357B7A">
        <w:rPr>
          <w:rFonts w:ascii="Arial" w:hAnsi="Arial" w:cs="Arial"/>
          <w:sz w:val="22"/>
          <w:szCs w:val="22"/>
        </w:rPr>
        <w:t>.</w:t>
      </w:r>
    </w:p>
    <w:p w14:paraId="3B8E407E" w14:textId="334688BE" w:rsidR="00C56BE4" w:rsidRPr="00357B7A" w:rsidRDefault="00C56BE4" w:rsidP="00580F14">
      <w:pPr>
        <w:spacing w:line="480" w:lineRule="auto"/>
        <w:jc w:val="both"/>
        <w:rPr>
          <w:rFonts w:ascii="Arial" w:hAnsi="Arial" w:cs="Arial"/>
          <w:sz w:val="22"/>
          <w:szCs w:val="22"/>
        </w:rPr>
      </w:pPr>
    </w:p>
    <w:p w14:paraId="40B03D1D" w14:textId="697150B1" w:rsidR="00602A2D" w:rsidRPr="00357B7A" w:rsidRDefault="00C56BE4" w:rsidP="00783459">
      <w:pPr>
        <w:spacing w:line="480" w:lineRule="auto"/>
        <w:jc w:val="both"/>
        <w:rPr>
          <w:rFonts w:ascii="Arial" w:hAnsi="Arial" w:cs="Arial"/>
          <w:sz w:val="22"/>
          <w:szCs w:val="22"/>
        </w:rPr>
      </w:pPr>
      <w:r w:rsidRPr="00357B7A">
        <w:rPr>
          <w:rFonts w:ascii="Arial" w:hAnsi="Arial" w:cs="Arial"/>
          <w:sz w:val="22"/>
          <w:szCs w:val="22"/>
        </w:rPr>
        <w:t>We developed</w:t>
      </w:r>
      <w:r w:rsidR="00C80B8E" w:rsidRPr="00357B7A">
        <w:rPr>
          <w:rFonts w:ascii="Arial" w:hAnsi="Arial" w:cs="Arial"/>
          <w:sz w:val="22"/>
          <w:szCs w:val="22"/>
        </w:rPr>
        <w:t xml:space="preserve"> </w:t>
      </w:r>
      <w:r w:rsidR="0001689D" w:rsidRPr="00357B7A">
        <w:rPr>
          <w:rFonts w:ascii="Arial" w:hAnsi="Arial" w:cs="Arial"/>
          <w:sz w:val="22"/>
          <w:szCs w:val="22"/>
        </w:rPr>
        <w:t>an ensemble</w:t>
      </w:r>
      <w:r w:rsidRPr="00357B7A">
        <w:rPr>
          <w:rFonts w:ascii="Arial" w:hAnsi="Arial" w:cs="Arial"/>
          <w:sz w:val="22"/>
          <w:szCs w:val="22"/>
        </w:rPr>
        <w:t xml:space="preserve"> of </w:t>
      </w:r>
      <w:r w:rsidR="00D71EEB" w:rsidRPr="00357B7A">
        <w:rPr>
          <w:rFonts w:ascii="Arial" w:hAnsi="Arial" w:cs="Arial"/>
          <w:sz w:val="22"/>
          <w:szCs w:val="22"/>
        </w:rPr>
        <w:t>16</w:t>
      </w:r>
      <w:r w:rsidR="0001689D" w:rsidRPr="00357B7A">
        <w:rPr>
          <w:rFonts w:ascii="Arial" w:hAnsi="Arial" w:cs="Arial"/>
          <w:sz w:val="22"/>
          <w:szCs w:val="22"/>
        </w:rPr>
        <w:t xml:space="preserve"> </w:t>
      </w:r>
      <w:r w:rsidRPr="00357B7A">
        <w:rPr>
          <w:rFonts w:ascii="Arial" w:hAnsi="Arial" w:cs="Arial"/>
          <w:sz w:val="22"/>
          <w:szCs w:val="22"/>
        </w:rPr>
        <w:t xml:space="preserve">short-term </w:t>
      </w:r>
      <w:r w:rsidR="00841E38" w:rsidRPr="00357B7A">
        <w:rPr>
          <w:rFonts w:ascii="Arial" w:hAnsi="Arial" w:cs="Arial"/>
          <w:sz w:val="22"/>
          <w:szCs w:val="22"/>
        </w:rPr>
        <w:t xml:space="preserve">Bayesian </w:t>
      </w:r>
      <w:r w:rsidRPr="00357B7A">
        <w:rPr>
          <w:rFonts w:ascii="Arial" w:hAnsi="Arial" w:cs="Arial"/>
          <w:sz w:val="22"/>
          <w:szCs w:val="22"/>
        </w:rPr>
        <w:t xml:space="preserve">mortality projection models that each </w:t>
      </w:r>
      <w:r w:rsidR="007F4030" w:rsidRPr="00357B7A">
        <w:rPr>
          <w:rFonts w:ascii="Arial" w:hAnsi="Arial" w:cs="Arial"/>
          <w:sz w:val="22"/>
          <w:szCs w:val="22"/>
        </w:rPr>
        <w:t>make</w:t>
      </w:r>
      <w:r w:rsidRPr="00357B7A">
        <w:rPr>
          <w:rFonts w:ascii="Arial" w:hAnsi="Arial" w:cs="Arial"/>
          <w:sz w:val="22"/>
          <w:szCs w:val="22"/>
        </w:rPr>
        <w:t xml:space="preserve"> </w:t>
      </w:r>
      <w:r w:rsidR="00957CD5" w:rsidRPr="00357B7A">
        <w:rPr>
          <w:rFonts w:ascii="Arial" w:hAnsi="Arial" w:cs="Arial"/>
          <w:sz w:val="22"/>
          <w:szCs w:val="22"/>
        </w:rPr>
        <w:t>an estimate of</w:t>
      </w:r>
      <w:r w:rsidR="00AD404A" w:rsidRPr="00357B7A">
        <w:rPr>
          <w:rFonts w:ascii="Arial" w:hAnsi="Arial" w:cs="Arial"/>
          <w:sz w:val="22"/>
          <w:szCs w:val="22"/>
        </w:rPr>
        <w:t xml:space="preserve"> weekly death rates</w:t>
      </w:r>
      <w:r w:rsidR="00957CD5" w:rsidRPr="00357B7A">
        <w:rPr>
          <w:rFonts w:ascii="Arial" w:hAnsi="Arial" w:cs="Arial"/>
          <w:sz w:val="22"/>
          <w:szCs w:val="22"/>
        </w:rPr>
        <w:t xml:space="preserve"> that would be expected if the Covid-19 pandemic had not occurred</w:t>
      </w:r>
      <w:r w:rsidR="00AD404A" w:rsidRPr="00357B7A">
        <w:rPr>
          <w:rFonts w:ascii="Arial" w:hAnsi="Arial" w:cs="Arial"/>
          <w:sz w:val="22"/>
          <w:szCs w:val="22"/>
        </w:rPr>
        <w:t xml:space="preserve">. We used multiple models because there is inherent uncertainty in </w:t>
      </w:r>
      <w:r w:rsidR="007F4030" w:rsidRPr="00357B7A">
        <w:rPr>
          <w:rFonts w:ascii="Arial" w:hAnsi="Arial" w:cs="Arial"/>
          <w:sz w:val="22"/>
          <w:szCs w:val="22"/>
        </w:rPr>
        <w:t xml:space="preserve">the choice of model that best predicts death rates in the absence of pandemic. </w:t>
      </w:r>
      <w:r w:rsidR="00783459" w:rsidRPr="00357B7A">
        <w:rPr>
          <w:rFonts w:ascii="Arial" w:hAnsi="Arial" w:cs="Arial"/>
          <w:sz w:val="22"/>
          <w:szCs w:val="22"/>
        </w:rPr>
        <w:t>These models were</w:t>
      </w:r>
      <w:r w:rsidR="00602A2D" w:rsidRPr="00357B7A">
        <w:rPr>
          <w:rFonts w:ascii="Arial" w:hAnsi="Arial" w:cs="Arial"/>
          <w:sz w:val="22"/>
          <w:szCs w:val="22"/>
        </w:rPr>
        <w:t xml:space="preserve"> </w:t>
      </w:r>
      <w:r w:rsidR="00783459" w:rsidRPr="00357B7A">
        <w:rPr>
          <w:rFonts w:ascii="Arial" w:hAnsi="Arial" w:cs="Arial"/>
          <w:sz w:val="22"/>
          <w:szCs w:val="22"/>
        </w:rPr>
        <w:t xml:space="preserve">formulated to incorporate features of </w:t>
      </w:r>
      <w:r w:rsidR="00602A2D" w:rsidRPr="00357B7A">
        <w:rPr>
          <w:rFonts w:ascii="Arial" w:hAnsi="Arial" w:cs="Arial"/>
          <w:sz w:val="22"/>
          <w:szCs w:val="22"/>
        </w:rPr>
        <w:t xml:space="preserve">weekly </w:t>
      </w:r>
      <w:r w:rsidR="00783459" w:rsidRPr="00357B7A">
        <w:rPr>
          <w:rFonts w:ascii="Arial" w:hAnsi="Arial" w:cs="Arial"/>
          <w:sz w:val="22"/>
          <w:szCs w:val="22"/>
        </w:rPr>
        <w:t>death rates</w:t>
      </w:r>
      <w:r w:rsidR="00274639" w:rsidRPr="00357B7A">
        <w:rPr>
          <w:rFonts w:ascii="Arial" w:hAnsi="Arial" w:cs="Arial"/>
          <w:sz w:val="22"/>
          <w:szCs w:val="22"/>
        </w:rPr>
        <w:t xml:space="preserve"> as follows:</w:t>
      </w:r>
    </w:p>
    <w:p w14:paraId="24EE753C" w14:textId="329CFDB7" w:rsidR="008F0AA6" w:rsidRPr="00357B7A" w:rsidRDefault="00BB4D49" w:rsidP="003B1ED6">
      <w:pPr>
        <w:pStyle w:val="ListParagraph"/>
        <w:numPr>
          <w:ilvl w:val="0"/>
          <w:numId w:val="30"/>
        </w:numPr>
        <w:spacing w:after="0" w:line="480" w:lineRule="auto"/>
        <w:jc w:val="both"/>
        <w:rPr>
          <w:rFonts w:ascii="Arial" w:hAnsi="Arial" w:cs="Arial"/>
        </w:rPr>
      </w:pPr>
      <w:r w:rsidRPr="00357B7A">
        <w:rPr>
          <w:rFonts w:ascii="Arial" w:hAnsi="Arial" w:cs="Arial"/>
        </w:rPr>
        <w:lastRenderedPageBreak/>
        <w:t>First, d</w:t>
      </w:r>
      <w:r w:rsidR="008F0AA6" w:rsidRPr="00357B7A">
        <w:rPr>
          <w:rFonts w:ascii="Arial" w:hAnsi="Arial" w:cs="Arial"/>
        </w:rPr>
        <w:t>eath rates have a seasonal pattern, which varies by age group and sex.</w:t>
      </w:r>
      <w:r w:rsidR="00FC044A" w:rsidRPr="00357B7A">
        <w:rPr>
          <w:rFonts w:ascii="Arial" w:hAnsi="Arial" w:cs="Arial"/>
        </w:rPr>
        <w:t>[Parks, 2018 #5454;Feinstein, 2002 #14;Fowler, 2014 #15;McKee, 1989 #13;Rau, 2007 #12]</w:t>
      </w:r>
      <w:r w:rsidR="008F0AA6" w:rsidRPr="00357B7A">
        <w:rPr>
          <w:rFonts w:ascii="Arial" w:hAnsi="Arial" w:cs="Arial"/>
        </w:rPr>
        <w:t xml:space="preserve"> We included weekly random intercepts for each week of the year. To account for the fact that seasonal patterns “repeat” (i.e., late December and early January are seasonally similar) we used </w:t>
      </w:r>
      <w:r w:rsidRPr="00357B7A">
        <w:rPr>
          <w:rFonts w:ascii="Arial" w:hAnsi="Arial" w:cs="Arial"/>
        </w:rPr>
        <w:t>a seasonal structure</w:t>
      </w:r>
      <w:r w:rsidR="008C7C57" w:rsidRPr="00357B7A">
        <w:rPr>
          <w:rFonts w:ascii="Arial" w:hAnsi="Arial" w:cs="Arial"/>
        </w:rPr>
        <w:t>[Hyndman, 2018 #5518</w:t>
      </w:r>
      <w:r w:rsidR="00C93913" w:rsidRPr="00357B7A">
        <w:rPr>
          <w:rFonts w:ascii="Arial" w:hAnsi="Arial" w:cs="Arial"/>
        </w:rPr>
        <w:t>;Congdon, 2003 #5540</w:t>
      </w:r>
      <w:r w:rsidR="008C7C57" w:rsidRPr="00357B7A">
        <w:rPr>
          <w:rFonts w:ascii="Arial" w:hAnsi="Arial" w:cs="Arial"/>
        </w:rPr>
        <w:t>]</w:t>
      </w:r>
      <w:r w:rsidRPr="00357B7A">
        <w:rPr>
          <w:rFonts w:ascii="Arial" w:hAnsi="Arial" w:cs="Arial"/>
        </w:rPr>
        <w:t xml:space="preserve"> for the random intercepts. The seasonal structure allows the </w:t>
      </w:r>
      <w:r w:rsidR="00576A15" w:rsidRPr="00357B7A">
        <w:rPr>
          <w:rFonts w:ascii="Arial" w:hAnsi="Arial" w:cs="Arial"/>
        </w:rPr>
        <w:t xml:space="preserve">magnitude </w:t>
      </w:r>
      <w:r w:rsidRPr="00357B7A">
        <w:rPr>
          <w:rFonts w:ascii="Arial" w:hAnsi="Arial" w:cs="Arial"/>
        </w:rPr>
        <w:t xml:space="preserve">of the random intercepts to </w:t>
      </w:r>
      <w:r w:rsidR="00AB75D0" w:rsidRPr="00357B7A">
        <w:rPr>
          <w:rFonts w:ascii="Arial" w:hAnsi="Arial" w:cs="Arial"/>
        </w:rPr>
        <w:t>vary over time</w:t>
      </w:r>
      <w:r w:rsidR="00842D86" w:rsidRPr="00357B7A">
        <w:rPr>
          <w:rFonts w:ascii="Arial" w:hAnsi="Arial" w:cs="Arial"/>
        </w:rPr>
        <w:t>, and implicitly accounts for time</w:t>
      </w:r>
      <w:r w:rsidR="0093794E" w:rsidRPr="00357B7A">
        <w:rPr>
          <w:rFonts w:ascii="Arial" w:hAnsi="Arial" w:cs="Arial"/>
        </w:rPr>
        <w:t>-</w:t>
      </w:r>
      <w:r w:rsidR="00842D86" w:rsidRPr="00357B7A">
        <w:rPr>
          <w:rFonts w:ascii="Arial" w:hAnsi="Arial" w:cs="Arial"/>
        </w:rPr>
        <w:t xml:space="preserve">varying factors such as </w:t>
      </w:r>
      <w:r w:rsidR="002E3914" w:rsidRPr="00357B7A">
        <w:rPr>
          <w:rFonts w:ascii="Arial" w:hAnsi="Arial" w:cs="Arial"/>
        </w:rPr>
        <w:t>annual fluctuations in flu season.</w:t>
      </w:r>
    </w:p>
    <w:p w14:paraId="3419F0C3" w14:textId="4B42BE45" w:rsidR="009B1F02" w:rsidRPr="00357B7A" w:rsidRDefault="009B1F02" w:rsidP="009B1F02">
      <w:pPr>
        <w:pStyle w:val="ListParagraph"/>
        <w:numPr>
          <w:ilvl w:val="0"/>
          <w:numId w:val="30"/>
        </w:numPr>
        <w:spacing w:after="0" w:line="480" w:lineRule="auto"/>
        <w:jc w:val="both"/>
        <w:rPr>
          <w:rFonts w:ascii="Arial" w:hAnsi="Arial" w:cs="Arial"/>
        </w:rPr>
      </w:pPr>
      <w:r w:rsidRPr="00357B7A">
        <w:rPr>
          <w:rFonts w:ascii="Arial" w:hAnsi="Arial" w:cs="Arial"/>
        </w:rPr>
        <w:t>Second, death rates may have a medium-to-long-term trend</w:t>
      </w:r>
      <w:r w:rsidR="00BB672E" w:rsidRPr="00357B7A">
        <w:rPr>
          <w:rFonts w:ascii="Arial" w:hAnsi="Arial" w:cs="Arial"/>
        </w:rPr>
        <w:t>.</w:t>
      </w:r>
      <w:r w:rsidRPr="00357B7A">
        <w:rPr>
          <w:rFonts w:ascii="Arial" w:hAnsi="Arial" w:cs="Arial"/>
        </w:rPr>
        <w:t>[Bennett, 2015 #4796;Bennett, 2018 #5453;Kontis, 2014 #3956] We developed two sets of models, one with no trend and one with a linear trend term</w:t>
      </w:r>
      <w:r w:rsidR="00D77B76" w:rsidRPr="00357B7A">
        <w:rPr>
          <w:rFonts w:ascii="Arial" w:hAnsi="Arial" w:cs="Arial"/>
        </w:rPr>
        <w:t xml:space="preserve"> over weekly deaths</w:t>
      </w:r>
      <w:r w:rsidRPr="00357B7A">
        <w:rPr>
          <w:rFonts w:ascii="Arial" w:hAnsi="Arial" w:cs="Arial"/>
        </w:rPr>
        <w:t xml:space="preserve">. </w:t>
      </w:r>
    </w:p>
    <w:p w14:paraId="0B091233" w14:textId="5B858180" w:rsidR="009B1F02" w:rsidRPr="00357B7A" w:rsidRDefault="009B1F02" w:rsidP="009B1F02">
      <w:pPr>
        <w:pStyle w:val="ListParagraph"/>
        <w:numPr>
          <w:ilvl w:val="0"/>
          <w:numId w:val="30"/>
        </w:numPr>
        <w:spacing w:after="0" w:line="480" w:lineRule="auto"/>
        <w:jc w:val="both"/>
        <w:rPr>
          <w:rFonts w:ascii="Arial" w:hAnsi="Arial" w:cs="Arial"/>
        </w:rPr>
      </w:pPr>
      <w:r w:rsidRPr="00357B7A">
        <w:rPr>
          <w:rFonts w:ascii="Arial" w:hAnsi="Arial" w:cs="Arial"/>
        </w:rPr>
        <w:t xml:space="preserve">Third, death rates in each week may be related to those in </w:t>
      </w:r>
      <w:r w:rsidR="00F37EF9" w:rsidRPr="00357B7A">
        <w:rPr>
          <w:rFonts w:ascii="Arial" w:hAnsi="Arial" w:cs="Arial"/>
        </w:rPr>
        <w:t>preceding</w:t>
      </w:r>
      <w:r w:rsidR="00C764C6" w:rsidRPr="00357B7A">
        <w:rPr>
          <w:rFonts w:ascii="Arial" w:hAnsi="Arial" w:cs="Arial"/>
        </w:rPr>
        <w:t xml:space="preserve"> </w:t>
      </w:r>
      <w:r w:rsidRPr="00357B7A">
        <w:rPr>
          <w:rFonts w:ascii="Arial" w:hAnsi="Arial" w:cs="Arial"/>
        </w:rPr>
        <w:t xml:space="preserve">week(s). We formulated four sets of models to account for this </w:t>
      </w:r>
      <w:r w:rsidR="00F37EF9" w:rsidRPr="00357B7A">
        <w:rPr>
          <w:rFonts w:ascii="Arial" w:hAnsi="Arial" w:cs="Arial"/>
        </w:rPr>
        <w:t>relationship</w:t>
      </w:r>
      <w:r w:rsidRPr="00357B7A">
        <w:rPr>
          <w:rFonts w:ascii="Arial" w:hAnsi="Arial" w:cs="Arial"/>
        </w:rPr>
        <w:t>. The weekly random intercepts in these models had a first, second, fourth or eighth order autoregressive structure[Hyndman, 2018 #5518</w:t>
      </w:r>
      <w:r w:rsidR="00C93913" w:rsidRPr="00357B7A">
        <w:rPr>
          <w:rFonts w:ascii="Arial" w:hAnsi="Arial" w:cs="Arial"/>
        </w:rPr>
        <w:t>;Congdon, 2003 #5540</w:t>
      </w:r>
      <w:r w:rsidRPr="00357B7A">
        <w:rPr>
          <w:rFonts w:ascii="Arial" w:hAnsi="Arial" w:cs="Arial"/>
        </w:rPr>
        <w:t>] The higher order autoregressive models allow death rates in any</w:t>
      </w:r>
      <w:r w:rsidR="0034454A" w:rsidRPr="00357B7A">
        <w:rPr>
          <w:rFonts w:ascii="Arial" w:hAnsi="Arial" w:cs="Arial"/>
        </w:rPr>
        <w:t xml:space="preserve"> given</w:t>
      </w:r>
      <w:r w:rsidRPr="00357B7A">
        <w:rPr>
          <w:rFonts w:ascii="Arial" w:hAnsi="Arial" w:cs="Arial"/>
        </w:rPr>
        <w:t xml:space="preserve"> week to be informed by those in a progressively larger number of </w:t>
      </w:r>
      <w:r w:rsidR="00BB672E" w:rsidRPr="00357B7A">
        <w:rPr>
          <w:rFonts w:ascii="Arial" w:hAnsi="Arial" w:cs="Arial"/>
        </w:rPr>
        <w:t>p</w:t>
      </w:r>
      <w:r w:rsidR="00967AFF" w:rsidRPr="00357B7A">
        <w:rPr>
          <w:rFonts w:ascii="Arial" w:hAnsi="Arial" w:cs="Arial"/>
        </w:rPr>
        <w:t xml:space="preserve">receding </w:t>
      </w:r>
      <w:r w:rsidRPr="00357B7A">
        <w:rPr>
          <w:rFonts w:ascii="Arial" w:hAnsi="Arial" w:cs="Arial"/>
        </w:rPr>
        <w:t>weeks.</w:t>
      </w:r>
      <w:r w:rsidR="003D5B76" w:rsidRPr="00357B7A">
        <w:rPr>
          <w:rFonts w:ascii="Arial" w:hAnsi="Arial" w:cs="Arial"/>
        </w:rPr>
        <w:t xml:space="preserve"> </w:t>
      </w:r>
      <w:r w:rsidR="00F86701" w:rsidRPr="00357B7A">
        <w:rPr>
          <w:rFonts w:ascii="Arial" w:hAnsi="Arial" w:cs="Arial"/>
        </w:rPr>
        <w:t>Further, t</w:t>
      </w:r>
      <w:r w:rsidR="003D5B76" w:rsidRPr="00357B7A">
        <w:rPr>
          <w:rFonts w:ascii="Arial" w:hAnsi="Arial" w:cs="Arial"/>
        </w:rPr>
        <w:t>rends not picked up by the linear or seasonal terms would be captured by these autoregressive terms.</w:t>
      </w:r>
    </w:p>
    <w:p w14:paraId="1D63E90D" w14:textId="68778B0C" w:rsidR="00925EE9" w:rsidRPr="00357B7A" w:rsidRDefault="009B1F02" w:rsidP="0040641D">
      <w:pPr>
        <w:pStyle w:val="ListParagraph"/>
        <w:numPr>
          <w:ilvl w:val="0"/>
          <w:numId w:val="30"/>
        </w:numPr>
        <w:spacing w:after="0" w:line="480" w:lineRule="auto"/>
        <w:jc w:val="both"/>
        <w:rPr>
          <w:rFonts w:ascii="Arial" w:hAnsi="Arial" w:cs="Arial"/>
        </w:rPr>
      </w:pPr>
      <w:r w:rsidRPr="00357B7A">
        <w:rPr>
          <w:rFonts w:ascii="Arial" w:hAnsi="Arial" w:cs="Arial"/>
        </w:rPr>
        <w:t>Fourth</w:t>
      </w:r>
      <w:r w:rsidR="00032BFC" w:rsidRPr="00357B7A">
        <w:rPr>
          <w:rFonts w:ascii="Arial" w:hAnsi="Arial" w:cs="Arial"/>
        </w:rPr>
        <w:t xml:space="preserve">, </w:t>
      </w:r>
      <w:r w:rsidR="00F0251C" w:rsidRPr="00357B7A">
        <w:rPr>
          <w:rFonts w:ascii="Arial" w:hAnsi="Arial" w:cs="Arial"/>
        </w:rPr>
        <w:t xml:space="preserve">beyond </w:t>
      </w:r>
      <w:r w:rsidR="00FE5DF9" w:rsidRPr="00357B7A">
        <w:rPr>
          <w:rFonts w:ascii="Arial" w:hAnsi="Arial" w:cs="Arial"/>
        </w:rPr>
        <w:t>having a</w:t>
      </w:r>
      <w:r w:rsidR="00F0251C" w:rsidRPr="00357B7A">
        <w:rPr>
          <w:rFonts w:ascii="Arial" w:hAnsi="Arial" w:cs="Arial"/>
        </w:rPr>
        <w:t xml:space="preserve"> seasonal pattern</w:t>
      </w:r>
      <w:r w:rsidR="00FE5DF9" w:rsidRPr="00357B7A">
        <w:rPr>
          <w:rFonts w:ascii="Arial" w:hAnsi="Arial" w:cs="Arial"/>
        </w:rPr>
        <w:t>,</w:t>
      </w:r>
      <w:r w:rsidR="00F0251C" w:rsidRPr="00357B7A">
        <w:rPr>
          <w:rFonts w:ascii="Arial" w:hAnsi="Arial" w:cs="Arial"/>
        </w:rPr>
        <w:t xml:space="preserve"> </w:t>
      </w:r>
      <w:r w:rsidR="00032BFC" w:rsidRPr="00357B7A">
        <w:rPr>
          <w:rFonts w:ascii="Arial" w:hAnsi="Arial" w:cs="Arial"/>
        </w:rPr>
        <w:t>d</w:t>
      </w:r>
      <w:r w:rsidR="002C013C" w:rsidRPr="00357B7A">
        <w:rPr>
          <w:rFonts w:ascii="Arial" w:hAnsi="Arial" w:cs="Arial"/>
        </w:rPr>
        <w:t>eath rates depend on</w:t>
      </w:r>
      <w:r w:rsidR="00F0251C" w:rsidRPr="00357B7A">
        <w:rPr>
          <w:rFonts w:ascii="Arial" w:hAnsi="Arial" w:cs="Arial"/>
        </w:rPr>
        <w:t xml:space="preserve"> </w:t>
      </w:r>
      <w:r w:rsidR="002C013C" w:rsidRPr="00357B7A">
        <w:rPr>
          <w:rFonts w:ascii="Arial" w:hAnsi="Arial" w:cs="Arial"/>
        </w:rPr>
        <w:t>temperature</w:t>
      </w:r>
      <w:r w:rsidR="0042493C" w:rsidRPr="00357B7A">
        <w:rPr>
          <w:rFonts w:ascii="Arial" w:hAnsi="Arial" w:cs="Arial"/>
        </w:rPr>
        <w:t>, and specifically on whether temperature</w:t>
      </w:r>
      <w:r w:rsidR="00F0251C" w:rsidRPr="00357B7A">
        <w:rPr>
          <w:rFonts w:ascii="Arial" w:hAnsi="Arial" w:cs="Arial"/>
        </w:rPr>
        <w:t xml:space="preserve"> is higher or lower than its </w:t>
      </w:r>
      <w:r w:rsidR="0093794E" w:rsidRPr="00357B7A">
        <w:rPr>
          <w:rFonts w:ascii="Arial" w:hAnsi="Arial" w:cs="Arial"/>
        </w:rPr>
        <w:t xml:space="preserve">long-term </w:t>
      </w:r>
      <w:r w:rsidR="00F0251C" w:rsidRPr="00357B7A">
        <w:rPr>
          <w:rFonts w:ascii="Arial" w:hAnsi="Arial" w:cs="Arial"/>
        </w:rPr>
        <w:t>norm</w:t>
      </w:r>
      <w:r w:rsidR="0093794E" w:rsidRPr="00357B7A">
        <w:rPr>
          <w:rFonts w:ascii="Arial" w:hAnsi="Arial" w:cs="Arial"/>
        </w:rPr>
        <w:t xml:space="preserve"> </w:t>
      </w:r>
      <w:r w:rsidR="00C85696" w:rsidRPr="00357B7A">
        <w:rPr>
          <w:rFonts w:ascii="Arial" w:hAnsi="Arial" w:cs="Arial"/>
        </w:rPr>
        <w:t>during</w:t>
      </w:r>
      <w:r w:rsidR="0093794E" w:rsidRPr="00357B7A">
        <w:rPr>
          <w:rFonts w:ascii="Arial" w:hAnsi="Arial" w:cs="Arial"/>
        </w:rPr>
        <w:t xml:space="preserve"> a particular time of year</w:t>
      </w:r>
      <w:r w:rsidR="002C013C" w:rsidRPr="00357B7A">
        <w:rPr>
          <w:rFonts w:ascii="Arial" w:hAnsi="Arial" w:cs="Arial"/>
        </w:rPr>
        <w:t>.</w:t>
      </w:r>
      <w:r w:rsidR="00A54977" w:rsidRPr="00357B7A">
        <w:rPr>
          <w:rFonts w:ascii="Arial" w:hAnsi="Arial" w:cs="Arial"/>
        </w:rPr>
        <w:t>[Basu, 2009 #3627;Basu, 2002 #3698;Gasparrini, 2015 #4942</w:t>
      </w:r>
      <w:r w:rsidR="0042493C" w:rsidRPr="00357B7A">
        <w:rPr>
          <w:rFonts w:ascii="Arial" w:hAnsi="Arial" w:cs="Arial"/>
        </w:rPr>
        <w:t>;Song, 2017 #5515;Bennett, 2014 #3847;Parks, 2020 #5503]</w:t>
      </w:r>
      <w:r w:rsidR="002C013C" w:rsidRPr="00357B7A">
        <w:rPr>
          <w:rFonts w:ascii="Arial" w:hAnsi="Arial" w:cs="Arial"/>
        </w:rPr>
        <w:t xml:space="preserve"> The effect of temperature on mortality varies throughout the year, </w:t>
      </w:r>
      <w:r w:rsidR="00575C09" w:rsidRPr="00357B7A">
        <w:rPr>
          <w:rFonts w:ascii="Arial" w:hAnsi="Arial" w:cs="Arial"/>
        </w:rPr>
        <w:t>and may be</w:t>
      </w:r>
      <w:r w:rsidR="002C013C" w:rsidRPr="00357B7A">
        <w:rPr>
          <w:rFonts w:ascii="Arial" w:hAnsi="Arial" w:cs="Arial"/>
        </w:rPr>
        <w:t xml:space="preserve"> in opposite direction</w:t>
      </w:r>
      <w:r w:rsidR="00314C94" w:rsidRPr="00357B7A">
        <w:rPr>
          <w:rFonts w:ascii="Arial" w:hAnsi="Arial" w:cs="Arial"/>
        </w:rPr>
        <w:t>s</w:t>
      </w:r>
      <w:r w:rsidR="002C013C" w:rsidRPr="00357B7A">
        <w:rPr>
          <w:rFonts w:ascii="Arial" w:hAnsi="Arial" w:cs="Arial"/>
        </w:rPr>
        <w:t xml:space="preserve"> </w:t>
      </w:r>
      <w:r w:rsidR="00314C94" w:rsidRPr="00357B7A">
        <w:rPr>
          <w:rFonts w:ascii="Arial" w:hAnsi="Arial" w:cs="Arial"/>
        </w:rPr>
        <w:t xml:space="preserve">for </w:t>
      </w:r>
      <w:r w:rsidR="002C013C" w:rsidRPr="00357B7A">
        <w:rPr>
          <w:rFonts w:ascii="Arial" w:hAnsi="Arial" w:cs="Arial"/>
        </w:rPr>
        <w:t xml:space="preserve">different </w:t>
      </w:r>
      <w:r w:rsidR="00314C94" w:rsidRPr="00357B7A">
        <w:rPr>
          <w:rFonts w:ascii="Arial" w:hAnsi="Arial" w:cs="Arial"/>
        </w:rPr>
        <w:t>times of year</w:t>
      </w:r>
      <w:r w:rsidR="002C013C" w:rsidRPr="00357B7A">
        <w:rPr>
          <w:rFonts w:ascii="Arial" w:hAnsi="Arial" w:cs="Arial"/>
        </w:rPr>
        <w:t>.</w:t>
      </w:r>
      <w:r w:rsidR="00575C09" w:rsidRPr="00357B7A">
        <w:rPr>
          <w:rFonts w:ascii="Arial" w:hAnsi="Arial" w:cs="Arial"/>
        </w:rPr>
        <w:t xml:space="preserve"> </w:t>
      </w:r>
      <w:r w:rsidR="00F0251C" w:rsidRPr="00357B7A">
        <w:rPr>
          <w:rFonts w:ascii="Arial" w:hAnsi="Arial" w:cs="Arial"/>
        </w:rPr>
        <w:t>We used</w:t>
      </w:r>
      <w:r w:rsidR="00575C09" w:rsidRPr="00357B7A">
        <w:rPr>
          <w:rFonts w:ascii="Arial" w:hAnsi="Arial" w:cs="Arial"/>
        </w:rPr>
        <w:t xml:space="preserve"> </w:t>
      </w:r>
      <w:r w:rsidR="00971681" w:rsidRPr="00357B7A">
        <w:rPr>
          <w:rFonts w:ascii="Arial" w:hAnsi="Arial" w:cs="Arial"/>
        </w:rPr>
        <w:t>two</w:t>
      </w:r>
      <w:r w:rsidR="00575C09" w:rsidRPr="00357B7A">
        <w:rPr>
          <w:rFonts w:ascii="Arial" w:hAnsi="Arial" w:cs="Arial"/>
        </w:rPr>
        <w:t xml:space="preserve"> sets of models, one without temperature</w:t>
      </w:r>
      <w:r w:rsidR="00F0251C" w:rsidRPr="00357B7A">
        <w:rPr>
          <w:rFonts w:ascii="Arial" w:hAnsi="Arial" w:cs="Arial"/>
        </w:rPr>
        <w:t xml:space="preserve"> and</w:t>
      </w:r>
      <w:r w:rsidR="00575C09" w:rsidRPr="00357B7A">
        <w:rPr>
          <w:rFonts w:ascii="Arial" w:hAnsi="Arial" w:cs="Arial"/>
        </w:rPr>
        <w:t xml:space="preserve"> one with a </w:t>
      </w:r>
      <w:r w:rsidR="00971681" w:rsidRPr="00357B7A">
        <w:rPr>
          <w:rFonts w:ascii="Arial" w:hAnsi="Arial" w:cs="Arial"/>
        </w:rPr>
        <w:t>weekly</w:t>
      </w:r>
      <w:r w:rsidR="00575C09" w:rsidRPr="00357B7A">
        <w:rPr>
          <w:rFonts w:ascii="Arial" w:hAnsi="Arial" w:cs="Arial"/>
        </w:rPr>
        <w:t xml:space="preserve"> </w:t>
      </w:r>
      <w:r w:rsidR="00F0251C" w:rsidRPr="00357B7A">
        <w:rPr>
          <w:rFonts w:ascii="Arial" w:hAnsi="Arial" w:cs="Arial"/>
        </w:rPr>
        <w:t>term for temperature anomaly, defined as deviation of weekly temperature from the local average weekly temperature over the entire analysis period. T</w:t>
      </w:r>
      <w:r w:rsidR="00575C09" w:rsidRPr="00357B7A">
        <w:rPr>
          <w:rFonts w:ascii="Arial" w:hAnsi="Arial" w:cs="Arial"/>
        </w:rPr>
        <w:t>he coefficient</w:t>
      </w:r>
      <w:r w:rsidR="00052890" w:rsidRPr="00357B7A">
        <w:rPr>
          <w:rFonts w:ascii="Arial" w:hAnsi="Arial" w:cs="Arial"/>
        </w:rPr>
        <w:t>s</w:t>
      </w:r>
      <w:r w:rsidR="00F0251C" w:rsidRPr="00357B7A">
        <w:rPr>
          <w:rFonts w:ascii="Arial" w:hAnsi="Arial" w:cs="Arial"/>
        </w:rPr>
        <w:t xml:space="preserve"> of temperature anomal</w:t>
      </w:r>
      <w:r w:rsidR="00052890" w:rsidRPr="00357B7A">
        <w:rPr>
          <w:rFonts w:ascii="Arial" w:hAnsi="Arial" w:cs="Arial"/>
        </w:rPr>
        <w:t>ies</w:t>
      </w:r>
      <w:r w:rsidR="00575C09" w:rsidRPr="00357B7A">
        <w:rPr>
          <w:rFonts w:ascii="Arial" w:hAnsi="Arial" w:cs="Arial"/>
        </w:rPr>
        <w:t xml:space="preserve"> </w:t>
      </w:r>
      <w:r w:rsidR="00052890" w:rsidRPr="00357B7A">
        <w:rPr>
          <w:rFonts w:ascii="Arial" w:hAnsi="Arial" w:cs="Arial"/>
        </w:rPr>
        <w:t xml:space="preserve">were </w:t>
      </w:r>
      <w:r w:rsidR="00575C09" w:rsidRPr="00357B7A">
        <w:rPr>
          <w:rFonts w:ascii="Arial" w:hAnsi="Arial" w:cs="Arial"/>
        </w:rPr>
        <w:t xml:space="preserve">specified as </w:t>
      </w:r>
      <w:r w:rsidR="003B419E" w:rsidRPr="00357B7A">
        <w:rPr>
          <w:rFonts w:ascii="Arial" w:hAnsi="Arial" w:cs="Arial"/>
        </w:rPr>
        <w:t xml:space="preserve">a </w:t>
      </w:r>
      <w:r w:rsidR="00575C09" w:rsidRPr="00357B7A">
        <w:rPr>
          <w:rFonts w:ascii="Arial" w:hAnsi="Arial" w:cs="Arial"/>
        </w:rPr>
        <w:t xml:space="preserve">random </w:t>
      </w:r>
      <w:r w:rsidR="003B419E" w:rsidRPr="00357B7A">
        <w:rPr>
          <w:rFonts w:ascii="Arial" w:hAnsi="Arial" w:cs="Arial"/>
        </w:rPr>
        <w:t>effect</w:t>
      </w:r>
      <w:r w:rsidR="003D5B76" w:rsidRPr="00357B7A">
        <w:rPr>
          <w:rFonts w:ascii="Arial" w:hAnsi="Arial" w:cs="Arial"/>
        </w:rPr>
        <w:t xml:space="preserve"> with a random walk prior of order </w:t>
      </w:r>
      <w:r w:rsidR="003D5B76" w:rsidRPr="00357B7A">
        <w:rPr>
          <w:rFonts w:ascii="Arial" w:hAnsi="Arial" w:cs="Arial"/>
        </w:rPr>
        <w:lastRenderedPageBreak/>
        <w:t>one</w:t>
      </w:r>
      <w:r w:rsidR="007B37E3" w:rsidRPr="00357B7A">
        <w:rPr>
          <w:rFonts w:ascii="Arial" w:hAnsi="Arial" w:cs="Arial"/>
        </w:rPr>
        <w:t xml:space="preserve">, </w:t>
      </w:r>
      <w:r w:rsidR="00575C09" w:rsidRPr="00357B7A">
        <w:rPr>
          <w:rFonts w:ascii="Arial" w:hAnsi="Arial" w:cs="Arial"/>
        </w:rPr>
        <w:t xml:space="preserve">so that </w:t>
      </w:r>
      <w:r w:rsidR="00032BFC" w:rsidRPr="00357B7A">
        <w:rPr>
          <w:rFonts w:ascii="Arial" w:hAnsi="Arial" w:cs="Arial"/>
        </w:rPr>
        <w:t xml:space="preserve">temperature effect is more similar in adjacent </w:t>
      </w:r>
      <w:r w:rsidR="00971681" w:rsidRPr="00357B7A">
        <w:rPr>
          <w:rFonts w:ascii="Arial" w:hAnsi="Arial" w:cs="Arial"/>
        </w:rPr>
        <w:t>weeks</w:t>
      </w:r>
      <w:r w:rsidR="00842D86" w:rsidRPr="00357B7A">
        <w:rPr>
          <w:rFonts w:ascii="Arial" w:hAnsi="Arial" w:cs="Arial"/>
        </w:rPr>
        <w:t xml:space="preserve">. The random effect had a </w:t>
      </w:r>
      <w:r w:rsidR="00F86701" w:rsidRPr="00357B7A">
        <w:rPr>
          <w:rFonts w:ascii="Arial" w:hAnsi="Arial" w:cs="Arial"/>
        </w:rPr>
        <w:t xml:space="preserve">circular </w:t>
      </w:r>
      <w:r w:rsidR="00842D86" w:rsidRPr="00357B7A">
        <w:rPr>
          <w:rFonts w:ascii="Arial" w:hAnsi="Arial" w:cs="Arial"/>
        </w:rPr>
        <w:t>structure so</w:t>
      </w:r>
      <w:r w:rsidR="00032BFC" w:rsidRPr="00357B7A">
        <w:rPr>
          <w:rFonts w:ascii="Arial" w:hAnsi="Arial" w:cs="Arial"/>
        </w:rPr>
        <w:t xml:space="preserve"> that </w:t>
      </w:r>
      <w:r w:rsidR="00971681" w:rsidRPr="00357B7A">
        <w:rPr>
          <w:rFonts w:ascii="Arial" w:hAnsi="Arial" w:cs="Arial"/>
        </w:rPr>
        <w:t xml:space="preserve">late </w:t>
      </w:r>
      <w:r w:rsidR="00032BFC" w:rsidRPr="00357B7A">
        <w:rPr>
          <w:rFonts w:ascii="Arial" w:hAnsi="Arial" w:cs="Arial"/>
        </w:rPr>
        <w:t xml:space="preserve">December and </w:t>
      </w:r>
      <w:r w:rsidR="00971681" w:rsidRPr="00357B7A">
        <w:rPr>
          <w:rFonts w:ascii="Arial" w:hAnsi="Arial" w:cs="Arial"/>
        </w:rPr>
        <w:t xml:space="preserve">early </w:t>
      </w:r>
      <w:r w:rsidR="00032BFC" w:rsidRPr="00357B7A">
        <w:rPr>
          <w:rFonts w:ascii="Arial" w:hAnsi="Arial" w:cs="Arial"/>
        </w:rPr>
        <w:t>January are treated as adjacent.</w:t>
      </w:r>
    </w:p>
    <w:p w14:paraId="344DF59D" w14:textId="3A11607E" w:rsidR="00C6269C" w:rsidRPr="00357B7A" w:rsidRDefault="00032BFC" w:rsidP="00783459">
      <w:pPr>
        <w:pStyle w:val="ListParagraph"/>
        <w:numPr>
          <w:ilvl w:val="0"/>
          <w:numId w:val="30"/>
        </w:numPr>
        <w:spacing w:after="0" w:line="480" w:lineRule="auto"/>
        <w:jc w:val="both"/>
        <w:rPr>
          <w:rFonts w:ascii="Arial" w:hAnsi="Arial" w:cs="Arial"/>
        </w:rPr>
      </w:pPr>
      <w:r w:rsidRPr="00357B7A">
        <w:rPr>
          <w:rFonts w:ascii="Arial" w:hAnsi="Arial" w:cs="Arial"/>
        </w:rPr>
        <w:t>Fifth, r</w:t>
      </w:r>
      <w:r w:rsidR="005305AF" w:rsidRPr="00357B7A">
        <w:rPr>
          <w:rFonts w:ascii="Arial" w:hAnsi="Arial" w:cs="Arial"/>
        </w:rPr>
        <w:t xml:space="preserve">eported death rates in weeks that contain or follow a holiday may be </w:t>
      </w:r>
      <w:r w:rsidR="002C013C" w:rsidRPr="00357B7A">
        <w:rPr>
          <w:rFonts w:ascii="Arial" w:hAnsi="Arial" w:cs="Arial"/>
        </w:rPr>
        <w:t>different from other weeks</w:t>
      </w:r>
      <w:r w:rsidR="003B1ED6" w:rsidRPr="00357B7A">
        <w:rPr>
          <w:rFonts w:ascii="Arial" w:hAnsi="Arial" w:cs="Arial"/>
        </w:rPr>
        <w:t>. We included effect</w:t>
      </w:r>
      <w:r w:rsidR="003422CC" w:rsidRPr="00357B7A">
        <w:rPr>
          <w:rFonts w:ascii="Arial" w:hAnsi="Arial" w:cs="Arial"/>
        </w:rPr>
        <w:t>s</w:t>
      </w:r>
      <w:r w:rsidR="003B1ED6" w:rsidRPr="00357B7A">
        <w:rPr>
          <w:rFonts w:ascii="Arial" w:hAnsi="Arial" w:cs="Arial"/>
        </w:rPr>
        <w:t xml:space="preserve"> </w:t>
      </w:r>
      <w:r w:rsidR="00EF0E89" w:rsidRPr="00357B7A">
        <w:rPr>
          <w:rFonts w:ascii="Arial" w:hAnsi="Arial" w:cs="Arial"/>
        </w:rPr>
        <w:t>(as fixed intercept</w:t>
      </w:r>
      <w:r w:rsidR="003422CC" w:rsidRPr="00357B7A">
        <w:rPr>
          <w:rFonts w:ascii="Arial" w:hAnsi="Arial" w:cs="Arial"/>
        </w:rPr>
        <w:t>s</w:t>
      </w:r>
      <w:r w:rsidR="00EF0E89" w:rsidRPr="00357B7A">
        <w:rPr>
          <w:rFonts w:ascii="Arial" w:hAnsi="Arial" w:cs="Arial"/>
        </w:rPr>
        <w:t xml:space="preserve">) </w:t>
      </w:r>
      <w:r w:rsidR="003B1ED6" w:rsidRPr="00357B7A">
        <w:rPr>
          <w:rFonts w:ascii="Arial" w:hAnsi="Arial" w:cs="Arial"/>
        </w:rPr>
        <w:t xml:space="preserve">for the week containing </w:t>
      </w:r>
      <w:r w:rsidR="003422CC" w:rsidRPr="00357B7A">
        <w:rPr>
          <w:rFonts w:ascii="Arial" w:hAnsi="Arial" w:cs="Arial"/>
        </w:rPr>
        <w:t xml:space="preserve">and the week after </w:t>
      </w:r>
      <w:r w:rsidR="003B1ED6" w:rsidRPr="00357B7A">
        <w:rPr>
          <w:rFonts w:ascii="Arial" w:hAnsi="Arial" w:cs="Arial"/>
        </w:rPr>
        <w:t>each of the following holidays: Christmas and/or boxing day; Good Friday</w:t>
      </w:r>
      <w:r w:rsidR="00971681" w:rsidRPr="00357B7A">
        <w:rPr>
          <w:rFonts w:ascii="Arial" w:hAnsi="Arial" w:cs="Arial"/>
        </w:rPr>
        <w:t>;</w:t>
      </w:r>
      <w:r w:rsidR="003B1ED6" w:rsidRPr="00357B7A">
        <w:rPr>
          <w:rFonts w:ascii="Arial" w:hAnsi="Arial" w:cs="Arial"/>
        </w:rPr>
        <w:t xml:space="preserve"> Easter Monday; New Year’s day; early-May bank holiday; spring bank holiday;</w:t>
      </w:r>
      <w:r w:rsidR="00412FFE" w:rsidRPr="00357B7A">
        <w:rPr>
          <w:rFonts w:ascii="Arial" w:hAnsi="Arial" w:cs="Arial"/>
        </w:rPr>
        <w:t xml:space="preserve"> and</w:t>
      </w:r>
      <w:r w:rsidR="003B1ED6" w:rsidRPr="00357B7A">
        <w:rPr>
          <w:rFonts w:ascii="Arial" w:hAnsi="Arial" w:cs="Arial"/>
        </w:rPr>
        <w:t xml:space="preserve"> summer bank holiday</w:t>
      </w:r>
      <w:r w:rsidR="00C6269C" w:rsidRPr="00357B7A">
        <w:rPr>
          <w:rFonts w:ascii="Arial" w:hAnsi="Arial" w:cs="Arial"/>
        </w:rPr>
        <w:t>.</w:t>
      </w:r>
    </w:p>
    <w:p w14:paraId="70762FEE" w14:textId="2ECF3477" w:rsidR="00602A2D" w:rsidRPr="00357B7A" w:rsidRDefault="00032BFC" w:rsidP="00783459">
      <w:pPr>
        <w:pStyle w:val="ListParagraph"/>
        <w:numPr>
          <w:ilvl w:val="0"/>
          <w:numId w:val="30"/>
        </w:numPr>
        <w:spacing w:after="0" w:line="480" w:lineRule="auto"/>
        <w:jc w:val="both"/>
        <w:rPr>
          <w:rFonts w:ascii="Arial" w:hAnsi="Arial" w:cs="Arial"/>
        </w:rPr>
      </w:pPr>
      <w:r w:rsidRPr="00357B7A">
        <w:rPr>
          <w:rFonts w:ascii="Arial" w:hAnsi="Arial" w:cs="Arial"/>
        </w:rPr>
        <w:t>We also tested</w:t>
      </w:r>
      <w:r w:rsidR="0042493C" w:rsidRPr="00357B7A">
        <w:rPr>
          <w:rFonts w:ascii="Arial" w:hAnsi="Arial" w:cs="Arial"/>
        </w:rPr>
        <w:t>,</w:t>
      </w:r>
      <w:r w:rsidRPr="00357B7A">
        <w:rPr>
          <w:rFonts w:ascii="Arial" w:hAnsi="Arial" w:cs="Arial"/>
        </w:rPr>
        <w:t xml:space="preserve"> but did not include</w:t>
      </w:r>
      <w:r w:rsidR="0042493C" w:rsidRPr="00357B7A">
        <w:rPr>
          <w:rFonts w:ascii="Arial" w:hAnsi="Arial" w:cs="Arial"/>
        </w:rPr>
        <w:t>,</w:t>
      </w:r>
      <w:r w:rsidRPr="00357B7A">
        <w:rPr>
          <w:rFonts w:ascii="Arial" w:hAnsi="Arial" w:cs="Arial"/>
        </w:rPr>
        <w:t xml:space="preserve"> model terms for the weeks that coincided with a change to and from daylight saving time because the effect was negligible.</w:t>
      </w:r>
    </w:p>
    <w:p w14:paraId="13472A84" w14:textId="77777777" w:rsidR="001F5397" w:rsidRPr="00357B7A" w:rsidRDefault="001F5397" w:rsidP="00783459">
      <w:pPr>
        <w:spacing w:line="480" w:lineRule="auto"/>
        <w:jc w:val="both"/>
        <w:rPr>
          <w:rFonts w:ascii="Arial" w:hAnsi="Arial" w:cs="Arial"/>
          <w:sz w:val="22"/>
          <w:szCs w:val="22"/>
        </w:rPr>
      </w:pPr>
    </w:p>
    <w:p w14:paraId="093DAD93" w14:textId="01409D68" w:rsidR="005726A9" w:rsidRPr="00357B7A" w:rsidRDefault="001F5397" w:rsidP="005726A9">
      <w:pPr>
        <w:spacing w:line="480" w:lineRule="auto"/>
        <w:jc w:val="both"/>
        <w:rPr>
          <w:rFonts w:ascii="Arial" w:hAnsi="Arial" w:cs="Arial"/>
          <w:sz w:val="22"/>
          <w:szCs w:val="22"/>
        </w:rPr>
      </w:pPr>
      <w:r w:rsidRPr="00357B7A">
        <w:rPr>
          <w:rFonts w:ascii="Arial" w:hAnsi="Arial" w:cs="Arial"/>
          <w:sz w:val="22"/>
          <w:szCs w:val="22"/>
        </w:rPr>
        <w:t xml:space="preserve">These choices led to </w:t>
      </w:r>
      <w:r w:rsidR="00C93913" w:rsidRPr="00357B7A">
        <w:rPr>
          <w:rFonts w:ascii="Arial" w:hAnsi="Arial" w:cs="Arial"/>
          <w:sz w:val="22"/>
          <w:szCs w:val="22"/>
        </w:rPr>
        <w:t>an ensemble</w:t>
      </w:r>
      <w:r w:rsidR="005F3ECB" w:rsidRPr="00357B7A">
        <w:rPr>
          <w:rFonts w:ascii="Arial" w:hAnsi="Arial" w:cs="Arial"/>
          <w:sz w:val="22"/>
          <w:szCs w:val="22"/>
        </w:rPr>
        <w:t>[Hoeting, 1999 #3706]</w:t>
      </w:r>
      <w:r w:rsidR="00C93913" w:rsidRPr="00357B7A">
        <w:rPr>
          <w:rFonts w:ascii="Arial" w:hAnsi="Arial" w:cs="Arial"/>
          <w:sz w:val="22"/>
          <w:szCs w:val="22"/>
        </w:rPr>
        <w:t xml:space="preserve"> </w:t>
      </w:r>
      <w:r w:rsidRPr="00357B7A">
        <w:rPr>
          <w:rFonts w:ascii="Arial" w:hAnsi="Arial" w:cs="Arial"/>
          <w:sz w:val="22"/>
          <w:szCs w:val="22"/>
        </w:rPr>
        <w:t xml:space="preserve">of </w:t>
      </w:r>
      <w:r w:rsidR="00D32FD6" w:rsidRPr="00357B7A">
        <w:rPr>
          <w:rFonts w:ascii="Arial" w:hAnsi="Arial" w:cs="Arial"/>
          <w:sz w:val="22"/>
          <w:szCs w:val="22"/>
        </w:rPr>
        <w:t>16</w:t>
      </w:r>
      <w:r w:rsidRPr="00357B7A">
        <w:rPr>
          <w:rFonts w:ascii="Arial" w:hAnsi="Arial" w:cs="Arial"/>
          <w:sz w:val="22"/>
          <w:szCs w:val="22"/>
        </w:rPr>
        <w:t xml:space="preserve"> </w:t>
      </w:r>
      <w:r w:rsidR="00D121FB" w:rsidRPr="00357B7A">
        <w:rPr>
          <w:rFonts w:ascii="Arial" w:hAnsi="Arial" w:cs="Arial"/>
          <w:sz w:val="22"/>
          <w:szCs w:val="22"/>
        </w:rPr>
        <w:t xml:space="preserve">short-term </w:t>
      </w:r>
      <w:r w:rsidR="00C93913" w:rsidRPr="00357B7A">
        <w:rPr>
          <w:rFonts w:ascii="Arial" w:hAnsi="Arial" w:cs="Arial"/>
          <w:sz w:val="22"/>
          <w:szCs w:val="22"/>
        </w:rPr>
        <w:t xml:space="preserve">Bayesian </w:t>
      </w:r>
      <w:r w:rsidR="00D121FB" w:rsidRPr="00357B7A">
        <w:rPr>
          <w:rFonts w:ascii="Arial" w:hAnsi="Arial" w:cs="Arial"/>
          <w:sz w:val="22"/>
          <w:szCs w:val="22"/>
        </w:rPr>
        <w:t>mortality projection models</w:t>
      </w:r>
      <w:r w:rsidR="000B7764" w:rsidRPr="00357B7A">
        <w:rPr>
          <w:rFonts w:ascii="Arial" w:hAnsi="Arial" w:cs="Arial"/>
          <w:sz w:val="22"/>
          <w:szCs w:val="22"/>
        </w:rPr>
        <w:t xml:space="preserve"> (2 trend options x 4 autoregressive options x 2 temperature options)</w:t>
      </w:r>
      <w:r w:rsidR="00D121FB" w:rsidRPr="00357B7A">
        <w:rPr>
          <w:rFonts w:ascii="Arial" w:hAnsi="Arial" w:cs="Arial"/>
          <w:sz w:val="22"/>
          <w:szCs w:val="22"/>
        </w:rPr>
        <w:t xml:space="preserve">. </w:t>
      </w:r>
      <w:r w:rsidR="0092794F" w:rsidRPr="00357B7A">
        <w:rPr>
          <w:rFonts w:ascii="Arial" w:hAnsi="Arial" w:cs="Arial"/>
          <w:sz w:val="22"/>
          <w:szCs w:val="22"/>
        </w:rPr>
        <w:t xml:space="preserve">We used the time-series of weekly reported deaths from January 2010 </w:t>
      </w:r>
      <w:r w:rsidR="00D518C6" w:rsidRPr="00357B7A">
        <w:rPr>
          <w:rFonts w:ascii="Arial" w:hAnsi="Arial" w:cs="Arial"/>
          <w:sz w:val="22"/>
          <w:szCs w:val="22"/>
        </w:rPr>
        <w:t xml:space="preserve">through </w:t>
      </w:r>
      <w:r w:rsidR="00D64289" w:rsidRPr="00357B7A">
        <w:rPr>
          <w:rFonts w:ascii="Arial" w:hAnsi="Arial" w:cs="Arial"/>
          <w:sz w:val="22"/>
          <w:szCs w:val="22"/>
        </w:rPr>
        <w:t>mid-February 2020</w:t>
      </w:r>
      <w:r w:rsidR="00F42065" w:rsidRPr="00357B7A">
        <w:rPr>
          <w:rFonts w:ascii="Arial" w:hAnsi="Arial" w:cs="Arial"/>
          <w:sz w:val="22"/>
          <w:szCs w:val="22"/>
        </w:rPr>
        <w:t xml:space="preserve"> (i.e.</w:t>
      </w:r>
      <w:r w:rsidR="00DF2F95" w:rsidRPr="00357B7A">
        <w:rPr>
          <w:rFonts w:ascii="Arial" w:hAnsi="Arial" w:cs="Arial"/>
          <w:sz w:val="22"/>
          <w:szCs w:val="22"/>
        </w:rPr>
        <w:t>,</w:t>
      </w:r>
      <w:r w:rsidR="00F42065" w:rsidRPr="00357B7A">
        <w:rPr>
          <w:rFonts w:ascii="Arial" w:hAnsi="Arial" w:cs="Arial"/>
          <w:sz w:val="22"/>
          <w:szCs w:val="22"/>
        </w:rPr>
        <w:t xml:space="preserve"> week starting 14</w:t>
      </w:r>
      <w:r w:rsidR="00F42065" w:rsidRPr="00357B7A">
        <w:rPr>
          <w:rFonts w:ascii="Arial" w:hAnsi="Arial" w:cs="Arial"/>
          <w:sz w:val="22"/>
          <w:szCs w:val="22"/>
          <w:vertAlign w:val="superscript"/>
        </w:rPr>
        <w:t>th</w:t>
      </w:r>
      <w:r w:rsidR="00F42065" w:rsidRPr="00357B7A">
        <w:rPr>
          <w:rFonts w:ascii="Arial" w:hAnsi="Arial" w:cs="Arial"/>
          <w:sz w:val="22"/>
          <w:szCs w:val="22"/>
        </w:rPr>
        <w:t xml:space="preserve"> February 2020)</w:t>
      </w:r>
      <w:r w:rsidR="0092794F" w:rsidRPr="00357B7A">
        <w:rPr>
          <w:rFonts w:ascii="Arial" w:hAnsi="Arial" w:cs="Arial"/>
          <w:sz w:val="22"/>
          <w:szCs w:val="22"/>
        </w:rPr>
        <w:t xml:space="preserve"> to estimate the parameters of each model, which was then used to predict death rates for subsequent weeks as estimates of </w:t>
      </w:r>
      <w:r w:rsidR="00D32FD6" w:rsidRPr="00357B7A">
        <w:rPr>
          <w:rFonts w:ascii="Arial" w:hAnsi="Arial" w:cs="Arial"/>
          <w:sz w:val="22"/>
          <w:szCs w:val="22"/>
        </w:rPr>
        <w:t xml:space="preserve">the </w:t>
      </w:r>
      <w:r w:rsidR="0092794F" w:rsidRPr="00357B7A">
        <w:rPr>
          <w:rFonts w:ascii="Arial" w:hAnsi="Arial" w:cs="Arial"/>
          <w:sz w:val="22"/>
          <w:szCs w:val="22"/>
        </w:rPr>
        <w:t xml:space="preserve">counterfactual </w:t>
      </w:r>
      <w:r w:rsidR="00412FFE" w:rsidRPr="00357B7A">
        <w:rPr>
          <w:rFonts w:ascii="Arial" w:hAnsi="Arial" w:cs="Arial"/>
          <w:sz w:val="22"/>
          <w:szCs w:val="22"/>
        </w:rPr>
        <w:t xml:space="preserve">death rates </w:t>
      </w:r>
      <w:r w:rsidR="0092794F" w:rsidRPr="00357B7A">
        <w:rPr>
          <w:rFonts w:ascii="Arial" w:hAnsi="Arial" w:cs="Arial"/>
          <w:sz w:val="22"/>
          <w:szCs w:val="22"/>
        </w:rPr>
        <w:t>(</w:t>
      </w:r>
      <w:r w:rsidR="00D32FD6" w:rsidRPr="00357B7A">
        <w:rPr>
          <w:rFonts w:ascii="Arial" w:hAnsi="Arial" w:cs="Arial"/>
          <w:sz w:val="22"/>
          <w:szCs w:val="22"/>
        </w:rPr>
        <w:t xml:space="preserve">i.e., if the </w:t>
      </w:r>
      <w:r w:rsidR="0092794F" w:rsidRPr="00357B7A">
        <w:rPr>
          <w:rFonts w:ascii="Arial" w:hAnsi="Arial" w:cs="Arial"/>
          <w:sz w:val="22"/>
          <w:szCs w:val="22"/>
        </w:rPr>
        <w:t>pandemic</w:t>
      </w:r>
      <w:r w:rsidR="00D32FD6" w:rsidRPr="00357B7A">
        <w:rPr>
          <w:rFonts w:ascii="Arial" w:hAnsi="Arial" w:cs="Arial"/>
          <w:sz w:val="22"/>
          <w:szCs w:val="22"/>
        </w:rPr>
        <w:t xml:space="preserve"> had not occurred</w:t>
      </w:r>
      <w:r w:rsidR="0092794F" w:rsidRPr="00357B7A">
        <w:rPr>
          <w:rFonts w:ascii="Arial" w:hAnsi="Arial" w:cs="Arial"/>
          <w:sz w:val="22"/>
          <w:szCs w:val="22"/>
        </w:rPr>
        <w:t xml:space="preserve">). </w:t>
      </w:r>
      <w:r w:rsidR="00F86701" w:rsidRPr="00357B7A">
        <w:rPr>
          <w:rFonts w:ascii="Arial" w:hAnsi="Arial" w:cs="Arial"/>
          <w:sz w:val="22"/>
          <w:szCs w:val="22"/>
        </w:rPr>
        <w:t>For the projection period,</w:t>
      </w:r>
      <w:r w:rsidR="009A53C5" w:rsidRPr="00357B7A">
        <w:rPr>
          <w:rFonts w:ascii="Arial" w:hAnsi="Arial" w:cs="Arial"/>
          <w:sz w:val="22"/>
          <w:szCs w:val="22"/>
        </w:rPr>
        <w:t xml:space="preserve"> we used </w:t>
      </w:r>
      <w:r w:rsidR="00F86701" w:rsidRPr="00357B7A">
        <w:rPr>
          <w:rFonts w:ascii="Arial" w:hAnsi="Arial" w:cs="Arial"/>
          <w:sz w:val="22"/>
          <w:szCs w:val="22"/>
        </w:rPr>
        <w:t xml:space="preserve">recorded </w:t>
      </w:r>
      <w:r w:rsidR="009A53C5" w:rsidRPr="00357B7A">
        <w:rPr>
          <w:rFonts w:ascii="Arial" w:hAnsi="Arial" w:cs="Arial"/>
          <w:sz w:val="22"/>
          <w:szCs w:val="22"/>
        </w:rPr>
        <w:t xml:space="preserve">temperature </w:t>
      </w:r>
      <w:r w:rsidR="00F86701" w:rsidRPr="00357B7A">
        <w:rPr>
          <w:rFonts w:ascii="Arial" w:hAnsi="Arial" w:cs="Arial"/>
          <w:sz w:val="22"/>
          <w:szCs w:val="22"/>
        </w:rPr>
        <w:t>so that our projections take into consideration actual temperature in 2020</w:t>
      </w:r>
      <w:r w:rsidR="009A53C5" w:rsidRPr="00357B7A">
        <w:rPr>
          <w:rFonts w:ascii="Arial" w:hAnsi="Arial" w:cs="Arial"/>
          <w:sz w:val="22"/>
          <w:szCs w:val="22"/>
        </w:rPr>
        <w:t xml:space="preserve">. </w:t>
      </w:r>
      <w:r w:rsidR="0092794F" w:rsidRPr="00357B7A">
        <w:rPr>
          <w:rFonts w:ascii="Arial" w:hAnsi="Arial" w:cs="Arial"/>
          <w:sz w:val="22"/>
          <w:szCs w:val="22"/>
        </w:rPr>
        <w:t xml:space="preserve">This choice of training and prediction periods assumes that the number of deaths </w:t>
      </w:r>
      <w:r w:rsidR="00CF0C09" w:rsidRPr="00357B7A">
        <w:rPr>
          <w:rFonts w:ascii="Arial" w:hAnsi="Arial" w:cs="Arial"/>
          <w:sz w:val="22"/>
          <w:szCs w:val="22"/>
        </w:rPr>
        <w:t>that are</w:t>
      </w:r>
      <w:r w:rsidR="0092794F" w:rsidRPr="00357B7A">
        <w:rPr>
          <w:rFonts w:ascii="Arial" w:hAnsi="Arial" w:cs="Arial"/>
          <w:sz w:val="22"/>
          <w:szCs w:val="22"/>
        </w:rPr>
        <w:t xml:space="preserve"> directly or indirectly</w:t>
      </w:r>
      <w:r w:rsidR="00CF0C09" w:rsidRPr="00357B7A">
        <w:rPr>
          <w:rFonts w:ascii="Arial" w:hAnsi="Arial" w:cs="Arial"/>
          <w:sz w:val="22"/>
          <w:szCs w:val="22"/>
        </w:rPr>
        <w:t xml:space="preserve"> related</w:t>
      </w:r>
      <w:r w:rsidR="0092794F" w:rsidRPr="00357B7A">
        <w:rPr>
          <w:rFonts w:ascii="Arial" w:hAnsi="Arial" w:cs="Arial"/>
          <w:sz w:val="22"/>
          <w:szCs w:val="22"/>
        </w:rPr>
        <w:t xml:space="preserve"> to the Covid-19 pandemic was negligible through </w:t>
      </w:r>
      <w:r w:rsidR="00D64289" w:rsidRPr="00357B7A">
        <w:rPr>
          <w:rFonts w:ascii="Arial" w:hAnsi="Arial" w:cs="Arial"/>
          <w:sz w:val="22"/>
          <w:szCs w:val="22"/>
        </w:rPr>
        <w:t>mid-February 2020</w:t>
      </w:r>
      <w:r w:rsidR="00092DCD">
        <w:rPr>
          <w:rFonts w:ascii="Arial" w:hAnsi="Arial" w:cs="Arial"/>
          <w:sz w:val="22"/>
          <w:szCs w:val="22"/>
        </w:rPr>
        <w:t>, which is about two weeks after the first confirmed case in the UK,</w:t>
      </w:r>
      <w:r w:rsidR="0092794F" w:rsidRPr="00357B7A">
        <w:rPr>
          <w:rFonts w:ascii="Arial" w:hAnsi="Arial" w:cs="Arial"/>
          <w:sz w:val="22"/>
          <w:szCs w:val="22"/>
        </w:rPr>
        <w:t xml:space="preserve"> but it allows for impacts to have appeared in subsequent weeks. </w:t>
      </w:r>
    </w:p>
    <w:p w14:paraId="7CAA839A" w14:textId="77777777" w:rsidR="005726A9" w:rsidRPr="00357B7A" w:rsidRDefault="005726A9" w:rsidP="005726A9">
      <w:pPr>
        <w:spacing w:line="480" w:lineRule="auto"/>
        <w:jc w:val="both"/>
        <w:rPr>
          <w:rFonts w:ascii="Arial" w:hAnsi="Arial" w:cs="Arial"/>
          <w:sz w:val="22"/>
          <w:szCs w:val="22"/>
        </w:rPr>
      </w:pPr>
    </w:p>
    <w:p w14:paraId="4D2D49B1" w14:textId="1A2E1B76" w:rsidR="001F5397" w:rsidRPr="00357B7A" w:rsidRDefault="00F2121C" w:rsidP="001F5397">
      <w:pPr>
        <w:spacing w:line="480" w:lineRule="auto"/>
        <w:jc w:val="both"/>
        <w:rPr>
          <w:rFonts w:ascii="Arial" w:hAnsi="Arial" w:cs="Arial"/>
          <w:sz w:val="22"/>
          <w:szCs w:val="22"/>
        </w:rPr>
      </w:pPr>
      <w:r w:rsidRPr="00357B7A">
        <w:rPr>
          <w:rFonts w:ascii="Arial" w:hAnsi="Arial" w:cs="Arial"/>
          <w:sz w:val="22"/>
          <w:szCs w:val="22"/>
        </w:rPr>
        <w:t>We used weakly informative log gamma priors on log precision with both shape and rate equal to 0.01. We tested the sensitivity of the results to the choice of prior through the use of penalized complexity priors</w:t>
      </w:r>
      <w:r w:rsidR="00653DE3" w:rsidRPr="00357B7A">
        <w:rPr>
          <w:rFonts w:ascii="Arial" w:hAnsi="Arial" w:cs="Arial"/>
          <w:sz w:val="22"/>
          <w:szCs w:val="22"/>
        </w:rPr>
        <w:t xml:space="preserve"> and found that the results were similar</w:t>
      </w:r>
      <w:r w:rsidRPr="00357B7A">
        <w:rPr>
          <w:rFonts w:ascii="Arial" w:hAnsi="Arial" w:cs="Arial"/>
          <w:sz w:val="22"/>
          <w:szCs w:val="22"/>
        </w:rPr>
        <w:t xml:space="preserve">. </w:t>
      </w:r>
      <w:r w:rsidR="005726A9" w:rsidRPr="00357B7A">
        <w:rPr>
          <w:rFonts w:ascii="Arial" w:hAnsi="Arial" w:cs="Arial"/>
          <w:sz w:val="22"/>
          <w:szCs w:val="22"/>
        </w:rPr>
        <w:t>All models were fitted using integrated nested Laplace approximation (INLA),</w:t>
      </w:r>
      <w:r w:rsidR="00414EEC" w:rsidRPr="00357B7A">
        <w:rPr>
          <w:rFonts w:ascii="Arial" w:hAnsi="Arial" w:cs="Arial"/>
          <w:sz w:val="22"/>
          <w:szCs w:val="22"/>
        </w:rPr>
        <w:t>[Rue, 2009 #5536]</w:t>
      </w:r>
      <w:r w:rsidR="005726A9" w:rsidRPr="00357B7A">
        <w:rPr>
          <w:rFonts w:ascii="Arial" w:hAnsi="Arial" w:cs="Arial"/>
          <w:sz w:val="22"/>
          <w:szCs w:val="22"/>
        </w:rPr>
        <w:t xml:space="preserve"> implemented in the R-INLA software (version </w:t>
      </w:r>
      <w:r w:rsidR="00380CE0" w:rsidRPr="00357B7A">
        <w:rPr>
          <w:rFonts w:ascii="Arial" w:hAnsi="Arial" w:cs="Arial"/>
          <w:sz w:val="22"/>
          <w:szCs w:val="22"/>
        </w:rPr>
        <w:t>20.03</w:t>
      </w:r>
      <w:r w:rsidR="005726A9" w:rsidRPr="00357B7A">
        <w:rPr>
          <w:rFonts w:ascii="Arial" w:hAnsi="Arial" w:cs="Arial"/>
          <w:sz w:val="22"/>
          <w:szCs w:val="22"/>
        </w:rPr>
        <w:t xml:space="preserve">). </w:t>
      </w:r>
      <w:r w:rsidR="001F5397" w:rsidRPr="00357B7A">
        <w:rPr>
          <w:rFonts w:ascii="Arial" w:hAnsi="Arial" w:cs="Arial"/>
          <w:sz w:val="22"/>
          <w:szCs w:val="22"/>
        </w:rPr>
        <w:t xml:space="preserve">We took </w:t>
      </w:r>
      <w:r w:rsidR="002B4833" w:rsidRPr="00357B7A">
        <w:rPr>
          <w:rFonts w:ascii="Arial" w:hAnsi="Arial" w:cs="Arial"/>
          <w:sz w:val="22"/>
          <w:szCs w:val="22"/>
        </w:rPr>
        <w:t>1</w:t>
      </w:r>
      <w:r w:rsidR="00F86701" w:rsidRPr="00357B7A">
        <w:rPr>
          <w:rFonts w:ascii="Arial" w:hAnsi="Arial" w:cs="Arial"/>
          <w:sz w:val="22"/>
          <w:szCs w:val="22"/>
        </w:rPr>
        <w:t>,000</w:t>
      </w:r>
      <w:r w:rsidR="001F5397" w:rsidRPr="00357B7A">
        <w:rPr>
          <w:rFonts w:ascii="Arial" w:hAnsi="Arial" w:cs="Arial"/>
          <w:sz w:val="22"/>
          <w:szCs w:val="22"/>
        </w:rPr>
        <w:t xml:space="preserve"> draws from the posterior</w:t>
      </w:r>
      <w:r w:rsidR="00D121FB" w:rsidRPr="00357B7A">
        <w:rPr>
          <w:rFonts w:ascii="Arial" w:hAnsi="Arial" w:cs="Arial"/>
          <w:sz w:val="22"/>
          <w:szCs w:val="22"/>
        </w:rPr>
        <w:t xml:space="preserve"> </w:t>
      </w:r>
      <w:r w:rsidR="001F5397" w:rsidRPr="00357B7A">
        <w:rPr>
          <w:rFonts w:ascii="Arial" w:hAnsi="Arial" w:cs="Arial"/>
          <w:sz w:val="22"/>
          <w:szCs w:val="22"/>
        </w:rPr>
        <w:t xml:space="preserve">distribution of age-specific death rates under each model, and pooled the </w:t>
      </w:r>
      <w:r w:rsidR="00654CDB" w:rsidRPr="00357B7A">
        <w:rPr>
          <w:rFonts w:ascii="Arial" w:hAnsi="Arial" w:cs="Arial"/>
          <w:sz w:val="22"/>
          <w:szCs w:val="22"/>
        </w:rPr>
        <w:t xml:space="preserve">16,000 </w:t>
      </w:r>
      <w:r w:rsidR="001F5397" w:rsidRPr="00357B7A">
        <w:rPr>
          <w:rFonts w:ascii="Arial" w:hAnsi="Arial" w:cs="Arial"/>
          <w:sz w:val="22"/>
          <w:szCs w:val="22"/>
        </w:rPr>
        <w:t>draws to obtain the posterior</w:t>
      </w:r>
      <w:r w:rsidR="00D121FB" w:rsidRPr="00357B7A">
        <w:rPr>
          <w:rFonts w:ascii="Arial" w:hAnsi="Arial" w:cs="Arial"/>
          <w:sz w:val="22"/>
          <w:szCs w:val="22"/>
        </w:rPr>
        <w:t xml:space="preserve"> </w:t>
      </w:r>
      <w:r w:rsidR="001F5397" w:rsidRPr="00357B7A">
        <w:rPr>
          <w:rFonts w:ascii="Arial" w:hAnsi="Arial" w:cs="Arial"/>
          <w:sz w:val="22"/>
          <w:szCs w:val="22"/>
        </w:rPr>
        <w:lastRenderedPageBreak/>
        <w:t xml:space="preserve">distribution of age-specific death rates </w:t>
      </w:r>
      <w:r w:rsidR="007B2C20" w:rsidRPr="00357B7A">
        <w:rPr>
          <w:rFonts w:ascii="Arial" w:hAnsi="Arial" w:cs="Arial"/>
          <w:sz w:val="22"/>
          <w:szCs w:val="22"/>
        </w:rPr>
        <w:t xml:space="preserve">if </w:t>
      </w:r>
      <w:r w:rsidR="007525A9" w:rsidRPr="00357B7A">
        <w:rPr>
          <w:rFonts w:ascii="Arial" w:hAnsi="Arial" w:cs="Arial"/>
          <w:sz w:val="22"/>
          <w:szCs w:val="22"/>
        </w:rPr>
        <w:t xml:space="preserve">the </w:t>
      </w:r>
      <w:r w:rsidR="007B2C20" w:rsidRPr="00357B7A">
        <w:rPr>
          <w:rFonts w:ascii="Arial" w:hAnsi="Arial" w:cs="Arial"/>
          <w:sz w:val="22"/>
          <w:szCs w:val="22"/>
        </w:rPr>
        <w:t>Covid-19 pandemic had not taken place.</w:t>
      </w:r>
      <w:r w:rsidR="005726A9" w:rsidRPr="00357B7A">
        <w:rPr>
          <w:rFonts w:ascii="Arial" w:hAnsi="Arial" w:cs="Arial"/>
          <w:sz w:val="22"/>
          <w:szCs w:val="22"/>
        </w:rPr>
        <w:t xml:space="preserve"> The reported credible intervals represent the 2.5</w:t>
      </w:r>
      <w:r w:rsidR="005726A9" w:rsidRPr="00357B7A">
        <w:rPr>
          <w:rFonts w:ascii="Arial" w:hAnsi="Arial" w:cs="Arial"/>
          <w:sz w:val="22"/>
          <w:szCs w:val="22"/>
          <w:vertAlign w:val="superscript"/>
        </w:rPr>
        <w:t>th</w:t>
      </w:r>
      <w:r w:rsidR="005726A9" w:rsidRPr="00357B7A">
        <w:rPr>
          <w:rFonts w:ascii="Arial" w:hAnsi="Arial" w:cs="Arial"/>
          <w:sz w:val="22"/>
          <w:szCs w:val="22"/>
        </w:rPr>
        <w:t xml:space="preserve"> and 97.5</w:t>
      </w:r>
      <w:r w:rsidR="005726A9" w:rsidRPr="00357B7A">
        <w:rPr>
          <w:rFonts w:ascii="Arial" w:hAnsi="Arial" w:cs="Arial"/>
          <w:sz w:val="22"/>
          <w:szCs w:val="22"/>
          <w:vertAlign w:val="superscript"/>
        </w:rPr>
        <w:t>th</w:t>
      </w:r>
      <w:r w:rsidR="005726A9" w:rsidRPr="00357B7A">
        <w:rPr>
          <w:rFonts w:ascii="Arial" w:hAnsi="Arial" w:cs="Arial"/>
          <w:sz w:val="22"/>
          <w:szCs w:val="22"/>
        </w:rPr>
        <w:t xml:space="preserve"> percentiles of the posterior distribution of the draws from the </w:t>
      </w:r>
      <w:r w:rsidR="0034561D" w:rsidRPr="00357B7A">
        <w:rPr>
          <w:rFonts w:ascii="Arial" w:hAnsi="Arial" w:cs="Arial"/>
          <w:sz w:val="22"/>
          <w:szCs w:val="22"/>
        </w:rPr>
        <w:t xml:space="preserve">entire </w:t>
      </w:r>
      <w:r w:rsidR="005726A9" w:rsidRPr="00357B7A">
        <w:rPr>
          <w:rFonts w:ascii="Arial" w:hAnsi="Arial" w:cs="Arial"/>
          <w:sz w:val="22"/>
          <w:szCs w:val="22"/>
        </w:rPr>
        <w:t>ensemble.</w:t>
      </w:r>
      <w:r w:rsidR="007B2C20" w:rsidRPr="00357B7A">
        <w:rPr>
          <w:rFonts w:ascii="Arial" w:hAnsi="Arial" w:cs="Arial"/>
          <w:sz w:val="22"/>
          <w:szCs w:val="22"/>
        </w:rPr>
        <w:t xml:space="preserve"> This approach incorporates </w:t>
      </w:r>
      <w:r w:rsidR="00734479" w:rsidRPr="00357B7A">
        <w:rPr>
          <w:rFonts w:ascii="Arial" w:hAnsi="Arial" w:cs="Arial"/>
          <w:sz w:val="22"/>
          <w:szCs w:val="22"/>
        </w:rPr>
        <w:t xml:space="preserve">both </w:t>
      </w:r>
      <w:r w:rsidR="007B2C20" w:rsidRPr="00357B7A">
        <w:rPr>
          <w:rFonts w:ascii="Arial" w:hAnsi="Arial" w:cs="Arial"/>
          <w:sz w:val="22"/>
          <w:szCs w:val="22"/>
        </w:rPr>
        <w:t xml:space="preserve">the uncertainty of estimates from each model and </w:t>
      </w:r>
      <w:r w:rsidR="00734479" w:rsidRPr="00357B7A">
        <w:rPr>
          <w:rFonts w:ascii="Arial" w:hAnsi="Arial" w:cs="Arial"/>
          <w:sz w:val="22"/>
          <w:szCs w:val="22"/>
        </w:rPr>
        <w:t>the uncertain</w:t>
      </w:r>
      <w:r w:rsidR="00412FFE" w:rsidRPr="00357B7A">
        <w:rPr>
          <w:rFonts w:ascii="Arial" w:hAnsi="Arial" w:cs="Arial"/>
          <w:sz w:val="22"/>
          <w:szCs w:val="22"/>
        </w:rPr>
        <w:t>ty in the choice of model</w:t>
      </w:r>
      <w:r w:rsidR="00734479" w:rsidRPr="00357B7A">
        <w:rPr>
          <w:rFonts w:ascii="Arial" w:hAnsi="Arial" w:cs="Arial"/>
          <w:sz w:val="22"/>
          <w:szCs w:val="22"/>
        </w:rPr>
        <w:t>.</w:t>
      </w:r>
    </w:p>
    <w:bookmarkEnd w:id="4"/>
    <w:p w14:paraId="4F769340" w14:textId="77777777" w:rsidR="001F5397" w:rsidRPr="00357B7A" w:rsidRDefault="001F5397" w:rsidP="00783459">
      <w:pPr>
        <w:spacing w:line="480" w:lineRule="auto"/>
        <w:jc w:val="both"/>
        <w:rPr>
          <w:rFonts w:ascii="Arial" w:hAnsi="Arial" w:cs="Arial"/>
          <w:sz w:val="22"/>
          <w:szCs w:val="22"/>
        </w:rPr>
      </w:pPr>
    </w:p>
    <w:p w14:paraId="5EBC1D09" w14:textId="50127A8E" w:rsidR="006F39F8" w:rsidRPr="00357B7A" w:rsidRDefault="006F39F8" w:rsidP="006F39F8">
      <w:pPr>
        <w:spacing w:line="480" w:lineRule="auto"/>
        <w:jc w:val="both"/>
        <w:rPr>
          <w:rFonts w:ascii="Arial" w:hAnsi="Arial" w:cs="Arial"/>
          <w:sz w:val="22"/>
          <w:szCs w:val="22"/>
        </w:rPr>
      </w:pPr>
      <w:r w:rsidRPr="00357B7A">
        <w:rPr>
          <w:rFonts w:ascii="Arial" w:hAnsi="Arial" w:cs="Arial"/>
          <w:sz w:val="22"/>
          <w:szCs w:val="22"/>
        </w:rPr>
        <w:t>We did all analyses separately by sex and age group (0-14 years, 15-44 years, 45-64 years, 65-74 years, 75-84 years and 85+ years) because death rates, and how they are impacted by the pandemic, vary by age group and sex. To obtain estimates across age groups and both sexes, we summed draws from age-sex-specific estimates.</w:t>
      </w:r>
      <w:r w:rsidR="00BA040B" w:rsidRPr="00357B7A">
        <w:rPr>
          <w:rFonts w:ascii="Arial" w:hAnsi="Arial" w:cs="Arial"/>
          <w:sz w:val="22"/>
          <w:szCs w:val="22"/>
        </w:rPr>
        <w:t xml:space="preserve"> For the purpose of reporting, we </w:t>
      </w:r>
      <w:r w:rsidRPr="00357B7A">
        <w:rPr>
          <w:rFonts w:ascii="Arial" w:hAnsi="Arial" w:cs="Arial"/>
          <w:sz w:val="22"/>
          <w:szCs w:val="22"/>
        </w:rPr>
        <w:t xml:space="preserve">rounded </w:t>
      </w:r>
      <w:r w:rsidR="00BA040B" w:rsidRPr="00357B7A">
        <w:rPr>
          <w:rFonts w:ascii="Arial" w:hAnsi="Arial" w:cs="Arial"/>
          <w:sz w:val="22"/>
          <w:szCs w:val="22"/>
        </w:rPr>
        <w:t xml:space="preserve">results on number of deaths that are ≥1000 </w:t>
      </w:r>
      <w:r w:rsidRPr="00357B7A">
        <w:rPr>
          <w:rFonts w:ascii="Arial" w:hAnsi="Arial" w:cs="Arial"/>
          <w:sz w:val="22"/>
          <w:szCs w:val="22"/>
        </w:rPr>
        <w:t>to the nearest hundred</w:t>
      </w:r>
      <w:r w:rsidR="00BA040B" w:rsidRPr="00357B7A">
        <w:rPr>
          <w:rFonts w:ascii="Arial" w:hAnsi="Arial" w:cs="Arial"/>
          <w:sz w:val="22"/>
          <w:szCs w:val="22"/>
        </w:rPr>
        <w:t xml:space="preserve"> to avoid giving a false sense of precision in the presence of uncertainty; results &lt;1000 are rounded to the nearest ten.</w:t>
      </w:r>
    </w:p>
    <w:p w14:paraId="71B2CED7" w14:textId="77777777" w:rsidR="006F39F8" w:rsidRPr="00357B7A" w:rsidRDefault="006F39F8" w:rsidP="006F39F8">
      <w:pPr>
        <w:spacing w:line="480" w:lineRule="auto"/>
        <w:jc w:val="both"/>
        <w:rPr>
          <w:rFonts w:ascii="Arial" w:hAnsi="Arial" w:cs="Arial"/>
          <w:sz w:val="22"/>
          <w:szCs w:val="22"/>
        </w:rPr>
      </w:pPr>
    </w:p>
    <w:p w14:paraId="0BA9BB4F" w14:textId="15082638" w:rsidR="006E3DF5" w:rsidRPr="00357B7A" w:rsidRDefault="00684A05" w:rsidP="005346AF">
      <w:pPr>
        <w:spacing w:line="480" w:lineRule="auto"/>
        <w:jc w:val="both"/>
        <w:rPr>
          <w:rFonts w:ascii="Arial" w:hAnsi="Arial" w:cs="Arial"/>
          <w:sz w:val="22"/>
          <w:szCs w:val="22"/>
        </w:rPr>
      </w:pPr>
      <w:r w:rsidRPr="00357B7A">
        <w:rPr>
          <w:rFonts w:ascii="Arial" w:hAnsi="Arial" w:cs="Arial"/>
          <w:sz w:val="22"/>
          <w:szCs w:val="22"/>
        </w:rPr>
        <w:t xml:space="preserve">We tested the performance of the projections </w:t>
      </w:r>
      <w:r w:rsidR="00633638" w:rsidRPr="00357B7A">
        <w:rPr>
          <w:rFonts w:ascii="Arial" w:hAnsi="Arial" w:cs="Arial"/>
          <w:sz w:val="22"/>
          <w:szCs w:val="22"/>
        </w:rPr>
        <w:t>from</w:t>
      </w:r>
      <w:r w:rsidR="00734479" w:rsidRPr="00357B7A">
        <w:rPr>
          <w:rFonts w:ascii="Arial" w:hAnsi="Arial" w:cs="Arial"/>
          <w:sz w:val="22"/>
          <w:szCs w:val="22"/>
        </w:rPr>
        <w:t xml:space="preserve"> the model </w:t>
      </w:r>
      <w:r w:rsidR="004A11DD" w:rsidRPr="00357B7A">
        <w:rPr>
          <w:rFonts w:ascii="Arial" w:hAnsi="Arial" w:cs="Arial"/>
          <w:sz w:val="22"/>
          <w:szCs w:val="22"/>
        </w:rPr>
        <w:t>by withholding</w:t>
      </w:r>
      <w:r w:rsidR="00771390" w:rsidRPr="00357B7A">
        <w:rPr>
          <w:rFonts w:ascii="Arial" w:hAnsi="Arial" w:cs="Arial"/>
          <w:sz w:val="22"/>
          <w:szCs w:val="22"/>
        </w:rPr>
        <w:t xml:space="preserve"> data for</w:t>
      </w:r>
      <w:r w:rsidR="00E74351" w:rsidRPr="00357B7A">
        <w:rPr>
          <w:rFonts w:ascii="Arial" w:hAnsi="Arial" w:cs="Arial"/>
          <w:sz w:val="22"/>
          <w:szCs w:val="22"/>
        </w:rPr>
        <w:t xml:space="preserve"> 10 weeks</w:t>
      </w:r>
      <w:r w:rsidR="00771390" w:rsidRPr="00357B7A">
        <w:rPr>
          <w:rFonts w:ascii="Arial" w:hAnsi="Arial" w:cs="Arial"/>
          <w:sz w:val="22"/>
          <w:szCs w:val="22"/>
        </w:rPr>
        <w:t xml:space="preserve"> </w:t>
      </w:r>
      <w:r w:rsidR="003E134F" w:rsidRPr="00357B7A">
        <w:rPr>
          <w:rFonts w:ascii="Arial" w:hAnsi="Arial" w:cs="Arial"/>
          <w:sz w:val="22"/>
          <w:szCs w:val="22"/>
        </w:rPr>
        <w:t xml:space="preserve">starting from mid-February </w:t>
      </w:r>
      <w:r w:rsidR="00E74351" w:rsidRPr="00357B7A">
        <w:rPr>
          <w:rFonts w:ascii="Arial" w:hAnsi="Arial" w:cs="Arial"/>
          <w:sz w:val="22"/>
          <w:szCs w:val="22"/>
        </w:rPr>
        <w:t>(</w:t>
      </w:r>
      <w:r w:rsidR="00D3393A" w:rsidRPr="00357B7A">
        <w:rPr>
          <w:rFonts w:ascii="Arial" w:hAnsi="Arial" w:cs="Arial"/>
          <w:sz w:val="22"/>
          <w:szCs w:val="22"/>
        </w:rPr>
        <w:t>i.e.</w:t>
      </w:r>
      <w:r w:rsidR="00F806AC" w:rsidRPr="00357B7A">
        <w:rPr>
          <w:rFonts w:ascii="Arial" w:hAnsi="Arial" w:cs="Arial"/>
          <w:sz w:val="22"/>
          <w:szCs w:val="22"/>
        </w:rPr>
        <w:t>,</w:t>
      </w:r>
      <w:r w:rsidR="00D3393A" w:rsidRPr="00357B7A">
        <w:rPr>
          <w:rFonts w:ascii="Arial" w:hAnsi="Arial" w:cs="Arial"/>
          <w:sz w:val="22"/>
          <w:szCs w:val="22"/>
        </w:rPr>
        <w:t xml:space="preserve"> the same </w:t>
      </w:r>
      <w:r w:rsidR="00E74351" w:rsidRPr="00357B7A">
        <w:rPr>
          <w:rFonts w:ascii="Arial" w:hAnsi="Arial" w:cs="Arial"/>
          <w:sz w:val="22"/>
          <w:szCs w:val="22"/>
        </w:rPr>
        <w:t>projection</w:t>
      </w:r>
      <w:r w:rsidR="003E134F" w:rsidRPr="00357B7A">
        <w:rPr>
          <w:rFonts w:ascii="Arial" w:hAnsi="Arial" w:cs="Arial"/>
          <w:sz w:val="22"/>
          <w:szCs w:val="22"/>
        </w:rPr>
        <w:t xml:space="preserve"> period</w:t>
      </w:r>
      <w:r w:rsidR="00D3393A" w:rsidRPr="00357B7A">
        <w:rPr>
          <w:rFonts w:ascii="Arial" w:hAnsi="Arial" w:cs="Arial"/>
          <w:sz w:val="22"/>
          <w:szCs w:val="22"/>
        </w:rPr>
        <w:t xml:space="preserve"> as done</w:t>
      </w:r>
      <w:r w:rsidR="003E134F" w:rsidRPr="00357B7A">
        <w:rPr>
          <w:rFonts w:ascii="Arial" w:hAnsi="Arial" w:cs="Arial"/>
          <w:sz w:val="22"/>
          <w:szCs w:val="22"/>
        </w:rPr>
        <w:t xml:space="preserve"> for 2020</w:t>
      </w:r>
      <w:r w:rsidR="00E74351" w:rsidRPr="00357B7A">
        <w:rPr>
          <w:rFonts w:ascii="Arial" w:hAnsi="Arial" w:cs="Arial"/>
          <w:sz w:val="22"/>
          <w:szCs w:val="22"/>
        </w:rPr>
        <w:t xml:space="preserve">) </w:t>
      </w:r>
      <w:r w:rsidR="00771390" w:rsidRPr="00357B7A">
        <w:rPr>
          <w:rFonts w:ascii="Arial" w:hAnsi="Arial" w:cs="Arial"/>
          <w:sz w:val="22"/>
          <w:szCs w:val="22"/>
        </w:rPr>
        <w:t>for an earlier year and used the preceding time-series of data to train the model</w:t>
      </w:r>
      <w:r w:rsidR="0092794F" w:rsidRPr="00357B7A">
        <w:rPr>
          <w:rFonts w:ascii="Arial" w:hAnsi="Arial" w:cs="Arial"/>
          <w:sz w:val="22"/>
          <w:szCs w:val="22"/>
        </w:rPr>
        <w:t>s</w:t>
      </w:r>
      <w:r w:rsidR="00771390" w:rsidRPr="00357B7A">
        <w:rPr>
          <w:rFonts w:ascii="Arial" w:hAnsi="Arial" w:cs="Arial"/>
          <w:sz w:val="22"/>
          <w:szCs w:val="22"/>
        </w:rPr>
        <w:t>. We then projected</w:t>
      </w:r>
      <w:r w:rsidR="0092794F" w:rsidRPr="00357B7A">
        <w:rPr>
          <w:rFonts w:ascii="Arial" w:hAnsi="Arial" w:cs="Arial"/>
          <w:sz w:val="22"/>
          <w:szCs w:val="22"/>
        </w:rPr>
        <w:t xml:space="preserve"> death rates for </w:t>
      </w:r>
      <w:r w:rsidR="000B4F79" w:rsidRPr="00357B7A">
        <w:rPr>
          <w:rFonts w:ascii="Arial" w:hAnsi="Arial" w:cs="Arial"/>
          <w:sz w:val="22"/>
          <w:szCs w:val="22"/>
        </w:rPr>
        <w:t xml:space="preserve">the </w:t>
      </w:r>
      <w:r w:rsidR="0092794F" w:rsidRPr="00357B7A">
        <w:rPr>
          <w:rFonts w:ascii="Arial" w:hAnsi="Arial" w:cs="Arial"/>
          <w:sz w:val="22"/>
          <w:szCs w:val="22"/>
        </w:rPr>
        <w:t>weeks</w:t>
      </w:r>
      <w:r w:rsidR="000B4F79" w:rsidRPr="00357B7A">
        <w:rPr>
          <w:rFonts w:ascii="Arial" w:hAnsi="Arial" w:cs="Arial"/>
          <w:sz w:val="22"/>
          <w:szCs w:val="22"/>
        </w:rPr>
        <w:t xml:space="preserve"> with withheld data</w:t>
      </w:r>
      <w:r w:rsidR="0092794F" w:rsidRPr="00357B7A">
        <w:rPr>
          <w:rFonts w:ascii="Arial" w:hAnsi="Arial" w:cs="Arial"/>
          <w:sz w:val="22"/>
          <w:szCs w:val="22"/>
        </w:rPr>
        <w:t xml:space="preserve">, and evaluated how well the model ensemble projections reproduce the </w:t>
      </w:r>
      <w:r w:rsidR="000B4F79" w:rsidRPr="00357B7A">
        <w:rPr>
          <w:rFonts w:ascii="Arial" w:hAnsi="Arial" w:cs="Arial"/>
          <w:sz w:val="22"/>
          <w:szCs w:val="22"/>
        </w:rPr>
        <w:t xml:space="preserve">known-but-withheld </w:t>
      </w:r>
      <w:r w:rsidR="0025216D" w:rsidRPr="00357B7A">
        <w:rPr>
          <w:rFonts w:ascii="Arial" w:hAnsi="Arial" w:cs="Arial"/>
          <w:sz w:val="22"/>
          <w:szCs w:val="22"/>
        </w:rPr>
        <w:t>death rates</w:t>
      </w:r>
      <w:r w:rsidR="000B4F79" w:rsidRPr="00357B7A">
        <w:rPr>
          <w:rFonts w:ascii="Arial" w:hAnsi="Arial" w:cs="Arial"/>
          <w:sz w:val="22"/>
          <w:szCs w:val="22"/>
        </w:rPr>
        <w:t>.</w:t>
      </w:r>
      <w:r w:rsidR="005346AF" w:rsidRPr="00357B7A">
        <w:rPr>
          <w:rFonts w:ascii="Arial" w:hAnsi="Arial" w:cs="Arial"/>
          <w:sz w:val="22"/>
          <w:szCs w:val="22"/>
        </w:rPr>
        <w:t xml:space="preserve"> We repeated this for three different years: 2017 (i.e. train model using data from January 2010 </w:t>
      </w:r>
      <w:r w:rsidR="003E134F" w:rsidRPr="00357B7A">
        <w:rPr>
          <w:rFonts w:ascii="Arial" w:hAnsi="Arial" w:cs="Arial"/>
          <w:sz w:val="22"/>
          <w:szCs w:val="22"/>
        </w:rPr>
        <w:t>to</w:t>
      </w:r>
      <w:r w:rsidR="005346AF" w:rsidRPr="00357B7A">
        <w:rPr>
          <w:rFonts w:ascii="Arial" w:hAnsi="Arial" w:cs="Arial"/>
          <w:sz w:val="22"/>
          <w:szCs w:val="22"/>
        </w:rPr>
        <w:t xml:space="preserve"> </w:t>
      </w:r>
      <w:r w:rsidR="0025216D" w:rsidRPr="00357B7A">
        <w:rPr>
          <w:rFonts w:ascii="Arial" w:hAnsi="Arial" w:cs="Arial"/>
          <w:sz w:val="22"/>
          <w:szCs w:val="22"/>
        </w:rPr>
        <w:t>mid-February</w:t>
      </w:r>
      <w:r w:rsidR="005346AF" w:rsidRPr="00357B7A">
        <w:rPr>
          <w:rFonts w:ascii="Arial" w:hAnsi="Arial" w:cs="Arial"/>
          <w:sz w:val="22"/>
          <w:szCs w:val="22"/>
        </w:rPr>
        <w:t xml:space="preserve"> 2017 and test </w:t>
      </w:r>
      <w:r w:rsidR="003E134F" w:rsidRPr="00357B7A">
        <w:rPr>
          <w:rFonts w:ascii="Arial" w:hAnsi="Arial" w:cs="Arial"/>
          <w:sz w:val="22"/>
          <w:szCs w:val="22"/>
        </w:rPr>
        <w:t>for the subsequent 10 weeks</w:t>
      </w:r>
      <w:r w:rsidR="005346AF" w:rsidRPr="00357B7A">
        <w:rPr>
          <w:rFonts w:ascii="Arial" w:hAnsi="Arial" w:cs="Arial"/>
          <w:sz w:val="22"/>
          <w:szCs w:val="22"/>
        </w:rPr>
        <w:t>), 2018 (i.e.</w:t>
      </w:r>
      <w:r w:rsidR="00E041A1" w:rsidRPr="00357B7A">
        <w:rPr>
          <w:rFonts w:ascii="Arial" w:hAnsi="Arial" w:cs="Arial"/>
          <w:sz w:val="22"/>
          <w:szCs w:val="22"/>
        </w:rPr>
        <w:t>,</w:t>
      </w:r>
      <w:r w:rsidR="005346AF" w:rsidRPr="00357B7A">
        <w:rPr>
          <w:rFonts w:ascii="Arial" w:hAnsi="Arial" w:cs="Arial"/>
          <w:sz w:val="22"/>
          <w:szCs w:val="22"/>
        </w:rPr>
        <w:t xml:space="preserve"> train model using data from January 2010 </w:t>
      </w:r>
      <w:r w:rsidR="003E134F" w:rsidRPr="00357B7A">
        <w:rPr>
          <w:rFonts w:ascii="Arial" w:hAnsi="Arial" w:cs="Arial"/>
          <w:sz w:val="22"/>
          <w:szCs w:val="22"/>
        </w:rPr>
        <w:t>to</w:t>
      </w:r>
      <w:r w:rsidR="005346AF" w:rsidRPr="00357B7A">
        <w:rPr>
          <w:rFonts w:ascii="Arial" w:hAnsi="Arial" w:cs="Arial"/>
          <w:sz w:val="22"/>
          <w:szCs w:val="22"/>
        </w:rPr>
        <w:t xml:space="preserve"> </w:t>
      </w:r>
      <w:r w:rsidR="00192C1F" w:rsidRPr="00357B7A">
        <w:rPr>
          <w:rFonts w:ascii="Arial" w:hAnsi="Arial" w:cs="Arial"/>
          <w:sz w:val="22"/>
          <w:szCs w:val="22"/>
        </w:rPr>
        <w:t xml:space="preserve">mid-February 2018 and test </w:t>
      </w:r>
      <w:r w:rsidR="003E134F" w:rsidRPr="00357B7A">
        <w:rPr>
          <w:rFonts w:ascii="Arial" w:hAnsi="Arial" w:cs="Arial"/>
          <w:sz w:val="22"/>
          <w:szCs w:val="22"/>
        </w:rPr>
        <w:t>for the subsequent 10 weeks</w:t>
      </w:r>
      <w:r w:rsidR="005346AF" w:rsidRPr="00357B7A">
        <w:rPr>
          <w:rFonts w:ascii="Arial" w:hAnsi="Arial" w:cs="Arial"/>
          <w:sz w:val="22"/>
          <w:szCs w:val="22"/>
        </w:rPr>
        <w:t>), and 2019</w:t>
      </w:r>
      <w:r w:rsidR="00192C1F" w:rsidRPr="00357B7A">
        <w:rPr>
          <w:rFonts w:ascii="Arial" w:hAnsi="Arial" w:cs="Arial"/>
          <w:sz w:val="22"/>
          <w:szCs w:val="22"/>
        </w:rPr>
        <w:t xml:space="preserve"> (i.e.</w:t>
      </w:r>
      <w:r w:rsidR="00D31C4C" w:rsidRPr="00357B7A">
        <w:rPr>
          <w:rFonts w:ascii="Arial" w:hAnsi="Arial" w:cs="Arial"/>
          <w:sz w:val="22"/>
          <w:szCs w:val="22"/>
        </w:rPr>
        <w:t>,</w:t>
      </w:r>
      <w:r w:rsidR="00192C1F" w:rsidRPr="00357B7A">
        <w:rPr>
          <w:rFonts w:ascii="Arial" w:hAnsi="Arial" w:cs="Arial"/>
          <w:sz w:val="22"/>
          <w:szCs w:val="22"/>
        </w:rPr>
        <w:t xml:space="preserve"> train model using data from January 2010 </w:t>
      </w:r>
      <w:r w:rsidR="003E134F" w:rsidRPr="00357B7A">
        <w:rPr>
          <w:rFonts w:ascii="Arial" w:hAnsi="Arial" w:cs="Arial"/>
          <w:sz w:val="22"/>
          <w:szCs w:val="22"/>
        </w:rPr>
        <w:t>to</w:t>
      </w:r>
      <w:r w:rsidR="00192C1F" w:rsidRPr="00357B7A">
        <w:rPr>
          <w:rFonts w:ascii="Arial" w:hAnsi="Arial" w:cs="Arial"/>
          <w:sz w:val="22"/>
          <w:szCs w:val="22"/>
        </w:rPr>
        <w:t xml:space="preserve"> mid-February 2019 and test </w:t>
      </w:r>
      <w:r w:rsidR="003E134F" w:rsidRPr="00357B7A">
        <w:rPr>
          <w:rFonts w:ascii="Arial" w:hAnsi="Arial" w:cs="Arial"/>
          <w:sz w:val="22"/>
          <w:szCs w:val="22"/>
        </w:rPr>
        <w:t>for the subsequent 10 weeks</w:t>
      </w:r>
      <w:r w:rsidR="00192C1F" w:rsidRPr="00357B7A">
        <w:rPr>
          <w:rFonts w:ascii="Arial" w:hAnsi="Arial" w:cs="Arial"/>
          <w:sz w:val="22"/>
          <w:szCs w:val="22"/>
        </w:rPr>
        <w:t>)</w:t>
      </w:r>
      <w:r w:rsidR="005346AF" w:rsidRPr="00357B7A">
        <w:rPr>
          <w:rFonts w:ascii="Arial" w:hAnsi="Arial" w:cs="Arial"/>
          <w:sz w:val="22"/>
          <w:szCs w:val="22"/>
        </w:rPr>
        <w:t>. We report the projection error (which measures systematic bias) and absolute forecast error (which measures any deviation</w:t>
      </w:r>
      <w:r w:rsidR="00A70521" w:rsidRPr="00357B7A">
        <w:rPr>
          <w:rFonts w:ascii="Arial" w:hAnsi="Arial" w:cs="Arial"/>
          <w:sz w:val="22"/>
          <w:szCs w:val="22"/>
        </w:rPr>
        <w:t xml:space="preserve"> </w:t>
      </w:r>
      <w:r w:rsidR="005346AF" w:rsidRPr="00357B7A">
        <w:rPr>
          <w:rFonts w:ascii="Arial" w:hAnsi="Arial" w:cs="Arial"/>
          <w:sz w:val="22"/>
          <w:szCs w:val="22"/>
        </w:rPr>
        <w:t xml:space="preserve">from the data). Additionally, we report coverage of </w:t>
      </w:r>
      <w:r w:rsidR="00A70521" w:rsidRPr="00357B7A">
        <w:rPr>
          <w:rFonts w:ascii="Arial" w:hAnsi="Arial" w:cs="Arial"/>
          <w:sz w:val="22"/>
          <w:szCs w:val="22"/>
        </w:rPr>
        <w:t xml:space="preserve">the projection </w:t>
      </w:r>
      <w:r w:rsidR="005346AF" w:rsidRPr="00357B7A">
        <w:rPr>
          <w:rFonts w:ascii="Arial" w:hAnsi="Arial" w:cs="Arial"/>
          <w:sz w:val="22"/>
          <w:szCs w:val="22"/>
        </w:rPr>
        <w:t xml:space="preserve">uncertainty; if </w:t>
      </w:r>
      <w:r w:rsidR="00A70521" w:rsidRPr="00357B7A">
        <w:rPr>
          <w:rFonts w:ascii="Arial" w:hAnsi="Arial" w:cs="Arial"/>
          <w:sz w:val="22"/>
          <w:szCs w:val="22"/>
        </w:rPr>
        <w:t>projected</w:t>
      </w:r>
      <w:r w:rsidR="005346AF" w:rsidRPr="00357B7A">
        <w:rPr>
          <w:rFonts w:ascii="Arial" w:hAnsi="Arial" w:cs="Arial"/>
          <w:sz w:val="22"/>
          <w:szCs w:val="22"/>
        </w:rPr>
        <w:t xml:space="preserve"> death rates and their uncertainties</w:t>
      </w:r>
      <w:r w:rsidR="00A70521" w:rsidRPr="00357B7A">
        <w:rPr>
          <w:rFonts w:ascii="Arial" w:hAnsi="Arial" w:cs="Arial"/>
          <w:sz w:val="22"/>
          <w:szCs w:val="22"/>
        </w:rPr>
        <w:t xml:space="preserve"> </w:t>
      </w:r>
      <w:r w:rsidR="005346AF" w:rsidRPr="00357B7A">
        <w:rPr>
          <w:rFonts w:ascii="Arial" w:hAnsi="Arial" w:cs="Arial"/>
          <w:sz w:val="22"/>
          <w:szCs w:val="22"/>
        </w:rPr>
        <w:t xml:space="preserve">are well estimated, </w:t>
      </w:r>
      <w:r w:rsidR="00A70521" w:rsidRPr="00357B7A">
        <w:rPr>
          <w:rFonts w:ascii="Arial" w:hAnsi="Arial" w:cs="Arial"/>
          <w:sz w:val="22"/>
          <w:szCs w:val="22"/>
        </w:rPr>
        <w:t xml:space="preserve">the </w:t>
      </w:r>
      <w:r w:rsidR="005346AF" w:rsidRPr="00357B7A">
        <w:rPr>
          <w:rFonts w:ascii="Arial" w:hAnsi="Arial" w:cs="Arial"/>
          <w:sz w:val="22"/>
          <w:szCs w:val="22"/>
        </w:rPr>
        <w:t>estimated 9</w:t>
      </w:r>
      <w:r w:rsidR="008C528A" w:rsidRPr="00357B7A">
        <w:rPr>
          <w:rFonts w:ascii="Arial" w:hAnsi="Arial" w:cs="Arial"/>
          <w:sz w:val="22"/>
          <w:szCs w:val="22"/>
        </w:rPr>
        <w:t>5</w:t>
      </w:r>
      <w:r w:rsidR="005346AF" w:rsidRPr="00357B7A">
        <w:rPr>
          <w:rFonts w:ascii="Arial" w:hAnsi="Arial" w:cs="Arial"/>
          <w:sz w:val="22"/>
          <w:szCs w:val="22"/>
        </w:rPr>
        <w:t>% credible intervals</w:t>
      </w:r>
      <w:r w:rsidR="00A70521" w:rsidRPr="00357B7A">
        <w:rPr>
          <w:rFonts w:ascii="Arial" w:hAnsi="Arial" w:cs="Arial"/>
          <w:sz w:val="22"/>
          <w:szCs w:val="22"/>
        </w:rPr>
        <w:t xml:space="preserve"> </w:t>
      </w:r>
      <w:r w:rsidR="005346AF" w:rsidRPr="00357B7A">
        <w:rPr>
          <w:rFonts w:ascii="Arial" w:hAnsi="Arial" w:cs="Arial"/>
          <w:sz w:val="22"/>
          <w:szCs w:val="22"/>
        </w:rPr>
        <w:t>should cover 9</w:t>
      </w:r>
      <w:r w:rsidR="008C528A" w:rsidRPr="00357B7A">
        <w:rPr>
          <w:rFonts w:ascii="Arial" w:hAnsi="Arial" w:cs="Arial"/>
          <w:sz w:val="22"/>
          <w:szCs w:val="22"/>
        </w:rPr>
        <w:t>5</w:t>
      </w:r>
      <w:r w:rsidR="005346AF" w:rsidRPr="00357B7A">
        <w:rPr>
          <w:rFonts w:ascii="Arial" w:hAnsi="Arial" w:cs="Arial"/>
          <w:sz w:val="22"/>
          <w:szCs w:val="22"/>
        </w:rPr>
        <w:t>% of the withheld data.</w:t>
      </w:r>
    </w:p>
    <w:p w14:paraId="79D09AC1" w14:textId="492E5C86" w:rsidR="00D31C4C" w:rsidRPr="00357B7A" w:rsidRDefault="00D31C4C" w:rsidP="005346AF">
      <w:pPr>
        <w:spacing w:line="480" w:lineRule="auto"/>
        <w:jc w:val="both"/>
        <w:rPr>
          <w:rFonts w:ascii="Arial" w:hAnsi="Arial" w:cs="Arial"/>
          <w:sz w:val="22"/>
          <w:szCs w:val="22"/>
        </w:rPr>
      </w:pPr>
    </w:p>
    <w:p w14:paraId="7DBF0467" w14:textId="19713D87" w:rsidR="0050334D" w:rsidRPr="00357B7A" w:rsidRDefault="00B20EA6" w:rsidP="00580F14">
      <w:pPr>
        <w:spacing w:line="480" w:lineRule="auto"/>
        <w:jc w:val="both"/>
        <w:rPr>
          <w:rFonts w:ascii="Arial" w:hAnsi="Arial" w:cs="Arial"/>
          <w:sz w:val="22"/>
          <w:szCs w:val="22"/>
        </w:rPr>
      </w:pPr>
      <w:r w:rsidRPr="00357B7A">
        <w:rPr>
          <w:rFonts w:ascii="Arial" w:hAnsi="Arial" w:cs="Arial"/>
          <w:b/>
          <w:sz w:val="22"/>
          <w:szCs w:val="22"/>
        </w:rPr>
        <w:t>Results</w:t>
      </w:r>
    </w:p>
    <w:p w14:paraId="1A1FE014" w14:textId="2A6D84FA" w:rsidR="00790A59" w:rsidRPr="00357B7A" w:rsidRDefault="00A252CC" w:rsidP="00957CD5">
      <w:pPr>
        <w:spacing w:line="480" w:lineRule="auto"/>
        <w:jc w:val="both"/>
        <w:rPr>
          <w:rFonts w:ascii="Arial" w:hAnsi="Arial" w:cs="Arial"/>
          <w:sz w:val="22"/>
          <w:szCs w:val="22"/>
        </w:rPr>
      </w:pPr>
      <w:r w:rsidRPr="00357B7A">
        <w:rPr>
          <w:rFonts w:ascii="Arial" w:hAnsi="Arial" w:cs="Arial"/>
          <w:sz w:val="22"/>
          <w:szCs w:val="22"/>
        </w:rPr>
        <w:lastRenderedPageBreak/>
        <w:t xml:space="preserve">Weekly mortality varied substantially over time in all ages with evidence of seasonal pattern above 45 years of age (Figure 1). </w:t>
      </w:r>
      <w:r w:rsidR="00957CD5" w:rsidRPr="00357B7A">
        <w:rPr>
          <w:rFonts w:ascii="Arial" w:hAnsi="Arial" w:cs="Arial"/>
          <w:sz w:val="22"/>
          <w:szCs w:val="22"/>
        </w:rPr>
        <w:t>From 2</w:t>
      </w:r>
      <w:r w:rsidR="00B4559E" w:rsidRPr="00357B7A">
        <w:rPr>
          <w:rFonts w:ascii="Arial" w:hAnsi="Arial" w:cs="Arial"/>
          <w:sz w:val="22"/>
          <w:szCs w:val="22"/>
        </w:rPr>
        <w:t>2</w:t>
      </w:r>
      <w:r w:rsidR="00B4559E" w:rsidRPr="00357B7A">
        <w:rPr>
          <w:rFonts w:ascii="Arial" w:hAnsi="Arial" w:cs="Arial"/>
          <w:sz w:val="22"/>
          <w:szCs w:val="22"/>
          <w:vertAlign w:val="superscript"/>
        </w:rPr>
        <w:t>nd</w:t>
      </w:r>
      <w:r w:rsidR="00957CD5" w:rsidRPr="00357B7A">
        <w:rPr>
          <w:rFonts w:ascii="Arial" w:hAnsi="Arial" w:cs="Arial"/>
          <w:sz w:val="22"/>
          <w:szCs w:val="22"/>
        </w:rPr>
        <w:t xml:space="preserve"> February through 20</w:t>
      </w:r>
      <w:r w:rsidR="00957CD5" w:rsidRPr="00357B7A">
        <w:rPr>
          <w:rFonts w:ascii="Arial" w:hAnsi="Arial" w:cs="Arial"/>
          <w:sz w:val="22"/>
          <w:szCs w:val="22"/>
          <w:vertAlign w:val="superscript"/>
        </w:rPr>
        <w:t>th</w:t>
      </w:r>
      <w:r w:rsidR="00957CD5" w:rsidRPr="00357B7A">
        <w:rPr>
          <w:rFonts w:ascii="Arial" w:hAnsi="Arial" w:cs="Arial"/>
          <w:sz w:val="22"/>
          <w:szCs w:val="22"/>
        </w:rPr>
        <w:t xml:space="preserve"> March</w:t>
      </w:r>
      <w:r w:rsidR="00A8222A" w:rsidRPr="00357B7A">
        <w:rPr>
          <w:rFonts w:ascii="Arial" w:hAnsi="Arial" w:cs="Arial"/>
          <w:sz w:val="22"/>
          <w:szCs w:val="22"/>
        </w:rPr>
        <w:t xml:space="preserve"> 2020</w:t>
      </w:r>
      <w:r w:rsidR="00957CD5" w:rsidRPr="00357B7A">
        <w:rPr>
          <w:rFonts w:ascii="Arial" w:hAnsi="Arial" w:cs="Arial"/>
          <w:sz w:val="22"/>
          <w:szCs w:val="22"/>
        </w:rPr>
        <w:t xml:space="preserve">, </w:t>
      </w:r>
      <w:r w:rsidRPr="00357B7A">
        <w:rPr>
          <w:rFonts w:ascii="Arial" w:hAnsi="Arial" w:cs="Arial"/>
          <w:sz w:val="22"/>
          <w:szCs w:val="22"/>
        </w:rPr>
        <w:t xml:space="preserve">the observed number of deaths in every age group was </w:t>
      </w:r>
      <w:commentRangeStart w:id="6"/>
      <w:r w:rsidR="008763F5">
        <w:rPr>
          <w:rFonts w:ascii="Arial" w:hAnsi="Arial" w:cs="Arial"/>
          <w:sz w:val="22"/>
          <w:szCs w:val="22"/>
        </w:rPr>
        <w:t>within the credible interval</w:t>
      </w:r>
      <w:commentRangeEnd w:id="6"/>
      <w:r w:rsidR="008763F5">
        <w:rPr>
          <w:rStyle w:val="CommentReference"/>
          <w:rFonts w:asciiTheme="minorHAnsi" w:eastAsiaTheme="minorHAnsi" w:hAnsiTheme="minorHAnsi" w:cstheme="minorBidi"/>
          <w:lang w:eastAsia="en-US"/>
        </w:rPr>
        <w:commentReference w:id="6"/>
      </w:r>
      <w:r w:rsidR="008763F5">
        <w:rPr>
          <w:rFonts w:ascii="Arial" w:hAnsi="Arial" w:cs="Arial"/>
          <w:sz w:val="22"/>
          <w:szCs w:val="22"/>
        </w:rPr>
        <w:t xml:space="preserve"> of</w:t>
      </w:r>
      <w:r w:rsidRPr="00357B7A">
        <w:rPr>
          <w:rFonts w:ascii="Arial" w:hAnsi="Arial" w:cs="Arial"/>
          <w:sz w:val="22"/>
          <w:szCs w:val="22"/>
        </w:rPr>
        <w:t xml:space="preserve"> what </w:t>
      </w:r>
      <w:r w:rsidR="008763F5">
        <w:rPr>
          <w:rFonts w:ascii="Arial" w:hAnsi="Arial" w:cs="Arial"/>
          <w:sz w:val="22"/>
          <w:szCs w:val="22"/>
        </w:rPr>
        <w:t>was expected to have</w:t>
      </w:r>
      <w:r w:rsidR="005E71DC" w:rsidRPr="00357B7A">
        <w:rPr>
          <w:rFonts w:ascii="Arial" w:hAnsi="Arial" w:cs="Arial"/>
          <w:sz w:val="22"/>
          <w:szCs w:val="22"/>
        </w:rPr>
        <w:t xml:space="preserve"> </w:t>
      </w:r>
      <w:r w:rsidR="00F42065" w:rsidRPr="00357B7A">
        <w:rPr>
          <w:rFonts w:ascii="Arial" w:hAnsi="Arial" w:cs="Arial"/>
          <w:sz w:val="22"/>
          <w:szCs w:val="22"/>
        </w:rPr>
        <w:t>occur</w:t>
      </w:r>
      <w:r w:rsidR="00803532" w:rsidRPr="00357B7A">
        <w:rPr>
          <w:rFonts w:ascii="Arial" w:hAnsi="Arial" w:cs="Arial"/>
          <w:sz w:val="22"/>
          <w:szCs w:val="22"/>
        </w:rPr>
        <w:t>red</w:t>
      </w:r>
      <w:r w:rsidR="00F42065" w:rsidRPr="00357B7A">
        <w:rPr>
          <w:rFonts w:ascii="Arial" w:hAnsi="Arial" w:cs="Arial"/>
          <w:sz w:val="22"/>
          <w:szCs w:val="22"/>
        </w:rPr>
        <w:t xml:space="preserve"> if</w:t>
      </w:r>
      <w:r w:rsidRPr="00357B7A">
        <w:rPr>
          <w:rFonts w:ascii="Arial" w:hAnsi="Arial" w:cs="Arial"/>
          <w:sz w:val="22"/>
          <w:szCs w:val="22"/>
        </w:rPr>
        <w:t xml:space="preserve"> the Covid-19 pandemic </w:t>
      </w:r>
      <w:r w:rsidR="0035352F" w:rsidRPr="00357B7A">
        <w:rPr>
          <w:rFonts w:ascii="Arial" w:hAnsi="Arial" w:cs="Arial"/>
          <w:sz w:val="22"/>
          <w:szCs w:val="22"/>
        </w:rPr>
        <w:t xml:space="preserve">had </w:t>
      </w:r>
      <w:r w:rsidRPr="00357B7A">
        <w:rPr>
          <w:rFonts w:ascii="Arial" w:hAnsi="Arial" w:cs="Arial"/>
          <w:sz w:val="22"/>
          <w:szCs w:val="22"/>
        </w:rPr>
        <w:t>not taken place (Figure</w:t>
      </w:r>
      <w:r w:rsidR="002E0980" w:rsidRPr="00357B7A">
        <w:rPr>
          <w:rFonts w:ascii="Arial" w:hAnsi="Arial" w:cs="Arial"/>
          <w:sz w:val="22"/>
          <w:szCs w:val="22"/>
        </w:rPr>
        <w:t>s</w:t>
      </w:r>
      <w:r w:rsidRPr="00357B7A">
        <w:rPr>
          <w:rFonts w:ascii="Arial" w:hAnsi="Arial" w:cs="Arial"/>
          <w:sz w:val="22"/>
          <w:szCs w:val="22"/>
        </w:rPr>
        <w:t xml:space="preserve"> 1 and 2). </w:t>
      </w:r>
      <w:r w:rsidR="00336DFF" w:rsidRPr="00357B7A">
        <w:rPr>
          <w:rFonts w:ascii="Arial" w:hAnsi="Arial" w:cs="Arial"/>
          <w:sz w:val="22"/>
          <w:szCs w:val="22"/>
        </w:rPr>
        <w:t xml:space="preserve">In </w:t>
      </w:r>
      <w:r w:rsidRPr="00357B7A">
        <w:rPr>
          <w:rFonts w:ascii="Arial" w:hAnsi="Arial" w:cs="Arial"/>
          <w:sz w:val="22"/>
          <w:szCs w:val="22"/>
        </w:rPr>
        <w:t xml:space="preserve">the week </w:t>
      </w:r>
      <w:r w:rsidR="00F42065" w:rsidRPr="00357B7A">
        <w:rPr>
          <w:rFonts w:ascii="Arial" w:hAnsi="Arial" w:cs="Arial"/>
          <w:sz w:val="22"/>
          <w:szCs w:val="22"/>
        </w:rPr>
        <w:t>that began</w:t>
      </w:r>
      <w:r w:rsidRPr="00357B7A">
        <w:rPr>
          <w:rFonts w:ascii="Arial" w:hAnsi="Arial" w:cs="Arial"/>
          <w:sz w:val="22"/>
          <w:szCs w:val="22"/>
        </w:rPr>
        <w:t xml:space="preserve"> on </w:t>
      </w:r>
      <w:r w:rsidR="00957CD5" w:rsidRPr="00357B7A">
        <w:rPr>
          <w:rFonts w:ascii="Arial" w:hAnsi="Arial" w:cs="Arial"/>
          <w:sz w:val="22"/>
          <w:szCs w:val="22"/>
        </w:rPr>
        <w:t>21</w:t>
      </w:r>
      <w:r w:rsidR="00957CD5" w:rsidRPr="00357B7A">
        <w:rPr>
          <w:rFonts w:ascii="Arial" w:hAnsi="Arial" w:cs="Arial"/>
          <w:sz w:val="22"/>
          <w:szCs w:val="22"/>
          <w:vertAlign w:val="superscript"/>
        </w:rPr>
        <w:t>st</w:t>
      </w:r>
      <w:r w:rsidR="00957CD5" w:rsidRPr="00357B7A">
        <w:rPr>
          <w:rFonts w:ascii="Arial" w:hAnsi="Arial" w:cs="Arial"/>
          <w:sz w:val="22"/>
          <w:szCs w:val="22"/>
        </w:rPr>
        <w:t xml:space="preserve"> </w:t>
      </w:r>
      <w:r w:rsidRPr="00357B7A">
        <w:rPr>
          <w:rFonts w:ascii="Arial" w:hAnsi="Arial" w:cs="Arial"/>
          <w:sz w:val="22"/>
          <w:szCs w:val="22"/>
        </w:rPr>
        <w:t>March,</w:t>
      </w:r>
      <w:r w:rsidR="00D3393A" w:rsidRPr="00357B7A">
        <w:rPr>
          <w:rFonts w:ascii="Arial" w:hAnsi="Arial" w:cs="Arial"/>
          <w:sz w:val="22"/>
          <w:szCs w:val="22"/>
        </w:rPr>
        <w:t xml:space="preserve"> the same week that a national lockdown was put in place,</w:t>
      </w:r>
      <w:r w:rsidRPr="00357B7A">
        <w:rPr>
          <w:rFonts w:ascii="Arial" w:hAnsi="Arial" w:cs="Arial"/>
          <w:sz w:val="22"/>
          <w:szCs w:val="22"/>
        </w:rPr>
        <w:t xml:space="preserve"> there was</w:t>
      </w:r>
      <w:r w:rsidR="00AB53C3" w:rsidRPr="00357B7A">
        <w:rPr>
          <w:rFonts w:ascii="Arial" w:hAnsi="Arial" w:cs="Arial"/>
          <w:sz w:val="22"/>
          <w:szCs w:val="22"/>
        </w:rPr>
        <w:t xml:space="preserve"> already a</w:t>
      </w:r>
      <w:r w:rsidRPr="00357B7A">
        <w:rPr>
          <w:rFonts w:ascii="Arial" w:hAnsi="Arial" w:cs="Arial"/>
          <w:sz w:val="22"/>
          <w:szCs w:val="22"/>
        </w:rPr>
        <w:t xml:space="preserve"> &gt;</w:t>
      </w:r>
      <w:r w:rsidR="00DF2ECD" w:rsidRPr="00357B7A">
        <w:rPr>
          <w:rFonts w:ascii="Arial" w:hAnsi="Arial" w:cs="Arial"/>
          <w:sz w:val="22"/>
          <w:szCs w:val="22"/>
        </w:rPr>
        <w:t>92</w:t>
      </w:r>
      <w:r w:rsidRPr="00357B7A">
        <w:rPr>
          <w:rFonts w:ascii="Arial" w:hAnsi="Arial" w:cs="Arial"/>
          <w:sz w:val="22"/>
          <w:szCs w:val="22"/>
        </w:rPr>
        <w:t xml:space="preserve">% probability that there were more deaths </w:t>
      </w:r>
      <w:commentRangeStart w:id="7"/>
      <w:r w:rsidRPr="00357B7A">
        <w:rPr>
          <w:rFonts w:ascii="Arial" w:hAnsi="Arial" w:cs="Arial"/>
          <w:sz w:val="22"/>
          <w:szCs w:val="22"/>
        </w:rPr>
        <w:t xml:space="preserve">in </w:t>
      </w:r>
      <w:r w:rsidR="008763F5">
        <w:rPr>
          <w:rFonts w:ascii="Arial" w:hAnsi="Arial" w:cs="Arial"/>
          <w:sz w:val="22"/>
          <w:szCs w:val="22"/>
        </w:rPr>
        <w:t xml:space="preserve">both sexes and all age groups </w:t>
      </w:r>
      <w:r w:rsidR="00F42065" w:rsidRPr="00357B7A">
        <w:rPr>
          <w:rFonts w:ascii="Arial" w:hAnsi="Arial" w:cs="Arial"/>
          <w:sz w:val="22"/>
          <w:szCs w:val="22"/>
        </w:rPr>
        <w:t>≥</w:t>
      </w:r>
      <w:r w:rsidRPr="00357B7A">
        <w:rPr>
          <w:rFonts w:ascii="Arial" w:hAnsi="Arial" w:cs="Arial"/>
          <w:sz w:val="22"/>
          <w:szCs w:val="22"/>
        </w:rPr>
        <w:t xml:space="preserve">45 years </w:t>
      </w:r>
      <w:commentRangeEnd w:id="7"/>
      <w:r w:rsidR="008763F5">
        <w:rPr>
          <w:rStyle w:val="CommentReference"/>
          <w:rFonts w:asciiTheme="minorHAnsi" w:eastAsiaTheme="minorHAnsi" w:hAnsiTheme="minorHAnsi" w:cstheme="minorBidi"/>
          <w:lang w:eastAsia="en-US"/>
        </w:rPr>
        <w:commentReference w:id="7"/>
      </w:r>
      <w:r w:rsidRPr="00357B7A">
        <w:rPr>
          <w:rFonts w:ascii="Arial" w:hAnsi="Arial" w:cs="Arial"/>
          <w:sz w:val="22"/>
          <w:szCs w:val="22"/>
        </w:rPr>
        <w:t xml:space="preserve">than would </w:t>
      </w:r>
      <w:r w:rsidR="00F42065" w:rsidRPr="00357B7A">
        <w:rPr>
          <w:rFonts w:ascii="Arial" w:hAnsi="Arial" w:cs="Arial"/>
          <w:sz w:val="22"/>
          <w:szCs w:val="22"/>
        </w:rPr>
        <w:t>occur</w:t>
      </w:r>
      <w:r w:rsidRPr="00357B7A">
        <w:rPr>
          <w:rFonts w:ascii="Arial" w:hAnsi="Arial" w:cs="Arial"/>
          <w:sz w:val="22"/>
          <w:szCs w:val="22"/>
        </w:rPr>
        <w:t xml:space="preserve"> </w:t>
      </w:r>
      <w:r w:rsidR="005066E3" w:rsidRPr="00357B7A">
        <w:rPr>
          <w:rFonts w:ascii="Arial" w:hAnsi="Arial" w:cs="Arial"/>
          <w:sz w:val="22"/>
          <w:szCs w:val="22"/>
        </w:rPr>
        <w:t>in the absence of the pandemic</w:t>
      </w:r>
      <w:r w:rsidR="00D3393A" w:rsidRPr="00357B7A">
        <w:rPr>
          <w:rFonts w:ascii="Arial" w:hAnsi="Arial" w:cs="Arial"/>
          <w:sz w:val="22"/>
          <w:szCs w:val="22"/>
        </w:rPr>
        <w:t>; the probability was</w:t>
      </w:r>
      <w:r w:rsidR="00653DE3" w:rsidRPr="00357B7A">
        <w:rPr>
          <w:rFonts w:ascii="Arial" w:hAnsi="Arial" w:cs="Arial"/>
          <w:sz w:val="22"/>
          <w:szCs w:val="22"/>
        </w:rPr>
        <w:t xml:space="preserve"> 100% (i.e.</w:t>
      </w:r>
      <w:r w:rsidR="00AB53C3" w:rsidRPr="00357B7A">
        <w:rPr>
          <w:rFonts w:ascii="Arial" w:hAnsi="Arial" w:cs="Arial"/>
          <w:sz w:val="22"/>
          <w:szCs w:val="22"/>
        </w:rPr>
        <w:t>,</w:t>
      </w:r>
      <w:r w:rsidR="00653DE3" w:rsidRPr="00357B7A">
        <w:rPr>
          <w:rFonts w:ascii="Arial" w:hAnsi="Arial" w:cs="Arial"/>
          <w:sz w:val="22"/>
          <w:szCs w:val="22"/>
        </w:rPr>
        <w:t xml:space="preserve"> every one of the 16,000 draws were positive)</w:t>
      </w:r>
      <w:r w:rsidR="00D3393A" w:rsidRPr="00357B7A">
        <w:rPr>
          <w:rFonts w:ascii="Arial" w:hAnsi="Arial" w:cs="Arial"/>
          <w:sz w:val="22"/>
          <w:szCs w:val="22"/>
        </w:rPr>
        <w:t xml:space="preserve"> </w:t>
      </w:r>
      <w:r w:rsidR="00653DE3" w:rsidRPr="00357B7A">
        <w:rPr>
          <w:rFonts w:ascii="Arial" w:hAnsi="Arial" w:cs="Arial"/>
          <w:sz w:val="22"/>
          <w:szCs w:val="22"/>
        </w:rPr>
        <w:t>f</w:t>
      </w:r>
      <w:r w:rsidR="00D3393A" w:rsidRPr="00357B7A">
        <w:rPr>
          <w:rFonts w:ascii="Arial" w:hAnsi="Arial" w:cs="Arial"/>
          <w:sz w:val="22"/>
          <w:szCs w:val="22"/>
        </w:rPr>
        <w:t>rom the subsequent week</w:t>
      </w:r>
      <w:r w:rsidR="00790A59" w:rsidRPr="00357B7A">
        <w:rPr>
          <w:rFonts w:ascii="Arial" w:hAnsi="Arial" w:cs="Arial"/>
          <w:sz w:val="22"/>
          <w:szCs w:val="22"/>
        </w:rPr>
        <w:t xml:space="preserve"> (Figure</w:t>
      </w:r>
      <w:r w:rsidR="00056ED3" w:rsidRPr="00357B7A">
        <w:rPr>
          <w:rFonts w:ascii="Arial" w:hAnsi="Arial" w:cs="Arial"/>
          <w:sz w:val="22"/>
          <w:szCs w:val="22"/>
        </w:rPr>
        <w:t>s</w:t>
      </w:r>
      <w:r w:rsidR="00790A59" w:rsidRPr="00357B7A">
        <w:rPr>
          <w:rFonts w:ascii="Arial" w:hAnsi="Arial" w:cs="Arial"/>
          <w:sz w:val="22"/>
          <w:szCs w:val="22"/>
        </w:rPr>
        <w:t xml:space="preserve"> 2 and 3)</w:t>
      </w:r>
      <w:r w:rsidR="005066E3" w:rsidRPr="00357B7A">
        <w:rPr>
          <w:rFonts w:ascii="Arial" w:hAnsi="Arial" w:cs="Arial"/>
          <w:sz w:val="22"/>
          <w:szCs w:val="22"/>
        </w:rPr>
        <w:t>. The same phenomenon occurred in those aged 15-44 years in the first week of April 2020</w:t>
      </w:r>
      <w:r w:rsidR="00AB758D" w:rsidRPr="00357B7A">
        <w:rPr>
          <w:rFonts w:ascii="Arial" w:hAnsi="Arial" w:cs="Arial"/>
          <w:sz w:val="22"/>
          <w:szCs w:val="22"/>
        </w:rPr>
        <w:t xml:space="preserve">. </w:t>
      </w:r>
    </w:p>
    <w:p w14:paraId="6F84B6A2" w14:textId="77777777" w:rsidR="00790A59" w:rsidRPr="00357B7A" w:rsidRDefault="00790A59" w:rsidP="00580F14">
      <w:pPr>
        <w:spacing w:line="480" w:lineRule="auto"/>
        <w:jc w:val="both"/>
        <w:rPr>
          <w:rFonts w:ascii="Arial" w:hAnsi="Arial" w:cs="Arial"/>
          <w:sz w:val="22"/>
          <w:szCs w:val="22"/>
        </w:rPr>
      </w:pPr>
    </w:p>
    <w:p w14:paraId="71CD4C1B" w14:textId="10300E4D" w:rsidR="0049576E" w:rsidRPr="00357B7A" w:rsidRDefault="00E85F24" w:rsidP="0049576E">
      <w:pPr>
        <w:spacing w:line="480" w:lineRule="auto"/>
        <w:jc w:val="both"/>
        <w:rPr>
          <w:rFonts w:ascii="Arial" w:hAnsi="Arial" w:cs="Arial"/>
          <w:sz w:val="22"/>
          <w:szCs w:val="22"/>
        </w:rPr>
      </w:pPr>
      <w:r w:rsidRPr="00357B7A">
        <w:rPr>
          <w:rFonts w:ascii="Arial" w:hAnsi="Arial" w:cs="Arial"/>
          <w:sz w:val="22"/>
          <w:szCs w:val="22"/>
        </w:rPr>
        <w:t xml:space="preserve">Taken over the entire period from mid-February </w:t>
      </w:r>
      <w:r w:rsidR="00B25DF0" w:rsidRPr="00357B7A">
        <w:rPr>
          <w:rFonts w:ascii="Arial" w:hAnsi="Arial" w:cs="Arial"/>
          <w:sz w:val="22"/>
          <w:szCs w:val="22"/>
        </w:rPr>
        <w:t>to</w:t>
      </w:r>
      <w:r w:rsidRPr="00357B7A">
        <w:rPr>
          <w:rFonts w:ascii="Arial" w:hAnsi="Arial" w:cs="Arial"/>
          <w:sz w:val="22"/>
          <w:szCs w:val="22"/>
        </w:rPr>
        <w:t xml:space="preserve"> 1</w:t>
      </w:r>
      <w:r w:rsidRPr="00357B7A">
        <w:rPr>
          <w:rFonts w:ascii="Arial" w:hAnsi="Arial" w:cs="Arial"/>
          <w:sz w:val="22"/>
          <w:szCs w:val="22"/>
          <w:vertAlign w:val="superscript"/>
        </w:rPr>
        <w:t>st</w:t>
      </w:r>
      <w:r w:rsidRPr="00357B7A">
        <w:rPr>
          <w:rFonts w:ascii="Arial" w:hAnsi="Arial" w:cs="Arial"/>
          <w:sz w:val="22"/>
          <w:szCs w:val="22"/>
        </w:rPr>
        <w:t xml:space="preserve"> May 2020 and across all age groups,</w:t>
      </w:r>
      <w:r w:rsidR="00A43DE3" w:rsidRPr="00357B7A">
        <w:rPr>
          <w:rFonts w:ascii="Arial" w:hAnsi="Arial" w:cs="Arial"/>
          <w:sz w:val="22"/>
          <w:szCs w:val="22"/>
        </w:rPr>
        <w:t xml:space="preserve"> </w:t>
      </w:r>
      <w:r w:rsidR="003F66D1" w:rsidRPr="00357B7A">
        <w:rPr>
          <w:rFonts w:ascii="Arial" w:hAnsi="Arial" w:cs="Arial"/>
          <w:sz w:val="22"/>
          <w:szCs w:val="22"/>
        </w:rPr>
        <w:t>151,716</w:t>
      </w:r>
      <w:r w:rsidR="00A43DE3" w:rsidRPr="00357B7A">
        <w:rPr>
          <w:rFonts w:ascii="Arial" w:hAnsi="Arial" w:cs="Arial"/>
          <w:sz w:val="22"/>
          <w:szCs w:val="22"/>
        </w:rPr>
        <w:t xml:space="preserve"> deaths were registered in England and Wales.</w:t>
      </w:r>
      <w:r w:rsidRPr="00357B7A">
        <w:rPr>
          <w:rFonts w:ascii="Arial" w:hAnsi="Arial" w:cs="Arial"/>
          <w:sz w:val="22"/>
          <w:szCs w:val="22"/>
        </w:rPr>
        <w:t xml:space="preserve"> </w:t>
      </w:r>
      <w:r w:rsidR="004372DF" w:rsidRPr="00357B7A">
        <w:rPr>
          <w:rFonts w:ascii="Arial" w:hAnsi="Arial" w:cs="Arial"/>
          <w:sz w:val="22"/>
          <w:szCs w:val="22"/>
        </w:rPr>
        <w:t>This represents a</w:t>
      </w:r>
      <w:r w:rsidR="00B25DF0" w:rsidRPr="00357B7A">
        <w:rPr>
          <w:rFonts w:ascii="Arial" w:hAnsi="Arial" w:cs="Arial"/>
          <w:sz w:val="22"/>
          <w:szCs w:val="22"/>
        </w:rPr>
        <w:t xml:space="preserve">n estimated </w:t>
      </w:r>
      <w:r w:rsidRPr="00357B7A">
        <w:rPr>
          <w:rFonts w:ascii="Arial" w:hAnsi="Arial" w:cs="Arial"/>
          <w:sz w:val="22"/>
          <w:szCs w:val="22"/>
        </w:rPr>
        <w:t>~</w:t>
      </w:r>
      <w:r w:rsidR="00F95319" w:rsidRPr="00357B7A">
        <w:rPr>
          <w:rFonts w:ascii="Arial" w:hAnsi="Arial" w:cs="Arial"/>
          <w:sz w:val="22"/>
          <w:szCs w:val="22"/>
        </w:rPr>
        <w:t xml:space="preserve"> 45,600 (41,700-49,600)</w:t>
      </w:r>
      <w:r w:rsidR="00336DFF" w:rsidRPr="00357B7A">
        <w:rPr>
          <w:rFonts w:ascii="Arial" w:hAnsi="Arial" w:cs="Arial"/>
          <w:sz w:val="22"/>
          <w:szCs w:val="22"/>
        </w:rPr>
        <w:t xml:space="preserve"> </w:t>
      </w:r>
      <w:r w:rsidR="004372DF" w:rsidRPr="00357B7A">
        <w:rPr>
          <w:rFonts w:ascii="Arial" w:hAnsi="Arial" w:cs="Arial"/>
          <w:sz w:val="22"/>
          <w:szCs w:val="22"/>
        </w:rPr>
        <w:t xml:space="preserve">or </w:t>
      </w:r>
      <w:r w:rsidR="000D11A8" w:rsidRPr="00357B7A">
        <w:rPr>
          <w:rFonts w:ascii="Arial" w:hAnsi="Arial" w:cs="Arial"/>
          <w:sz w:val="22"/>
          <w:szCs w:val="22"/>
        </w:rPr>
        <w:t>43% (38-49)</w:t>
      </w:r>
      <w:r w:rsidR="000D11A8" w:rsidRPr="00357B7A" w:rsidDel="000D11A8">
        <w:rPr>
          <w:rFonts w:ascii="Arial" w:hAnsi="Arial" w:cs="Arial"/>
          <w:sz w:val="22"/>
          <w:szCs w:val="22"/>
        </w:rPr>
        <w:t xml:space="preserve"> </w:t>
      </w:r>
      <w:r w:rsidR="00336DFF" w:rsidRPr="00357B7A">
        <w:rPr>
          <w:rFonts w:ascii="Arial" w:hAnsi="Arial" w:cs="Arial"/>
          <w:sz w:val="22"/>
          <w:szCs w:val="22"/>
        </w:rPr>
        <w:t xml:space="preserve">more deaths </w:t>
      </w:r>
      <w:r w:rsidRPr="00357B7A">
        <w:rPr>
          <w:rFonts w:ascii="Arial" w:hAnsi="Arial" w:cs="Arial"/>
          <w:sz w:val="22"/>
          <w:szCs w:val="22"/>
        </w:rPr>
        <w:t xml:space="preserve">than would be expected had the pandemic not taken place. </w:t>
      </w:r>
      <w:r w:rsidR="00A21924" w:rsidRPr="00357B7A">
        <w:rPr>
          <w:rFonts w:ascii="Arial" w:hAnsi="Arial" w:cs="Arial"/>
          <w:sz w:val="22"/>
          <w:szCs w:val="22"/>
        </w:rPr>
        <w:t>21,000 (17,800-24,000)</w:t>
      </w:r>
      <w:r w:rsidR="00FE4037" w:rsidRPr="00357B7A">
        <w:rPr>
          <w:rFonts w:ascii="Arial" w:hAnsi="Arial" w:cs="Arial"/>
          <w:sz w:val="22"/>
          <w:szCs w:val="22"/>
        </w:rPr>
        <w:t xml:space="preserve"> </w:t>
      </w:r>
      <w:r w:rsidRPr="00357B7A">
        <w:rPr>
          <w:rFonts w:ascii="Arial" w:hAnsi="Arial" w:cs="Arial"/>
          <w:sz w:val="22"/>
          <w:szCs w:val="22"/>
        </w:rPr>
        <w:t>of these</w:t>
      </w:r>
      <w:r w:rsidR="006F39F8" w:rsidRPr="00357B7A">
        <w:rPr>
          <w:rFonts w:ascii="Arial" w:hAnsi="Arial" w:cs="Arial"/>
          <w:sz w:val="22"/>
          <w:szCs w:val="22"/>
        </w:rPr>
        <w:t xml:space="preserve"> deaths</w:t>
      </w:r>
      <w:r w:rsidRPr="00357B7A">
        <w:rPr>
          <w:rFonts w:ascii="Arial" w:hAnsi="Arial" w:cs="Arial"/>
          <w:sz w:val="22"/>
          <w:szCs w:val="22"/>
        </w:rPr>
        <w:t xml:space="preserve"> were in females</w:t>
      </w:r>
      <w:r w:rsidR="0034561D" w:rsidRPr="00357B7A">
        <w:rPr>
          <w:rFonts w:ascii="Arial" w:hAnsi="Arial" w:cs="Arial"/>
          <w:sz w:val="22"/>
          <w:szCs w:val="22"/>
        </w:rPr>
        <w:t xml:space="preserve"> (</w:t>
      </w:r>
      <w:r w:rsidR="00C562B3" w:rsidRPr="00357B7A">
        <w:rPr>
          <w:rFonts w:ascii="Arial" w:hAnsi="Arial" w:cs="Arial"/>
          <w:sz w:val="22"/>
          <w:szCs w:val="22"/>
        </w:rPr>
        <w:t>40% (32-48)</w:t>
      </w:r>
      <w:r w:rsidR="000A1B2F" w:rsidRPr="00357B7A">
        <w:rPr>
          <w:rFonts w:ascii="Arial" w:hAnsi="Arial" w:cs="Arial"/>
          <w:sz w:val="22"/>
          <w:szCs w:val="22"/>
        </w:rPr>
        <w:t xml:space="preserve"> </w:t>
      </w:r>
      <w:r w:rsidR="00336DFF" w:rsidRPr="00357B7A">
        <w:rPr>
          <w:rFonts w:ascii="Arial" w:hAnsi="Arial" w:cs="Arial"/>
          <w:sz w:val="22"/>
          <w:szCs w:val="22"/>
        </w:rPr>
        <w:t>higher than if there had not been a pandemic</w:t>
      </w:r>
      <w:r w:rsidR="0034561D" w:rsidRPr="00357B7A">
        <w:rPr>
          <w:rFonts w:ascii="Arial" w:hAnsi="Arial" w:cs="Arial"/>
          <w:sz w:val="22"/>
          <w:szCs w:val="22"/>
        </w:rPr>
        <w:t>)</w:t>
      </w:r>
      <w:r w:rsidRPr="00357B7A">
        <w:rPr>
          <w:rFonts w:ascii="Arial" w:hAnsi="Arial" w:cs="Arial"/>
          <w:sz w:val="22"/>
          <w:szCs w:val="22"/>
        </w:rPr>
        <w:t xml:space="preserve">, </w:t>
      </w:r>
      <w:r w:rsidR="006F39F8" w:rsidRPr="00357B7A">
        <w:rPr>
          <w:rFonts w:ascii="Arial" w:hAnsi="Arial" w:cs="Arial"/>
          <w:sz w:val="22"/>
          <w:szCs w:val="22"/>
        </w:rPr>
        <w:t>and</w:t>
      </w:r>
      <w:r w:rsidRPr="00357B7A">
        <w:rPr>
          <w:rFonts w:ascii="Arial" w:hAnsi="Arial" w:cs="Arial"/>
          <w:sz w:val="22"/>
          <w:szCs w:val="22"/>
        </w:rPr>
        <w:t xml:space="preserve"> </w:t>
      </w:r>
      <w:r w:rsidR="006C2897" w:rsidRPr="00357B7A">
        <w:rPr>
          <w:rFonts w:ascii="Arial" w:hAnsi="Arial" w:cs="Arial"/>
          <w:sz w:val="22"/>
          <w:szCs w:val="22"/>
        </w:rPr>
        <w:t>24,700 (22,300-26,900)</w:t>
      </w:r>
      <w:r w:rsidR="007A72FC" w:rsidRPr="00357B7A">
        <w:rPr>
          <w:rFonts w:ascii="Arial" w:hAnsi="Arial" w:cs="Arial"/>
          <w:sz w:val="22"/>
          <w:szCs w:val="22"/>
        </w:rPr>
        <w:t xml:space="preserve"> in males (</w:t>
      </w:r>
      <w:r w:rsidR="0092196A" w:rsidRPr="00357B7A">
        <w:rPr>
          <w:rFonts w:ascii="Arial" w:hAnsi="Arial" w:cs="Arial"/>
          <w:sz w:val="22"/>
          <w:szCs w:val="22"/>
        </w:rPr>
        <w:t>46% (40- 53)</w:t>
      </w:r>
      <w:r w:rsidR="007A72FC" w:rsidRPr="00357B7A">
        <w:rPr>
          <w:rFonts w:ascii="Arial" w:hAnsi="Arial" w:cs="Arial"/>
          <w:sz w:val="22"/>
          <w:szCs w:val="22"/>
        </w:rPr>
        <w:t xml:space="preserve"> </w:t>
      </w:r>
      <w:r w:rsidR="00336DFF" w:rsidRPr="00357B7A">
        <w:rPr>
          <w:rFonts w:ascii="Arial" w:hAnsi="Arial" w:cs="Arial"/>
          <w:sz w:val="22"/>
          <w:szCs w:val="22"/>
        </w:rPr>
        <w:t>higher</w:t>
      </w:r>
      <w:r w:rsidR="007A72FC" w:rsidRPr="00357B7A">
        <w:rPr>
          <w:rFonts w:ascii="Arial" w:hAnsi="Arial" w:cs="Arial"/>
          <w:sz w:val="22"/>
          <w:szCs w:val="22"/>
        </w:rPr>
        <w:t>)</w:t>
      </w:r>
      <w:r w:rsidR="0034561D" w:rsidRPr="00357B7A">
        <w:rPr>
          <w:rFonts w:ascii="Arial" w:hAnsi="Arial" w:cs="Arial"/>
          <w:sz w:val="22"/>
          <w:szCs w:val="22"/>
        </w:rPr>
        <w:t xml:space="preserve">. </w:t>
      </w:r>
      <w:r w:rsidR="0049576E" w:rsidRPr="00357B7A">
        <w:rPr>
          <w:rFonts w:ascii="Arial" w:hAnsi="Arial" w:cs="Arial"/>
          <w:sz w:val="22"/>
          <w:szCs w:val="22"/>
        </w:rPr>
        <w:t xml:space="preserve">The largest </w:t>
      </w:r>
      <w:r w:rsidR="009910DB" w:rsidRPr="00357B7A">
        <w:rPr>
          <w:rFonts w:ascii="Arial" w:hAnsi="Arial" w:cs="Arial"/>
          <w:sz w:val="22"/>
          <w:szCs w:val="22"/>
        </w:rPr>
        <w:t xml:space="preserve">overall (i.e. from any cause) </w:t>
      </w:r>
      <w:r w:rsidR="0049576E" w:rsidRPr="00357B7A">
        <w:rPr>
          <w:rFonts w:ascii="Arial" w:hAnsi="Arial" w:cs="Arial"/>
          <w:sz w:val="22"/>
          <w:szCs w:val="22"/>
        </w:rPr>
        <w:t xml:space="preserve">number of excess deaths </w:t>
      </w:r>
      <w:r w:rsidR="009910DB" w:rsidRPr="00357B7A">
        <w:rPr>
          <w:rFonts w:ascii="Arial" w:hAnsi="Arial" w:cs="Arial"/>
          <w:sz w:val="22"/>
          <w:szCs w:val="22"/>
        </w:rPr>
        <w:t>occurred</w:t>
      </w:r>
      <w:r w:rsidR="0049576E" w:rsidRPr="00357B7A">
        <w:rPr>
          <w:rFonts w:ascii="Arial" w:hAnsi="Arial" w:cs="Arial"/>
          <w:sz w:val="22"/>
          <w:szCs w:val="22"/>
        </w:rPr>
        <w:t xml:space="preserve"> among women aged &gt;85 years </w:t>
      </w:r>
      <w:r w:rsidR="009910DB" w:rsidRPr="00357B7A">
        <w:rPr>
          <w:rFonts w:ascii="Arial" w:hAnsi="Arial" w:cs="Arial"/>
          <w:sz w:val="22"/>
          <w:szCs w:val="22"/>
        </w:rPr>
        <w:t>(</w:t>
      </w:r>
      <w:r w:rsidR="000C7F78" w:rsidRPr="00357B7A">
        <w:rPr>
          <w:rFonts w:ascii="Arial" w:hAnsi="Arial" w:cs="Arial"/>
          <w:sz w:val="22"/>
          <w:szCs w:val="22"/>
        </w:rPr>
        <w:t>11,200; 8,300-13,900</w:t>
      </w:r>
      <w:r w:rsidR="007A31BF" w:rsidRPr="00357B7A">
        <w:rPr>
          <w:rFonts w:ascii="Arial" w:hAnsi="Arial" w:cs="Arial"/>
          <w:sz w:val="22"/>
          <w:szCs w:val="22"/>
        </w:rPr>
        <w:t>)</w:t>
      </w:r>
      <w:r w:rsidR="0049576E" w:rsidRPr="00357B7A">
        <w:rPr>
          <w:rFonts w:ascii="Arial" w:hAnsi="Arial" w:cs="Arial"/>
          <w:sz w:val="22"/>
          <w:szCs w:val="22"/>
        </w:rPr>
        <w:t xml:space="preserve">, followed by men aged </w:t>
      </w:r>
      <w:r w:rsidR="0037265B" w:rsidRPr="00357B7A">
        <w:rPr>
          <w:rFonts w:ascii="Arial" w:hAnsi="Arial" w:cs="Arial"/>
          <w:sz w:val="22"/>
          <w:szCs w:val="22"/>
        </w:rPr>
        <w:t>&gt;</w:t>
      </w:r>
      <w:r w:rsidR="0049576E" w:rsidRPr="00357B7A">
        <w:rPr>
          <w:rFonts w:ascii="Arial" w:hAnsi="Arial" w:cs="Arial"/>
          <w:sz w:val="22"/>
          <w:szCs w:val="22"/>
        </w:rPr>
        <w:t xml:space="preserve">85 years </w:t>
      </w:r>
      <w:r w:rsidR="001809B8" w:rsidRPr="00357B7A">
        <w:rPr>
          <w:rFonts w:ascii="Arial" w:hAnsi="Arial" w:cs="Arial"/>
          <w:sz w:val="22"/>
          <w:szCs w:val="22"/>
        </w:rPr>
        <w:t>(</w:t>
      </w:r>
      <w:r w:rsidR="00AC7908" w:rsidRPr="00357B7A">
        <w:rPr>
          <w:rFonts w:ascii="Arial" w:hAnsi="Arial" w:cs="Arial"/>
          <w:sz w:val="22"/>
          <w:szCs w:val="22"/>
        </w:rPr>
        <w:t>9,000 (7,300 - 10,600)</w:t>
      </w:r>
      <w:r w:rsidR="001809B8" w:rsidRPr="00357B7A">
        <w:rPr>
          <w:rFonts w:ascii="Arial" w:hAnsi="Arial" w:cs="Arial"/>
          <w:sz w:val="22"/>
          <w:szCs w:val="22"/>
        </w:rPr>
        <w:t xml:space="preserve">) </w:t>
      </w:r>
      <w:r w:rsidR="0049576E" w:rsidRPr="00357B7A">
        <w:rPr>
          <w:rFonts w:ascii="Arial" w:hAnsi="Arial" w:cs="Arial"/>
          <w:sz w:val="22"/>
          <w:szCs w:val="22"/>
        </w:rPr>
        <w:t xml:space="preserve">and 75-84 years </w:t>
      </w:r>
      <w:r w:rsidR="007663F8" w:rsidRPr="00357B7A">
        <w:rPr>
          <w:rFonts w:ascii="Arial" w:hAnsi="Arial" w:cs="Arial"/>
          <w:sz w:val="22"/>
          <w:szCs w:val="22"/>
        </w:rPr>
        <w:t>(</w:t>
      </w:r>
      <w:r w:rsidR="006B3F61" w:rsidRPr="00357B7A">
        <w:rPr>
          <w:rFonts w:ascii="Arial" w:hAnsi="Arial" w:cs="Arial"/>
          <w:sz w:val="22"/>
          <w:szCs w:val="22"/>
        </w:rPr>
        <w:t>8,400 (7,100 - 9,600)</w:t>
      </w:r>
      <w:r w:rsidR="007663F8" w:rsidRPr="00357B7A">
        <w:rPr>
          <w:rFonts w:ascii="Arial" w:hAnsi="Arial" w:cs="Arial"/>
          <w:sz w:val="22"/>
          <w:szCs w:val="22"/>
        </w:rPr>
        <w:t>)</w:t>
      </w:r>
      <w:r w:rsidR="0049576E" w:rsidRPr="00357B7A">
        <w:rPr>
          <w:rFonts w:ascii="Arial" w:hAnsi="Arial" w:cs="Arial"/>
          <w:sz w:val="22"/>
          <w:szCs w:val="22"/>
        </w:rPr>
        <w:t xml:space="preserve">. </w:t>
      </w:r>
    </w:p>
    <w:p w14:paraId="535AD0F1" w14:textId="77777777" w:rsidR="0049576E" w:rsidRPr="00357B7A" w:rsidRDefault="0049576E" w:rsidP="0049576E">
      <w:pPr>
        <w:spacing w:line="480" w:lineRule="auto"/>
        <w:jc w:val="both"/>
        <w:rPr>
          <w:rFonts w:ascii="Arial" w:hAnsi="Arial" w:cs="Arial"/>
          <w:sz w:val="22"/>
          <w:szCs w:val="22"/>
        </w:rPr>
      </w:pPr>
    </w:p>
    <w:p w14:paraId="1B55DC1D" w14:textId="66510D3A" w:rsidR="009910DB" w:rsidRPr="00357B7A" w:rsidRDefault="00790A59" w:rsidP="00580F14">
      <w:pPr>
        <w:spacing w:line="480" w:lineRule="auto"/>
        <w:jc w:val="both"/>
        <w:rPr>
          <w:rFonts w:ascii="Arial" w:hAnsi="Arial" w:cs="Arial"/>
          <w:sz w:val="22"/>
          <w:szCs w:val="22"/>
        </w:rPr>
      </w:pPr>
      <w:r w:rsidRPr="00357B7A">
        <w:rPr>
          <w:rFonts w:ascii="Arial" w:hAnsi="Arial" w:cs="Arial"/>
          <w:sz w:val="22"/>
          <w:szCs w:val="22"/>
        </w:rPr>
        <w:t>The</w:t>
      </w:r>
      <w:r w:rsidR="0012398E" w:rsidRPr="00357B7A">
        <w:rPr>
          <w:rFonts w:ascii="Arial" w:hAnsi="Arial" w:cs="Arial"/>
          <w:sz w:val="22"/>
          <w:szCs w:val="22"/>
        </w:rPr>
        <w:t xml:space="preserve"> cause of death </w:t>
      </w:r>
      <w:r w:rsidR="00957CD5" w:rsidRPr="00357B7A">
        <w:rPr>
          <w:rFonts w:ascii="Arial" w:hAnsi="Arial" w:cs="Arial"/>
          <w:sz w:val="22"/>
          <w:szCs w:val="22"/>
        </w:rPr>
        <w:t>assigned to</w:t>
      </w:r>
      <w:r w:rsidR="0012398E" w:rsidRPr="00357B7A">
        <w:rPr>
          <w:rFonts w:ascii="Arial" w:hAnsi="Arial" w:cs="Arial"/>
          <w:sz w:val="22"/>
          <w:szCs w:val="22"/>
        </w:rPr>
        <w:t xml:space="preserve"> the majority </w:t>
      </w:r>
      <w:r w:rsidR="0034561D" w:rsidRPr="00357B7A">
        <w:rPr>
          <w:rFonts w:ascii="Arial" w:hAnsi="Arial" w:cs="Arial"/>
          <w:sz w:val="22"/>
          <w:szCs w:val="22"/>
        </w:rPr>
        <w:t>(33,</w:t>
      </w:r>
      <w:r w:rsidR="00A43DE3" w:rsidRPr="00357B7A">
        <w:rPr>
          <w:rFonts w:ascii="Arial" w:hAnsi="Arial" w:cs="Arial"/>
          <w:sz w:val="22"/>
          <w:szCs w:val="22"/>
        </w:rPr>
        <w:t>365</w:t>
      </w:r>
      <w:r w:rsidR="0034561D" w:rsidRPr="00357B7A">
        <w:rPr>
          <w:rFonts w:ascii="Arial" w:hAnsi="Arial" w:cs="Arial"/>
          <w:sz w:val="22"/>
          <w:szCs w:val="22"/>
        </w:rPr>
        <w:t xml:space="preserve">) </w:t>
      </w:r>
      <w:r w:rsidR="0012398E" w:rsidRPr="00357B7A">
        <w:rPr>
          <w:rFonts w:ascii="Arial" w:hAnsi="Arial" w:cs="Arial"/>
          <w:sz w:val="22"/>
          <w:szCs w:val="22"/>
        </w:rPr>
        <w:t>of these excess deaths was Covid-19 (Figure</w:t>
      </w:r>
      <w:r w:rsidR="00581EC2" w:rsidRPr="00357B7A">
        <w:rPr>
          <w:rFonts w:ascii="Arial" w:hAnsi="Arial" w:cs="Arial"/>
          <w:sz w:val="22"/>
          <w:szCs w:val="22"/>
        </w:rPr>
        <w:t>s</w:t>
      </w:r>
      <w:r w:rsidR="0012398E" w:rsidRPr="00357B7A">
        <w:rPr>
          <w:rFonts w:ascii="Arial" w:hAnsi="Arial" w:cs="Arial"/>
          <w:sz w:val="22"/>
          <w:szCs w:val="22"/>
        </w:rPr>
        <w:t xml:space="preserve"> </w:t>
      </w:r>
      <w:r w:rsidR="00C6625F" w:rsidRPr="00357B7A">
        <w:rPr>
          <w:rFonts w:ascii="Arial" w:hAnsi="Arial" w:cs="Arial"/>
          <w:sz w:val="22"/>
          <w:szCs w:val="22"/>
        </w:rPr>
        <w:t xml:space="preserve">2 and </w:t>
      </w:r>
      <w:r w:rsidR="0012398E" w:rsidRPr="00357B7A">
        <w:rPr>
          <w:rFonts w:ascii="Arial" w:hAnsi="Arial" w:cs="Arial"/>
          <w:sz w:val="22"/>
          <w:szCs w:val="22"/>
        </w:rPr>
        <w:t>3)</w:t>
      </w:r>
      <w:r w:rsidR="00C6625F" w:rsidRPr="00357B7A">
        <w:rPr>
          <w:rFonts w:ascii="Arial" w:hAnsi="Arial" w:cs="Arial"/>
          <w:sz w:val="22"/>
          <w:szCs w:val="22"/>
        </w:rPr>
        <w:t>.</w:t>
      </w:r>
      <w:r w:rsidR="0034561D" w:rsidRPr="00357B7A">
        <w:rPr>
          <w:rFonts w:ascii="Arial" w:hAnsi="Arial" w:cs="Arial"/>
          <w:sz w:val="22"/>
          <w:szCs w:val="22"/>
        </w:rPr>
        <w:t xml:space="preserve"> </w:t>
      </w:r>
      <w:r w:rsidR="00C45F98" w:rsidRPr="00357B7A">
        <w:rPr>
          <w:rFonts w:ascii="Arial" w:hAnsi="Arial" w:cs="Arial"/>
          <w:sz w:val="22"/>
          <w:szCs w:val="22"/>
        </w:rPr>
        <w:t>Nonetheless</w:t>
      </w:r>
      <w:r w:rsidR="00C6625F" w:rsidRPr="00357B7A">
        <w:rPr>
          <w:rFonts w:ascii="Arial" w:hAnsi="Arial" w:cs="Arial"/>
          <w:sz w:val="22"/>
          <w:szCs w:val="22"/>
        </w:rPr>
        <w:t xml:space="preserve">, there </w:t>
      </w:r>
      <w:r w:rsidR="002F25C4" w:rsidRPr="00357B7A">
        <w:rPr>
          <w:rFonts w:ascii="Arial" w:hAnsi="Arial" w:cs="Arial"/>
          <w:sz w:val="22"/>
          <w:szCs w:val="22"/>
        </w:rPr>
        <w:t>was a &gt;</w:t>
      </w:r>
      <w:r w:rsidR="00494D12" w:rsidRPr="00357B7A">
        <w:rPr>
          <w:rFonts w:ascii="Arial" w:hAnsi="Arial" w:cs="Arial"/>
          <w:sz w:val="22"/>
          <w:szCs w:val="22"/>
        </w:rPr>
        <w:t>99.99</w:t>
      </w:r>
      <w:r w:rsidR="002F25C4" w:rsidRPr="00357B7A">
        <w:rPr>
          <w:rFonts w:ascii="Arial" w:hAnsi="Arial" w:cs="Arial"/>
          <w:sz w:val="22"/>
          <w:szCs w:val="22"/>
        </w:rPr>
        <w:t xml:space="preserve">% probability that there </w:t>
      </w:r>
      <w:r w:rsidR="002142E9" w:rsidRPr="00357B7A">
        <w:rPr>
          <w:rFonts w:ascii="Arial" w:hAnsi="Arial" w:cs="Arial"/>
          <w:sz w:val="22"/>
          <w:szCs w:val="22"/>
        </w:rPr>
        <w:t xml:space="preserve">has </w:t>
      </w:r>
      <w:r w:rsidR="002B7C0D" w:rsidRPr="00357B7A">
        <w:rPr>
          <w:rFonts w:ascii="Arial" w:hAnsi="Arial" w:cs="Arial"/>
          <w:sz w:val="22"/>
          <w:szCs w:val="22"/>
        </w:rPr>
        <w:t xml:space="preserve">also </w:t>
      </w:r>
      <w:r w:rsidR="002142E9" w:rsidRPr="00357B7A">
        <w:rPr>
          <w:rFonts w:ascii="Arial" w:hAnsi="Arial" w:cs="Arial"/>
          <w:sz w:val="22"/>
          <w:szCs w:val="22"/>
        </w:rPr>
        <w:t>been an increase</w:t>
      </w:r>
      <w:r w:rsidR="002F25C4" w:rsidRPr="00357B7A">
        <w:rPr>
          <w:rFonts w:ascii="Arial" w:hAnsi="Arial" w:cs="Arial"/>
          <w:sz w:val="22"/>
          <w:szCs w:val="22"/>
        </w:rPr>
        <w:t xml:space="preserve"> in deaths assigned to other causes in those aged </w:t>
      </w:r>
      <w:r w:rsidR="00F42065" w:rsidRPr="00357B7A">
        <w:rPr>
          <w:rFonts w:ascii="Arial" w:hAnsi="Arial" w:cs="Arial"/>
          <w:sz w:val="22"/>
          <w:szCs w:val="22"/>
        </w:rPr>
        <w:t>≥</w:t>
      </w:r>
      <w:r w:rsidR="006F4A32" w:rsidRPr="00357B7A">
        <w:rPr>
          <w:rFonts w:ascii="Arial" w:hAnsi="Arial" w:cs="Arial"/>
          <w:sz w:val="22"/>
          <w:szCs w:val="22"/>
        </w:rPr>
        <w:t>4</w:t>
      </w:r>
      <w:r w:rsidR="002F25C4" w:rsidRPr="00357B7A">
        <w:rPr>
          <w:rFonts w:ascii="Arial" w:hAnsi="Arial" w:cs="Arial"/>
          <w:sz w:val="22"/>
          <w:szCs w:val="22"/>
        </w:rPr>
        <w:t>5 years</w:t>
      </w:r>
      <w:r w:rsidR="005C0438" w:rsidRPr="00357B7A">
        <w:rPr>
          <w:rFonts w:ascii="Arial" w:hAnsi="Arial" w:cs="Arial"/>
          <w:sz w:val="22"/>
          <w:szCs w:val="22"/>
        </w:rPr>
        <w:t xml:space="preserve">. </w:t>
      </w:r>
      <w:bookmarkStart w:id="8" w:name="_Hlk40345812"/>
      <w:r w:rsidR="006F4A32" w:rsidRPr="00357B7A">
        <w:rPr>
          <w:rFonts w:ascii="Arial" w:hAnsi="Arial" w:cs="Arial"/>
          <w:sz w:val="22"/>
          <w:szCs w:val="22"/>
        </w:rPr>
        <w:t xml:space="preserve">The share of total excess deaths </w:t>
      </w:r>
      <w:r w:rsidR="002B7C0D" w:rsidRPr="00357B7A">
        <w:rPr>
          <w:rFonts w:ascii="Arial" w:hAnsi="Arial" w:cs="Arial"/>
          <w:sz w:val="22"/>
          <w:szCs w:val="22"/>
        </w:rPr>
        <w:t xml:space="preserve">not </w:t>
      </w:r>
      <w:r w:rsidR="006F4A32" w:rsidRPr="00357B7A">
        <w:rPr>
          <w:rFonts w:ascii="Arial" w:hAnsi="Arial" w:cs="Arial"/>
          <w:sz w:val="22"/>
          <w:szCs w:val="22"/>
        </w:rPr>
        <w:t xml:space="preserve">assigned to Covid-19 was higher in those aged 75 years and older and was particularly high in 85+ year olds. Specifically, </w:t>
      </w:r>
      <w:r w:rsidR="00BE3C5E" w:rsidRPr="00357B7A">
        <w:rPr>
          <w:rFonts w:ascii="Arial" w:hAnsi="Arial" w:cs="Arial"/>
          <w:sz w:val="22"/>
          <w:szCs w:val="22"/>
        </w:rPr>
        <w:t>over the entire period from 22</w:t>
      </w:r>
      <w:r w:rsidR="00BE3C5E" w:rsidRPr="00357B7A">
        <w:rPr>
          <w:rFonts w:ascii="Arial" w:hAnsi="Arial" w:cs="Arial"/>
          <w:sz w:val="22"/>
          <w:szCs w:val="22"/>
          <w:vertAlign w:val="superscript"/>
        </w:rPr>
        <w:t>nd</w:t>
      </w:r>
      <w:r w:rsidR="00BE3C5E" w:rsidRPr="00357B7A">
        <w:rPr>
          <w:rFonts w:ascii="Arial" w:hAnsi="Arial" w:cs="Arial"/>
          <w:sz w:val="22"/>
          <w:szCs w:val="22"/>
        </w:rPr>
        <w:t xml:space="preserve"> February to 1</w:t>
      </w:r>
      <w:r w:rsidR="00BE3C5E" w:rsidRPr="00357B7A">
        <w:rPr>
          <w:rFonts w:ascii="Arial" w:hAnsi="Arial" w:cs="Arial"/>
          <w:sz w:val="22"/>
          <w:szCs w:val="22"/>
          <w:vertAlign w:val="superscript"/>
        </w:rPr>
        <w:t>st</w:t>
      </w:r>
      <w:r w:rsidR="00BE3C5E" w:rsidRPr="00357B7A">
        <w:rPr>
          <w:rFonts w:ascii="Arial" w:hAnsi="Arial" w:cs="Arial"/>
          <w:sz w:val="22"/>
          <w:szCs w:val="22"/>
        </w:rPr>
        <w:t xml:space="preserve"> May 2020, </w:t>
      </w:r>
      <w:r w:rsidR="006F4A32" w:rsidRPr="00357B7A">
        <w:rPr>
          <w:rFonts w:ascii="Arial" w:hAnsi="Arial" w:cs="Arial"/>
          <w:sz w:val="22"/>
          <w:szCs w:val="22"/>
        </w:rPr>
        <w:t>t</w:t>
      </w:r>
      <w:r w:rsidR="0012398E" w:rsidRPr="00357B7A">
        <w:rPr>
          <w:rFonts w:ascii="Arial" w:hAnsi="Arial" w:cs="Arial"/>
          <w:sz w:val="22"/>
          <w:szCs w:val="22"/>
        </w:rPr>
        <w:t xml:space="preserve">he </w:t>
      </w:r>
      <w:r w:rsidR="008763F5">
        <w:rPr>
          <w:rFonts w:ascii="Arial" w:hAnsi="Arial" w:cs="Arial"/>
          <w:sz w:val="22"/>
          <w:szCs w:val="22"/>
        </w:rPr>
        <w:t>share</w:t>
      </w:r>
      <w:r w:rsidR="0012398E" w:rsidRPr="00357B7A">
        <w:rPr>
          <w:rFonts w:ascii="Arial" w:hAnsi="Arial" w:cs="Arial"/>
          <w:sz w:val="22"/>
          <w:szCs w:val="22"/>
        </w:rPr>
        <w:t xml:space="preserve"> of </w:t>
      </w:r>
      <w:r w:rsidR="00BE3C5E" w:rsidRPr="00357B7A">
        <w:rPr>
          <w:rFonts w:ascii="Arial" w:hAnsi="Arial" w:cs="Arial"/>
          <w:sz w:val="22"/>
          <w:szCs w:val="22"/>
        </w:rPr>
        <w:t>non-</w:t>
      </w:r>
      <w:r w:rsidR="005C0438" w:rsidRPr="00357B7A">
        <w:rPr>
          <w:rFonts w:ascii="Arial" w:hAnsi="Arial" w:cs="Arial"/>
          <w:sz w:val="22"/>
          <w:szCs w:val="22"/>
        </w:rPr>
        <w:t>Covid</w:t>
      </w:r>
      <w:r w:rsidR="00BE3C5E" w:rsidRPr="00357B7A">
        <w:rPr>
          <w:rFonts w:ascii="Arial" w:hAnsi="Arial" w:cs="Arial"/>
          <w:sz w:val="22"/>
          <w:szCs w:val="22"/>
        </w:rPr>
        <w:t xml:space="preserve"> excess deaths </w:t>
      </w:r>
      <w:r w:rsidR="005C0438" w:rsidRPr="00357B7A">
        <w:rPr>
          <w:rFonts w:ascii="Arial" w:hAnsi="Arial" w:cs="Arial"/>
          <w:sz w:val="22"/>
          <w:szCs w:val="22"/>
        </w:rPr>
        <w:t>was</w:t>
      </w:r>
      <w:r w:rsidR="0012398E" w:rsidRPr="00357B7A">
        <w:rPr>
          <w:rFonts w:ascii="Arial" w:hAnsi="Arial" w:cs="Arial"/>
          <w:sz w:val="22"/>
          <w:szCs w:val="22"/>
        </w:rPr>
        <w:t xml:space="preserve"> </w:t>
      </w:r>
      <w:r w:rsidR="001C42E7" w:rsidRPr="00357B7A">
        <w:rPr>
          <w:rFonts w:ascii="Arial" w:hAnsi="Arial" w:cs="Arial"/>
          <w:sz w:val="22"/>
          <w:szCs w:val="22"/>
        </w:rPr>
        <w:t>19%, 19%, 21% and 28%</w:t>
      </w:r>
      <w:r w:rsidR="008175D5" w:rsidRPr="00357B7A">
        <w:rPr>
          <w:rFonts w:ascii="Arial" w:hAnsi="Arial" w:cs="Arial"/>
          <w:sz w:val="22"/>
          <w:szCs w:val="22"/>
        </w:rPr>
        <w:t xml:space="preserve"> </w:t>
      </w:r>
      <w:r w:rsidR="0012398E" w:rsidRPr="00357B7A">
        <w:rPr>
          <w:rFonts w:ascii="Arial" w:hAnsi="Arial" w:cs="Arial"/>
          <w:sz w:val="22"/>
          <w:szCs w:val="22"/>
        </w:rPr>
        <w:t xml:space="preserve">in </w:t>
      </w:r>
      <w:r w:rsidR="001D37D7" w:rsidRPr="00357B7A">
        <w:rPr>
          <w:rFonts w:ascii="Arial" w:hAnsi="Arial" w:cs="Arial"/>
          <w:sz w:val="22"/>
          <w:szCs w:val="22"/>
        </w:rPr>
        <w:t>men aged 45-64, 65-74, 75-84 and 85+ years</w:t>
      </w:r>
      <w:r w:rsidR="00F42065" w:rsidRPr="00357B7A">
        <w:rPr>
          <w:rFonts w:ascii="Arial" w:hAnsi="Arial" w:cs="Arial"/>
          <w:sz w:val="22"/>
          <w:szCs w:val="22"/>
        </w:rPr>
        <w:t>, respectively,</w:t>
      </w:r>
      <w:r w:rsidR="00854952" w:rsidRPr="00357B7A">
        <w:rPr>
          <w:rFonts w:ascii="Arial" w:hAnsi="Arial" w:cs="Arial"/>
          <w:sz w:val="22"/>
          <w:szCs w:val="22"/>
        </w:rPr>
        <w:t xml:space="preserve"> and </w:t>
      </w:r>
      <w:r w:rsidR="001C42E7" w:rsidRPr="00357B7A">
        <w:rPr>
          <w:rFonts w:ascii="Arial" w:hAnsi="Arial" w:cs="Arial"/>
          <w:sz w:val="22"/>
          <w:szCs w:val="22"/>
        </w:rPr>
        <w:t>23%, 16%, 27% and 40%</w:t>
      </w:r>
      <w:r w:rsidR="00494D12" w:rsidRPr="00357B7A">
        <w:rPr>
          <w:rFonts w:ascii="Arial" w:hAnsi="Arial" w:cs="Arial"/>
          <w:sz w:val="22"/>
          <w:szCs w:val="22"/>
        </w:rPr>
        <w:t xml:space="preserve"> </w:t>
      </w:r>
      <w:r w:rsidR="00854952" w:rsidRPr="00357B7A">
        <w:rPr>
          <w:rFonts w:ascii="Arial" w:hAnsi="Arial" w:cs="Arial"/>
          <w:sz w:val="22"/>
          <w:szCs w:val="22"/>
        </w:rPr>
        <w:t>in women aged 45-64, 65-74, 75-84 and 85+ years.</w:t>
      </w:r>
      <w:r w:rsidR="005E36F8" w:rsidRPr="00357B7A">
        <w:rPr>
          <w:rFonts w:ascii="Arial" w:hAnsi="Arial" w:cs="Arial"/>
          <w:sz w:val="22"/>
          <w:szCs w:val="22"/>
        </w:rPr>
        <w:t xml:space="preserve"> </w:t>
      </w:r>
      <w:bookmarkEnd w:id="8"/>
      <w:r w:rsidR="00BE3C5E" w:rsidRPr="00357B7A">
        <w:rPr>
          <w:rFonts w:ascii="Arial" w:hAnsi="Arial" w:cs="Arial"/>
          <w:sz w:val="22"/>
          <w:szCs w:val="22"/>
        </w:rPr>
        <w:t xml:space="preserve">The number of non-Covid excess deaths also increased with age, reaching </w:t>
      </w:r>
      <w:r w:rsidR="00322FDA" w:rsidRPr="00357B7A">
        <w:rPr>
          <w:rFonts w:ascii="Arial" w:hAnsi="Arial" w:cs="Arial"/>
          <w:sz w:val="22"/>
          <w:szCs w:val="22"/>
        </w:rPr>
        <w:t>1,800 (</w:t>
      </w:r>
      <w:r w:rsidR="00EA6475" w:rsidRPr="00357B7A">
        <w:rPr>
          <w:rFonts w:ascii="Arial" w:hAnsi="Arial" w:cs="Arial"/>
          <w:sz w:val="22"/>
          <w:szCs w:val="22"/>
        </w:rPr>
        <w:t>460</w:t>
      </w:r>
      <w:r w:rsidR="00322FDA" w:rsidRPr="00357B7A">
        <w:rPr>
          <w:rFonts w:ascii="Arial" w:hAnsi="Arial" w:cs="Arial"/>
          <w:sz w:val="22"/>
          <w:szCs w:val="22"/>
        </w:rPr>
        <w:t>-3,000)</w:t>
      </w:r>
      <w:r w:rsidR="00BE3C5E" w:rsidRPr="00357B7A">
        <w:rPr>
          <w:rFonts w:ascii="Arial" w:hAnsi="Arial" w:cs="Arial"/>
          <w:sz w:val="22"/>
          <w:szCs w:val="22"/>
        </w:rPr>
        <w:t xml:space="preserve"> and </w:t>
      </w:r>
      <w:r w:rsidR="008163FE" w:rsidRPr="00357B7A">
        <w:rPr>
          <w:rFonts w:ascii="Arial" w:hAnsi="Arial" w:cs="Arial"/>
          <w:sz w:val="22"/>
          <w:szCs w:val="22"/>
        </w:rPr>
        <w:t>1,600 (</w:t>
      </w:r>
      <w:r w:rsidR="005E4C10" w:rsidRPr="00357B7A">
        <w:rPr>
          <w:rFonts w:ascii="Arial" w:hAnsi="Arial" w:cs="Arial"/>
          <w:sz w:val="22"/>
          <w:szCs w:val="22"/>
        </w:rPr>
        <w:t>290</w:t>
      </w:r>
      <w:r w:rsidR="008163FE" w:rsidRPr="00357B7A">
        <w:rPr>
          <w:rFonts w:ascii="Arial" w:hAnsi="Arial" w:cs="Arial"/>
          <w:sz w:val="22"/>
          <w:szCs w:val="22"/>
        </w:rPr>
        <w:t>-2,800)</w:t>
      </w:r>
      <w:r w:rsidR="00BE3C5E" w:rsidRPr="00357B7A">
        <w:rPr>
          <w:rFonts w:ascii="Arial" w:hAnsi="Arial" w:cs="Arial"/>
          <w:sz w:val="22"/>
          <w:szCs w:val="22"/>
        </w:rPr>
        <w:t xml:space="preserve"> in men and women </w:t>
      </w:r>
      <w:r w:rsidR="00BE3C5E" w:rsidRPr="00357B7A">
        <w:rPr>
          <w:rFonts w:ascii="Arial" w:hAnsi="Arial" w:cs="Arial"/>
          <w:sz w:val="22"/>
          <w:szCs w:val="22"/>
        </w:rPr>
        <w:lastRenderedPageBreak/>
        <w:t xml:space="preserve">aged 75-84 years, respectively, and </w:t>
      </w:r>
      <w:r w:rsidR="00333909" w:rsidRPr="00357B7A">
        <w:rPr>
          <w:rFonts w:ascii="Arial" w:hAnsi="Arial" w:cs="Arial"/>
          <w:sz w:val="22"/>
          <w:szCs w:val="22"/>
        </w:rPr>
        <w:t>2,500 (8</w:t>
      </w:r>
      <w:r w:rsidR="005E4C10" w:rsidRPr="00357B7A">
        <w:rPr>
          <w:rFonts w:ascii="Arial" w:hAnsi="Arial" w:cs="Arial"/>
          <w:sz w:val="22"/>
          <w:szCs w:val="22"/>
        </w:rPr>
        <w:t>4</w:t>
      </w:r>
      <w:r w:rsidR="00333909" w:rsidRPr="00357B7A">
        <w:rPr>
          <w:rFonts w:ascii="Arial" w:hAnsi="Arial" w:cs="Arial"/>
          <w:sz w:val="22"/>
          <w:szCs w:val="22"/>
        </w:rPr>
        <w:t>0-4,200)</w:t>
      </w:r>
      <w:r w:rsidR="00BE3C5E" w:rsidRPr="00357B7A">
        <w:rPr>
          <w:rFonts w:ascii="Arial" w:hAnsi="Arial" w:cs="Arial"/>
          <w:sz w:val="22"/>
          <w:szCs w:val="22"/>
        </w:rPr>
        <w:t xml:space="preserve"> and </w:t>
      </w:r>
      <w:r w:rsidR="00333909" w:rsidRPr="00357B7A">
        <w:rPr>
          <w:rFonts w:ascii="Arial" w:hAnsi="Arial" w:cs="Arial"/>
          <w:sz w:val="22"/>
          <w:szCs w:val="22"/>
        </w:rPr>
        <w:t>4,400 (1,500</w:t>
      </w:r>
      <w:r w:rsidR="005E4C10" w:rsidRPr="00357B7A">
        <w:rPr>
          <w:rFonts w:ascii="Arial" w:hAnsi="Arial" w:cs="Arial"/>
          <w:sz w:val="22"/>
          <w:szCs w:val="22"/>
        </w:rPr>
        <w:t>-</w:t>
      </w:r>
      <w:r w:rsidR="00333909" w:rsidRPr="00357B7A">
        <w:rPr>
          <w:rFonts w:ascii="Arial" w:hAnsi="Arial" w:cs="Arial"/>
          <w:sz w:val="22"/>
          <w:szCs w:val="22"/>
        </w:rPr>
        <w:t>7,200)</w:t>
      </w:r>
      <w:r w:rsidR="00BE3C5E" w:rsidRPr="00357B7A">
        <w:rPr>
          <w:rFonts w:ascii="Arial" w:hAnsi="Arial" w:cs="Arial"/>
          <w:sz w:val="22"/>
          <w:szCs w:val="22"/>
        </w:rPr>
        <w:t xml:space="preserve"> in men and women aged 85+ years. However, by the 1</w:t>
      </w:r>
      <w:r w:rsidR="00BE3C5E" w:rsidRPr="00357B7A">
        <w:rPr>
          <w:rFonts w:ascii="Arial" w:hAnsi="Arial" w:cs="Arial"/>
          <w:sz w:val="22"/>
          <w:szCs w:val="22"/>
          <w:vertAlign w:val="superscript"/>
        </w:rPr>
        <w:t>st</w:t>
      </w:r>
      <w:r w:rsidR="00BE3C5E" w:rsidRPr="00357B7A">
        <w:rPr>
          <w:rFonts w:ascii="Arial" w:hAnsi="Arial" w:cs="Arial"/>
          <w:sz w:val="22"/>
          <w:szCs w:val="22"/>
        </w:rPr>
        <w:t xml:space="preserve"> of May, the all-cause excess mortality had become virtually equal to deaths assigned to Covid-19, and non-Covid excess deaths had diminished in all age-sex groups except in women aged 85+ years</w:t>
      </w:r>
      <w:r w:rsidR="004863E2" w:rsidRPr="00357B7A">
        <w:rPr>
          <w:rFonts w:ascii="Arial" w:hAnsi="Arial" w:cs="Arial"/>
          <w:sz w:val="22"/>
          <w:szCs w:val="22"/>
        </w:rPr>
        <w:t>,</w:t>
      </w:r>
      <w:r w:rsidR="00BE3C5E" w:rsidRPr="00357B7A">
        <w:rPr>
          <w:rFonts w:ascii="Arial" w:hAnsi="Arial" w:cs="Arial"/>
          <w:sz w:val="22"/>
          <w:szCs w:val="22"/>
        </w:rPr>
        <w:t xml:space="preserve"> who still experienced excess deaths from non-Covid causes. In boys and young men aged 0-14 and 15-44 years, there may have been a short-term decline, lasting two weeks in </w:t>
      </w:r>
      <w:r w:rsidR="00B13436" w:rsidRPr="00357B7A">
        <w:rPr>
          <w:rFonts w:ascii="Arial" w:hAnsi="Arial" w:cs="Arial"/>
          <w:sz w:val="22"/>
          <w:szCs w:val="22"/>
        </w:rPr>
        <w:t>mid-</w:t>
      </w:r>
      <w:r w:rsidR="00BE3C5E" w:rsidRPr="00357B7A">
        <w:rPr>
          <w:rFonts w:ascii="Arial" w:hAnsi="Arial" w:cs="Arial"/>
          <w:sz w:val="22"/>
          <w:szCs w:val="22"/>
        </w:rPr>
        <w:t>late March, in non-Covid deaths but the probability that deaths were lower than would be expected without the pandemic</w:t>
      </w:r>
      <w:r w:rsidR="00B13436" w:rsidRPr="00357B7A">
        <w:rPr>
          <w:rFonts w:ascii="Arial" w:hAnsi="Arial" w:cs="Arial"/>
          <w:sz w:val="22"/>
          <w:szCs w:val="22"/>
        </w:rPr>
        <w:t xml:space="preserve"> in different weeks</w:t>
      </w:r>
      <w:r w:rsidR="00BE3C5E" w:rsidRPr="00357B7A">
        <w:rPr>
          <w:rFonts w:ascii="Arial" w:hAnsi="Arial" w:cs="Arial"/>
          <w:sz w:val="22"/>
          <w:szCs w:val="22"/>
        </w:rPr>
        <w:t xml:space="preserve"> was </w:t>
      </w:r>
      <w:r w:rsidR="00B13436" w:rsidRPr="00357B7A">
        <w:rPr>
          <w:rFonts w:ascii="Arial" w:hAnsi="Arial" w:cs="Arial"/>
          <w:sz w:val="22"/>
          <w:szCs w:val="22"/>
        </w:rPr>
        <w:t>&lt;</w:t>
      </w:r>
      <w:r w:rsidR="00393AAF" w:rsidRPr="00357B7A">
        <w:rPr>
          <w:rFonts w:ascii="Arial" w:hAnsi="Arial" w:cs="Arial"/>
          <w:sz w:val="22"/>
          <w:szCs w:val="22"/>
        </w:rPr>
        <w:t>8</w:t>
      </w:r>
      <w:r w:rsidR="00B13436" w:rsidRPr="00357B7A">
        <w:rPr>
          <w:rFonts w:ascii="Arial" w:hAnsi="Arial" w:cs="Arial"/>
          <w:sz w:val="22"/>
          <w:szCs w:val="22"/>
        </w:rPr>
        <w:t>0</w:t>
      </w:r>
      <w:r w:rsidR="00BE3C5E" w:rsidRPr="00357B7A">
        <w:rPr>
          <w:rFonts w:ascii="Arial" w:hAnsi="Arial" w:cs="Arial"/>
          <w:sz w:val="22"/>
          <w:szCs w:val="22"/>
        </w:rPr>
        <w:t>%.</w:t>
      </w:r>
    </w:p>
    <w:p w14:paraId="1D99E1FE" w14:textId="23BDC323" w:rsidR="009910DB" w:rsidRPr="00357B7A" w:rsidRDefault="009910DB" w:rsidP="00580F14">
      <w:pPr>
        <w:spacing w:line="480" w:lineRule="auto"/>
        <w:jc w:val="both"/>
        <w:rPr>
          <w:rFonts w:ascii="Arial" w:hAnsi="Arial" w:cs="Arial"/>
          <w:sz w:val="22"/>
          <w:szCs w:val="22"/>
        </w:rPr>
      </w:pPr>
    </w:p>
    <w:p w14:paraId="10E38328" w14:textId="1350364A" w:rsidR="00E40C7F" w:rsidRPr="00357B7A" w:rsidRDefault="00E40C7F" w:rsidP="00580F14">
      <w:pPr>
        <w:spacing w:line="480" w:lineRule="auto"/>
        <w:jc w:val="both"/>
        <w:rPr>
          <w:rFonts w:ascii="Arial" w:hAnsi="Arial" w:cs="Arial"/>
          <w:sz w:val="22"/>
          <w:szCs w:val="22"/>
        </w:rPr>
      </w:pPr>
      <w:r w:rsidRPr="00357B7A">
        <w:rPr>
          <w:rFonts w:ascii="Arial" w:hAnsi="Arial" w:cs="Arial"/>
          <w:sz w:val="22"/>
          <w:szCs w:val="22"/>
        </w:rPr>
        <w:t>The results of model validation (Table 2) show that the estimates of how many deaths would be expected in different weeks had the pandemic not occurred were almost unbiased (mean forecast errors &lt;6% in different age-sex groups). The median absolute error was also &lt;9% in all age-sex groups except in those aged 0-14 years where the number of deaths is small. 95% coverage</w:t>
      </w:r>
      <w:r w:rsidR="00384E8D" w:rsidRPr="00357B7A">
        <w:rPr>
          <w:rFonts w:ascii="Arial" w:hAnsi="Arial" w:cs="Arial"/>
          <w:sz w:val="22"/>
          <w:szCs w:val="22"/>
        </w:rPr>
        <w:t>, which</w:t>
      </w:r>
      <w:r w:rsidRPr="00357B7A">
        <w:rPr>
          <w:rFonts w:ascii="Arial" w:hAnsi="Arial" w:cs="Arial"/>
          <w:sz w:val="22"/>
          <w:szCs w:val="22"/>
        </w:rPr>
        <w:t xml:space="preserve"> </w:t>
      </w:r>
      <w:r w:rsidR="00384E8D" w:rsidRPr="00357B7A">
        <w:rPr>
          <w:rFonts w:ascii="Arial" w:hAnsi="Arial" w:cs="Arial"/>
          <w:sz w:val="22"/>
          <w:szCs w:val="22"/>
        </w:rPr>
        <w:t xml:space="preserve">measures how well the posterior distributions of projected deaths coincide with withheld data </w:t>
      </w:r>
      <w:r w:rsidRPr="00357B7A">
        <w:rPr>
          <w:rFonts w:ascii="Arial" w:hAnsi="Arial" w:cs="Arial"/>
          <w:sz w:val="22"/>
          <w:szCs w:val="22"/>
        </w:rPr>
        <w:t xml:space="preserve">was &gt;93% </w:t>
      </w:r>
      <w:r w:rsidR="00384E8D" w:rsidRPr="00357B7A">
        <w:rPr>
          <w:rFonts w:ascii="Arial" w:hAnsi="Arial" w:cs="Arial"/>
          <w:sz w:val="22"/>
          <w:szCs w:val="22"/>
        </w:rPr>
        <w:t xml:space="preserve">for all age and sex groups </w:t>
      </w:r>
      <w:r w:rsidRPr="00357B7A">
        <w:rPr>
          <w:rFonts w:ascii="Arial" w:hAnsi="Arial" w:cs="Arial"/>
          <w:sz w:val="22"/>
          <w:szCs w:val="22"/>
        </w:rPr>
        <w:t xml:space="preserve">which shows that the </w:t>
      </w:r>
      <w:r w:rsidR="00384E8D" w:rsidRPr="00357B7A">
        <w:rPr>
          <w:rFonts w:ascii="Arial" w:hAnsi="Arial" w:cs="Arial"/>
          <w:sz w:val="22"/>
          <w:szCs w:val="22"/>
        </w:rPr>
        <w:t>posterior distribution is well-estimated.</w:t>
      </w:r>
    </w:p>
    <w:p w14:paraId="2E8E440C" w14:textId="77777777" w:rsidR="00E40C7F" w:rsidRPr="00357B7A" w:rsidRDefault="00E40C7F" w:rsidP="00580F14">
      <w:pPr>
        <w:spacing w:line="480" w:lineRule="auto"/>
        <w:jc w:val="both"/>
        <w:rPr>
          <w:rFonts w:ascii="Arial" w:hAnsi="Arial" w:cs="Arial"/>
          <w:sz w:val="22"/>
          <w:szCs w:val="22"/>
        </w:rPr>
      </w:pPr>
    </w:p>
    <w:p w14:paraId="3D017CCB" w14:textId="68EE56F1" w:rsidR="00EC5402" w:rsidRPr="00357B7A" w:rsidRDefault="005346AF" w:rsidP="00580F14">
      <w:pPr>
        <w:spacing w:line="480" w:lineRule="auto"/>
        <w:jc w:val="both"/>
        <w:rPr>
          <w:rFonts w:ascii="Arial" w:hAnsi="Arial" w:cs="Arial"/>
          <w:b/>
          <w:sz w:val="22"/>
          <w:szCs w:val="22"/>
        </w:rPr>
      </w:pPr>
      <w:r w:rsidRPr="00357B7A">
        <w:rPr>
          <w:rFonts w:ascii="Arial" w:hAnsi="Arial" w:cs="Arial"/>
          <w:b/>
          <w:sz w:val="22"/>
          <w:szCs w:val="22"/>
        </w:rPr>
        <w:t>Discussion</w:t>
      </w:r>
    </w:p>
    <w:p w14:paraId="1CC38DDB" w14:textId="3C05CBBB" w:rsidR="00733F47" w:rsidRPr="00357B7A" w:rsidRDefault="0040641D" w:rsidP="00C45F98">
      <w:pPr>
        <w:spacing w:line="480" w:lineRule="auto"/>
        <w:jc w:val="both"/>
        <w:rPr>
          <w:rFonts w:ascii="Arial" w:hAnsi="Arial" w:cs="Arial"/>
          <w:sz w:val="22"/>
          <w:szCs w:val="22"/>
        </w:rPr>
      </w:pPr>
      <w:r w:rsidRPr="00357B7A">
        <w:rPr>
          <w:rFonts w:ascii="Arial" w:hAnsi="Arial" w:cs="Arial"/>
          <w:sz w:val="22"/>
          <w:szCs w:val="22"/>
        </w:rPr>
        <w:t>We applied</w:t>
      </w:r>
      <w:r w:rsidR="00F864DC" w:rsidRPr="00357B7A">
        <w:rPr>
          <w:rFonts w:ascii="Arial" w:hAnsi="Arial" w:cs="Arial"/>
          <w:sz w:val="22"/>
          <w:szCs w:val="22"/>
        </w:rPr>
        <w:t xml:space="preserve"> a </w:t>
      </w:r>
      <w:r w:rsidR="008763F5">
        <w:rPr>
          <w:rFonts w:ascii="Arial" w:hAnsi="Arial" w:cs="Arial"/>
          <w:sz w:val="22"/>
          <w:szCs w:val="22"/>
        </w:rPr>
        <w:t>robust</w:t>
      </w:r>
      <w:r w:rsidR="00AD16AC" w:rsidRPr="00357B7A">
        <w:rPr>
          <w:rFonts w:ascii="Arial" w:hAnsi="Arial" w:cs="Arial"/>
          <w:sz w:val="22"/>
          <w:szCs w:val="22"/>
        </w:rPr>
        <w:t xml:space="preserve"> </w:t>
      </w:r>
      <w:r w:rsidR="00F864DC" w:rsidRPr="00357B7A">
        <w:rPr>
          <w:rFonts w:ascii="Arial" w:hAnsi="Arial" w:cs="Arial"/>
          <w:sz w:val="22"/>
          <w:szCs w:val="22"/>
        </w:rPr>
        <w:t xml:space="preserve">probabilistic </w:t>
      </w:r>
      <w:r w:rsidRPr="00357B7A">
        <w:rPr>
          <w:rFonts w:ascii="Arial" w:hAnsi="Arial" w:cs="Arial"/>
          <w:sz w:val="22"/>
          <w:szCs w:val="22"/>
        </w:rPr>
        <w:t>method</w:t>
      </w:r>
      <w:r w:rsidR="00F864DC" w:rsidRPr="00357B7A">
        <w:rPr>
          <w:rFonts w:ascii="Arial" w:hAnsi="Arial" w:cs="Arial"/>
          <w:sz w:val="22"/>
          <w:szCs w:val="22"/>
        </w:rPr>
        <w:t xml:space="preserve"> to coherently and consistently estimate </w:t>
      </w:r>
      <w:r w:rsidR="00BD3A61" w:rsidRPr="00357B7A">
        <w:rPr>
          <w:rFonts w:ascii="Arial" w:hAnsi="Arial" w:cs="Arial"/>
          <w:sz w:val="22"/>
          <w:szCs w:val="22"/>
        </w:rPr>
        <w:t xml:space="preserve">the </w:t>
      </w:r>
      <w:r w:rsidR="00F864DC" w:rsidRPr="00357B7A">
        <w:rPr>
          <w:rFonts w:ascii="Arial" w:hAnsi="Arial" w:cs="Arial"/>
          <w:sz w:val="22"/>
          <w:szCs w:val="22"/>
        </w:rPr>
        <w:t>total death toll of Covid-19 pandemic</w:t>
      </w:r>
      <w:r w:rsidR="002142E9" w:rsidRPr="00357B7A">
        <w:rPr>
          <w:rFonts w:ascii="Arial" w:hAnsi="Arial" w:cs="Arial"/>
          <w:sz w:val="22"/>
          <w:szCs w:val="22"/>
        </w:rPr>
        <w:t xml:space="preserve"> </w:t>
      </w:r>
      <w:r w:rsidR="00787B65" w:rsidRPr="00357B7A">
        <w:rPr>
          <w:rFonts w:ascii="Arial" w:hAnsi="Arial" w:cs="Arial"/>
          <w:sz w:val="22"/>
          <w:szCs w:val="22"/>
        </w:rPr>
        <w:t>f</w:t>
      </w:r>
      <w:r w:rsidR="002142E9" w:rsidRPr="00357B7A">
        <w:rPr>
          <w:rFonts w:ascii="Arial" w:hAnsi="Arial" w:cs="Arial"/>
          <w:sz w:val="22"/>
          <w:szCs w:val="22"/>
        </w:rPr>
        <w:t>rom</w:t>
      </w:r>
      <w:r w:rsidR="00AD3A85" w:rsidRPr="00357B7A">
        <w:rPr>
          <w:rFonts w:ascii="Arial" w:hAnsi="Arial" w:cs="Arial"/>
          <w:sz w:val="22"/>
          <w:szCs w:val="22"/>
        </w:rPr>
        <w:t xml:space="preserve"> the</w:t>
      </w:r>
      <w:r w:rsidR="002142E9" w:rsidRPr="00357B7A">
        <w:rPr>
          <w:rFonts w:ascii="Arial" w:hAnsi="Arial" w:cs="Arial"/>
          <w:sz w:val="22"/>
          <w:szCs w:val="22"/>
        </w:rPr>
        <w:t xml:space="preserve"> 21</w:t>
      </w:r>
      <w:r w:rsidR="002142E9" w:rsidRPr="00357B7A">
        <w:rPr>
          <w:rFonts w:ascii="Arial" w:hAnsi="Arial" w:cs="Arial"/>
          <w:sz w:val="22"/>
          <w:szCs w:val="22"/>
          <w:vertAlign w:val="superscript"/>
        </w:rPr>
        <w:t>st</w:t>
      </w:r>
      <w:r w:rsidR="002142E9" w:rsidRPr="00357B7A">
        <w:rPr>
          <w:rFonts w:ascii="Arial" w:hAnsi="Arial" w:cs="Arial"/>
          <w:sz w:val="22"/>
          <w:szCs w:val="22"/>
        </w:rPr>
        <w:t xml:space="preserve"> February to </w:t>
      </w:r>
      <w:r w:rsidR="00DB7130" w:rsidRPr="00357B7A">
        <w:rPr>
          <w:rFonts w:ascii="Arial" w:hAnsi="Arial" w:cs="Arial"/>
          <w:sz w:val="22"/>
          <w:szCs w:val="22"/>
        </w:rPr>
        <w:t>1</w:t>
      </w:r>
      <w:r w:rsidR="00DB7130" w:rsidRPr="00357B7A">
        <w:rPr>
          <w:rFonts w:ascii="Arial" w:hAnsi="Arial" w:cs="Arial"/>
          <w:sz w:val="22"/>
          <w:szCs w:val="22"/>
          <w:vertAlign w:val="superscript"/>
        </w:rPr>
        <w:t>st</w:t>
      </w:r>
      <w:r w:rsidR="00DB7130" w:rsidRPr="00357B7A">
        <w:rPr>
          <w:rFonts w:ascii="Arial" w:hAnsi="Arial" w:cs="Arial"/>
          <w:sz w:val="22"/>
          <w:szCs w:val="22"/>
        </w:rPr>
        <w:t xml:space="preserve"> May</w:t>
      </w:r>
      <w:r w:rsidR="007C17E8" w:rsidRPr="00357B7A">
        <w:rPr>
          <w:rFonts w:ascii="Arial" w:hAnsi="Arial" w:cs="Arial"/>
          <w:sz w:val="22"/>
          <w:szCs w:val="22"/>
        </w:rPr>
        <w:t xml:space="preserve">. </w:t>
      </w:r>
      <w:r w:rsidR="009F703C" w:rsidRPr="00357B7A">
        <w:rPr>
          <w:rFonts w:ascii="Arial" w:hAnsi="Arial" w:cs="Arial"/>
          <w:sz w:val="22"/>
          <w:szCs w:val="22"/>
        </w:rPr>
        <w:t>At this stage,</w:t>
      </w:r>
      <w:r w:rsidR="00DB7130" w:rsidRPr="00357B7A">
        <w:rPr>
          <w:rFonts w:ascii="Arial" w:hAnsi="Arial" w:cs="Arial"/>
          <w:sz w:val="22"/>
          <w:szCs w:val="22"/>
        </w:rPr>
        <w:t xml:space="preserve"> the Covid-19 pandemic </w:t>
      </w:r>
      <w:r w:rsidR="00AD3A85" w:rsidRPr="00357B7A">
        <w:rPr>
          <w:rFonts w:ascii="Arial" w:hAnsi="Arial" w:cs="Arial"/>
          <w:sz w:val="22"/>
          <w:szCs w:val="22"/>
        </w:rPr>
        <w:t>was</w:t>
      </w:r>
      <w:r w:rsidR="00DB7130" w:rsidRPr="00357B7A">
        <w:rPr>
          <w:rFonts w:ascii="Arial" w:hAnsi="Arial" w:cs="Arial"/>
          <w:sz w:val="22"/>
          <w:szCs w:val="22"/>
        </w:rPr>
        <w:t xml:space="preserve"> responsible </w:t>
      </w:r>
      <w:r w:rsidR="00FB750E" w:rsidRPr="00357B7A">
        <w:rPr>
          <w:rFonts w:ascii="Arial" w:hAnsi="Arial" w:cs="Arial"/>
          <w:sz w:val="22"/>
          <w:szCs w:val="22"/>
        </w:rPr>
        <w:t xml:space="preserve">for </w:t>
      </w:r>
      <w:r w:rsidR="00470A7F" w:rsidRPr="00357B7A">
        <w:rPr>
          <w:rFonts w:ascii="Arial" w:hAnsi="Arial" w:cs="Arial"/>
          <w:sz w:val="22"/>
          <w:szCs w:val="22"/>
        </w:rPr>
        <w:t xml:space="preserve">over </w:t>
      </w:r>
      <w:r w:rsidR="00AD3A85" w:rsidRPr="00357B7A">
        <w:rPr>
          <w:rFonts w:ascii="Arial" w:hAnsi="Arial" w:cs="Arial"/>
          <w:sz w:val="22"/>
          <w:szCs w:val="22"/>
        </w:rPr>
        <w:t>45,</w:t>
      </w:r>
      <w:r w:rsidR="00470A7F" w:rsidRPr="00357B7A">
        <w:rPr>
          <w:rFonts w:ascii="Arial" w:hAnsi="Arial" w:cs="Arial"/>
          <w:sz w:val="22"/>
          <w:szCs w:val="22"/>
        </w:rPr>
        <w:t>0</w:t>
      </w:r>
      <w:r w:rsidR="00AD3A85" w:rsidRPr="00357B7A">
        <w:rPr>
          <w:rFonts w:ascii="Arial" w:hAnsi="Arial" w:cs="Arial"/>
          <w:sz w:val="22"/>
          <w:szCs w:val="22"/>
        </w:rPr>
        <w:t>00</w:t>
      </w:r>
      <w:r w:rsidR="00493CF1" w:rsidRPr="00357B7A">
        <w:rPr>
          <w:rFonts w:ascii="Arial" w:hAnsi="Arial" w:cs="Arial"/>
          <w:sz w:val="22"/>
          <w:szCs w:val="22"/>
        </w:rPr>
        <w:t xml:space="preserve"> excess</w:t>
      </w:r>
      <w:r w:rsidR="00AD3A85" w:rsidRPr="00357B7A">
        <w:rPr>
          <w:rFonts w:ascii="Arial" w:hAnsi="Arial" w:cs="Arial"/>
          <w:sz w:val="22"/>
          <w:szCs w:val="22"/>
        </w:rPr>
        <w:t xml:space="preserve"> </w:t>
      </w:r>
      <w:r w:rsidR="00DB7130" w:rsidRPr="00357B7A">
        <w:rPr>
          <w:rFonts w:ascii="Arial" w:hAnsi="Arial" w:cs="Arial"/>
          <w:sz w:val="22"/>
          <w:szCs w:val="22"/>
        </w:rPr>
        <w:t>deaths in England and Wales</w:t>
      </w:r>
      <w:r w:rsidR="008763F5">
        <w:rPr>
          <w:rFonts w:ascii="Arial" w:hAnsi="Arial" w:cs="Arial"/>
          <w:sz w:val="22"/>
          <w:szCs w:val="22"/>
        </w:rPr>
        <w:t>.</w:t>
      </w:r>
      <w:r w:rsidR="00C45F98" w:rsidRPr="00357B7A">
        <w:rPr>
          <w:rFonts w:ascii="Arial" w:hAnsi="Arial" w:cs="Arial"/>
          <w:sz w:val="22"/>
          <w:szCs w:val="22"/>
        </w:rPr>
        <w:t xml:space="preserve"> </w:t>
      </w:r>
      <w:r w:rsidR="00334EF1" w:rsidRPr="00357B7A">
        <w:rPr>
          <w:rFonts w:ascii="Arial" w:hAnsi="Arial" w:cs="Arial"/>
          <w:sz w:val="22"/>
          <w:szCs w:val="22"/>
        </w:rPr>
        <w:t>We also found that when all-cause mortality is considered, the mortality impact of the pandemic on men (~</w:t>
      </w:r>
      <w:r w:rsidR="00A26308" w:rsidRPr="00357B7A">
        <w:rPr>
          <w:rFonts w:ascii="Arial" w:hAnsi="Arial" w:cs="Arial"/>
          <w:sz w:val="22"/>
          <w:szCs w:val="22"/>
        </w:rPr>
        <w:t>46</w:t>
      </w:r>
      <w:r w:rsidR="00334EF1" w:rsidRPr="00357B7A">
        <w:rPr>
          <w:rFonts w:ascii="Arial" w:hAnsi="Arial" w:cs="Arial"/>
          <w:sz w:val="22"/>
          <w:szCs w:val="22"/>
        </w:rPr>
        <w:t>% increase in deaths) and women (~</w:t>
      </w:r>
      <w:r w:rsidR="00E638DD" w:rsidRPr="00357B7A">
        <w:rPr>
          <w:rFonts w:ascii="Arial" w:hAnsi="Arial" w:cs="Arial"/>
          <w:sz w:val="22"/>
          <w:szCs w:val="22"/>
        </w:rPr>
        <w:t>40</w:t>
      </w:r>
      <w:r w:rsidR="00334EF1" w:rsidRPr="00357B7A">
        <w:rPr>
          <w:rFonts w:ascii="Arial" w:hAnsi="Arial" w:cs="Arial"/>
          <w:sz w:val="22"/>
          <w:szCs w:val="22"/>
        </w:rPr>
        <w:t xml:space="preserve">% increase in deaths) is more similar than when comparing deaths assigned to Covid-19. </w:t>
      </w:r>
      <w:r w:rsidR="00C45F98" w:rsidRPr="00357B7A">
        <w:rPr>
          <w:rFonts w:ascii="Arial" w:hAnsi="Arial" w:cs="Arial"/>
          <w:sz w:val="22"/>
          <w:szCs w:val="22"/>
        </w:rPr>
        <w:t xml:space="preserve">Deaths that were not assigned to Covid-19 made up </w:t>
      </w:r>
      <w:r w:rsidR="009035E3" w:rsidRPr="00357B7A">
        <w:rPr>
          <w:rFonts w:ascii="Arial" w:hAnsi="Arial" w:cs="Arial"/>
          <w:sz w:val="22"/>
          <w:szCs w:val="22"/>
        </w:rPr>
        <w:t>27%</w:t>
      </w:r>
      <w:r w:rsidR="00C45F98" w:rsidRPr="00357B7A">
        <w:rPr>
          <w:rFonts w:ascii="Arial" w:hAnsi="Arial" w:cs="Arial"/>
          <w:sz w:val="22"/>
          <w:szCs w:val="22"/>
        </w:rPr>
        <w:t xml:space="preserve"> of </w:t>
      </w:r>
      <w:r w:rsidR="00334EF1" w:rsidRPr="00357B7A">
        <w:rPr>
          <w:rFonts w:ascii="Arial" w:hAnsi="Arial" w:cs="Arial"/>
          <w:sz w:val="22"/>
          <w:szCs w:val="22"/>
        </w:rPr>
        <w:t>all excess</w:t>
      </w:r>
      <w:r w:rsidR="00C45F98" w:rsidRPr="00357B7A">
        <w:rPr>
          <w:rFonts w:ascii="Arial" w:hAnsi="Arial" w:cs="Arial"/>
          <w:sz w:val="22"/>
          <w:szCs w:val="22"/>
        </w:rPr>
        <w:t xml:space="preserve"> deaths, but ha</w:t>
      </w:r>
      <w:r w:rsidR="00334EF1" w:rsidRPr="00357B7A">
        <w:rPr>
          <w:rFonts w:ascii="Arial" w:hAnsi="Arial" w:cs="Arial"/>
          <w:sz w:val="22"/>
          <w:szCs w:val="22"/>
        </w:rPr>
        <w:t>d</w:t>
      </w:r>
      <w:r w:rsidR="00C45F98" w:rsidRPr="00357B7A">
        <w:rPr>
          <w:rFonts w:ascii="Arial" w:hAnsi="Arial" w:cs="Arial"/>
          <w:sz w:val="22"/>
          <w:szCs w:val="22"/>
        </w:rPr>
        <w:t xml:space="preserve"> </w:t>
      </w:r>
      <w:r w:rsidRPr="00357B7A">
        <w:rPr>
          <w:rFonts w:ascii="Arial" w:hAnsi="Arial" w:cs="Arial"/>
          <w:sz w:val="22"/>
          <w:szCs w:val="22"/>
        </w:rPr>
        <w:t xml:space="preserve">largely </w:t>
      </w:r>
      <w:r w:rsidR="00143634" w:rsidRPr="00357B7A">
        <w:rPr>
          <w:rFonts w:ascii="Arial" w:hAnsi="Arial" w:cs="Arial"/>
          <w:sz w:val="22"/>
          <w:szCs w:val="22"/>
        </w:rPr>
        <w:t xml:space="preserve">diminished in most age-sex groups by the beginning of May. </w:t>
      </w:r>
      <w:r w:rsidR="00DB7130" w:rsidRPr="00357B7A">
        <w:rPr>
          <w:rFonts w:ascii="Arial" w:hAnsi="Arial" w:cs="Arial"/>
          <w:sz w:val="22"/>
          <w:szCs w:val="22"/>
        </w:rPr>
        <w:t xml:space="preserve">We also rule out, with </w:t>
      </w:r>
      <w:r w:rsidR="0066309E" w:rsidRPr="00357B7A">
        <w:rPr>
          <w:rFonts w:ascii="Arial" w:hAnsi="Arial" w:cs="Arial"/>
          <w:sz w:val="22"/>
          <w:szCs w:val="22"/>
        </w:rPr>
        <w:t xml:space="preserve">virtual certainty (posterior </w:t>
      </w:r>
      <w:r w:rsidR="00DB7130" w:rsidRPr="00357B7A">
        <w:rPr>
          <w:rFonts w:ascii="Arial" w:hAnsi="Arial" w:cs="Arial"/>
          <w:sz w:val="22"/>
          <w:szCs w:val="22"/>
        </w:rPr>
        <w:t>probability &gt;</w:t>
      </w:r>
      <w:r w:rsidR="0087065D" w:rsidRPr="00357B7A">
        <w:rPr>
          <w:rFonts w:ascii="Arial" w:hAnsi="Arial" w:cs="Arial"/>
          <w:sz w:val="22"/>
          <w:szCs w:val="22"/>
        </w:rPr>
        <w:t>99.99</w:t>
      </w:r>
      <w:r w:rsidR="00DB7130" w:rsidRPr="00357B7A">
        <w:rPr>
          <w:rFonts w:ascii="Arial" w:hAnsi="Arial" w:cs="Arial"/>
          <w:sz w:val="22"/>
          <w:szCs w:val="22"/>
        </w:rPr>
        <w:t>%</w:t>
      </w:r>
      <w:r w:rsidR="0066309E" w:rsidRPr="00357B7A">
        <w:rPr>
          <w:rFonts w:ascii="Arial" w:hAnsi="Arial" w:cs="Arial"/>
          <w:sz w:val="22"/>
          <w:szCs w:val="22"/>
        </w:rPr>
        <w:t>)</w:t>
      </w:r>
      <w:r w:rsidR="00DB7130" w:rsidRPr="00357B7A">
        <w:rPr>
          <w:rFonts w:ascii="Arial" w:hAnsi="Arial" w:cs="Arial"/>
          <w:sz w:val="22"/>
          <w:szCs w:val="22"/>
        </w:rPr>
        <w:t>, the hypothesis that the</w:t>
      </w:r>
      <w:r w:rsidR="00733F47" w:rsidRPr="00357B7A">
        <w:rPr>
          <w:rFonts w:ascii="Arial" w:hAnsi="Arial" w:cs="Arial"/>
          <w:sz w:val="22"/>
          <w:szCs w:val="22"/>
        </w:rPr>
        <w:t xml:space="preserve"> death toll</w:t>
      </w:r>
      <w:r w:rsidR="00DB7130" w:rsidRPr="00357B7A">
        <w:rPr>
          <w:rFonts w:ascii="Arial" w:hAnsi="Arial" w:cs="Arial"/>
          <w:sz w:val="22"/>
          <w:szCs w:val="22"/>
        </w:rPr>
        <w:t xml:space="preserve"> of the pandemic</w:t>
      </w:r>
      <w:r w:rsidR="00733F47" w:rsidRPr="00357B7A">
        <w:rPr>
          <w:rFonts w:ascii="Arial" w:hAnsi="Arial" w:cs="Arial"/>
          <w:sz w:val="22"/>
          <w:szCs w:val="22"/>
        </w:rPr>
        <w:t xml:space="preserve"> may be smaller than direct </w:t>
      </w:r>
      <w:r w:rsidR="00DB7130" w:rsidRPr="00357B7A">
        <w:rPr>
          <w:rFonts w:ascii="Arial" w:hAnsi="Arial" w:cs="Arial"/>
          <w:sz w:val="22"/>
          <w:szCs w:val="22"/>
        </w:rPr>
        <w:t xml:space="preserve">Covid-19 </w:t>
      </w:r>
      <w:r w:rsidR="00733F47" w:rsidRPr="00357B7A">
        <w:rPr>
          <w:rFonts w:ascii="Arial" w:hAnsi="Arial" w:cs="Arial"/>
          <w:sz w:val="22"/>
          <w:szCs w:val="22"/>
        </w:rPr>
        <w:t xml:space="preserve">deaths </w:t>
      </w:r>
      <w:r w:rsidR="008110F6" w:rsidRPr="00357B7A">
        <w:rPr>
          <w:rFonts w:ascii="Arial" w:hAnsi="Arial" w:cs="Arial"/>
          <w:sz w:val="22"/>
          <w:szCs w:val="22"/>
        </w:rPr>
        <w:t xml:space="preserve">either </w:t>
      </w:r>
      <w:r w:rsidR="00733F47" w:rsidRPr="00357B7A">
        <w:rPr>
          <w:rFonts w:ascii="Arial" w:hAnsi="Arial" w:cs="Arial"/>
          <w:sz w:val="22"/>
          <w:szCs w:val="22"/>
        </w:rPr>
        <w:t xml:space="preserve">because some of those dying of Covid-19 would have died </w:t>
      </w:r>
      <w:r w:rsidR="009F703C" w:rsidRPr="00357B7A">
        <w:rPr>
          <w:rFonts w:ascii="Arial" w:hAnsi="Arial" w:cs="Arial"/>
          <w:sz w:val="22"/>
          <w:szCs w:val="22"/>
        </w:rPr>
        <w:t>in this same time period</w:t>
      </w:r>
      <w:r w:rsidR="00AB6741" w:rsidRPr="00357B7A">
        <w:rPr>
          <w:rFonts w:ascii="Arial" w:hAnsi="Arial" w:cs="Arial"/>
          <w:sz w:val="22"/>
          <w:szCs w:val="22"/>
        </w:rPr>
        <w:t xml:space="preserve"> from </w:t>
      </w:r>
      <w:r w:rsidR="00AB6741" w:rsidRPr="00357B7A">
        <w:rPr>
          <w:rFonts w:ascii="Arial" w:hAnsi="Arial" w:cs="Arial"/>
          <w:sz w:val="22"/>
          <w:szCs w:val="22"/>
        </w:rPr>
        <w:lastRenderedPageBreak/>
        <w:t>other underlying conditions</w:t>
      </w:r>
      <w:r w:rsidR="00BE126B" w:rsidRPr="00357B7A">
        <w:rPr>
          <w:rFonts w:ascii="Arial" w:hAnsi="Arial" w:cs="Arial"/>
          <w:sz w:val="22"/>
          <w:szCs w:val="22"/>
        </w:rPr>
        <w:t xml:space="preserve"> even</w:t>
      </w:r>
      <w:r w:rsidR="0089507C" w:rsidRPr="00357B7A">
        <w:rPr>
          <w:rFonts w:ascii="Arial" w:hAnsi="Arial" w:cs="Arial"/>
          <w:sz w:val="22"/>
          <w:szCs w:val="22"/>
        </w:rPr>
        <w:t xml:space="preserve"> if the pandemic had not occurred</w:t>
      </w:r>
      <w:r w:rsidR="008110F6" w:rsidRPr="00357B7A">
        <w:rPr>
          <w:rFonts w:ascii="Arial" w:hAnsi="Arial" w:cs="Arial"/>
          <w:sz w:val="22"/>
          <w:szCs w:val="22"/>
        </w:rPr>
        <w:t>,</w:t>
      </w:r>
      <w:r w:rsidR="00711BC5" w:rsidRPr="00357B7A">
        <w:rPr>
          <w:rFonts w:ascii="Arial" w:hAnsi="Arial" w:cs="Arial"/>
          <w:sz w:val="22"/>
          <w:szCs w:val="22"/>
        </w:rPr>
        <w:t>[Knapton, 2020 #5520</w:t>
      </w:r>
      <w:r w:rsidR="00334EF1" w:rsidRPr="00357B7A">
        <w:rPr>
          <w:rFonts w:ascii="Arial" w:hAnsi="Arial" w:cs="Arial"/>
          <w:sz w:val="22"/>
          <w:szCs w:val="22"/>
        </w:rPr>
        <w:t>;Coker, 2020 #5519</w:t>
      </w:r>
      <w:r w:rsidR="00711BC5" w:rsidRPr="00357B7A">
        <w:rPr>
          <w:rFonts w:ascii="Arial" w:hAnsi="Arial" w:cs="Arial"/>
          <w:sz w:val="22"/>
          <w:szCs w:val="22"/>
        </w:rPr>
        <w:t>]</w:t>
      </w:r>
      <w:r w:rsidR="008110F6" w:rsidRPr="00357B7A">
        <w:rPr>
          <w:rFonts w:ascii="Arial" w:hAnsi="Arial" w:cs="Arial"/>
          <w:sz w:val="22"/>
          <w:szCs w:val="22"/>
        </w:rPr>
        <w:t>.</w:t>
      </w:r>
      <w:r w:rsidR="00723CD0">
        <w:rPr>
          <w:rFonts w:ascii="Arial" w:hAnsi="Arial" w:cs="Arial"/>
          <w:sz w:val="22"/>
          <w:szCs w:val="22"/>
        </w:rPr>
        <w:t xml:space="preserve"> </w:t>
      </w:r>
      <w:r w:rsidR="00723CD0" w:rsidRPr="00357B7A">
        <w:rPr>
          <w:rFonts w:ascii="Arial" w:hAnsi="Arial" w:cs="Arial"/>
          <w:sz w:val="22"/>
          <w:szCs w:val="22"/>
        </w:rPr>
        <w:t>Further, presumed “positive” impacts of the lockdown (e.g., reductions in deaths due to air pollution or traffic injuries) are dwarfed by the negative impacts of the epidemic.</w:t>
      </w:r>
    </w:p>
    <w:p w14:paraId="2504EA10" w14:textId="72565B0E" w:rsidR="00730E15" w:rsidRPr="00357B7A" w:rsidRDefault="00730E15" w:rsidP="00580F14">
      <w:pPr>
        <w:spacing w:line="480" w:lineRule="auto"/>
        <w:jc w:val="both"/>
        <w:rPr>
          <w:rFonts w:ascii="Arial" w:hAnsi="Arial" w:cs="Arial"/>
          <w:sz w:val="22"/>
          <w:szCs w:val="22"/>
        </w:rPr>
      </w:pPr>
    </w:p>
    <w:p w14:paraId="75F01E65" w14:textId="6C8B6679" w:rsidR="00BD002B" w:rsidRDefault="0040641D" w:rsidP="00580F14">
      <w:pPr>
        <w:spacing w:line="480" w:lineRule="auto"/>
        <w:jc w:val="both"/>
        <w:rPr>
          <w:rFonts w:ascii="Arial" w:hAnsi="Arial" w:cs="Arial"/>
          <w:sz w:val="22"/>
          <w:szCs w:val="22"/>
        </w:rPr>
      </w:pPr>
      <w:r w:rsidRPr="00357B7A">
        <w:rPr>
          <w:rFonts w:ascii="Arial" w:hAnsi="Arial" w:cs="Arial"/>
          <w:sz w:val="22"/>
          <w:szCs w:val="22"/>
        </w:rPr>
        <w:t xml:space="preserve">Our overall estimates are similar to those </w:t>
      </w:r>
      <w:r w:rsidR="008E1DBD" w:rsidRPr="00357B7A">
        <w:rPr>
          <w:rFonts w:ascii="Arial" w:hAnsi="Arial" w:cs="Arial"/>
          <w:sz w:val="22"/>
          <w:szCs w:val="22"/>
        </w:rPr>
        <w:t>reporte</w:t>
      </w:r>
      <w:r w:rsidRPr="00357B7A">
        <w:rPr>
          <w:rFonts w:ascii="Arial" w:hAnsi="Arial" w:cs="Arial"/>
          <w:sz w:val="22"/>
          <w:szCs w:val="22"/>
        </w:rPr>
        <w:t>d by the</w:t>
      </w:r>
      <w:r w:rsidR="00EC632D" w:rsidRPr="00357B7A">
        <w:rPr>
          <w:rFonts w:ascii="Arial" w:hAnsi="Arial" w:cs="Arial"/>
          <w:sz w:val="22"/>
          <w:szCs w:val="22"/>
        </w:rPr>
        <w:t xml:space="preserve"> </w:t>
      </w:r>
      <w:r w:rsidR="008E1DBD" w:rsidRPr="00357B7A">
        <w:rPr>
          <w:rFonts w:ascii="Arial" w:hAnsi="Arial" w:cs="Arial"/>
          <w:sz w:val="22"/>
          <w:szCs w:val="22"/>
        </w:rPr>
        <w:t>ONS[Office for National Statistics, 2020 #5522]</w:t>
      </w:r>
      <w:r w:rsidR="00EC632D" w:rsidRPr="00357B7A">
        <w:rPr>
          <w:rFonts w:ascii="Arial" w:hAnsi="Arial" w:cs="Arial"/>
          <w:sz w:val="22"/>
          <w:szCs w:val="22"/>
        </w:rPr>
        <w:t xml:space="preserve"> and the</w:t>
      </w:r>
      <w:r w:rsidRPr="00357B7A">
        <w:rPr>
          <w:rFonts w:ascii="Arial" w:hAnsi="Arial" w:cs="Arial"/>
          <w:sz w:val="22"/>
          <w:szCs w:val="22"/>
        </w:rPr>
        <w:t xml:space="preserve"> Financial Times</w:t>
      </w:r>
      <w:r w:rsidR="00995B02" w:rsidRPr="00357B7A">
        <w:rPr>
          <w:rFonts w:ascii="Arial" w:hAnsi="Arial" w:cs="Arial"/>
          <w:sz w:val="22"/>
          <w:szCs w:val="22"/>
        </w:rPr>
        <w:t>[Giles, 2020 #5523]</w:t>
      </w:r>
      <w:r w:rsidRPr="00357B7A">
        <w:rPr>
          <w:rFonts w:ascii="Arial" w:hAnsi="Arial" w:cs="Arial"/>
          <w:sz w:val="22"/>
          <w:szCs w:val="22"/>
        </w:rPr>
        <w:t xml:space="preserve"> </w:t>
      </w:r>
      <w:r w:rsidR="00EC632D" w:rsidRPr="00357B7A">
        <w:rPr>
          <w:rFonts w:ascii="Arial" w:hAnsi="Arial" w:cs="Arial"/>
          <w:sz w:val="22"/>
          <w:szCs w:val="22"/>
        </w:rPr>
        <w:t xml:space="preserve">but </w:t>
      </w:r>
      <w:r w:rsidR="009F703C" w:rsidRPr="00357B7A">
        <w:rPr>
          <w:rFonts w:ascii="Arial" w:hAnsi="Arial" w:cs="Arial"/>
          <w:sz w:val="22"/>
          <w:szCs w:val="22"/>
        </w:rPr>
        <w:t xml:space="preserve">our findings provide </w:t>
      </w:r>
      <w:r w:rsidR="00334EF1" w:rsidRPr="00357B7A">
        <w:rPr>
          <w:rFonts w:ascii="Arial" w:hAnsi="Arial" w:cs="Arial"/>
          <w:sz w:val="22"/>
          <w:szCs w:val="22"/>
        </w:rPr>
        <w:t xml:space="preserve">important </w:t>
      </w:r>
      <w:r w:rsidR="009F703C" w:rsidRPr="00357B7A">
        <w:rPr>
          <w:rFonts w:ascii="Arial" w:hAnsi="Arial" w:cs="Arial"/>
          <w:sz w:val="22"/>
          <w:szCs w:val="22"/>
        </w:rPr>
        <w:t>detail</w:t>
      </w:r>
      <w:r w:rsidR="00A61976" w:rsidRPr="00357B7A">
        <w:rPr>
          <w:rFonts w:ascii="Arial" w:hAnsi="Arial" w:cs="Arial"/>
          <w:sz w:val="22"/>
          <w:szCs w:val="22"/>
        </w:rPr>
        <w:t>s</w:t>
      </w:r>
      <w:r w:rsidR="009F703C" w:rsidRPr="00357B7A">
        <w:rPr>
          <w:rFonts w:ascii="Arial" w:hAnsi="Arial" w:cs="Arial"/>
          <w:sz w:val="22"/>
          <w:szCs w:val="22"/>
        </w:rPr>
        <w:t xml:space="preserve"> on </w:t>
      </w:r>
      <w:r w:rsidR="00EC632D" w:rsidRPr="00357B7A">
        <w:rPr>
          <w:rFonts w:ascii="Arial" w:hAnsi="Arial" w:cs="Arial"/>
          <w:sz w:val="22"/>
          <w:szCs w:val="22"/>
        </w:rPr>
        <w:t>excess deaths by age group and sex</w:t>
      </w:r>
      <w:r w:rsidR="009F703C" w:rsidRPr="00357B7A">
        <w:rPr>
          <w:rFonts w:ascii="Arial" w:hAnsi="Arial" w:cs="Arial"/>
          <w:sz w:val="22"/>
          <w:szCs w:val="22"/>
        </w:rPr>
        <w:t xml:space="preserve"> which these sources do not.</w:t>
      </w:r>
      <w:r w:rsidR="00EC632D" w:rsidRPr="00357B7A">
        <w:rPr>
          <w:rFonts w:ascii="Arial" w:hAnsi="Arial" w:cs="Arial"/>
          <w:sz w:val="22"/>
          <w:szCs w:val="22"/>
        </w:rPr>
        <w:t xml:space="preserve"> </w:t>
      </w:r>
      <w:r w:rsidR="005D6824" w:rsidRPr="00357B7A">
        <w:rPr>
          <w:rFonts w:ascii="Arial" w:hAnsi="Arial" w:cs="Arial"/>
          <w:sz w:val="22"/>
          <w:szCs w:val="22"/>
        </w:rPr>
        <w:t xml:space="preserve">EuroMoMo does not report country-specific excess deaths and hence could not be compared with our results. </w:t>
      </w:r>
    </w:p>
    <w:p w14:paraId="5C4A0D7F" w14:textId="77777777" w:rsidR="00F86701" w:rsidRPr="00357B7A" w:rsidRDefault="00F86701" w:rsidP="00580F14">
      <w:pPr>
        <w:spacing w:line="480" w:lineRule="auto"/>
        <w:jc w:val="both"/>
        <w:rPr>
          <w:rFonts w:ascii="Arial" w:hAnsi="Arial" w:cs="Arial"/>
          <w:sz w:val="22"/>
          <w:szCs w:val="22"/>
        </w:rPr>
      </w:pPr>
    </w:p>
    <w:p w14:paraId="60F4E29A" w14:textId="416339E0" w:rsidR="009F703C" w:rsidRPr="00357B7A" w:rsidRDefault="009536C6" w:rsidP="00580F14">
      <w:pPr>
        <w:spacing w:line="480" w:lineRule="auto"/>
        <w:jc w:val="both"/>
        <w:rPr>
          <w:rFonts w:ascii="Arial" w:hAnsi="Arial" w:cs="Arial"/>
          <w:sz w:val="22"/>
          <w:szCs w:val="22"/>
        </w:rPr>
      </w:pPr>
      <w:r w:rsidRPr="00357B7A">
        <w:rPr>
          <w:rFonts w:ascii="Arial" w:hAnsi="Arial" w:cs="Arial"/>
          <w:sz w:val="22"/>
          <w:szCs w:val="22"/>
        </w:rPr>
        <w:t xml:space="preserve">The main strength of our work is </w:t>
      </w:r>
      <w:r w:rsidR="009F703C" w:rsidRPr="00357B7A">
        <w:rPr>
          <w:rFonts w:ascii="Arial" w:hAnsi="Arial" w:cs="Arial"/>
          <w:sz w:val="22"/>
          <w:szCs w:val="22"/>
        </w:rPr>
        <w:t xml:space="preserve">the </w:t>
      </w:r>
      <w:r w:rsidR="00C24E1F" w:rsidRPr="00357B7A">
        <w:rPr>
          <w:rFonts w:ascii="Arial" w:hAnsi="Arial" w:cs="Arial"/>
          <w:sz w:val="22"/>
          <w:szCs w:val="22"/>
        </w:rPr>
        <w:t xml:space="preserve">systematic </w:t>
      </w:r>
      <w:r w:rsidRPr="00357B7A">
        <w:rPr>
          <w:rFonts w:ascii="Arial" w:hAnsi="Arial" w:cs="Arial"/>
          <w:sz w:val="22"/>
          <w:szCs w:val="22"/>
        </w:rPr>
        <w:t xml:space="preserve">use </w:t>
      </w:r>
      <w:r w:rsidR="00C24E1F" w:rsidRPr="00357B7A">
        <w:rPr>
          <w:rFonts w:ascii="Arial" w:hAnsi="Arial" w:cs="Arial"/>
          <w:sz w:val="22"/>
          <w:szCs w:val="22"/>
        </w:rPr>
        <w:t>of time-series</w:t>
      </w:r>
      <w:r w:rsidRPr="00357B7A">
        <w:rPr>
          <w:rFonts w:ascii="Arial" w:hAnsi="Arial" w:cs="Arial"/>
          <w:sz w:val="22"/>
          <w:szCs w:val="22"/>
        </w:rPr>
        <w:t xml:space="preserve"> data</w:t>
      </w:r>
      <w:r w:rsidR="00C24E1F" w:rsidRPr="00357B7A">
        <w:rPr>
          <w:rFonts w:ascii="Arial" w:hAnsi="Arial" w:cs="Arial"/>
          <w:sz w:val="22"/>
          <w:szCs w:val="22"/>
        </w:rPr>
        <w:t xml:space="preserve"> from 2010</w:t>
      </w:r>
      <w:r w:rsidR="003776C4" w:rsidRPr="00357B7A">
        <w:rPr>
          <w:rFonts w:ascii="Arial" w:hAnsi="Arial" w:cs="Arial"/>
          <w:sz w:val="22"/>
          <w:szCs w:val="22"/>
        </w:rPr>
        <w:t xml:space="preserve"> to</w:t>
      </w:r>
      <w:r w:rsidR="00C24E1F" w:rsidRPr="00357B7A">
        <w:rPr>
          <w:rFonts w:ascii="Arial" w:hAnsi="Arial" w:cs="Arial"/>
          <w:sz w:val="22"/>
          <w:szCs w:val="22"/>
        </w:rPr>
        <w:t xml:space="preserve"> early 2020 to estimate how many deaths would be expected in the absence of pandemic. </w:t>
      </w:r>
      <w:r w:rsidR="009A2F13" w:rsidRPr="00357B7A">
        <w:rPr>
          <w:rFonts w:ascii="Arial" w:hAnsi="Arial" w:cs="Arial"/>
          <w:sz w:val="22"/>
          <w:szCs w:val="22"/>
        </w:rPr>
        <w:t xml:space="preserve">By modelling death rates, </w:t>
      </w:r>
      <w:r w:rsidR="00EE4864" w:rsidRPr="00357B7A">
        <w:rPr>
          <w:rFonts w:ascii="Arial" w:hAnsi="Arial" w:cs="Arial"/>
          <w:sz w:val="22"/>
          <w:szCs w:val="22"/>
        </w:rPr>
        <w:t xml:space="preserve">rather than simply the </w:t>
      </w:r>
      <w:r w:rsidR="009A2F13" w:rsidRPr="00357B7A">
        <w:rPr>
          <w:rFonts w:ascii="Arial" w:hAnsi="Arial" w:cs="Arial"/>
          <w:sz w:val="22"/>
          <w:szCs w:val="22"/>
        </w:rPr>
        <w:t xml:space="preserve">number of deaths as </w:t>
      </w:r>
      <w:r w:rsidR="00EE4864" w:rsidRPr="00357B7A">
        <w:rPr>
          <w:rFonts w:ascii="Arial" w:hAnsi="Arial" w:cs="Arial"/>
          <w:sz w:val="22"/>
          <w:szCs w:val="22"/>
        </w:rPr>
        <w:t xml:space="preserve">is </w:t>
      </w:r>
      <w:r w:rsidR="009A2F13" w:rsidRPr="00357B7A">
        <w:rPr>
          <w:rFonts w:ascii="Arial" w:hAnsi="Arial" w:cs="Arial"/>
          <w:sz w:val="22"/>
          <w:szCs w:val="22"/>
        </w:rPr>
        <w:t>done in most other analyses, we account for changes in population</w:t>
      </w:r>
      <w:r w:rsidR="00C22835" w:rsidRPr="00357B7A">
        <w:rPr>
          <w:rFonts w:ascii="Arial" w:hAnsi="Arial" w:cs="Arial"/>
          <w:sz w:val="22"/>
          <w:szCs w:val="22"/>
        </w:rPr>
        <w:t xml:space="preserve"> size and age structure</w:t>
      </w:r>
      <w:r w:rsidR="009A2F13" w:rsidRPr="00357B7A">
        <w:rPr>
          <w:rFonts w:ascii="Arial" w:hAnsi="Arial" w:cs="Arial"/>
          <w:sz w:val="22"/>
          <w:szCs w:val="22"/>
        </w:rPr>
        <w:t xml:space="preserve">. </w:t>
      </w:r>
      <w:r w:rsidR="00C24E1F" w:rsidRPr="00357B7A">
        <w:rPr>
          <w:rFonts w:ascii="Arial" w:hAnsi="Arial" w:cs="Arial"/>
          <w:sz w:val="22"/>
          <w:szCs w:val="22"/>
        </w:rPr>
        <w:t xml:space="preserve">The models incorporated important features of mortality including seasonality of death rates, how mortality in one week may depend on previous week(s) and the seasonally-variable role of </w:t>
      </w:r>
      <w:r w:rsidR="009F703C" w:rsidRPr="00357B7A">
        <w:rPr>
          <w:rFonts w:ascii="Arial" w:hAnsi="Arial" w:cs="Arial"/>
          <w:sz w:val="22"/>
          <w:szCs w:val="22"/>
        </w:rPr>
        <w:t xml:space="preserve">ambient </w:t>
      </w:r>
      <w:r w:rsidR="00C24E1F" w:rsidRPr="00357B7A">
        <w:rPr>
          <w:rFonts w:ascii="Arial" w:hAnsi="Arial" w:cs="Arial"/>
          <w:sz w:val="22"/>
          <w:szCs w:val="22"/>
        </w:rPr>
        <w:t>temperature.</w:t>
      </w:r>
      <w:r w:rsidR="00841E38" w:rsidRPr="00357B7A">
        <w:rPr>
          <w:rFonts w:ascii="Arial" w:hAnsi="Arial" w:cs="Arial"/>
          <w:sz w:val="22"/>
          <w:szCs w:val="22"/>
        </w:rPr>
        <w:t xml:space="preserve"> </w:t>
      </w:r>
      <w:r w:rsidR="004502DB" w:rsidRPr="00357B7A">
        <w:rPr>
          <w:rFonts w:ascii="Arial" w:hAnsi="Arial" w:cs="Arial"/>
          <w:sz w:val="22"/>
          <w:szCs w:val="22"/>
        </w:rPr>
        <w:t xml:space="preserve">The use of a modelling framework, as </w:t>
      </w:r>
      <w:r w:rsidR="003776C4" w:rsidRPr="00357B7A">
        <w:rPr>
          <w:rFonts w:ascii="Arial" w:hAnsi="Arial" w:cs="Arial"/>
          <w:sz w:val="22"/>
          <w:szCs w:val="22"/>
        </w:rPr>
        <w:t>we have done</w:t>
      </w:r>
      <w:r w:rsidR="004502DB" w:rsidRPr="00357B7A">
        <w:rPr>
          <w:rFonts w:ascii="Arial" w:hAnsi="Arial" w:cs="Arial"/>
          <w:sz w:val="22"/>
          <w:szCs w:val="22"/>
        </w:rPr>
        <w:t xml:space="preserve">, </w:t>
      </w:r>
      <w:r w:rsidR="003776C4" w:rsidRPr="00357B7A">
        <w:rPr>
          <w:rFonts w:ascii="Arial" w:hAnsi="Arial" w:cs="Arial"/>
          <w:sz w:val="22"/>
          <w:szCs w:val="22"/>
        </w:rPr>
        <w:t>allowed us to make estimates by age group and sex, and, as data become available, will</w:t>
      </w:r>
      <w:r w:rsidR="004502DB" w:rsidRPr="00357B7A">
        <w:rPr>
          <w:rFonts w:ascii="Arial" w:hAnsi="Arial" w:cs="Arial"/>
          <w:sz w:val="22"/>
          <w:szCs w:val="22"/>
        </w:rPr>
        <w:t xml:space="preserve"> allow </w:t>
      </w:r>
      <w:r w:rsidR="003776C4" w:rsidRPr="00357B7A">
        <w:rPr>
          <w:rFonts w:ascii="Arial" w:hAnsi="Arial" w:cs="Arial"/>
          <w:sz w:val="22"/>
          <w:szCs w:val="22"/>
        </w:rPr>
        <w:t>doing so for specific</w:t>
      </w:r>
      <w:r w:rsidR="00F861C8" w:rsidRPr="00357B7A">
        <w:rPr>
          <w:rFonts w:ascii="Arial" w:hAnsi="Arial" w:cs="Arial"/>
          <w:sz w:val="22"/>
          <w:szCs w:val="22"/>
        </w:rPr>
        <w:t xml:space="preserve"> cause</w:t>
      </w:r>
      <w:r w:rsidR="003776C4" w:rsidRPr="00357B7A">
        <w:rPr>
          <w:rFonts w:ascii="Arial" w:hAnsi="Arial" w:cs="Arial"/>
          <w:sz w:val="22"/>
          <w:szCs w:val="22"/>
        </w:rPr>
        <w:t>s</w:t>
      </w:r>
      <w:r w:rsidR="00F861C8" w:rsidRPr="00357B7A">
        <w:rPr>
          <w:rFonts w:ascii="Arial" w:hAnsi="Arial" w:cs="Arial"/>
          <w:sz w:val="22"/>
          <w:szCs w:val="22"/>
        </w:rPr>
        <w:t xml:space="preserve"> </w:t>
      </w:r>
      <w:r w:rsidR="00F43DC9" w:rsidRPr="00357B7A">
        <w:rPr>
          <w:rFonts w:ascii="Arial" w:hAnsi="Arial" w:cs="Arial"/>
          <w:sz w:val="22"/>
          <w:szCs w:val="22"/>
        </w:rPr>
        <w:t>of death</w:t>
      </w:r>
      <w:r w:rsidR="00F861C8" w:rsidRPr="00357B7A">
        <w:rPr>
          <w:rFonts w:ascii="Arial" w:hAnsi="Arial" w:cs="Arial"/>
          <w:sz w:val="22"/>
          <w:szCs w:val="22"/>
        </w:rPr>
        <w:t xml:space="preserve"> and </w:t>
      </w:r>
      <w:r w:rsidR="003776C4" w:rsidRPr="00357B7A">
        <w:rPr>
          <w:rFonts w:ascii="Arial" w:hAnsi="Arial" w:cs="Arial"/>
          <w:sz w:val="22"/>
          <w:szCs w:val="22"/>
        </w:rPr>
        <w:t>subnational geographies</w:t>
      </w:r>
      <w:r w:rsidR="00F861C8" w:rsidRPr="00357B7A">
        <w:rPr>
          <w:rFonts w:ascii="Arial" w:hAnsi="Arial" w:cs="Arial"/>
          <w:sz w:val="22"/>
          <w:szCs w:val="22"/>
        </w:rPr>
        <w:t xml:space="preserve"> which would</w:t>
      </w:r>
      <w:r w:rsidR="00F43DC9" w:rsidRPr="00357B7A">
        <w:rPr>
          <w:rFonts w:ascii="Arial" w:hAnsi="Arial" w:cs="Arial"/>
          <w:sz w:val="22"/>
          <w:szCs w:val="22"/>
        </w:rPr>
        <w:t>,</w:t>
      </w:r>
      <w:r w:rsidR="00F861C8" w:rsidRPr="00357B7A">
        <w:rPr>
          <w:rFonts w:ascii="Arial" w:hAnsi="Arial" w:cs="Arial"/>
          <w:sz w:val="22"/>
          <w:szCs w:val="22"/>
        </w:rPr>
        <w:t xml:space="preserve"> because of smaller numbers</w:t>
      </w:r>
      <w:r w:rsidR="00F43DC9" w:rsidRPr="00357B7A">
        <w:rPr>
          <w:rFonts w:ascii="Arial" w:hAnsi="Arial" w:cs="Arial"/>
          <w:sz w:val="22"/>
          <w:szCs w:val="22"/>
        </w:rPr>
        <w:t>,</w:t>
      </w:r>
      <w:r w:rsidR="00F861C8" w:rsidRPr="00357B7A">
        <w:rPr>
          <w:rFonts w:ascii="Arial" w:hAnsi="Arial" w:cs="Arial"/>
          <w:sz w:val="22"/>
          <w:szCs w:val="22"/>
        </w:rPr>
        <w:t xml:space="preserve"> not be possible for other methods. </w:t>
      </w:r>
      <w:r w:rsidR="003776C4" w:rsidRPr="00357B7A">
        <w:rPr>
          <w:rFonts w:ascii="Arial" w:hAnsi="Arial" w:cs="Arial"/>
          <w:sz w:val="22"/>
          <w:szCs w:val="22"/>
        </w:rPr>
        <w:t>We used an ensemble of models which typically leads to more robust projections and represent both the uncertainty associated with each individual model and that of model choice.</w:t>
      </w:r>
      <w:r w:rsidR="00CE7AD1" w:rsidRPr="00357B7A">
        <w:rPr>
          <w:rFonts w:ascii="Arial" w:hAnsi="Arial" w:cs="Arial"/>
          <w:sz w:val="22"/>
          <w:szCs w:val="22"/>
        </w:rPr>
        <w:t>[Hoeting, 1999 #3706</w:t>
      </w:r>
      <w:r w:rsidR="00C93913" w:rsidRPr="00357B7A">
        <w:rPr>
          <w:rFonts w:ascii="Arial" w:hAnsi="Arial" w:cs="Arial"/>
          <w:sz w:val="22"/>
          <w:szCs w:val="22"/>
        </w:rPr>
        <w:t>]</w:t>
      </w:r>
      <w:r w:rsidR="003776C4" w:rsidRPr="00357B7A">
        <w:rPr>
          <w:rFonts w:ascii="Arial" w:hAnsi="Arial" w:cs="Arial"/>
          <w:sz w:val="22"/>
          <w:szCs w:val="22"/>
        </w:rPr>
        <w:t xml:space="preserve"> </w:t>
      </w:r>
      <w:r w:rsidR="009F703C" w:rsidRPr="00357B7A">
        <w:rPr>
          <w:rFonts w:ascii="Arial" w:hAnsi="Arial" w:cs="Arial"/>
          <w:sz w:val="22"/>
          <w:szCs w:val="22"/>
        </w:rPr>
        <w:t xml:space="preserve">Finally, this framework, specifically </w:t>
      </w:r>
      <w:r w:rsidR="00276EC1" w:rsidRPr="00357B7A">
        <w:rPr>
          <w:rFonts w:ascii="Arial" w:hAnsi="Arial" w:cs="Arial"/>
          <w:sz w:val="22"/>
          <w:szCs w:val="22"/>
        </w:rPr>
        <w:t xml:space="preserve">the </w:t>
      </w:r>
      <w:r w:rsidR="009F703C" w:rsidRPr="00357B7A">
        <w:rPr>
          <w:rFonts w:ascii="Arial" w:hAnsi="Arial" w:cs="Arial"/>
          <w:sz w:val="22"/>
          <w:szCs w:val="22"/>
        </w:rPr>
        <w:t xml:space="preserve">inclusion of seasonality and ambient temperature, </w:t>
      </w:r>
      <w:r w:rsidR="007D426B" w:rsidRPr="00357B7A">
        <w:rPr>
          <w:rFonts w:ascii="Arial" w:hAnsi="Arial" w:cs="Arial"/>
          <w:sz w:val="22"/>
          <w:szCs w:val="22"/>
        </w:rPr>
        <w:t xml:space="preserve">is well suited for more robust estimation and </w:t>
      </w:r>
      <w:r w:rsidR="00D367D6" w:rsidRPr="00357B7A">
        <w:rPr>
          <w:rFonts w:ascii="Arial" w:hAnsi="Arial" w:cs="Arial"/>
          <w:sz w:val="22"/>
          <w:szCs w:val="22"/>
        </w:rPr>
        <w:t xml:space="preserve">standardised </w:t>
      </w:r>
      <w:r w:rsidR="007D426B" w:rsidRPr="00357B7A">
        <w:rPr>
          <w:rFonts w:ascii="Arial" w:hAnsi="Arial" w:cs="Arial"/>
          <w:sz w:val="22"/>
          <w:szCs w:val="22"/>
        </w:rPr>
        <w:t>comparisons of excess deaths across countries</w:t>
      </w:r>
      <w:r w:rsidR="00334EF1" w:rsidRPr="00357B7A">
        <w:rPr>
          <w:rFonts w:ascii="Arial" w:hAnsi="Arial" w:cs="Arial"/>
          <w:sz w:val="22"/>
          <w:szCs w:val="22"/>
        </w:rPr>
        <w:t xml:space="preserve"> on a real-time basis</w:t>
      </w:r>
      <w:r w:rsidR="007D426B" w:rsidRPr="00357B7A">
        <w:rPr>
          <w:rFonts w:ascii="Arial" w:hAnsi="Arial" w:cs="Arial"/>
          <w:sz w:val="22"/>
          <w:szCs w:val="22"/>
        </w:rPr>
        <w:t>.</w:t>
      </w:r>
      <w:r w:rsidR="003776C4" w:rsidRPr="00357B7A">
        <w:rPr>
          <w:rFonts w:ascii="Arial" w:hAnsi="Arial" w:cs="Arial"/>
          <w:sz w:val="22"/>
          <w:szCs w:val="22"/>
        </w:rPr>
        <w:t xml:space="preserve"> </w:t>
      </w:r>
    </w:p>
    <w:p w14:paraId="553ABF0E" w14:textId="77777777" w:rsidR="009F703C" w:rsidRPr="00357B7A" w:rsidRDefault="009F703C" w:rsidP="00580F14">
      <w:pPr>
        <w:spacing w:line="480" w:lineRule="auto"/>
        <w:jc w:val="both"/>
        <w:rPr>
          <w:rFonts w:ascii="Arial" w:hAnsi="Arial" w:cs="Arial"/>
          <w:sz w:val="22"/>
          <w:szCs w:val="22"/>
        </w:rPr>
      </w:pPr>
    </w:p>
    <w:p w14:paraId="79B79502" w14:textId="76AF92A7" w:rsidR="00AC22EB" w:rsidRPr="00357B7A" w:rsidRDefault="00841E38" w:rsidP="00AC22EB">
      <w:pPr>
        <w:spacing w:line="480" w:lineRule="auto"/>
        <w:jc w:val="both"/>
        <w:rPr>
          <w:rFonts w:ascii="Arial" w:hAnsi="Arial" w:cs="Arial"/>
          <w:sz w:val="22"/>
          <w:szCs w:val="22"/>
        </w:rPr>
      </w:pPr>
      <w:r w:rsidRPr="00357B7A">
        <w:rPr>
          <w:rFonts w:ascii="Arial" w:hAnsi="Arial" w:cs="Arial"/>
          <w:sz w:val="22"/>
          <w:szCs w:val="22"/>
        </w:rPr>
        <w:t xml:space="preserve">The main limitation of our work is that </w:t>
      </w:r>
      <w:r w:rsidR="00DE30B5" w:rsidRPr="00357B7A">
        <w:rPr>
          <w:rFonts w:ascii="Arial" w:hAnsi="Arial" w:cs="Arial"/>
          <w:sz w:val="22"/>
          <w:szCs w:val="22"/>
        </w:rPr>
        <w:t>we did not have data on underlying cause of death beyond the di</w:t>
      </w:r>
      <w:r w:rsidR="00AA27A5">
        <w:rPr>
          <w:rFonts w:ascii="Arial" w:hAnsi="Arial" w:cs="Arial"/>
          <w:sz w:val="22"/>
          <w:szCs w:val="22"/>
        </w:rPr>
        <w:t>stinction</w:t>
      </w:r>
      <w:r w:rsidR="00DE30B5" w:rsidRPr="00357B7A">
        <w:rPr>
          <w:rFonts w:ascii="Arial" w:hAnsi="Arial" w:cs="Arial"/>
          <w:sz w:val="22"/>
          <w:szCs w:val="22"/>
        </w:rPr>
        <w:t xml:space="preserve"> between Covid-19 and non-Covid deaths. Having a breakdown of deaths by underlying cause will help develop cause-specific models and understand which </w:t>
      </w:r>
      <w:r w:rsidR="00DE30B5" w:rsidRPr="00357B7A">
        <w:rPr>
          <w:rFonts w:ascii="Arial" w:hAnsi="Arial" w:cs="Arial"/>
          <w:sz w:val="22"/>
          <w:szCs w:val="22"/>
        </w:rPr>
        <w:lastRenderedPageBreak/>
        <w:t xml:space="preserve">causes have exceeded or fallen below the levels expected. We also could not access age-specific data by region because the ONS </w:t>
      </w:r>
      <w:r w:rsidR="00F43DC9" w:rsidRPr="00357B7A">
        <w:rPr>
          <w:rFonts w:ascii="Arial" w:hAnsi="Arial" w:cs="Arial"/>
          <w:sz w:val="22"/>
          <w:szCs w:val="22"/>
        </w:rPr>
        <w:t xml:space="preserve">only </w:t>
      </w:r>
      <w:r w:rsidR="00DE30B5" w:rsidRPr="00357B7A">
        <w:rPr>
          <w:rFonts w:ascii="Arial" w:hAnsi="Arial" w:cs="Arial"/>
          <w:sz w:val="22"/>
          <w:szCs w:val="22"/>
        </w:rPr>
        <w:t>releases aggregate numbers for regions.</w:t>
      </w:r>
      <w:r w:rsidR="00243E4B" w:rsidRPr="00357B7A">
        <w:rPr>
          <w:rFonts w:ascii="Arial" w:hAnsi="Arial" w:cs="Arial"/>
          <w:sz w:val="22"/>
          <w:szCs w:val="22"/>
        </w:rPr>
        <w:t xml:space="preserve"> </w:t>
      </w:r>
      <w:r w:rsidR="00A800AD" w:rsidRPr="00357B7A">
        <w:rPr>
          <w:rFonts w:ascii="Arial" w:hAnsi="Arial" w:cs="Arial"/>
          <w:sz w:val="22"/>
          <w:szCs w:val="22"/>
        </w:rPr>
        <w:t xml:space="preserve">Nor did we have data on total mortality by </w:t>
      </w:r>
      <w:r w:rsidR="005419FF" w:rsidRPr="00357B7A">
        <w:rPr>
          <w:rFonts w:ascii="Arial" w:hAnsi="Arial" w:cs="Arial"/>
          <w:sz w:val="22"/>
          <w:szCs w:val="22"/>
        </w:rPr>
        <w:t>socio-</w:t>
      </w:r>
      <w:r w:rsidR="00A800AD" w:rsidRPr="00357B7A">
        <w:rPr>
          <w:rFonts w:ascii="Arial" w:hAnsi="Arial" w:cs="Arial"/>
          <w:sz w:val="22"/>
          <w:szCs w:val="22"/>
        </w:rPr>
        <w:t>demographic</w:t>
      </w:r>
      <w:r w:rsidR="005419FF" w:rsidRPr="00357B7A">
        <w:rPr>
          <w:rFonts w:ascii="Arial" w:hAnsi="Arial" w:cs="Arial"/>
          <w:sz w:val="22"/>
          <w:szCs w:val="22"/>
        </w:rPr>
        <w:t xml:space="preserve"> </w:t>
      </w:r>
      <w:r w:rsidR="00A800AD" w:rsidRPr="00357B7A">
        <w:rPr>
          <w:rFonts w:ascii="Arial" w:hAnsi="Arial" w:cs="Arial"/>
          <w:sz w:val="22"/>
          <w:szCs w:val="22"/>
        </w:rPr>
        <w:t>status to understand inequalities in the impacts of the pandemic beyond deaths assigned to Covid-19 as the underlying cause of death</w:t>
      </w:r>
      <w:r w:rsidR="005419FF" w:rsidRPr="00357B7A">
        <w:rPr>
          <w:rFonts w:ascii="Arial" w:hAnsi="Arial" w:cs="Arial"/>
          <w:sz w:val="22"/>
          <w:szCs w:val="22"/>
        </w:rPr>
        <w:t xml:space="preserve">. </w:t>
      </w:r>
      <w:r w:rsidR="00243E4B" w:rsidRPr="00357B7A">
        <w:rPr>
          <w:rFonts w:ascii="Arial" w:hAnsi="Arial" w:cs="Arial"/>
          <w:sz w:val="22"/>
          <w:szCs w:val="22"/>
        </w:rPr>
        <w:t xml:space="preserve">Releasing these data will </w:t>
      </w:r>
      <w:r w:rsidR="00A4163B" w:rsidRPr="00357B7A">
        <w:rPr>
          <w:rFonts w:ascii="Arial" w:hAnsi="Arial" w:cs="Arial"/>
          <w:sz w:val="22"/>
          <w:szCs w:val="22"/>
        </w:rPr>
        <w:t>allow more granular analysis</w:t>
      </w:r>
      <w:r w:rsidR="005F2758" w:rsidRPr="00357B7A">
        <w:rPr>
          <w:rFonts w:ascii="Arial" w:hAnsi="Arial" w:cs="Arial"/>
          <w:sz w:val="22"/>
          <w:szCs w:val="22"/>
        </w:rPr>
        <w:t xml:space="preserve"> of the impacts of the pandemic, which can in turn</w:t>
      </w:r>
      <w:r w:rsidR="00A4163B" w:rsidRPr="00357B7A">
        <w:rPr>
          <w:rFonts w:ascii="Arial" w:hAnsi="Arial" w:cs="Arial"/>
          <w:sz w:val="22"/>
          <w:szCs w:val="22"/>
        </w:rPr>
        <w:t xml:space="preserve"> inform resource allocation and a more targeted approach to mitigating both the direct and indirect effects of Covid-19, now and for future waves of the pandemic.</w:t>
      </w:r>
      <w:r w:rsidR="00AB53C3" w:rsidRPr="00357B7A">
        <w:rPr>
          <w:rFonts w:ascii="Arial" w:hAnsi="Arial" w:cs="Arial"/>
          <w:sz w:val="22"/>
          <w:szCs w:val="22"/>
        </w:rPr>
        <w:t xml:space="preserve"> Further, weekly mortality files from the ONS cover deaths </w:t>
      </w:r>
      <w:r w:rsidR="00A43DE3" w:rsidRPr="00357B7A">
        <w:rPr>
          <w:rFonts w:ascii="Arial" w:hAnsi="Arial" w:cs="Arial"/>
          <w:sz w:val="22"/>
          <w:szCs w:val="22"/>
        </w:rPr>
        <w:t>registered</w:t>
      </w:r>
      <w:r w:rsidR="00AB53C3" w:rsidRPr="00357B7A">
        <w:rPr>
          <w:rFonts w:ascii="Arial" w:hAnsi="Arial" w:cs="Arial"/>
          <w:sz w:val="22"/>
          <w:szCs w:val="22"/>
        </w:rPr>
        <w:t xml:space="preserve"> in any given week. </w:t>
      </w:r>
      <w:r w:rsidR="00187410" w:rsidRPr="00357B7A">
        <w:rPr>
          <w:rFonts w:ascii="Arial" w:hAnsi="Arial" w:cs="Arial"/>
          <w:sz w:val="22"/>
          <w:szCs w:val="22"/>
        </w:rPr>
        <w:t>T</w:t>
      </w:r>
      <w:r w:rsidR="00AB53C3" w:rsidRPr="00357B7A">
        <w:rPr>
          <w:rFonts w:ascii="Arial" w:hAnsi="Arial" w:cs="Arial"/>
          <w:sz w:val="22"/>
          <w:szCs w:val="22"/>
        </w:rPr>
        <w:t xml:space="preserve">hese include some deaths from prior weeks and leave out some deaths in the reporting week. </w:t>
      </w:r>
      <w:r w:rsidR="00A1716C" w:rsidRPr="00357B7A">
        <w:rPr>
          <w:rFonts w:ascii="Arial" w:hAnsi="Arial" w:cs="Arial"/>
          <w:sz w:val="22"/>
          <w:szCs w:val="22"/>
        </w:rPr>
        <w:t>However,</w:t>
      </w:r>
      <w:r w:rsidR="00AB53C3" w:rsidRPr="00357B7A">
        <w:rPr>
          <w:rFonts w:ascii="Arial" w:hAnsi="Arial" w:cs="Arial"/>
          <w:sz w:val="22"/>
          <w:szCs w:val="22"/>
        </w:rPr>
        <w:t xml:space="preserve"> the approach is consistent over time and does not affect year to year comparisons</w:t>
      </w:r>
      <w:r w:rsidR="00A1716C" w:rsidRPr="00357B7A">
        <w:rPr>
          <w:rFonts w:ascii="Arial" w:hAnsi="Arial" w:cs="Arial"/>
          <w:sz w:val="22"/>
          <w:szCs w:val="22"/>
        </w:rPr>
        <w:t>, including for 2020 as</w:t>
      </w:r>
      <w:r w:rsidR="00187410" w:rsidRPr="00357B7A">
        <w:rPr>
          <w:rFonts w:ascii="Arial" w:hAnsi="Arial" w:cs="Arial"/>
          <w:sz w:val="22"/>
          <w:szCs w:val="22"/>
        </w:rPr>
        <w:t xml:space="preserve"> the lags in registration of deaths assigned to Covid-19 seem to be </w:t>
      </w:r>
      <w:r w:rsidR="00550FE2" w:rsidRPr="00357B7A">
        <w:rPr>
          <w:rFonts w:ascii="Arial" w:hAnsi="Arial" w:cs="Arial"/>
          <w:sz w:val="22"/>
          <w:szCs w:val="22"/>
        </w:rPr>
        <w:t xml:space="preserve">the </w:t>
      </w:r>
      <w:r w:rsidR="00187410" w:rsidRPr="00357B7A">
        <w:rPr>
          <w:rFonts w:ascii="Arial" w:hAnsi="Arial" w:cs="Arial"/>
          <w:sz w:val="22"/>
          <w:szCs w:val="22"/>
        </w:rPr>
        <w:t>same as those from other causes</w:t>
      </w:r>
      <w:r w:rsidR="00AB53C3" w:rsidRPr="00357B7A">
        <w:rPr>
          <w:rFonts w:ascii="Arial" w:hAnsi="Arial" w:cs="Arial"/>
          <w:sz w:val="22"/>
          <w:szCs w:val="22"/>
        </w:rPr>
        <w:t>.</w:t>
      </w:r>
      <w:r w:rsidR="00A1716C" w:rsidRPr="00357B7A">
        <w:rPr>
          <w:rFonts w:ascii="Arial" w:hAnsi="Arial" w:cs="Arial"/>
          <w:sz w:val="22"/>
          <w:szCs w:val="22"/>
        </w:rPr>
        <w:t>[Office for National Statistics, 2020 #5541]</w:t>
      </w:r>
    </w:p>
    <w:p w14:paraId="490C2C11" w14:textId="77777777" w:rsidR="00A1716C" w:rsidRPr="00357B7A" w:rsidRDefault="00A1716C" w:rsidP="00AC22EB">
      <w:pPr>
        <w:spacing w:line="480" w:lineRule="auto"/>
        <w:jc w:val="both"/>
        <w:rPr>
          <w:rFonts w:ascii="Arial" w:hAnsi="Arial" w:cs="Arial"/>
          <w:sz w:val="22"/>
          <w:szCs w:val="22"/>
        </w:rPr>
      </w:pPr>
    </w:p>
    <w:p w14:paraId="294EBCE5" w14:textId="3EF62009" w:rsidR="00814387" w:rsidRDefault="0067460C" w:rsidP="00580F14">
      <w:pPr>
        <w:spacing w:line="480" w:lineRule="auto"/>
        <w:jc w:val="both"/>
        <w:rPr>
          <w:rFonts w:ascii="Arial" w:hAnsi="Arial" w:cs="Arial"/>
          <w:color w:val="000000"/>
          <w:sz w:val="22"/>
          <w:szCs w:val="22"/>
        </w:rPr>
      </w:pPr>
      <w:r w:rsidRPr="00357B7A">
        <w:rPr>
          <w:rFonts w:ascii="Arial" w:hAnsi="Arial" w:cs="Arial"/>
          <w:sz w:val="22"/>
          <w:szCs w:val="22"/>
        </w:rPr>
        <w:t>I</w:t>
      </w:r>
      <w:r w:rsidR="00F04B1A" w:rsidRPr="00357B7A">
        <w:rPr>
          <w:rFonts w:ascii="Arial" w:hAnsi="Arial" w:cs="Arial"/>
          <w:sz w:val="22"/>
          <w:szCs w:val="22"/>
        </w:rPr>
        <w:t>t is likely that some of the apparently non-Covid excess</w:t>
      </w:r>
      <w:r w:rsidR="00BD002B" w:rsidRPr="00357B7A">
        <w:rPr>
          <w:rFonts w:ascii="Arial" w:hAnsi="Arial" w:cs="Arial"/>
          <w:color w:val="000000"/>
          <w:sz w:val="22"/>
          <w:szCs w:val="22"/>
        </w:rPr>
        <w:t xml:space="preserve"> deaths </w:t>
      </w:r>
      <w:r w:rsidR="00F04B1A" w:rsidRPr="00357B7A">
        <w:rPr>
          <w:rFonts w:ascii="Arial" w:hAnsi="Arial" w:cs="Arial"/>
          <w:color w:val="000000"/>
          <w:sz w:val="22"/>
          <w:szCs w:val="22"/>
        </w:rPr>
        <w:t xml:space="preserve">are </w:t>
      </w:r>
      <w:r w:rsidR="00BD002B" w:rsidRPr="00357B7A">
        <w:rPr>
          <w:rFonts w:ascii="Arial" w:hAnsi="Arial" w:cs="Arial"/>
          <w:color w:val="000000"/>
          <w:sz w:val="22"/>
          <w:szCs w:val="22"/>
        </w:rPr>
        <w:t xml:space="preserve">due to undetected </w:t>
      </w:r>
      <w:r w:rsidR="00EE4864" w:rsidRPr="00357B7A">
        <w:rPr>
          <w:rFonts w:ascii="Arial" w:hAnsi="Arial" w:cs="Arial"/>
          <w:color w:val="000000"/>
          <w:sz w:val="22"/>
          <w:szCs w:val="22"/>
        </w:rPr>
        <w:t xml:space="preserve">Covid-19 </w:t>
      </w:r>
      <w:r w:rsidR="00BD002B" w:rsidRPr="00357B7A">
        <w:rPr>
          <w:rFonts w:ascii="Arial" w:hAnsi="Arial" w:cs="Arial"/>
          <w:color w:val="000000"/>
          <w:sz w:val="22"/>
          <w:szCs w:val="22"/>
        </w:rPr>
        <w:t>infections.</w:t>
      </w:r>
      <w:r w:rsidR="00CE7AD1" w:rsidRPr="00357B7A">
        <w:rPr>
          <w:rFonts w:ascii="Arial" w:hAnsi="Arial" w:cs="Arial"/>
          <w:color w:val="000000"/>
          <w:sz w:val="22"/>
          <w:szCs w:val="22"/>
        </w:rPr>
        <w:t>[Fuller, 2020 #5525]</w:t>
      </w:r>
      <w:r w:rsidR="007714BA" w:rsidRPr="00357B7A">
        <w:rPr>
          <w:rFonts w:ascii="Arial" w:hAnsi="Arial" w:cs="Arial"/>
          <w:color w:val="000000"/>
          <w:sz w:val="22"/>
          <w:szCs w:val="22"/>
        </w:rPr>
        <w:t xml:space="preserve"> </w:t>
      </w:r>
      <w:r w:rsidR="00476FFF" w:rsidRPr="00357B7A">
        <w:rPr>
          <w:rFonts w:ascii="Arial" w:hAnsi="Arial" w:cs="Arial"/>
          <w:color w:val="000000"/>
          <w:sz w:val="22"/>
          <w:szCs w:val="22"/>
        </w:rPr>
        <w:t>An example of such deaths are the</w:t>
      </w:r>
      <w:r w:rsidRPr="00357B7A">
        <w:rPr>
          <w:rFonts w:ascii="Arial" w:hAnsi="Arial" w:cs="Arial"/>
          <w:color w:val="000000"/>
          <w:sz w:val="22"/>
          <w:szCs w:val="22"/>
        </w:rPr>
        <w:t xml:space="preserve"> </w:t>
      </w:r>
      <w:r w:rsidR="009B28C4" w:rsidRPr="00357B7A">
        <w:rPr>
          <w:rFonts w:ascii="Arial" w:hAnsi="Arial" w:cs="Arial"/>
          <w:color w:val="000000"/>
          <w:sz w:val="22"/>
          <w:szCs w:val="22"/>
        </w:rPr>
        <w:t xml:space="preserve">likely Covid-19 </w:t>
      </w:r>
      <w:r w:rsidRPr="00357B7A">
        <w:rPr>
          <w:rFonts w:ascii="Arial" w:hAnsi="Arial" w:cs="Arial"/>
          <w:color w:val="000000"/>
          <w:sz w:val="22"/>
          <w:szCs w:val="22"/>
        </w:rPr>
        <w:t>deaths in care homes</w:t>
      </w:r>
      <w:r w:rsidR="00D531D2">
        <w:rPr>
          <w:rFonts w:ascii="Arial" w:hAnsi="Arial" w:cs="Arial"/>
          <w:color w:val="000000"/>
          <w:sz w:val="22"/>
          <w:szCs w:val="22"/>
        </w:rPr>
        <w:t>.</w:t>
      </w:r>
      <w:r w:rsidR="003B1537" w:rsidRPr="00357B7A">
        <w:rPr>
          <w:rFonts w:ascii="Arial" w:hAnsi="Arial" w:cs="Arial"/>
          <w:color w:val="000000"/>
          <w:sz w:val="22"/>
          <w:szCs w:val="22"/>
        </w:rPr>
        <w:t>[Perraudin, 2020 #5537</w:t>
      </w:r>
      <w:r w:rsidR="00DC33D3" w:rsidRPr="00357B7A">
        <w:rPr>
          <w:rFonts w:ascii="Arial" w:hAnsi="Arial" w:cs="Arial"/>
          <w:color w:val="000000"/>
          <w:sz w:val="22"/>
          <w:szCs w:val="22"/>
        </w:rPr>
        <w:t>;The Health Foundation, 2020 #37]</w:t>
      </w:r>
      <w:r w:rsidRPr="00357B7A">
        <w:rPr>
          <w:rFonts w:ascii="Arial" w:hAnsi="Arial" w:cs="Arial"/>
          <w:color w:val="000000"/>
          <w:sz w:val="22"/>
          <w:szCs w:val="22"/>
        </w:rPr>
        <w:t xml:space="preserve"> </w:t>
      </w:r>
      <w:r w:rsidR="00000EEA" w:rsidRPr="00357B7A">
        <w:rPr>
          <w:rFonts w:ascii="Arial" w:hAnsi="Arial" w:cs="Arial"/>
          <w:color w:val="000000"/>
          <w:sz w:val="22"/>
          <w:szCs w:val="22"/>
        </w:rPr>
        <w:t>Other such deaths may be those who called the NHS helpline or the ambulance service</w:t>
      </w:r>
      <w:r w:rsidR="009A2F13" w:rsidRPr="00357B7A">
        <w:rPr>
          <w:rFonts w:ascii="Arial" w:hAnsi="Arial" w:cs="Arial"/>
          <w:color w:val="000000"/>
          <w:sz w:val="22"/>
          <w:szCs w:val="22"/>
        </w:rPr>
        <w:t>,</w:t>
      </w:r>
      <w:r w:rsidR="00000EEA" w:rsidRPr="00357B7A">
        <w:rPr>
          <w:rFonts w:ascii="Arial" w:hAnsi="Arial" w:cs="Arial"/>
          <w:color w:val="000000"/>
          <w:sz w:val="22"/>
          <w:szCs w:val="22"/>
        </w:rPr>
        <w:t xml:space="preserve"> </w:t>
      </w:r>
      <w:r w:rsidR="00D531D2">
        <w:rPr>
          <w:rFonts w:ascii="Arial" w:hAnsi="Arial" w:cs="Arial"/>
          <w:color w:val="000000"/>
          <w:sz w:val="22"/>
          <w:szCs w:val="22"/>
        </w:rPr>
        <w:t>were advised to</w:t>
      </w:r>
      <w:r w:rsidR="00000EEA" w:rsidRPr="00357B7A">
        <w:rPr>
          <w:rFonts w:ascii="Arial" w:hAnsi="Arial" w:cs="Arial"/>
          <w:color w:val="000000"/>
          <w:sz w:val="22"/>
          <w:szCs w:val="22"/>
        </w:rPr>
        <w:t xml:space="preserve"> self-isolate because their symptoms were not</w:t>
      </w:r>
      <w:r w:rsidR="003B1537" w:rsidRPr="00357B7A">
        <w:rPr>
          <w:rFonts w:ascii="Arial" w:hAnsi="Arial" w:cs="Arial"/>
          <w:color w:val="000000"/>
          <w:sz w:val="22"/>
          <w:szCs w:val="22"/>
        </w:rPr>
        <w:t xml:space="preserve"> deemed</w:t>
      </w:r>
      <w:r w:rsidR="00000EEA" w:rsidRPr="00357B7A">
        <w:rPr>
          <w:rFonts w:ascii="Arial" w:hAnsi="Arial" w:cs="Arial"/>
          <w:color w:val="000000"/>
          <w:sz w:val="22"/>
          <w:szCs w:val="22"/>
        </w:rPr>
        <w:t xml:space="preserve"> sufficiently severe to be admitted</w:t>
      </w:r>
      <w:r w:rsidR="009A2F13" w:rsidRPr="00357B7A">
        <w:rPr>
          <w:rFonts w:ascii="Arial" w:hAnsi="Arial" w:cs="Arial"/>
          <w:color w:val="000000"/>
          <w:sz w:val="22"/>
          <w:szCs w:val="22"/>
        </w:rPr>
        <w:t>, and died at home</w:t>
      </w:r>
      <w:r w:rsidR="00000EEA" w:rsidRPr="00357B7A">
        <w:rPr>
          <w:rFonts w:ascii="Arial" w:hAnsi="Arial" w:cs="Arial"/>
          <w:color w:val="000000"/>
          <w:sz w:val="22"/>
          <w:szCs w:val="22"/>
        </w:rPr>
        <w:t>.</w:t>
      </w:r>
      <w:r w:rsidR="003B1537" w:rsidRPr="00357B7A">
        <w:rPr>
          <w:rFonts w:ascii="Arial" w:hAnsi="Arial" w:cs="Arial"/>
          <w:color w:val="000000"/>
          <w:sz w:val="22"/>
          <w:szCs w:val="22"/>
        </w:rPr>
        <w:t>[Laville, 2020 #5538;Nagesh, 2020 #</w:t>
      </w:r>
      <w:r w:rsidR="003B1537" w:rsidRPr="00723CD0">
        <w:rPr>
          <w:rFonts w:ascii="Arial" w:hAnsi="Arial" w:cs="Arial"/>
          <w:color w:val="000000"/>
          <w:sz w:val="22"/>
          <w:szCs w:val="22"/>
        </w:rPr>
        <w:t>5539]</w:t>
      </w:r>
      <w:r w:rsidR="00000EEA" w:rsidRPr="00723CD0">
        <w:rPr>
          <w:rFonts w:ascii="Arial" w:hAnsi="Arial" w:cs="Arial"/>
          <w:color w:val="000000"/>
          <w:sz w:val="22"/>
          <w:szCs w:val="22"/>
        </w:rPr>
        <w:t xml:space="preserve"> </w:t>
      </w:r>
      <w:r w:rsidR="00723CD0" w:rsidRPr="00723CD0">
        <w:rPr>
          <w:rFonts w:ascii="Arial" w:hAnsi="Arial" w:cs="Arial"/>
          <w:color w:val="000000"/>
          <w:sz w:val="22"/>
          <w:szCs w:val="22"/>
        </w:rPr>
        <w:t xml:space="preserve">That the share of excess deaths from non-Covid causes became smaller over time may be because with increasing awareness of, and attention to, clinical symptoms more of such deaths are assigned to Covid-19 as the underlying cause. </w:t>
      </w:r>
      <w:r w:rsidR="00476FFF" w:rsidRPr="00723CD0">
        <w:rPr>
          <w:rFonts w:ascii="Arial" w:hAnsi="Arial" w:cs="Arial"/>
          <w:color w:val="000000"/>
          <w:sz w:val="22"/>
          <w:szCs w:val="22"/>
        </w:rPr>
        <w:t xml:space="preserve">It is </w:t>
      </w:r>
      <w:r w:rsidR="00334EF1" w:rsidRPr="00723CD0">
        <w:rPr>
          <w:rFonts w:ascii="Arial" w:hAnsi="Arial" w:cs="Arial"/>
          <w:color w:val="000000"/>
          <w:sz w:val="22"/>
          <w:szCs w:val="22"/>
        </w:rPr>
        <w:t>also</w:t>
      </w:r>
      <w:r w:rsidR="00476FFF" w:rsidRPr="00723CD0">
        <w:rPr>
          <w:rFonts w:ascii="Arial" w:hAnsi="Arial" w:cs="Arial"/>
          <w:color w:val="000000"/>
          <w:sz w:val="22"/>
          <w:szCs w:val="22"/>
        </w:rPr>
        <w:t xml:space="preserve"> possible</w:t>
      </w:r>
      <w:r w:rsidR="00284633" w:rsidRPr="00723CD0">
        <w:rPr>
          <w:rFonts w:ascii="Arial" w:hAnsi="Arial" w:cs="Arial"/>
          <w:color w:val="000000"/>
          <w:sz w:val="22"/>
          <w:szCs w:val="22"/>
        </w:rPr>
        <w:t xml:space="preserve"> that</w:t>
      </w:r>
      <w:r w:rsidR="00476FFF" w:rsidRPr="00723CD0">
        <w:rPr>
          <w:rFonts w:ascii="Arial" w:hAnsi="Arial" w:cs="Arial"/>
          <w:color w:val="000000"/>
          <w:sz w:val="22"/>
          <w:szCs w:val="22"/>
        </w:rPr>
        <w:t xml:space="preserve"> many</w:t>
      </w:r>
      <w:r w:rsidR="00284633" w:rsidRPr="00723CD0">
        <w:rPr>
          <w:rFonts w:ascii="Arial" w:hAnsi="Arial" w:cs="Arial"/>
          <w:color w:val="000000"/>
          <w:sz w:val="22"/>
          <w:szCs w:val="22"/>
        </w:rPr>
        <w:t xml:space="preserve"> </w:t>
      </w:r>
      <w:r w:rsidR="00A86187" w:rsidRPr="00723CD0">
        <w:rPr>
          <w:rFonts w:ascii="Arial" w:hAnsi="Arial" w:cs="Arial"/>
          <w:color w:val="000000"/>
          <w:sz w:val="22"/>
          <w:szCs w:val="22"/>
        </w:rPr>
        <w:t xml:space="preserve">excess deaths </w:t>
      </w:r>
      <w:r w:rsidR="00284633" w:rsidRPr="00723CD0">
        <w:rPr>
          <w:rFonts w:ascii="Arial" w:hAnsi="Arial" w:cs="Arial"/>
          <w:color w:val="000000"/>
          <w:sz w:val="22"/>
          <w:szCs w:val="22"/>
        </w:rPr>
        <w:t>have</w:t>
      </w:r>
      <w:r w:rsidR="00284633" w:rsidRPr="00357B7A">
        <w:rPr>
          <w:rFonts w:ascii="Arial" w:hAnsi="Arial" w:cs="Arial"/>
          <w:color w:val="000000"/>
          <w:sz w:val="22"/>
          <w:szCs w:val="22"/>
        </w:rPr>
        <w:t xml:space="preserve"> been </w:t>
      </w:r>
      <w:r w:rsidR="00A86187" w:rsidRPr="00357B7A">
        <w:rPr>
          <w:rFonts w:ascii="Arial" w:hAnsi="Arial" w:cs="Arial"/>
          <w:color w:val="000000"/>
          <w:sz w:val="22"/>
          <w:szCs w:val="22"/>
        </w:rPr>
        <w:t>caused</w:t>
      </w:r>
      <w:r w:rsidR="00AA5050" w:rsidRPr="00357B7A">
        <w:rPr>
          <w:rFonts w:ascii="Arial" w:hAnsi="Arial" w:cs="Arial"/>
          <w:color w:val="000000"/>
          <w:sz w:val="22"/>
          <w:szCs w:val="22"/>
        </w:rPr>
        <w:t xml:space="preserve">, and </w:t>
      </w:r>
      <w:r w:rsidR="00AA5050">
        <w:rPr>
          <w:rFonts w:ascii="Arial" w:hAnsi="Arial" w:cs="Arial"/>
          <w:color w:val="000000"/>
          <w:sz w:val="22"/>
          <w:szCs w:val="22"/>
        </w:rPr>
        <w:t>may continue to do so</w:t>
      </w:r>
      <w:r w:rsidR="00AA5050" w:rsidRPr="00357B7A">
        <w:rPr>
          <w:rFonts w:ascii="Arial" w:hAnsi="Arial" w:cs="Arial"/>
          <w:color w:val="000000"/>
          <w:sz w:val="22"/>
          <w:szCs w:val="22"/>
        </w:rPr>
        <w:t xml:space="preserve"> in coming months,</w:t>
      </w:r>
      <w:r w:rsidR="00A86187" w:rsidRPr="00357B7A">
        <w:rPr>
          <w:rFonts w:ascii="Arial" w:hAnsi="Arial" w:cs="Arial"/>
          <w:color w:val="000000"/>
          <w:sz w:val="22"/>
          <w:szCs w:val="22"/>
        </w:rPr>
        <w:t xml:space="preserve"> by the pandemic</w:t>
      </w:r>
      <w:r w:rsidR="00941DD8" w:rsidRPr="00357B7A">
        <w:rPr>
          <w:rFonts w:ascii="Arial" w:hAnsi="Arial" w:cs="Arial"/>
          <w:color w:val="000000"/>
          <w:sz w:val="22"/>
          <w:szCs w:val="22"/>
        </w:rPr>
        <w:t xml:space="preserve"> due to changes in personal </w:t>
      </w:r>
      <w:r w:rsidRPr="00357B7A">
        <w:rPr>
          <w:rFonts w:ascii="Arial" w:hAnsi="Arial" w:cs="Arial"/>
          <w:color w:val="000000"/>
          <w:sz w:val="22"/>
          <w:szCs w:val="22"/>
        </w:rPr>
        <w:t>and family economic</w:t>
      </w:r>
      <w:r w:rsidR="007F1DA4" w:rsidRPr="00357B7A">
        <w:rPr>
          <w:rFonts w:ascii="Arial" w:hAnsi="Arial" w:cs="Arial"/>
          <w:color w:val="000000"/>
          <w:sz w:val="22"/>
          <w:szCs w:val="22"/>
        </w:rPr>
        <w:t xml:space="preserve"> and employment</w:t>
      </w:r>
      <w:r w:rsidRPr="00357B7A">
        <w:rPr>
          <w:rFonts w:ascii="Arial" w:hAnsi="Arial" w:cs="Arial"/>
          <w:color w:val="000000"/>
          <w:sz w:val="22"/>
          <w:szCs w:val="22"/>
        </w:rPr>
        <w:t xml:space="preserve"> </w:t>
      </w:r>
      <w:r w:rsidR="00941DD8" w:rsidRPr="00357B7A">
        <w:rPr>
          <w:rFonts w:ascii="Arial" w:hAnsi="Arial" w:cs="Arial"/>
          <w:color w:val="000000"/>
          <w:sz w:val="22"/>
          <w:szCs w:val="22"/>
        </w:rPr>
        <w:t>circumstance</w:t>
      </w:r>
      <w:r w:rsidRPr="00357B7A">
        <w:rPr>
          <w:rFonts w:ascii="Arial" w:hAnsi="Arial" w:cs="Arial"/>
          <w:color w:val="000000"/>
          <w:sz w:val="22"/>
          <w:szCs w:val="22"/>
        </w:rPr>
        <w:t xml:space="preserve">s, and in healthcare </w:t>
      </w:r>
      <w:r w:rsidR="0089507C" w:rsidRPr="00357B7A">
        <w:rPr>
          <w:rFonts w:ascii="Arial" w:hAnsi="Arial" w:cs="Arial"/>
          <w:color w:val="000000"/>
          <w:sz w:val="22"/>
          <w:szCs w:val="22"/>
        </w:rPr>
        <w:t xml:space="preserve">provision, </w:t>
      </w:r>
      <w:r w:rsidRPr="00357B7A">
        <w:rPr>
          <w:rFonts w:ascii="Arial" w:hAnsi="Arial" w:cs="Arial"/>
          <w:color w:val="000000"/>
          <w:sz w:val="22"/>
          <w:szCs w:val="22"/>
        </w:rPr>
        <w:t>access and utilisation</w:t>
      </w:r>
      <w:r w:rsidR="00476FFF" w:rsidRPr="00357B7A">
        <w:rPr>
          <w:rFonts w:ascii="Arial" w:hAnsi="Arial" w:cs="Arial"/>
          <w:color w:val="000000"/>
          <w:sz w:val="22"/>
          <w:szCs w:val="22"/>
        </w:rPr>
        <w:t>,</w:t>
      </w:r>
      <w:r w:rsidR="007F1DA4" w:rsidRPr="00357B7A">
        <w:rPr>
          <w:rFonts w:ascii="Arial" w:hAnsi="Arial" w:cs="Arial"/>
          <w:color w:val="000000"/>
          <w:sz w:val="22"/>
          <w:szCs w:val="22"/>
        </w:rPr>
        <w:t xml:space="preserve"> as evidenced by </w:t>
      </w:r>
      <w:r w:rsidR="007714BA" w:rsidRPr="00357B7A">
        <w:rPr>
          <w:rFonts w:ascii="Arial" w:hAnsi="Arial" w:cs="Arial"/>
          <w:color w:val="000000"/>
          <w:sz w:val="22"/>
          <w:szCs w:val="22"/>
        </w:rPr>
        <w:t>reductions</w:t>
      </w:r>
      <w:r w:rsidR="007F1DA4" w:rsidRPr="00357B7A">
        <w:rPr>
          <w:rFonts w:ascii="Arial" w:hAnsi="Arial" w:cs="Arial"/>
          <w:color w:val="000000"/>
          <w:sz w:val="22"/>
          <w:szCs w:val="22"/>
        </w:rPr>
        <w:t xml:space="preserve"> in A&amp;E attendance and procedures for a diverse range of acute and chronic conditions.</w:t>
      </w:r>
      <w:r w:rsidR="000B7764" w:rsidRPr="00357B7A">
        <w:rPr>
          <w:rFonts w:ascii="Arial" w:hAnsi="Arial" w:cs="Arial"/>
          <w:color w:val="000000"/>
          <w:sz w:val="22"/>
          <w:szCs w:val="22"/>
        </w:rPr>
        <w:t>[Campbell, 2020 #5505;NHS, 2020 #5506;Sample, 2020 #5507;Hiom, 2020 #5516</w:t>
      </w:r>
      <w:r w:rsidR="007714BA" w:rsidRPr="00357B7A">
        <w:rPr>
          <w:rFonts w:ascii="Arial" w:hAnsi="Arial" w:cs="Arial"/>
          <w:color w:val="000000"/>
          <w:sz w:val="22"/>
          <w:szCs w:val="22"/>
        </w:rPr>
        <w:t>;Campbell, 2020 #5529;Bernstein, 2020 #5527;Pell, 2020 #5528</w:t>
      </w:r>
      <w:r w:rsidR="000059FB" w:rsidRPr="00357B7A">
        <w:rPr>
          <w:rFonts w:ascii="Arial" w:hAnsi="Arial" w:cs="Arial"/>
          <w:color w:val="000000"/>
          <w:sz w:val="22"/>
          <w:szCs w:val="22"/>
        </w:rPr>
        <w:t>;Kansagra, 2020 #5531</w:t>
      </w:r>
      <w:r w:rsidR="00814387" w:rsidRPr="00357B7A">
        <w:rPr>
          <w:rFonts w:ascii="Arial" w:hAnsi="Arial" w:cs="Arial"/>
          <w:color w:val="000000"/>
          <w:sz w:val="22"/>
          <w:szCs w:val="22"/>
        </w:rPr>
        <w:t>;Gaudino, 2020 #5533]</w:t>
      </w:r>
      <w:r w:rsidR="00476FFF" w:rsidRPr="00357B7A">
        <w:rPr>
          <w:rFonts w:ascii="Arial" w:hAnsi="Arial" w:cs="Arial"/>
          <w:color w:val="000000"/>
          <w:sz w:val="22"/>
          <w:szCs w:val="22"/>
        </w:rPr>
        <w:t xml:space="preserve"> While the </w:t>
      </w:r>
      <w:r w:rsidR="00AA5050">
        <w:rPr>
          <w:rFonts w:ascii="Arial" w:hAnsi="Arial" w:cs="Arial"/>
          <w:color w:val="000000"/>
          <w:sz w:val="22"/>
          <w:szCs w:val="22"/>
        </w:rPr>
        <w:t>official</w:t>
      </w:r>
      <w:r w:rsidR="00476FFF" w:rsidRPr="00357B7A">
        <w:rPr>
          <w:rFonts w:ascii="Arial" w:hAnsi="Arial" w:cs="Arial"/>
          <w:color w:val="000000"/>
          <w:sz w:val="22"/>
          <w:szCs w:val="22"/>
        </w:rPr>
        <w:t xml:space="preserve"> position on this has been to encourage people </w:t>
      </w:r>
      <w:r w:rsidR="00476FFF" w:rsidRPr="00357B7A">
        <w:rPr>
          <w:rFonts w:ascii="Arial" w:hAnsi="Arial" w:cs="Arial"/>
          <w:color w:val="000000"/>
          <w:sz w:val="22"/>
          <w:szCs w:val="22"/>
        </w:rPr>
        <w:lastRenderedPageBreak/>
        <w:t xml:space="preserve">to seek care, the situation is more complex: for some </w:t>
      </w:r>
      <w:r w:rsidR="00000EEA" w:rsidRPr="00357B7A">
        <w:rPr>
          <w:rFonts w:ascii="Arial" w:hAnsi="Arial" w:cs="Arial"/>
          <w:color w:val="000000"/>
          <w:sz w:val="22"/>
          <w:szCs w:val="22"/>
        </w:rPr>
        <w:t>accessing</w:t>
      </w:r>
      <w:r w:rsidR="00476FFF" w:rsidRPr="00357B7A">
        <w:rPr>
          <w:rFonts w:ascii="Arial" w:hAnsi="Arial" w:cs="Arial"/>
          <w:color w:val="000000"/>
          <w:sz w:val="22"/>
          <w:szCs w:val="22"/>
        </w:rPr>
        <w:t xml:space="preserve"> care becomes more restricted because their family members are infected and cannot continue supporting them</w:t>
      </w:r>
      <w:r w:rsidR="00000EEA" w:rsidRPr="00357B7A">
        <w:rPr>
          <w:rFonts w:ascii="Arial" w:hAnsi="Arial" w:cs="Arial"/>
          <w:color w:val="000000"/>
          <w:sz w:val="22"/>
          <w:szCs w:val="22"/>
        </w:rPr>
        <w:t>.</w:t>
      </w:r>
      <w:r w:rsidR="00476FFF" w:rsidRPr="00357B7A">
        <w:rPr>
          <w:rFonts w:ascii="Arial" w:hAnsi="Arial" w:cs="Arial"/>
          <w:color w:val="000000"/>
          <w:sz w:val="22"/>
          <w:szCs w:val="22"/>
        </w:rPr>
        <w:t xml:space="preserve"> </w:t>
      </w:r>
      <w:r w:rsidR="00000EEA" w:rsidRPr="00357B7A">
        <w:rPr>
          <w:rFonts w:ascii="Arial" w:hAnsi="Arial" w:cs="Arial"/>
          <w:color w:val="000000"/>
          <w:sz w:val="22"/>
          <w:szCs w:val="22"/>
        </w:rPr>
        <w:t>O</w:t>
      </w:r>
      <w:r w:rsidR="00476FFF" w:rsidRPr="00357B7A">
        <w:rPr>
          <w:rFonts w:ascii="Arial" w:hAnsi="Arial" w:cs="Arial"/>
          <w:color w:val="000000"/>
          <w:sz w:val="22"/>
          <w:szCs w:val="22"/>
        </w:rPr>
        <w:t xml:space="preserve">thers, typically those in limited and marginalised housing and employment, </w:t>
      </w:r>
      <w:r w:rsidR="00000EEA" w:rsidRPr="00357B7A">
        <w:rPr>
          <w:rFonts w:ascii="Arial" w:hAnsi="Arial" w:cs="Arial"/>
          <w:color w:val="000000"/>
          <w:sz w:val="22"/>
          <w:szCs w:val="22"/>
        </w:rPr>
        <w:t>may not do so in fear of losing their livelihood.</w:t>
      </w:r>
      <w:r w:rsidR="00476FFF" w:rsidRPr="00357B7A">
        <w:rPr>
          <w:rFonts w:ascii="Arial" w:hAnsi="Arial" w:cs="Arial"/>
          <w:color w:val="000000"/>
          <w:sz w:val="22"/>
          <w:szCs w:val="22"/>
        </w:rPr>
        <w:t xml:space="preserve"> </w:t>
      </w:r>
    </w:p>
    <w:p w14:paraId="371B36CB" w14:textId="2A11CB29" w:rsidR="00AA5050" w:rsidRDefault="00AA5050" w:rsidP="00580F14">
      <w:pPr>
        <w:spacing w:line="480" w:lineRule="auto"/>
        <w:jc w:val="both"/>
        <w:rPr>
          <w:rFonts w:ascii="Arial" w:hAnsi="Arial" w:cs="Arial"/>
          <w:color w:val="000000"/>
          <w:sz w:val="22"/>
          <w:szCs w:val="22"/>
        </w:rPr>
      </w:pPr>
    </w:p>
    <w:p w14:paraId="1CC66009" w14:textId="10E36ED5" w:rsidR="007F1DA4" w:rsidRPr="00357B7A" w:rsidRDefault="00723CD0" w:rsidP="007F1DA4">
      <w:pPr>
        <w:spacing w:line="480" w:lineRule="auto"/>
        <w:jc w:val="both"/>
        <w:rPr>
          <w:rFonts w:ascii="Arial" w:hAnsi="Arial" w:cs="Arial"/>
          <w:sz w:val="22"/>
          <w:szCs w:val="22"/>
        </w:rPr>
      </w:pPr>
      <w:r w:rsidRPr="0092222B">
        <w:rPr>
          <w:rFonts w:ascii="Arial" w:hAnsi="Arial" w:cs="Arial"/>
          <w:color w:val="000000"/>
          <w:sz w:val="22"/>
          <w:szCs w:val="22"/>
        </w:rPr>
        <w:t>The large death toll of the pandemic,</w:t>
      </w:r>
      <w:r w:rsidR="0092222B" w:rsidRPr="0092222B">
        <w:rPr>
          <w:rFonts w:ascii="Arial" w:hAnsi="Arial" w:cs="Arial"/>
          <w:color w:val="000000"/>
          <w:sz w:val="22"/>
          <w:szCs w:val="22"/>
        </w:rPr>
        <w:t xml:space="preserve"> from deaths assigned to Covid-19 as well as other causes,</w:t>
      </w:r>
      <w:r w:rsidRPr="0092222B">
        <w:rPr>
          <w:rFonts w:ascii="Arial" w:hAnsi="Arial" w:cs="Arial"/>
          <w:color w:val="000000"/>
          <w:sz w:val="22"/>
          <w:szCs w:val="22"/>
        </w:rPr>
        <w:t xml:space="preserve"> together with the fact that excess death</w:t>
      </w:r>
      <w:r w:rsidR="0092222B" w:rsidRPr="0092222B">
        <w:rPr>
          <w:rFonts w:ascii="Arial" w:hAnsi="Arial" w:cs="Arial"/>
          <w:color w:val="000000"/>
          <w:sz w:val="22"/>
          <w:szCs w:val="22"/>
        </w:rPr>
        <w:t xml:space="preserve"> toll was already happening</w:t>
      </w:r>
      <w:r w:rsidRPr="0092222B">
        <w:rPr>
          <w:rFonts w:ascii="Arial" w:hAnsi="Arial" w:cs="Arial"/>
          <w:color w:val="000000"/>
          <w:sz w:val="22"/>
          <w:szCs w:val="22"/>
        </w:rPr>
        <w:t xml:space="preserve"> when a national lockdown was announced indicate that</w:t>
      </w:r>
      <w:r w:rsidRPr="0092222B">
        <w:rPr>
          <w:rFonts w:ascii="Arial" w:hAnsi="Arial" w:cs="Arial"/>
          <w:sz w:val="22"/>
          <w:szCs w:val="22"/>
        </w:rPr>
        <w:t xml:space="preserve"> the cessation of community contact tracing in early March, hesitation in putting a lockdown in place earlier, and sub-optimal identification and management of those with complex conditions in the community at increased risk from both the virus and effects of lockdown, is likely to have contributed to the rising excess deaths</w:t>
      </w:r>
      <w:r w:rsidR="0092222B" w:rsidRPr="0092222B">
        <w:rPr>
          <w:rFonts w:ascii="Arial" w:hAnsi="Arial" w:cs="Arial"/>
          <w:sz w:val="22"/>
          <w:szCs w:val="22"/>
        </w:rPr>
        <w:t xml:space="preserve">. </w:t>
      </w:r>
      <w:r w:rsidR="000B1F62" w:rsidRPr="0092222B">
        <w:rPr>
          <w:rFonts w:ascii="Arial" w:hAnsi="Arial" w:cs="Arial"/>
          <w:sz w:val="22"/>
          <w:szCs w:val="22"/>
        </w:rPr>
        <w:t>While controlling the virus will reduce and eventually eliminate the direct Covid-19 deaths, the indirect impacts are likely to continue over time because of the magnitude of the pandemic in the UK has led to substantial loss of employment,</w:t>
      </w:r>
      <w:r w:rsidR="00C47C78" w:rsidRPr="0092222B">
        <w:rPr>
          <w:rFonts w:ascii="Arial" w:hAnsi="Arial" w:cs="Arial"/>
          <w:sz w:val="22"/>
          <w:szCs w:val="22"/>
        </w:rPr>
        <w:t>[Banks, 2020 #5535]</w:t>
      </w:r>
      <w:r w:rsidR="000B1F62" w:rsidRPr="0092222B">
        <w:rPr>
          <w:rFonts w:ascii="Arial" w:hAnsi="Arial" w:cs="Arial"/>
          <w:sz w:val="22"/>
          <w:szCs w:val="22"/>
        </w:rPr>
        <w:t xml:space="preserve"> </w:t>
      </w:r>
      <w:r w:rsidR="009B28C4" w:rsidRPr="0092222B">
        <w:rPr>
          <w:rFonts w:ascii="Arial" w:hAnsi="Arial" w:cs="Arial"/>
          <w:sz w:val="22"/>
          <w:szCs w:val="22"/>
        </w:rPr>
        <w:t xml:space="preserve">and </w:t>
      </w:r>
      <w:r w:rsidR="000B1F62" w:rsidRPr="0092222B">
        <w:rPr>
          <w:rFonts w:ascii="Arial" w:hAnsi="Arial" w:cs="Arial"/>
          <w:sz w:val="22"/>
          <w:szCs w:val="22"/>
        </w:rPr>
        <w:t xml:space="preserve">changes in </w:t>
      </w:r>
      <w:r w:rsidR="009B28C4" w:rsidRPr="0092222B">
        <w:rPr>
          <w:rFonts w:ascii="Arial" w:hAnsi="Arial" w:cs="Arial"/>
          <w:sz w:val="22"/>
          <w:szCs w:val="22"/>
        </w:rPr>
        <w:t>provision and utilisation of healthcare</w:t>
      </w:r>
      <w:r w:rsidR="0089507C" w:rsidRPr="0092222B">
        <w:rPr>
          <w:rFonts w:ascii="Arial" w:hAnsi="Arial" w:cs="Arial"/>
          <w:sz w:val="22"/>
          <w:szCs w:val="22"/>
        </w:rPr>
        <w:t>.</w:t>
      </w:r>
      <w:r w:rsidR="009B28C4" w:rsidRPr="0092222B">
        <w:rPr>
          <w:rFonts w:ascii="Arial" w:hAnsi="Arial" w:cs="Arial"/>
          <w:sz w:val="22"/>
          <w:szCs w:val="22"/>
        </w:rPr>
        <w:t xml:space="preserve"> </w:t>
      </w:r>
      <w:r w:rsidR="00465D11" w:rsidRPr="0092222B">
        <w:rPr>
          <w:rFonts w:ascii="Arial" w:hAnsi="Arial" w:cs="Arial"/>
          <w:sz w:val="22"/>
          <w:szCs w:val="22"/>
        </w:rPr>
        <w:t>M</w:t>
      </w:r>
      <w:r w:rsidR="009B28C4" w:rsidRPr="0092222B">
        <w:rPr>
          <w:rFonts w:ascii="Arial" w:hAnsi="Arial" w:cs="Arial"/>
          <w:sz w:val="22"/>
          <w:szCs w:val="22"/>
        </w:rPr>
        <w:t>inimis</w:t>
      </w:r>
      <w:r w:rsidR="00465D11" w:rsidRPr="0092222B">
        <w:rPr>
          <w:rFonts w:ascii="Arial" w:hAnsi="Arial" w:cs="Arial"/>
          <w:sz w:val="22"/>
          <w:szCs w:val="22"/>
        </w:rPr>
        <w:t>ing</w:t>
      </w:r>
      <w:r w:rsidR="009B28C4" w:rsidRPr="0092222B">
        <w:rPr>
          <w:rFonts w:ascii="Arial" w:hAnsi="Arial" w:cs="Arial"/>
          <w:sz w:val="22"/>
          <w:szCs w:val="22"/>
        </w:rPr>
        <w:t xml:space="preserve"> these impacts requires a coherent strategy that supresses the epidemic</w:t>
      </w:r>
      <w:r w:rsidR="0089507C" w:rsidRPr="0092222B">
        <w:rPr>
          <w:rFonts w:ascii="Arial" w:hAnsi="Arial" w:cs="Arial"/>
          <w:sz w:val="22"/>
          <w:szCs w:val="22"/>
        </w:rPr>
        <w:t xml:space="preserve"> </w:t>
      </w:r>
      <w:r w:rsidR="00C24779" w:rsidRPr="0092222B">
        <w:rPr>
          <w:rFonts w:ascii="Arial" w:hAnsi="Arial" w:cs="Arial"/>
          <w:sz w:val="22"/>
          <w:szCs w:val="22"/>
        </w:rPr>
        <w:t>and</w:t>
      </w:r>
      <w:r w:rsidR="009B28C4" w:rsidRPr="0092222B">
        <w:rPr>
          <w:rFonts w:ascii="Arial" w:hAnsi="Arial" w:cs="Arial"/>
          <w:sz w:val="22"/>
          <w:szCs w:val="22"/>
        </w:rPr>
        <w:t xml:space="preserve"> strengthens the social safety net a</w:t>
      </w:r>
      <w:r w:rsidR="00C24779" w:rsidRPr="0092222B">
        <w:rPr>
          <w:rFonts w:ascii="Arial" w:hAnsi="Arial" w:cs="Arial"/>
          <w:sz w:val="22"/>
          <w:szCs w:val="22"/>
        </w:rPr>
        <w:t>nd healthcare provision,</w:t>
      </w:r>
      <w:r w:rsidR="00BF6854" w:rsidRPr="0092222B">
        <w:rPr>
          <w:rFonts w:ascii="Arial" w:hAnsi="Arial" w:cs="Arial"/>
          <w:sz w:val="22"/>
          <w:szCs w:val="22"/>
        </w:rPr>
        <w:t xml:space="preserve"> in facilities as well as </w:t>
      </w:r>
      <w:r w:rsidR="00AD0CA1" w:rsidRPr="0092222B">
        <w:rPr>
          <w:rFonts w:ascii="Arial" w:hAnsi="Arial" w:cs="Arial"/>
          <w:sz w:val="22"/>
          <w:szCs w:val="22"/>
        </w:rPr>
        <w:t>in the community and at</w:t>
      </w:r>
      <w:r w:rsidR="00BF6854" w:rsidRPr="0092222B">
        <w:rPr>
          <w:rFonts w:ascii="Arial" w:hAnsi="Arial" w:cs="Arial"/>
          <w:sz w:val="22"/>
          <w:szCs w:val="22"/>
        </w:rPr>
        <w:t xml:space="preserve"> home</w:t>
      </w:r>
      <w:r w:rsidR="00AD0CA1" w:rsidRPr="0092222B">
        <w:rPr>
          <w:rFonts w:ascii="Arial" w:hAnsi="Arial" w:cs="Arial"/>
          <w:sz w:val="22"/>
          <w:szCs w:val="22"/>
        </w:rPr>
        <w:t>,</w:t>
      </w:r>
      <w:r w:rsidR="00C24779" w:rsidRPr="0092222B">
        <w:rPr>
          <w:rFonts w:ascii="Arial" w:hAnsi="Arial" w:cs="Arial"/>
          <w:sz w:val="22"/>
          <w:szCs w:val="22"/>
        </w:rPr>
        <w:t xml:space="preserve"> together with transparent communication to encourage resumption of care </w:t>
      </w:r>
      <w:r w:rsidR="00BF6854" w:rsidRPr="0092222B">
        <w:rPr>
          <w:rFonts w:ascii="Arial" w:hAnsi="Arial" w:cs="Arial"/>
          <w:sz w:val="22"/>
          <w:szCs w:val="22"/>
        </w:rPr>
        <w:t>seeking</w:t>
      </w:r>
      <w:r w:rsidR="00C24779" w:rsidRPr="0092222B">
        <w:rPr>
          <w:rFonts w:ascii="Arial" w:hAnsi="Arial" w:cs="Arial"/>
          <w:sz w:val="22"/>
          <w:szCs w:val="22"/>
        </w:rPr>
        <w:t>.</w:t>
      </w:r>
    </w:p>
    <w:p w14:paraId="2E7EA680" w14:textId="77777777" w:rsidR="00BD002B" w:rsidRPr="00357B7A" w:rsidRDefault="00BD002B" w:rsidP="00580F14">
      <w:pPr>
        <w:spacing w:line="480" w:lineRule="auto"/>
        <w:jc w:val="both"/>
        <w:rPr>
          <w:rFonts w:ascii="Arial" w:hAnsi="Arial" w:cs="Arial"/>
          <w:sz w:val="22"/>
          <w:szCs w:val="22"/>
        </w:rPr>
      </w:pPr>
    </w:p>
    <w:p w14:paraId="3A62D23B" w14:textId="0E7E9B7D" w:rsidR="005740EC" w:rsidRPr="00357B7A" w:rsidRDefault="005740EC" w:rsidP="00580F14">
      <w:pPr>
        <w:spacing w:line="480" w:lineRule="auto"/>
        <w:jc w:val="both"/>
        <w:rPr>
          <w:rFonts w:ascii="Arial" w:hAnsi="Arial" w:cs="Arial"/>
          <w:b/>
          <w:bCs/>
          <w:sz w:val="22"/>
          <w:szCs w:val="22"/>
        </w:rPr>
      </w:pPr>
      <w:r w:rsidRPr="00357B7A">
        <w:rPr>
          <w:rFonts w:ascii="Arial" w:hAnsi="Arial" w:cs="Arial"/>
          <w:b/>
          <w:bCs/>
          <w:sz w:val="22"/>
          <w:szCs w:val="22"/>
        </w:rPr>
        <w:t>Acknowledgement</w:t>
      </w:r>
    </w:p>
    <w:p w14:paraId="2A1FD018" w14:textId="2FF5C18B" w:rsidR="005740EC" w:rsidRPr="00357B7A" w:rsidRDefault="005740EC" w:rsidP="00580F14">
      <w:pPr>
        <w:spacing w:line="480" w:lineRule="auto"/>
        <w:jc w:val="both"/>
        <w:rPr>
          <w:rFonts w:ascii="Arial" w:hAnsi="Arial" w:cs="Arial"/>
          <w:sz w:val="22"/>
          <w:szCs w:val="22"/>
        </w:rPr>
      </w:pPr>
      <w:r w:rsidRPr="00357B7A">
        <w:rPr>
          <w:rFonts w:ascii="Arial" w:hAnsi="Arial" w:cs="Arial"/>
          <w:sz w:val="22"/>
          <w:szCs w:val="22"/>
        </w:rPr>
        <w:t>We thank Giulia Mangiameli for help with background materials and references.</w:t>
      </w:r>
    </w:p>
    <w:p w14:paraId="020ECE30" w14:textId="0D08AF01" w:rsidR="005740EC" w:rsidRPr="00357B7A" w:rsidRDefault="005740EC" w:rsidP="00580F14">
      <w:pPr>
        <w:spacing w:line="480" w:lineRule="auto"/>
        <w:jc w:val="both"/>
        <w:rPr>
          <w:rFonts w:ascii="Arial" w:hAnsi="Arial" w:cs="Arial"/>
          <w:sz w:val="22"/>
          <w:szCs w:val="22"/>
        </w:rPr>
      </w:pPr>
    </w:p>
    <w:p w14:paraId="212E693F" w14:textId="65752F77" w:rsidR="005740EC" w:rsidRPr="00357B7A" w:rsidRDefault="005740EC" w:rsidP="00580F14">
      <w:pPr>
        <w:spacing w:line="480" w:lineRule="auto"/>
        <w:jc w:val="both"/>
        <w:rPr>
          <w:rFonts w:ascii="Arial" w:hAnsi="Arial" w:cs="Arial"/>
          <w:b/>
          <w:bCs/>
          <w:sz w:val="22"/>
          <w:szCs w:val="22"/>
        </w:rPr>
      </w:pPr>
      <w:r w:rsidRPr="00357B7A">
        <w:rPr>
          <w:rFonts w:ascii="Arial" w:hAnsi="Arial" w:cs="Arial"/>
          <w:b/>
          <w:bCs/>
          <w:sz w:val="22"/>
          <w:szCs w:val="22"/>
        </w:rPr>
        <w:t xml:space="preserve">Author </w:t>
      </w:r>
      <w:r w:rsidR="00581B40" w:rsidRPr="00357B7A">
        <w:rPr>
          <w:rFonts w:ascii="Arial" w:hAnsi="Arial" w:cs="Arial"/>
          <w:b/>
          <w:bCs/>
          <w:sz w:val="22"/>
          <w:szCs w:val="22"/>
        </w:rPr>
        <w:t>c</w:t>
      </w:r>
      <w:r w:rsidRPr="00357B7A">
        <w:rPr>
          <w:rFonts w:ascii="Arial" w:hAnsi="Arial" w:cs="Arial"/>
          <w:b/>
          <w:bCs/>
          <w:sz w:val="22"/>
          <w:szCs w:val="22"/>
        </w:rPr>
        <w:t>ontributions</w:t>
      </w:r>
    </w:p>
    <w:p w14:paraId="472D6BBE" w14:textId="3722C4DF" w:rsidR="005740EC" w:rsidRPr="00357B7A" w:rsidRDefault="005740EC" w:rsidP="00580F14">
      <w:pPr>
        <w:spacing w:line="480" w:lineRule="auto"/>
        <w:jc w:val="both"/>
        <w:rPr>
          <w:rFonts w:ascii="Arial" w:hAnsi="Arial" w:cs="Arial"/>
          <w:sz w:val="22"/>
          <w:szCs w:val="22"/>
        </w:rPr>
      </w:pPr>
      <w:r w:rsidRPr="00357B7A">
        <w:rPr>
          <w:rFonts w:ascii="Arial" w:hAnsi="Arial" w:cs="Arial"/>
          <w:sz w:val="22"/>
          <w:szCs w:val="22"/>
        </w:rPr>
        <w:t xml:space="preserve">All authors contributed to study design. VK </w:t>
      </w:r>
      <w:r w:rsidR="003F787E" w:rsidRPr="00357B7A">
        <w:rPr>
          <w:rFonts w:ascii="Arial" w:hAnsi="Arial" w:cs="Arial"/>
          <w:sz w:val="22"/>
          <w:szCs w:val="22"/>
        </w:rPr>
        <w:t xml:space="preserve">and JEB </w:t>
      </w:r>
      <w:r w:rsidRPr="00357B7A">
        <w:rPr>
          <w:rFonts w:ascii="Arial" w:hAnsi="Arial" w:cs="Arial"/>
          <w:sz w:val="22"/>
          <w:szCs w:val="22"/>
        </w:rPr>
        <w:t>developed and tested statistical methods with input from other authors. VK, R</w:t>
      </w:r>
      <w:r w:rsidR="003545D1" w:rsidRPr="00357B7A">
        <w:rPr>
          <w:rFonts w:ascii="Arial" w:hAnsi="Arial" w:cs="Arial"/>
          <w:sz w:val="22"/>
          <w:szCs w:val="22"/>
        </w:rPr>
        <w:t>M</w:t>
      </w:r>
      <w:r w:rsidRPr="00357B7A">
        <w:rPr>
          <w:rFonts w:ascii="Arial" w:hAnsi="Arial" w:cs="Arial"/>
          <w:sz w:val="22"/>
          <w:szCs w:val="22"/>
        </w:rPr>
        <w:t xml:space="preserve">P, TR and JEB accessed, harmonised and analysed data. </w:t>
      </w:r>
      <w:r w:rsidR="003F787E" w:rsidRPr="00357B7A">
        <w:rPr>
          <w:rFonts w:ascii="Arial" w:hAnsi="Arial" w:cs="Arial"/>
          <w:sz w:val="22"/>
          <w:szCs w:val="22"/>
        </w:rPr>
        <w:t xml:space="preserve">VK </w:t>
      </w:r>
      <w:r w:rsidR="00C47C78" w:rsidRPr="00357B7A">
        <w:rPr>
          <w:rFonts w:ascii="Arial" w:hAnsi="Arial" w:cs="Arial"/>
          <w:sz w:val="22"/>
          <w:szCs w:val="22"/>
        </w:rPr>
        <w:t xml:space="preserve">conducted analysis and </w:t>
      </w:r>
      <w:r w:rsidR="003F787E" w:rsidRPr="00357B7A">
        <w:rPr>
          <w:rFonts w:ascii="Arial" w:hAnsi="Arial" w:cs="Arial"/>
          <w:sz w:val="22"/>
          <w:szCs w:val="22"/>
        </w:rPr>
        <w:t xml:space="preserve">prepared results. ME wrote the first draft of the paper and other authors contributed to the paper. </w:t>
      </w:r>
    </w:p>
    <w:p w14:paraId="7BD6CCCD" w14:textId="7A7BBD4B" w:rsidR="00B20EA6" w:rsidRPr="00357B7A" w:rsidRDefault="00B20EA6" w:rsidP="00580F14">
      <w:pPr>
        <w:spacing w:line="480" w:lineRule="auto"/>
        <w:jc w:val="both"/>
        <w:rPr>
          <w:rFonts w:ascii="Arial" w:hAnsi="Arial" w:cs="Arial"/>
          <w:sz w:val="22"/>
          <w:szCs w:val="22"/>
        </w:rPr>
      </w:pPr>
    </w:p>
    <w:p w14:paraId="7819EAF1" w14:textId="6C3A1E0F" w:rsidR="00B20EA6" w:rsidRPr="00357B7A" w:rsidRDefault="00581B40" w:rsidP="00580F14">
      <w:pPr>
        <w:spacing w:line="480" w:lineRule="auto"/>
        <w:jc w:val="both"/>
        <w:rPr>
          <w:rFonts w:ascii="Arial" w:hAnsi="Arial" w:cs="Arial"/>
          <w:b/>
          <w:bCs/>
          <w:sz w:val="22"/>
          <w:szCs w:val="22"/>
        </w:rPr>
      </w:pPr>
      <w:r w:rsidRPr="00357B7A">
        <w:rPr>
          <w:rFonts w:ascii="Arial" w:hAnsi="Arial" w:cs="Arial"/>
          <w:b/>
          <w:bCs/>
          <w:sz w:val="22"/>
          <w:szCs w:val="22"/>
        </w:rPr>
        <w:lastRenderedPageBreak/>
        <w:t>Declaration of interest</w:t>
      </w:r>
    </w:p>
    <w:p w14:paraId="434821E9" w14:textId="0B828C5D" w:rsidR="00B209F0" w:rsidRPr="00357B7A" w:rsidRDefault="00581B40" w:rsidP="00580F14">
      <w:pPr>
        <w:spacing w:line="480" w:lineRule="auto"/>
        <w:jc w:val="both"/>
        <w:rPr>
          <w:rFonts w:ascii="Arial" w:hAnsi="Arial" w:cs="Arial"/>
          <w:sz w:val="22"/>
          <w:szCs w:val="22"/>
        </w:rPr>
      </w:pPr>
      <w:r w:rsidRPr="00357B7A">
        <w:rPr>
          <w:rFonts w:ascii="Arial" w:hAnsi="Arial" w:cs="Arial"/>
          <w:sz w:val="22"/>
          <w:szCs w:val="22"/>
        </w:rPr>
        <w:t>ME reports a charitable grant from the AstraZeneca Young Health Programme, and personal fees from Prudential and Scor, outside the submitted work.</w:t>
      </w:r>
      <w:r w:rsidR="0089507C" w:rsidRPr="00357B7A">
        <w:rPr>
          <w:rFonts w:ascii="Arial" w:hAnsi="Arial" w:cs="Arial"/>
          <w:sz w:val="22"/>
          <w:szCs w:val="22"/>
        </w:rPr>
        <w:t xml:space="preserve"> JP-S is vice-chair of the Royal Society for Public Health and reports personal fees from Novo Nordisk A/S and Lane, Clark &amp; Peacock LLP</w:t>
      </w:r>
      <w:r w:rsidR="000059FB" w:rsidRPr="00357B7A">
        <w:rPr>
          <w:rFonts w:ascii="Arial" w:hAnsi="Arial" w:cs="Arial"/>
          <w:sz w:val="22"/>
          <w:szCs w:val="22"/>
        </w:rPr>
        <w:t>,</w:t>
      </w:r>
      <w:r w:rsidR="0089507C" w:rsidRPr="00357B7A">
        <w:rPr>
          <w:rFonts w:ascii="Arial" w:hAnsi="Arial" w:cs="Arial"/>
          <w:sz w:val="22"/>
          <w:szCs w:val="22"/>
        </w:rPr>
        <w:t xml:space="preserve"> outside of the submitted work. </w:t>
      </w:r>
    </w:p>
    <w:p w14:paraId="441DB467" w14:textId="77777777" w:rsidR="00B209F0" w:rsidRPr="00357B7A" w:rsidRDefault="00B209F0" w:rsidP="00580F14">
      <w:pPr>
        <w:spacing w:line="480" w:lineRule="auto"/>
        <w:jc w:val="both"/>
        <w:rPr>
          <w:rFonts w:ascii="Arial" w:hAnsi="Arial" w:cs="Arial"/>
          <w:sz w:val="22"/>
          <w:szCs w:val="22"/>
        </w:rPr>
      </w:pPr>
    </w:p>
    <w:p w14:paraId="5B8678DD" w14:textId="77777777" w:rsidR="00B209F0" w:rsidRPr="00357B7A" w:rsidRDefault="00B209F0" w:rsidP="00580F14">
      <w:pPr>
        <w:spacing w:line="480" w:lineRule="auto"/>
        <w:jc w:val="both"/>
        <w:rPr>
          <w:rFonts w:ascii="Arial" w:hAnsi="Arial" w:cs="Arial"/>
          <w:sz w:val="22"/>
          <w:szCs w:val="22"/>
        </w:rPr>
      </w:pPr>
    </w:p>
    <w:p w14:paraId="3ECC2D7F" w14:textId="77777777" w:rsidR="00B209F0" w:rsidRPr="00357B7A" w:rsidRDefault="00B209F0">
      <w:pPr>
        <w:rPr>
          <w:rFonts w:ascii="Arial" w:hAnsi="Arial" w:cs="Arial"/>
          <w:sz w:val="22"/>
          <w:szCs w:val="22"/>
        </w:rPr>
      </w:pPr>
      <w:r w:rsidRPr="00357B7A">
        <w:rPr>
          <w:rFonts w:ascii="Arial" w:hAnsi="Arial" w:cs="Arial"/>
          <w:sz w:val="22"/>
          <w:szCs w:val="22"/>
        </w:rPr>
        <w:br w:type="page"/>
      </w:r>
    </w:p>
    <w:p w14:paraId="140A863E" w14:textId="06BBB352" w:rsidR="00F33830" w:rsidRPr="00357B7A" w:rsidRDefault="00B209F0" w:rsidP="00F33830">
      <w:pPr>
        <w:spacing w:line="480" w:lineRule="auto"/>
        <w:jc w:val="both"/>
        <w:rPr>
          <w:rFonts w:ascii="Arial" w:hAnsi="Arial" w:cs="Arial"/>
          <w:sz w:val="22"/>
          <w:szCs w:val="22"/>
        </w:rPr>
      </w:pPr>
      <w:r w:rsidRPr="00AA5050">
        <w:rPr>
          <w:rFonts w:ascii="Arial" w:hAnsi="Arial" w:cs="Arial"/>
          <w:b/>
          <w:bCs/>
          <w:sz w:val="22"/>
          <w:szCs w:val="22"/>
        </w:rPr>
        <w:lastRenderedPageBreak/>
        <w:t>Table 1</w:t>
      </w:r>
      <w:r w:rsidRPr="00357B7A">
        <w:rPr>
          <w:rFonts w:ascii="Arial" w:hAnsi="Arial" w:cs="Arial"/>
          <w:sz w:val="22"/>
          <w:szCs w:val="22"/>
        </w:rPr>
        <w:t xml:space="preserve">. </w:t>
      </w:r>
      <w:r w:rsidR="00E505FD" w:rsidRPr="00357B7A">
        <w:rPr>
          <w:rFonts w:ascii="Arial" w:hAnsi="Arial" w:cs="Arial"/>
          <w:sz w:val="22"/>
          <w:szCs w:val="22"/>
        </w:rPr>
        <w:t>N</w:t>
      </w:r>
      <w:r w:rsidRPr="00357B7A">
        <w:rPr>
          <w:rFonts w:ascii="Arial" w:hAnsi="Arial" w:cs="Arial"/>
          <w:sz w:val="22"/>
          <w:szCs w:val="22"/>
        </w:rPr>
        <w:t>umber of deaths</w:t>
      </w:r>
      <w:r w:rsidR="00E505FD" w:rsidRPr="00357B7A">
        <w:rPr>
          <w:rFonts w:ascii="Arial" w:hAnsi="Arial" w:cs="Arial"/>
          <w:sz w:val="22"/>
          <w:szCs w:val="22"/>
        </w:rPr>
        <w:t xml:space="preserve"> by age group and sex. Numbers in brackets show 95% credible intervals.</w:t>
      </w:r>
      <w:r w:rsidR="00F33830" w:rsidRPr="00357B7A">
        <w:rPr>
          <w:rFonts w:ascii="Arial" w:hAnsi="Arial" w:cs="Arial"/>
          <w:sz w:val="22"/>
          <w:szCs w:val="22"/>
        </w:rPr>
        <w:t xml:space="preserve"> We report the number of deaths registered by the ONS without rounding. We rounded the estimated number of excess deaths that are ≥1000 to the nearest one hundred and those &lt;1000 to the nearest ten.</w:t>
      </w:r>
    </w:p>
    <w:p w14:paraId="6028B091" w14:textId="77777777" w:rsidR="00F33830" w:rsidRPr="00357B7A" w:rsidRDefault="00F33830" w:rsidP="00B209F0">
      <w:pPr>
        <w:spacing w:line="480"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271"/>
        <w:gridCol w:w="1418"/>
        <w:gridCol w:w="1701"/>
        <w:gridCol w:w="1620"/>
        <w:gridCol w:w="1356"/>
        <w:gridCol w:w="1650"/>
      </w:tblGrid>
      <w:tr w:rsidR="00CC1889" w14:paraId="0ED513D0" w14:textId="77777777" w:rsidTr="00EA3BD7">
        <w:tc>
          <w:tcPr>
            <w:tcW w:w="1271" w:type="dxa"/>
          </w:tcPr>
          <w:p w14:paraId="3FB76997" w14:textId="77777777" w:rsidR="00CC1889" w:rsidRPr="00E505FD" w:rsidRDefault="00CC1889" w:rsidP="00EA3BD7">
            <w:pPr>
              <w:jc w:val="center"/>
              <w:rPr>
                <w:rFonts w:ascii="Arial" w:hAnsi="Arial" w:cs="Arial"/>
                <w:sz w:val="18"/>
                <w:szCs w:val="18"/>
              </w:rPr>
            </w:pPr>
            <w:bookmarkStart w:id="9" w:name="_Hlk40707573"/>
            <w:r w:rsidRPr="00E505FD">
              <w:rPr>
                <w:rFonts w:ascii="Arial" w:hAnsi="Arial" w:cs="Arial"/>
                <w:sz w:val="18"/>
                <w:szCs w:val="18"/>
              </w:rPr>
              <w:t>Age group</w:t>
            </w:r>
            <w:r>
              <w:rPr>
                <w:rFonts w:ascii="Arial" w:hAnsi="Arial" w:cs="Arial"/>
                <w:sz w:val="18"/>
                <w:szCs w:val="18"/>
              </w:rPr>
              <w:t xml:space="preserve"> (years)</w:t>
            </w:r>
          </w:p>
        </w:tc>
        <w:tc>
          <w:tcPr>
            <w:tcW w:w="1418" w:type="dxa"/>
          </w:tcPr>
          <w:p w14:paraId="7A5A8C23"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Number of deaths</w:t>
            </w:r>
          </w:p>
        </w:tc>
        <w:tc>
          <w:tcPr>
            <w:tcW w:w="1701" w:type="dxa"/>
          </w:tcPr>
          <w:p w14:paraId="7EBF0316"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Deaths expected if no pandemic</w:t>
            </w:r>
          </w:p>
        </w:tc>
        <w:tc>
          <w:tcPr>
            <w:tcW w:w="1620" w:type="dxa"/>
          </w:tcPr>
          <w:p w14:paraId="00E6643F"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Excess deaths due to pandemic (</w:t>
            </w:r>
            <w:r>
              <w:rPr>
                <w:rFonts w:ascii="Arial" w:hAnsi="Arial" w:cs="Arial"/>
                <w:sz w:val="18"/>
                <w:szCs w:val="18"/>
              </w:rPr>
              <w:t>all causes</w:t>
            </w:r>
            <w:r w:rsidRPr="00E505FD">
              <w:rPr>
                <w:rFonts w:ascii="Arial" w:hAnsi="Arial" w:cs="Arial"/>
                <w:sz w:val="18"/>
                <w:szCs w:val="18"/>
              </w:rPr>
              <w:t>)</w:t>
            </w:r>
          </w:p>
        </w:tc>
        <w:tc>
          <w:tcPr>
            <w:tcW w:w="1356" w:type="dxa"/>
          </w:tcPr>
          <w:p w14:paraId="21A0851A"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Deaths assigned to Covid-19</w:t>
            </w:r>
          </w:p>
        </w:tc>
        <w:tc>
          <w:tcPr>
            <w:tcW w:w="1650" w:type="dxa"/>
          </w:tcPr>
          <w:p w14:paraId="261F037A"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Excess deaths from other causes</w:t>
            </w:r>
          </w:p>
        </w:tc>
      </w:tr>
      <w:tr w:rsidR="00CC1889" w:rsidRPr="008F0B89" w14:paraId="1CEB8092" w14:textId="77777777" w:rsidTr="00EA3BD7">
        <w:tc>
          <w:tcPr>
            <w:tcW w:w="9016" w:type="dxa"/>
            <w:gridSpan w:val="6"/>
            <w:vAlign w:val="center"/>
          </w:tcPr>
          <w:p w14:paraId="1F65BC0A" w14:textId="77777777" w:rsidR="00CC1889" w:rsidRPr="008F0B89" w:rsidRDefault="00CC1889" w:rsidP="00EA3BD7">
            <w:pPr>
              <w:jc w:val="center"/>
              <w:rPr>
                <w:rFonts w:ascii="Arial" w:hAnsi="Arial" w:cs="Arial"/>
                <w:sz w:val="18"/>
                <w:szCs w:val="18"/>
              </w:rPr>
            </w:pPr>
            <w:commentRangeStart w:id="10"/>
            <w:r w:rsidRPr="008F0B89">
              <w:rPr>
                <w:rFonts w:ascii="Arial" w:hAnsi="Arial" w:cs="Arial"/>
                <w:sz w:val="18"/>
                <w:szCs w:val="18"/>
              </w:rPr>
              <w:t>Male</w:t>
            </w:r>
            <w:commentRangeEnd w:id="10"/>
            <w:r w:rsidR="009F50C2">
              <w:rPr>
                <w:rStyle w:val="CommentReference"/>
                <w:rFonts w:asciiTheme="minorHAnsi" w:eastAsiaTheme="minorHAnsi" w:hAnsiTheme="minorHAnsi" w:cstheme="minorBidi"/>
                <w:lang w:eastAsia="en-US"/>
              </w:rPr>
              <w:commentReference w:id="10"/>
            </w:r>
          </w:p>
        </w:tc>
      </w:tr>
      <w:tr w:rsidR="00CC1889" w14:paraId="2884AD4D" w14:textId="77777777" w:rsidTr="00EA3BD7">
        <w:tc>
          <w:tcPr>
            <w:tcW w:w="1271" w:type="dxa"/>
            <w:vAlign w:val="center"/>
          </w:tcPr>
          <w:p w14:paraId="11B03453" w14:textId="77777777" w:rsidR="00CC1889" w:rsidRPr="00E505FD" w:rsidRDefault="00CC1889" w:rsidP="00EA3BD7">
            <w:pPr>
              <w:rPr>
                <w:rFonts w:ascii="Arial" w:hAnsi="Arial" w:cs="Arial"/>
                <w:sz w:val="18"/>
                <w:szCs w:val="18"/>
              </w:rPr>
            </w:pPr>
            <w:r>
              <w:rPr>
                <w:rFonts w:ascii="Arial" w:hAnsi="Arial" w:cs="Arial"/>
                <w:sz w:val="18"/>
                <w:szCs w:val="18"/>
              </w:rPr>
              <w:t>0-14</w:t>
            </w:r>
          </w:p>
        </w:tc>
        <w:tc>
          <w:tcPr>
            <w:tcW w:w="1418" w:type="dxa"/>
            <w:vAlign w:val="center"/>
          </w:tcPr>
          <w:p w14:paraId="2FD416BA"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359</w:t>
            </w:r>
          </w:p>
        </w:tc>
        <w:tc>
          <w:tcPr>
            <w:tcW w:w="1701" w:type="dxa"/>
            <w:vAlign w:val="center"/>
          </w:tcPr>
          <w:p w14:paraId="7678B31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370</w:t>
            </w:r>
          </w:p>
          <w:p w14:paraId="0F7BC04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(320-420)</w:t>
            </w:r>
          </w:p>
        </w:tc>
        <w:tc>
          <w:tcPr>
            <w:tcW w:w="1620" w:type="dxa"/>
            <w:vAlign w:val="center"/>
          </w:tcPr>
          <w:p w14:paraId="198B4AB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w:t>
            </w:r>
          </w:p>
          <w:p w14:paraId="0FBE24CD"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(-70, 30)</w:t>
            </w:r>
          </w:p>
        </w:tc>
        <w:tc>
          <w:tcPr>
            <w:tcW w:w="1356" w:type="dxa"/>
            <w:vAlign w:val="center"/>
          </w:tcPr>
          <w:p w14:paraId="0C96898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0</w:t>
            </w:r>
          </w:p>
        </w:tc>
        <w:tc>
          <w:tcPr>
            <w:tcW w:w="1650" w:type="dxa"/>
            <w:vAlign w:val="center"/>
          </w:tcPr>
          <w:p w14:paraId="06274E6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w:t>
            </w:r>
          </w:p>
          <w:p w14:paraId="2CF75BA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(-60, 30)</w:t>
            </w:r>
          </w:p>
        </w:tc>
      </w:tr>
      <w:tr w:rsidR="00CC1889" w14:paraId="3FF13A1F" w14:textId="77777777" w:rsidTr="00EA3BD7">
        <w:tc>
          <w:tcPr>
            <w:tcW w:w="1271" w:type="dxa"/>
            <w:vAlign w:val="center"/>
          </w:tcPr>
          <w:p w14:paraId="04F93852" w14:textId="77777777" w:rsidR="00CC1889" w:rsidRPr="00E505FD" w:rsidRDefault="00CC1889" w:rsidP="00EA3BD7">
            <w:pPr>
              <w:rPr>
                <w:rFonts w:ascii="Arial" w:hAnsi="Arial" w:cs="Arial"/>
                <w:sz w:val="18"/>
                <w:szCs w:val="18"/>
              </w:rPr>
            </w:pPr>
            <w:r>
              <w:rPr>
                <w:rFonts w:ascii="Arial" w:hAnsi="Arial" w:cs="Arial"/>
                <w:sz w:val="18"/>
                <w:szCs w:val="18"/>
              </w:rPr>
              <w:t>15-44</w:t>
            </w:r>
          </w:p>
        </w:tc>
        <w:tc>
          <w:tcPr>
            <w:tcW w:w="1418" w:type="dxa"/>
            <w:vAlign w:val="center"/>
          </w:tcPr>
          <w:p w14:paraId="67F250FE"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2,040</w:t>
            </w:r>
          </w:p>
        </w:tc>
        <w:tc>
          <w:tcPr>
            <w:tcW w:w="1701" w:type="dxa"/>
            <w:vAlign w:val="center"/>
          </w:tcPr>
          <w:p w14:paraId="561A0ABF"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1,900</w:t>
            </w:r>
          </w:p>
          <w:p w14:paraId="401B1F7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(1,700-2,000)</w:t>
            </w:r>
          </w:p>
        </w:tc>
        <w:tc>
          <w:tcPr>
            <w:tcW w:w="1620" w:type="dxa"/>
            <w:vAlign w:val="center"/>
          </w:tcPr>
          <w:p w14:paraId="6B942A5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180</w:t>
            </w:r>
          </w:p>
          <w:p w14:paraId="2E2A532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(20-330)</w:t>
            </w:r>
          </w:p>
        </w:tc>
        <w:tc>
          <w:tcPr>
            <w:tcW w:w="1356" w:type="dxa"/>
            <w:vAlign w:val="center"/>
          </w:tcPr>
          <w:p w14:paraId="28C5EF7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w:t>
            </w:r>
            <w:r>
              <w:rPr>
                <w:rFonts w:ascii="Arial" w:hAnsi="Arial" w:cs="Arial"/>
                <w:color w:val="000000"/>
                <w:sz w:val="18"/>
                <w:szCs w:val="18"/>
              </w:rPr>
              <w:t>36</w:t>
            </w:r>
          </w:p>
        </w:tc>
        <w:tc>
          <w:tcPr>
            <w:tcW w:w="1650" w:type="dxa"/>
            <w:vAlign w:val="center"/>
          </w:tcPr>
          <w:p w14:paraId="4C7F92D3"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-50</w:t>
            </w:r>
          </w:p>
          <w:p w14:paraId="55307B2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(-210, 100)</w:t>
            </w:r>
          </w:p>
        </w:tc>
      </w:tr>
      <w:tr w:rsidR="00CC1889" w14:paraId="4C90100B" w14:textId="77777777" w:rsidTr="00EA3BD7">
        <w:tc>
          <w:tcPr>
            <w:tcW w:w="1271" w:type="dxa"/>
            <w:vAlign w:val="center"/>
          </w:tcPr>
          <w:p w14:paraId="244F7E85" w14:textId="77777777" w:rsidR="00CC1889" w:rsidRPr="00E505FD" w:rsidRDefault="00CC1889" w:rsidP="00EA3BD7">
            <w:pPr>
              <w:rPr>
                <w:rFonts w:ascii="Arial" w:hAnsi="Arial" w:cs="Arial"/>
                <w:sz w:val="18"/>
                <w:szCs w:val="18"/>
              </w:rPr>
            </w:pPr>
            <w:r>
              <w:rPr>
                <w:rFonts w:ascii="Arial" w:hAnsi="Arial" w:cs="Arial"/>
                <w:sz w:val="18"/>
                <w:szCs w:val="18"/>
              </w:rPr>
              <w:t>45-64</w:t>
            </w:r>
          </w:p>
        </w:tc>
        <w:tc>
          <w:tcPr>
            <w:tcW w:w="1418" w:type="dxa"/>
            <w:vAlign w:val="center"/>
          </w:tcPr>
          <w:p w14:paraId="18B58431"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10,301</w:t>
            </w:r>
          </w:p>
        </w:tc>
        <w:tc>
          <w:tcPr>
            <w:tcW w:w="1701" w:type="dxa"/>
            <w:vAlign w:val="center"/>
          </w:tcPr>
          <w:p w14:paraId="069D176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7,400</w:t>
            </w:r>
          </w:p>
          <w:p w14:paraId="5397AED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(6,900- 7,900)</w:t>
            </w:r>
          </w:p>
        </w:tc>
        <w:tc>
          <w:tcPr>
            <w:tcW w:w="1620" w:type="dxa"/>
            <w:vAlign w:val="center"/>
          </w:tcPr>
          <w:p w14:paraId="7D1A976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2,900</w:t>
            </w:r>
          </w:p>
          <w:p w14:paraId="002F914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(2,400- 3,400)</w:t>
            </w:r>
          </w:p>
        </w:tc>
        <w:tc>
          <w:tcPr>
            <w:tcW w:w="1356" w:type="dxa"/>
            <w:vAlign w:val="center"/>
          </w:tcPr>
          <w:p w14:paraId="3BE52DA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2,328</w:t>
            </w:r>
          </w:p>
        </w:tc>
        <w:tc>
          <w:tcPr>
            <w:tcW w:w="1650" w:type="dxa"/>
            <w:vAlign w:val="center"/>
          </w:tcPr>
          <w:p w14:paraId="6214555A"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55</w:t>
            </w:r>
            <w:r>
              <w:rPr>
                <w:rFonts w:ascii="Arial" w:hAnsi="Arial" w:cs="Arial"/>
                <w:color w:val="000000"/>
                <w:sz w:val="18"/>
                <w:szCs w:val="18"/>
              </w:rPr>
              <w:t>0</w:t>
            </w:r>
          </w:p>
          <w:p w14:paraId="411B3A1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w:t>
            </w:r>
            <w:r>
              <w:rPr>
                <w:rFonts w:ascii="Arial" w:hAnsi="Arial" w:cs="Arial"/>
                <w:color w:val="000000"/>
                <w:sz w:val="18"/>
                <w:szCs w:val="18"/>
              </w:rPr>
              <w:t>0</w:t>
            </w:r>
            <w:r w:rsidRPr="00BA040B">
              <w:rPr>
                <w:rFonts w:ascii="Arial" w:hAnsi="Arial" w:cs="Arial"/>
                <w:color w:val="000000"/>
                <w:sz w:val="18"/>
                <w:szCs w:val="18"/>
              </w:rPr>
              <w:t>-1,0</w:t>
            </w:r>
            <w:r>
              <w:rPr>
                <w:rFonts w:ascii="Arial" w:hAnsi="Arial" w:cs="Arial"/>
                <w:color w:val="000000"/>
                <w:sz w:val="18"/>
                <w:szCs w:val="18"/>
              </w:rPr>
              <w:t>00</w:t>
            </w:r>
            <w:r w:rsidRPr="00BA040B">
              <w:rPr>
                <w:rFonts w:ascii="Arial" w:hAnsi="Arial" w:cs="Arial"/>
                <w:color w:val="000000"/>
                <w:sz w:val="18"/>
                <w:szCs w:val="18"/>
              </w:rPr>
              <w:t>)</w:t>
            </w:r>
          </w:p>
        </w:tc>
      </w:tr>
      <w:tr w:rsidR="00CC1889" w14:paraId="2F614BC3" w14:textId="77777777" w:rsidTr="00EA3BD7">
        <w:tc>
          <w:tcPr>
            <w:tcW w:w="1271" w:type="dxa"/>
            <w:vAlign w:val="center"/>
          </w:tcPr>
          <w:p w14:paraId="4DC45CB9" w14:textId="77777777" w:rsidR="00CC1889" w:rsidRPr="00E505FD" w:rsidRDefault="00CC1889" w:rsidP="00EA3BD7">
            <w:pPr>
              <w:rPr>
                <w:rFonts w:ascii="Arial" w:hAnsi="Arial" w:cs="Arial"/>
                <w:sz w:val="18"/>
                <w:szCs w:val="18"/>
              </w:rPr>
            </w:pPr>
            <w:r>
              <w:rPr>
                <w:rFonts w:ascii="Arial" w:hAnsi="Arial" w:cs="Arial"/>
                <w:sz w:val="18"/>
                <w:szCs w:val="18"/>
              </w:rPr>
              <w:t>65-74</w:t>
            </w:r>
          </w:p>
        </w:tc>
        <w:tc>
          <w:tcPr>
            <w:tcW w:w="1418" w:type="dxa"/>
            <w:vAlign w:val="center"/>
          </w:tcPr>
          <w:p w14:paraId="0126002D"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14,431</w:t>
            </w:r>
          </w:p>
        </w:tc>
        <w:tc>
          <w:tcPr>
            <w:tcW w:w="1701" w:type="dxa"/>
            <w:vAlign w:val="center"/>
          </w:tcPr>
          <w:p w14:paraId="29E15F1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10,100</w:t>
            </w:r>
          </w:p>
          <w:p w14:paraId="4609DDA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(9,500- 10,800)</w:t>
            </w:r>
          </w:p>
        </w:tc>
        <w:tc>
          <w:tcPr>
            <w:tcW w:w="1620" w:type="dxa"/>
            <w:vAlign w:val="center"/>
          </w:tcPr>
          <w:p w14:paraId="03895562"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4,300</w:t>
            </w:r>
          </w:p>
          <w:p w14:paraId="469D3637"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(3,600- 4,900)</w:t>
            </w:r>
          </w:p>
        </w:tc>
        <w:tc>
          <w:tcPr>
            <w:tcW w:w="1356" w:type="dxa"/>
            <w:vAlign w:val="center"/>
          </w:tcPr>
          <w:p w14:paraId="1835BCDE"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3,499</w:t>
            </w:r>
          </w:p>
        </w:tc>
        <w:tc>
          <w:tcPr>
            <w:tcW w:w="1650" w:type="dxa"/>
            <w:vAlign w:val="center"/>
          </w:tcPr>
          <w:p w14:paraId="609B3ECD"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80</w:t>
            </w:r>
            <w:r>
              <w:rPr>
                <w:rFonts w:ascii="Arial" w:hAnsi="Arial" w:cs="Arial"/>
                <w:color w:val="000000"/>
                <w:sz w:val="18"/>
                <w:szCs w:val="18"/>
              </w:rPr>
              <w:t>0</w:t>
            </w:r>
          </w:p>
          <w:p w14:paraId="3EC53A7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(15</w:t>
            </w:r>
            <w:r>
              <w:rPr>
                <w:rFonts w:ascii="Arial" w:hAnsi="Arial" w:cs="Arial"/>
                <w:color w:val="000000"/>
                <w:sz w:val="18"/>
                <w:szCs w:val="18"/>
              </w:rPr>
              <w:t>0</w:t>
            </w:r>
            <w:r w:rsidRPr="00BA040B">
              <w:rPr>
                <w:rFonts w:ascii="Arial" w:hAnsi="Arial" w:cs="Arial"/>
                <w:color w:val="000000"/>
                <w:sz w:val="18"/>
                <w:szCs w:val="18"/>
              </w:rPr>
              <w:t>-1,4</w:t>
            </w:r>
            <w:r>
              <w:rPr>
                <w:rFonts w:ascii="Arial" w:hAnsi="Arial" w:cs="Arial"/>
                <w:color w:val="000000"/>
                <w:sz w:val="18"/>
                <w:szCs w:val="18"/>
              </w:rPr>
              <w:t>00</w:t>
            </w:r>
            <w:r w:rsidRPr="00BA040B">
              <w:rPr>
                <w:rFonts w:ascii="Arial" w:hAnsi="Arial" w:cs="Arial"/>
                <w:color w:val="000000"/>
                <w:sz w:val="18"/>
                <w:szCs w:val="18"/>
              </w:rPr>
              <w:t>)</w:t>
            </w:r>
          </w:p>
        </w:tc>
      </w:tr>
      <w:tr w:rsidR="00CC1889" w14:paraId="51BEEC9A" w14:textId="77777777" w:rsidTr="00EA3BD7">
        <w:tc>
          <w:tcPr>
            <w:tcW w:w="1271" w:type="dxa"/>
            <w:vAlign w:val="center"/>
          </w:tcPr>
          <w:p w14:paraId="42A451D4" w14:textId="77777777" w:rsidR="00CC1889" w:rsidRPr="00E505FD" w:rsidRDefault="00CC1889" w:rsidP="00EA3BD7">
            <w:pPr>
              <w:rPr>
                <w:rFonts w:ascii="Arial" w:hAnsi="Arial" w:cs="Arial"/>
                <w:sz w:val="18"/>
                <w:szCs w:val="18"/>
              </w:rPr>
            </w:pPr>
            <w:r>
              <w:rPr>
                <w:rFonts w:ascii="Arial" w:hAnsi="Arial" w:cs="Arial"/>
                <w:sz w:val="18"/>
                <w:szCs w:val="18"/>
              </w:rPr>
              <w:t>75-84</w:t>
            </w:r>
          </w:p>
        </w:tc>
        <w:tc>
          <w:tcPr>
            <w:tcW w:w="1418" w:type="dxa"/>
            <w:vAlign w:val="center"/>
          </w:tcPr>
          <w:p w14:paraId="34E411A0"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24,578</w:t>
            </w:r>
          </w:p>
        </w:tc>
        <w:tc>
          <w:tcPr>
            <w:tcW w:w="1701" w:type="dxa"/>
            <w:vAlign w:val="center"/>
          </w:tcPr>
          <w:p w14:paraId="2C84F84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16,200 (14,900- 17,500)</w:t>
            </w:r>
          </w:p>
        </w:tc>
        <w:tc>
          <w:tcPr>
            <w:tcW w:w="1620" w:type="dxa"/>
            <w:vAlign w:val="center"/>
          </w:tcPr>
          <w:p w14:paraId="0435646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8,400 (7,100- 9,600)</w:t>
            </w:r>
          </w:p>
        </w:tc>
        <w:tc>
          <w:tcPr>
            <w:tcW w:w="1356" w:type="dxa"/>
            <w:vAlign w:val="center"/>
          </w:tcPr>
          <w:p w14:paraId="0F59AE7E"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6,617</w:t>
            </w:r>
          </w:p>
        </w:tc>
        <w:tc>
          <w:tcPr>
            <w:tcW w:w="1650" w:type="dxa"/>
            <w:vAlign w:val="center"/>
          </w:tcPr>
          <w:p w14:paraId="7E87E0E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1,800</w:t>
            </w:r>
          </w:p>
          <w:p w14:paraId="3DCBE28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(460-3,000)</w:t>
            </w:r>
          </w:p>
        </w:tc>
      </w:tr>
      <w:tr w:rsidR="00CC1889" w14:paraId="5F7472BA" w14:textId="77777777" w:rsidTr="00EA3BD7">
        <w:tc>
          <w:tcPr>
            <w:tcW w:w="1271" w:type="dxa"/>
            <w:vAlign w:val="center"/>
          </w:tcPr>
          <w:p w14:paraId="24879E53" w14:textId="77777777" w:rsidR="00CC1889" w:rsidRPr="00E505FD" w:rsidRDefault="00CC1889" w:rsidP="00EA3BD7">
            <w:pPr>
              <w:rPr>
                <w:rFonts w:ascii="Arial" w:hAnsi="Arial" w:cs="Arial"/>
                <w:sz w:val="18"/>
                <w:szCs w:val="18"/>
              </w:rPr>
            </w:pPr>
            <w:r>
              <w:rPr>
                <w:rFonts w:ascii="Arial" w:hAnsi="Arial" w:cs="Arial"/>
                <w:sz w:val="18"/>
                <w:szCs w:val="18"/>
              </w:rPr>
              <w:t>85+</w:t>
            </w:r>
          </w:p>
        </w:tc>
        <w:tc>
          <w:tcPr>
            <w:tcW w:w="1418" w:type="dxa"/>
            <w:vAlign w:val="center"/>
          </w:tcPr>
          <w:p w14:paraId="01D1897B"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26,155</w:t>
            </w:r>
          </w:p>
        </w:tc>
        <w:tc>
          <w:tcPr>
            <w:tcW w:w="1701" w:type="dxa"/>
            <w:vAlign w:val="center"/>
          </w:tcPr>
          <w:p w14:paraId="5E93F76B"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17,200</w:t>
            </w:r>
          </w:p>
          <w:p w14:paraId="6D87A581"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(15,600- 18,900)</w:t>
            </w:r>
          </w:p>
        </w:tc>
        <w:tc>
          <w:tcPr>
            <w:tcW w:w="1620" w:type="dxa"/>
            <w:vAlign w:val="center"/>
          </w:tcPr>
          <w:p w14:paraId="07E52A5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9,000</w:t>
            </w:r>
          </w:p>
          <w:p w14:paraId="7D963BC5"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(7,300- 10,600)</w:t>
            </w:r>
          </w:p>
        </w:tc>
        <w:tc>
          <w:tcPr>
            <w:tcW w:w="1356" w:type="dxa"/>
            <w:vAlign w:val="center"/>
          </w:tcPr>
          <w:p w14:paraId="077FF18D"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6,427</w:t>
            </w:r>
          </w:p>
        </w:tc>
        <w:tc>
          <w:tcPr>
            <w:tcW w:w="1650" w:type="dxa"/>
            <w:vAlign w:val="center"/>
          </w:tcPr>
          <w:p w14:paraId="526260CC"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2,500</w:t>
            </w:r>
          </w:p>
          <w:p w14:paraId="23286341"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(840-4,200)</w:t>
            </w:r>
          </w:p>
        </w:tc>
      </w:tr>
      <w:tr w:rsidR="00CC1889" w14:paraId="4F51AE62" w14:textId="77777777" w:rsidTr="00EA3BD7">
        <w:tc>
          <w:tcPr>
            <w:tcW w:w="1271" w:type="dxa"/>
            <w:vAlign w:val="center"/>
          </w:tcPr>
          <w:p w14:paraId="116239AB" w14:textId="77777777" w:rsidR="00CC1889" w:rsidRDefault="00CC1889" w:rsidP="00EA3BD7">
            <w:pPr>
              <w:rPr>
                <w:rFonts w:ascii="Arial" w:hAnsi="Arial" w:cs="Arial"/>
                <w:sz w:val="18"/>
                <w:szCs w:val="18"/>
              </w:rPr>
            </w:pPr>
            <w:r>
              <w:rPr>
                <w:rFonts w:ascii="Arial" w:hAnsi="Arial" w:cs="Arial"/>
                <w:sz w:val="18"/>
                <w:szCs w:val="18"/>
              </w:rPr>
              <w:t>Total</w:t>
            </w:r>
          </w:p>
        </w:tc>
        <w:tc>
          <w:tcPr>
            <w:tcW w:w="1418" w:type="dxa"/>
            <w:vAlign w:val="center"/>
          </w:tcPr>
          <w:p w14:paraId="004AFE69"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77,864</w:t>
            </w:r>
          </w:p>
        </w:tc>
        <w:tc>
          <w:tcPr>
            <w:tcW w:w="1701" w:type="dxa"/>
            <w:vAlign w:val="center"/>
          </w:tcPr>
          <w:p w14:paraId="580EB8D7"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53,200</w:t>
            </w:r>
          </w:p>
          <w:p w14:paraId="47D600E0"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(51,000- 55,500)</w:t>
            </w:r>
          </w:p>
        </w:tc>
        <w:tc>
          <w:tcPr>
            <w:tcW w:w="1620" w:type="dxa"/>
            <w:vAlign w:val="center"/>
          </w:tcPr>
          <w:p w14:paraId="77EC6165"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24,700</w:t>
            </w:r>
          </w:p>
          <w:p w14:paraId="42615F9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(22,300- 26,900)</w:t>
            </w:r>
          </w:p>
        </w:tc>
        <w:tc>
          <w:tcPr>
            <w:tcW w:w="1356" w:type="dxa"/>
            <w:vAlign w:val="center"/>
          </w:tcPr>
          <w:p w14:paraId="2C9D267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19,107</w:t>
            </w:r>
          </w:p>
        </w:tc>
        <w:tc>
          <w:tcPr>
            <w:tcW w:w="1650" w:type="dxa"/>
            <w:vAlign w:val="center"/>
          </w:tcPr>
          <w:p w14:paraId="23D920FC"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5,600</w:t>
            </w:r>
          </w:p>
          <w:p w14:paraId="5BD32C27"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(3,200-7,800)</w:t>
            </w:r>
          </w:p>
        </w:tc>
      </w:tr>
      <w:tr w:rsidR="00CC1889" w:rsidRPr="008F0B89" w14:paraId="6F4BB7E5" w14:textId="77777777" w:rsidTr="00EA3BD7">
        <w:tc>
          <w:tcPr>
            <w:tcW w:w="9016" w:type="dxa"/>
            <w:gridSpan w:val="6"/>
            <w:vAlign w:val="center"/>
          </w:tcPr>
          <w:p w14:paraId="0B9BB3C1" w14:textId="77777777" w:rsidR="00CC1889" w:rsidRPr="008F0B89" w:rsidRDefault="00CC1889" w:rsidP="00EA3BD7">
            <w:pPr>
              <w:jc w:val="center"/>
              <w:rPr>
                <w:rFonts w:ascii="Arial" w:hAnsi="Arial" w:cs="Arial"/>
                <w:sz w:val="18"/>
                <w:szCs w:val="18"/>
              </w:rPr>
            </w:pPr>
            <w:r w:rsidRPr="008F0B89">
              <w:rPr>
                <w:rFonts w:ascii="Arial" w:hAnsi="Arial" w:cs="Arial"/>
                <w:sz w:val="18"/>
                <w:szCs w:val="18"/>
              </w:rPr>
              <w:t>Female</w:t>
            </w:r>
          </w:p>
        </w:tc>
      </w:tr>
      <w:tr w:rsidR="00CC1889" w14:paraId="5AD2D6C8" w14:textId="77777777" w:rsidTr="00EA3BD7">
        <w:tc>
          <w:tcPr>
            <w:tcW w:w="1271" w:type="dxa"/>
            <w:vAlign w:val="center"/>
          </w:tcPr>
          <w:p w14:paraId="46DAC2A7" w14:textId="77777777" w:rsidR="00CC1889" w:rsidRPr="00E505FD" w:rsidRDefault="00CC1889" w:rsidP="00EA3BD7">
            <w:pPr>
              <w:rPr>
                <w:rFonts w:ascii="Arial" w:hAnsi="Arial" w:cs="Arial"/>
                <w:sz w:val="18"/>
                <w:szCs w:val="18"/>
              </w:rPr>
            </w:pPr>
            <w:r>
              <w:rPr>
                <w:rFonts w:ascii="Arial" w:hAnsi="Arial" w:cs="Arial"/>
                <w:sz w:val="18"/>
                <w:szCs w:val="18"/>
              </w:rPr>
              <w:t>0-14</w:t>
            </w:r>
          </w:p>
        </w:tc>
        <w:tc>
          <w:tcPr>
            <w:tcW w:w="1418" w:type="dxa"/>
            <w:vAlign w:val="center"/>
          </w:tcPr>
          <w:p w14:paraId="516A6140"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294</w:t>
            </w:r>
          </w:p>
        </w:tc>
        <w:tc>
          <w:tcPr>
            <w:tcW w:w="1701" w:type="dxa"/>
            <w:vAlign w:val="center"/>
          </w:tcPr>
          <w:p w14:paraId="7921B342"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290</w:t>
            </w:r>
          </w:p>
          <w:p w14:paraId="1CE6D11B"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(250-340)</w:t>
            </w:r>
          </w:p>
        </w:tc>
        <w:tc>
          <w:tcPr>
            <w:tcW w:w="1620" w:type="dxa"/>
            <w:vAlign w:val="center"/>
          </w:tcPr>
          <w:p w14:paraId="5DF0C27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0</w:t>
            </w:r>
          </w:p>
          <w:p w14:paraId="786117E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(-50, 50)</w:t>
            </w:r>
          </w:p>
        </w:tc>
        <w:tc>
          <w:tcPr>
            <w:tcW w:w="1356" w:type="dxa"/>
            <w:vAlign w:val="center"/>
          </w:tcPr>
          <w:p w14:paraId="3FDF26D4"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w:t>
            </w:r>
          </w:p>
        </w:tc>
        <w:tc>
          <w:tcPr>
            <w:tcW w:w="1650" w:type="dxa"/>
            <w:vAlign w:val="center"/>
          </w:tcPr>
          <w:p w14:paraId="6EE15D1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0</w:t>
            </w:r>
          </w:p>
          <w:p w14:paraId="56BE3A63"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(-50, 50)</w:t>
            </w:r>
          </w:p>
        </w:tc>
      </w:tr>
      <w:tr w:rsidR="00CC1889" w14:paraId="62D0FC40" w14:textId="77777777" w:rsidTr="00EA3BD7">
        <w:tc>
          <w:tcPr>
            <w:tcW w:w="1271" w:type="dxa"/>
            <w:vAlign w:val="center"/>
          </w:tcPr>
          <w:p w14:paraId="6586A94B" w14:textId="77777777" w:rsidR="00CC1889" w:rsidRPr="00E505FD" w:rsidRDefault="00CC1889" w:rsidP="00EA3BD7">
            <w:pPr>
              <w:rPr>
                <w:rFonts w:ascii="Arial" w:hAnsi="Arial" w:cs="Arial"/>
                <w:sz w:val="18"/>
                <w:szCs w:val="18"/>
              </w:rPr>
            </w:pPr>
            <w:r>
              <w:rPr>
                <w:rFonts w:ascii="Arial" w:hAnsi="Arial" w:cs="Arial"/>
                <w:sz w:val="18"/>
                <w:szCs w:val="18"/>
              </w:rPr>
              <w:t>15-44</w:t>
            </w:r>
          </w:p>
        </w:tc>
        <w:tc>
          <w:tcPr>
            <w:tcW w:w="1418" w:type="dxa"/>
            <w:vAlign w:val="center"/>
          </w:tcPr>
          <w:p w14:paraId="7A199F00"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1,178</w:t>
            </w:r>
          </w:p>
        </w:tc>
        <w:tc>
          <w:tcPr>
            <w:tcW w:w="1701" w:type="dxa"/>
            <w:vAlign w:val="center"/>
          </w:tcPr>
          <w:p w14:paraId="43F5AD6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1,000</w:t>
            </w:r>
          </w:p>
          <w:p w14:paraId="4309F93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(920-1,100)</w:t>
            </w:r>
          </w:p>
        </w:tc>
        <w:tc>
          <w:tcPr>
            <w:tcW w:w="1620" w:type="dxa"/>
            <w:vAlign w:val="center"/>
          </w:tcPr>
          <w:p w14:paraId="70A9D684"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16</w:t>
            </w:r>
            <w:r>
              <w:rPr>
                <w:rFonts w:ascii="Arial" w:hAnsi="Arial" w:cs="Arial"/>
                <w:color w:val="000000"/>
                <w:sz w:val="18"/>
                <w:szCs w:val="18"/>
              </w:rPr>
              <w:t>0</w:t>
            </w:r>
          </w:p>
          <w:p w14:paraId="3E97809C"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(5</w:t>
            </w:r>
            <w:r>
              <w:rPr>
                <w:rFonts w:ascii="Arial" w:hAnsi="Arial" w:cs="Arial"/>
                <w:color w:val="000000"/>
                <w:sz w:val="18"/>
                <w:szCs w:val="18"/>
              </w:rPr>
              <w:t>0</w:t>
            </w:r>
            <w:r w:rsidRPr="00BA040B">
              <w:rPr>
                <w:rFonts w:ascii="Arial" w:hAnsi="Arial" w:cs="Arial"/>
                <w:color w:val="000000"/>
                <w:sz w:val="18"/>
                <w:szCs w:val="18"/>
              </w:rPr>
              <w:t>-260)</w:t>
            </w:r>
          </w:p>
        </w:tc>
        <w:tc>
          <w:tcPr>
            <w:tcW w:w="1356" w:type="dxa"/>
            <w:vAlign w:val="center"/>
          </w:tcPr>
          <w:p w14:paraId="552DC7D9"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146</w:t>
            </w:r>
          </w:p>
        </w:tc>
        <w:tc>
          <w:tcPr>
            <w:tcW w:w="1650" w:type="dxa"/>
            <w:vAlign w:val="center"/>
          </w:tcPr>
          <w:p w14:paraId="5858AE3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20</w:t>
            </w:r>
          </w:p>
          <w:p w14:paraId="5D215544"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(-9</w:t>
            </w:r>
            <w:r>
              <w:rPr>
                <w:rFonts w:ascii="Arial" w:hAnsi="Arial" w:cs="Arial"/>
                <w:color w:val="000000"/>
                <w:sz w:val="18"/>
                <w:szCs w:val="18"/>
              </w:rPr>
              <w:t>0,</w:t>
            </w:r>
            <w:r w:rsidRPr="00BA040B">
              <w:rPr>
                <w:rFonts w:ascii="Arial" w:hAnsi="Arial" w:cs="Arial"/>
                <w:color w:val="000000"/>
                <w:sz w:val="18"/>
                <w:szCs w:val="18"/>
              </w:rPr>
              <w:t xml:space="preserve"> 11</w:t>
            </w:r>
            <w:r>
              <w:rPr>
                <w:rFonts w:ascii="Arial" w:hAnsi="Arial" w:cs="Arial"/>
                <w:color w:val="000000"/>
                <w:sz w:val="18"/>
                <w:szCs w:val="18"/>
              </w:rPr>
              <w:t>0</w:t>
            </w:r>
            <w:r w:rsidRPr="00BA040B">
              <w:rPr>
                <w:rFonts w:ascii="Arial" w:hAnsi="Arial" w:cs="Arial"/>
                <w:color w:val="000000"/>
                <w:sz w:val="18"/>
                <w:szCs w:val="18"/>
              </w:rPr>
              <w:t>)</w:t>
            </w:r>
          </w:p>
        </w:tc>
      </w:tr>
      <w:tr w:rsidR="00CC1889" w14:paraId="609A7A47" w14:textId="77777777" w:rsidTr="00EA3BD7">
        <w:tc>
          <w:tcPr>
            <w:tcW w:w="1271" w:type="dxa"/>
            <w:vAlign w:val="center"/>
          </w:tcPr>
          <w:p w14:paraId="066A0855" w14:textId="77777777" w:rsidR="00CC1889" w:rsidRPr="00E505FD" w:rsidRDefault="00CC1889" w:rsidP="00EA3BD7">
            <w:pPr>
              <w:rPr>
                <w:rFonts w:ascii="Arial" w:hAnsi="Arial" w:cs="Arial"/>
                <w:sz w:val="18"/>
                <w:szCs w:val="18"/>
              </w:rPr>
            </w:pPr>
            <w:r>
              <w:rPr>
                <w:rFonts w:ascii="Arial" w:hAnsi="Arial" w:cs="Arial"/>
                <w:sz w:val="18"/>
                <w:szCs w:val="18"/>
              </w:rPr>
              <w:t>45-64</w:t>
            </w:r>
          </w:p>
        </w:tc>
        <w:tc>
          <w:tcPr>
            <w:tcW w:w="1418" w:type="dxa"/>
            <w:vAlign w:val="center"/>
          </w:tcPr>
          <w:p w14:paraId="2CCE59A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6,558</w:t>
            </w:r>
          </w:p>
        </w:tc>
        <w:tc>
          <w:tcPr>
            <w:tcW w:w="1701" w:type="dxa"/>
            <w:vAlign w:val="center"/>
          </w:tcPr>
          <w:p w14:paraId="03514A8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5,000</w:t>
            </w:r>
          </w:p>
          <w:p w14:paraId="60A5237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(4,700-5,300)</w:t>
            </w:r>
          </w:p>
        </w:tc>
        <w:tc>
          <w:tcPr>
            <w:tcW w:w="1620" w:type="dxa"/>
            <w:vAlign w:val="center"/>
          </w:tcPr>
          <w:p w14:paraId="3A4E60D4"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1,600</w:t>
            </w:r>
          </w:p>
          <w:p w14:paraId="6BE57244"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(1,300- 1,800)</w:t>
            </w:r>
          </w:p>
        </w:tc>
        <w:tc>
          <w:tcPr>
            <w:tcW w:w="1356" w:type="dxa"/>
            <w:vAlign w:val="center"/>
          </w:tcPr>
          <w:p w14:paraId="5C5D7EF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1,197</w:t>
            </w:r>
          </w:p>
        </w:tc>
        <w:tc>
          <w:tcPr>
            <w:tcW w:w="1650" w:type="dxa"/>
            <w:vAlign w:val="center"/>
          </w:tcPr>
          <w:p w14:paraId="09DC5858"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36</w:t>
            </w:r>
            <w:r>
              <w:rPr>
                <w:rFonts w:ascii="Arial" w:hAnsi="Arial" w:cs="Arial"/>
                <w:color w:val="000000"/>
                <w:sz w:val="18"/>
                <w:szCs w:val="18"/>
              </w:rPr>
              <w:t>0</w:t>
            </w:r>
          </w:p>
          <w:p w14:paraId="6535EB8D"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w:t>
            </w:r>
            <w:r>
              <w:rPr>
                <w:rFonts w:ascii="Arial" w:hAnsi="Arial" w:cs="Arial"/>
                <w:color w:val="000000"/>
                <w:sz w:val="18"/>
                <w:szCs w:val="18"/>
              </w:rPr>
              <w:t>90</w:t>
            </w:r>
            <w:r w:rsidRPr="00BA040B">
              <w:rPr>
                <w:rFonts w:ascii="Arial" w:hAnsi="Arial" w:cs="Arial"/>
                <w:color w:val="000000"/>
                <w:sz w:val="18"/>
                <w:szCs w:val="18"/>
              </w:rPr>
              <w:t>-6</w:t>
            </w:r>
            <w:r>
              <w:rPr>
                <w:rFonts w:ascii="Arial" w:hAnsi="Arial" w:cs="Arial"/>
                <w:color w:val="000000"/>
                <w:sz w:val="18"/>
                <w:szCs w:val="18"/>
              </w:rPr>
              <w:t>30</w:t>
            </w:r>
            <w:r w:rsidRPr="00BA040B">
              <w:rPr>
                <w:rFonts w:ascii="Arial" w:hAnsi="Arial" w:cs="Arial"/>
                <w:color w:val="000000"/>
                <w:sz w:val="18"/>
                <w:szCs w:val="18"/>
              </w:rPr>
              <w:t>)</w:t>
            </w:r>
          </w:p>
        </w:tc>
      </w:tr>
      <w:tr w:rsidR="00CC1889" w14:paraId="412EEC0A" w14:textId="77777777" w:rsidTr="00EA3BD7">
        <w:tc>
          <w:tcPr>
            <w:tcW w:w="1271" w:type="dxa"/>
            <w:vAlign w:val="center"/>
          </w:tcPr>
          <w:p w14:paraId="2151F1E0" w14:textId="77777777" w:rsidR="00CC1889" w:rsidRPr="00E505FD" w:rsidRDefault="00CC1889" w:rsidP="00EA3BD7">
            <w:pPr>
              <w:rPr>
                <w:rFonts w:ascii="Arial" w:hAnsi="Arial" w:cs="Arial"/>
                <w:sz w:val="18"/>
                <w:szCs w:val="18"/>
              </w:rPr>
            </w:pPr>
            <w:r>
              <w:rPr>
                <w:rFonts w:ascii="Arial" w:hAnsi="Arial" w:cs="Arial"/>
                <w:sz w:val="18"/>
                <w:szCs w:val="18"/>
              </w:rPr>
              <w:t>65-74</w:t>
            </w:r>
          </w:p>
        </w:tc>
        <w:tc>
          <w:tcPr>
            <w:tcW w:w="1418" w:type="dxa"/>
            <w:vAlign w:val="center"/>
          </w:tcPr>
          <w:p w14:paraId="5FB8F06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9,368</w:t>
            </w:r>
          </w:p>
        </w:tc>
        <w:tc>
          <w:tcPr>
            <w:tcW w:w="1701" w:type="dxa"/>
            <w:vAlign w:val="center"/>
          </w:tcPr>
          <w:p w14:paraId="54EC351A"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7,200</w:t>
            </w:r>
          </w:p>
          <w:p w14:paraId="04BE066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(6,700-7,700)</w:t>
            </w:r>
          </w:p>
        </w:tc>
        <w:tc>
          <w:tcPr>
            <w:tcW w:w="1620" w:type="dxa"/>
            <w:vAlign w:val="center"/>
          </w:tcPr>
          <w:p w14:paraId="09097797"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2,100</w:t>
            </w:r>
          </w:p>
          <w:p w14:paraId="4B3D9639"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(1,600-2,600)</w:t>
            </w:r>
          </w:p>
        </w:tc>
        <w:tc>
          <w:tcPr>
            <w:tcW w:w="1356" w:type="dxa"/>
            <w:vAlign w:val="center"/>
          </w:tcPr>
          <w:p w14:paraId="14B8F5A8"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1,787</w:t>
            </w:r>
          </w:p>
        </w:tc>
        <w:tc>
          <w:tcPr>
            <w:tcW w:w="1650" w:type="dxa"/>
            <w:vAlign w:val="center"/>
          </w:tcPr>
          <w:p w14:paraId="16B4E58E"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350</w:t>
            </w:r>
          </w:p>
          <w:p w14:paraId="34D742EA"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w:t>
            </w:r>
            <w:r>
              <w:rPr>
                <w:rFonts w:ascii="Arial" w:hAnsi="Arial" w:cs="Arial"/>
                <w:color w:val="000000"/>
                <w:sz w:val="18"/>
                <w:szCs w:val="18"/>
              </w:rPr>
              <w:t>60,</w:t>
            </w:r>
            <w:r w:rsidRPr="00BA040B">
              <w:rPr>
                <w:rFonts w:ascii="Arial" w:hAnsi="Arial" w:cs="Arial"/>
                <w:color w:val="000000"/>
                <w:sz w:val="18"/>
                <w:szCs w:val="18"/>
              </w:rPr>
              <w:t xml:space="preserve"> 8</w:t>
            </w:r>
            <w:r>
              <w:rPr>
                <w:rFonts w:ascii="Arial" w:hAnsi="Arial" w:cs="Arial"/>
                <w:color w:val="000000"/>
                <w:sz w:val="18"/>
                <w:szCs w:val="18"/>
              </w:rPr>
              <w:t>40</w:t>
            </w:r>
            <w:r w:rsidRPr="00BA040B">
              <w:rPr>
                <w:rFonts w:ascii="Arial" w:hAnsi="Arial" w:cs="Arial"/>
                <w:color w:val="000000"/>
                <w:sz w:val="18"/>
                <w:szCs w:val="18"/>
              </w:rPr>
              <w:t>)</w:t>
            </w:r>
          </w:p>
        </w:tc>
      </w:tr>
      <w:tr w:rsidR="00CC1889" w14:paraId="527ED3B5" w14:textId="77777777" w:rsidTr="00EA3BD7">
        <w:tc>
          <w:tcPr>
            <w:tcW w:w="1271" w:type="dxa"/>
            <w:vAlign w:val="center"/>
          </w:tcPr>
          <w:p w14:paraId="40221E17" w14:textId="77777777" w:rsidR="00CC1889" w:rsidRPr="00E505FD" w:rsidRDefault="00CC1889" w:rsidP="00EA3BD7">
            <w:pPr>
              <w:rPr>
                <w:rFonts w:ascii="Arial" w:hAnsi="Arial" w:cs="Arial"/>
                <w:sz w:val="18"/>
                <w:szCs w:val="18"/>
              </w:rPr>
            </w:pPr>
            <w:r>
              <w:rPr>
                <w:rFonts w:ascii="Arial" w:hAnsi="Arial" w:cs="Arial"/>
                <w:sz w:val="18"/>
                <w:szCs w:val="18"/>
              </w:rPr>
              <w:t>75-84</w:t>
            </w:r>
          </w:p>
        </w:tc>
        <w:tc>
          <w:tcPr>
            <w:tcW w:w="1418" w:type="dxa"/>
            <w:vAlign w:val="center"/>
          </w:tcPr>
          <w:p w14:paraId="77E925C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19,861</w:t>
            </w:r>
          </w:p>
        </w:tc>
        <w:tc>
          <w:tcPr>
            <w:tcW w:w="1701" w:type="dxa"/>
            <w:vAlign w:val="center"/>
          </w:tcPr>
          <w:p w14:paraId="465A4F4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13,900</w:t>
            </w:r>
          </w:p>
          <w:p w14:paraId="11A13649" w14:textId="77777777" w:rsidR="00CC1889" w:rsidRPr="00EB1F96" w:rsidRDefault="00CC1889" w:rsidP="00EA3BD7">
            <w:pPr>
              <w:jc w:val="center"/>
              <w:rPr>
                <w:rFonts w:ascii="Arial" w:hAnsi="Arial" w:cs="Arial"/>
                <w:color w:val="000000"/>
                <w:sz w:val="18"/>
                <w:szCs w:val="18"/>
              </w:rPr>
            </w:pPr>
            <w:r>
              <w:rPr>
                <w:rFonts w:ascii="Arial" w:hAnsi="Arial" w:cs="Arial"/>
                <w:color w:val="000000"/>
                <w:sz w:val="18"/>
                <w:szCs w:val="18"/>
              </w:rPr>
              <w:t>(12,700-15,200)</w:t>
            </w:r>
          </w:p>
        </w:tc>
        <w:tc>
          <w:tcPr>
            <w:tcW w:w="1620" w:type="dxa"/>
            <w:vAlign w:val="center"/>
          </w:tcPr>
          <w:p w14:paraId="70AC44EA"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5,900</w:t>
            </w:r>
          </w:p>
          <w:p w14:paraId="1BDCC044"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(4,600-7,200)</w:t>
            </w:r>
          </w:p>
        </w:tc>
        <w:tc>
          <w:tcPr>
            <w:tcW w:w="1356" w:type="dxa"/>
            <w:vAlign w:val="center"/>
          </w:tcPr>
          <w:p w14:paraId="7EC8C2E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4,354</w:t>
            </w:r>
          </w:p>
        </w:tc>
        <w:tc>
          <w:tcPr>
            <w:tcW w:w="1650" w:type="dxa"/>
            <w:vAlign w:val="center"/>
          </w:tcPr>
          <w:p w14:paraId="76E9D55B"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1,600</w:t>
            </w:r>
          </w:p>
          <w:p w14:paraId="03AB022B"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(290-2,800)</w:t>
            </w:r>
          </w:p>
        </w:tc>
      </w:tr>
      <w:tr w:rsidR="00CC1889" w14:paraId="2FCCAE4F" w14:textId="77777777" w:rsidTr="00EA3BD7">
        <w:tc>
          <w:tcPr>
            <w:tcW w:w="1271" w:type="dxa"/>
            <w:vAlign w:val="center"/>
          </w:tcPr>
          <w:p w14:paraId="668CA769" w14:textId="77777777" w:rsidR="00CC1889" w:rsidRPr="00E505FD" w:rsidRDefault="00CC1889" w:rsidP="00EA3BD7">
            <w:pPr>
              <w:rPr>
                <w:rFonts w:ascii="Arial" w:hAnsi="Arial" w:cs="Arial"/>
                <w:sz w:val="18"/>
                <w:szCs w:val="18"/>
              </w:rPr>
            </w:pPr>
            <w:r>
              <w:rPr>
                <w:rFonts w:ascii="Arial" w:hAnsi="Arial" w:cs="Arial"/>
                <w:sz w:val="18"/>
                <w:szCs w:val="18"/>
              </w:rPr>
              <w:t>85+</w:t>
            </w:r>
          </w:p>
        </w:tc>
        <w:tc>
          <w:tcPr>
            <w:tcW w:w="1418" w:type="dxa"/>
            <w:vAlign w:val="center"/>
          </w:tcPr>
          <w:p w14:paraId="3CFF4D1F"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36,593</w:t>
            </w:r>
          </w:p>
        </w:tc>
        <w:tc>
          <w:tcPr>
            <w:tcW w:w="1701" w:type="dxa"/>
            <w:vAlign w:val="center"/>
          </w:tcPr>
          <w:p w14:paraId="293E8045"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25,400</w:t>
            </w:r>
          </w:p>
          <w:p w14:paraId="5DCBA105"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(22,600-28,300)</w:t>
            </w:r>
          </w:p>
        </w:tc>
        <w:tc>
          <w:tcPr>
            <w:tcW w:w="1620" w:type="dxa"/>
            <w:vAlign w:val="center"/>
          </w:tcPr>
          <w:p w14:paraId="67ED215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11,200</w:t>
            </w:r>
          </w:p>
          <w:p w14:paraId="0F260A3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(8,300-13,900)</w:t>
            </w:r>
          </w:p>
        </w:tc>
        <w:tc>
          <w:tcPr>
            <w:tcW w:w="1356" w:type="dxa"/>
            <w:vAlign w:val="center"/>
          </w:tcPr>
          <w:p w14:paraId="4162852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6,772</w:t>
            </w:r>
          </w:p>
        </w:tc>
        <w:tc>
          <w:tcPr>
            <w:tcW w:w="1650" w:type="dxa"/>
            <w:vAlign w:val="center"/>
          </w:tcPr>
          <w:p w14:paraId="7B9AB9E0"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4,400</w:t>
            </w:r>
          </w:p>
          <w:p w14:paraId="79D9B39E"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(1,500-7,200)</w:t>
            </w:r>
          </w:p>
        </w:tc>
      </w:tr>
      <w:tr w:rsidR="00CC1889" w14:paraId="5F7A2409" w14:textId="77777777" w:rsidTr="00EA3BD7">
        <w:tc>
          <w:tcPr>
            <w:tcW w:w="1271" w:type="dxa"/>
            <w:vAlign w:val="center"/>
          </w:tcPr>
          <w:p w14:paraId="5A47D48E" w14:textId="77777777" w:rsidR="00CC1889" w:rsidRDefault="00CC1889" w:rsidP="00EA3BD7">
            <w:pPr>
              <w:rPr>
                <w:rFonts w:ascii="Arial" w:hAnsi="Arial" w:cs="Arial"/>
                <w:sz w:val="18"/>
                <w:szCs w:val="18"/>
              </w:rPr>
            </w:pPr>
            <w:r>
              <w:rPr>
                <w:rFonts w:ascii="Arial" w:hAnsi="Arial" w:cs="Arial"/>
                <w:sz w:val="18"/>
                <w:szCs w:val="18"/>
              </w:rPr>
              <w:t>Total</w:t>
            </w:r>
          </w:p>
        </w:tc>
        <w:tc>
          <w:tcPr>
            <w:tcW w:w="1418" w:type="dxa"/>
            <w:vAlign w:val="center"/>
          </w:tcPr>
          <w:p w14:paraId="10B22CD9"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73,852</w:t>
            </w:r>
          </w:p>
        </w:tc>
        <w:tc>
          <w:tcPr>
            <w:tcW w:w="1701" w:type="dxa"/>
            <w:vAlign w:val="center"/>
          </w:tcPr>
          <w:p w14:paraId="1E6F2B7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52,900</w:t>
            </w:r>
          </w:p>
          <w:p w14:paraId="29E35BA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(49,800-56,100)</w:t>
            </w:r>
          </w:p>
        </w:tc>
        <w:tc>
          <w:tcPr>
            <w:tcW w:w="1620" w:type="dxa"/>
            <w:vAlign w:val="center"/>
          </w:tcPr>
          <w:p w14:paraId="123F22C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21,000</w:t>
            </w:r>
          </w:p>
          <w:p w14:paraId="1B27013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(17,800-24,000)</w:t>
            </w:r>
          </w:p>
        </w:tc>
        <w:tc>
          <w:tcPr>
            <w:tcW w:w="1356" w:type="dxa"/>
            <w:vAlign w:val="center"/>
          </w:tcPr>
          <w:p w14:paraId="426686A7"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14,258</w:t>
            </w:r>
          </w:p>
        </w:tc>
        <w:tc>
          <w:tcPr>
            <w:tcW w:w="1650" w:type="dxa"/>
            <w:vAlign w:val="center"/>
          </w:tcPr>
          <w:p w14:paraId="72488F2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6,700</w:t>
            </w:r>
          </w:p>
          <w:p w14:paraId="64A9C1B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(3,500-9,800)</w:t>
            </w:r>
          </w:p>
        </w:tc>
      </w:tr>
      <w:bookmarkEnd w:id="9"/>
    </w:tbl>
    <w:p w14:paraId="4686EB4B" w14:textId="77777777" w:rsidR="00E505FD" w:rsidRDefault="00E505FD" w:rsidP="00B209F0">
      <w:pPr>
        <w:spacing w:line="480" w:lineRule="auto"/>
        <w:jc w:val="both"/>
        <w:rPr>
          <w:rFonts w:ascii="Arial" w:hAnsi="Arial" w:cs="Arial"/>
        </w:rPr>
      </w:pPr>
    </w:p>
    <w:p w14:paraId="292DE0E4" w14:textId="77777777" w:rsidR="00E505FD" w:rsidRDefault="00E505FD" w:rsidP="00B209F0">
      <w:pPr>
        <w:spacing w:line="480" w:lineRule="auto"/>
        <w:jc w:val="both"/>
        <w:rPr>
          <w:rFonts w:ascii="Arial" w:hAnsi="Arial" w:cs="Arial"/>
        </w:rPr>
      </w:pPr>
    </w:p>
    <w:p w14:paraId="4906E7FE" w14:textId="77777777" w:rsidR="00E505FD" w:rsidRDefault="00E505FD">
      <w:pPr>
        <w:rPr>
          <w:rFonts w:ascii="Arial" w:hAnsi="Arial" w:cs="Arial"/>
        </w:rPr>
      </w:pPr>
      <w:r>
        <w:rPr>
          <w:rFonts w:ascii="Arial" w:hAnsi="Arial" w:cs="Arial"/>
        </w:rPr>
        <w:br w:type="page"/>
      </w:r>
    </w:p>
    <w:p w14:paraId="5231777E" w14:textId="27C3BF48" w:rsidR="00E505FD" w:rsidRPr="00357B7A" w:rsidRDefault="00E505FD" w:rsidP="00E505FD">
      <w:pPr>
        <w:spacing w:line="480" w:lineRule="auto"/>
        <w:jc w:val="both"/>
        <w:rPr>
          <w:rFonts w:ascii="Arial" w:hAnsi="Arial" w:cs="Arial"/>
          <w:sz w:val="22"/>
          <w:szCs w:val="22"/>
        </w:rPr>
      </w:pPr>
      <w:r w:rsidRPr="00AA5050">
        <w:rPr>
          <w:rFonts w:ascii="Arial" w:hAnsi="Arial" w:cs="Arial"/>
          <w:b/>
          <w:bCs/>
          <w:sz w:val="22"/>
          <w:szCs w:val="22"/>
        </w:rPr>
        <w:lastRenderedPageBreak/>
        <w:t>Table 2</w:t>
      </w:r>
      <w:r w:rsidRPr="00357B7A">
        <w:rPr>
          <w:rFonts w:ascii="Arial" w:hAnsi="Arial" w:cs="Arial"/>
          <w:sz w:val="22"/>
          <w:szCs w:val="22"/>
        </w:rPr>
        <w:t xml:space="preserve">. </w:t>
      </w:r>
      <w:r w:rsidR="008C528A" w:rsidRPr="00357B7A">
        <w:rPr>
          <w:rFonts w:ascii="Arial" w:hAnsi="Arial" w:cs="Arial"/>
          <w:sz w:val="22"/>
          <w:szCs w:val="22"/>
        </w:rPr>
        <w:t>Results of the validation projections from the Bayesian model ensemble.</w:t>
      </w:r>
      <w:r w:rsidR="0081099E" w:rsidRPr="00357B7A">
        <w:rPr>
          <w:rFonts w:ascii="Arial" w:hAnsi="Arial" w:cs="Arial"/>
          <w:sz w:val="22"/>
          <w:szCs w:val="22"/>
        </w:rPr>
        <w:t xml:space="preserve"> Numbers in brackets show relative error.</w:t>
      </w:r>
    </w:p>
    <w:p w14:paraId="5BF1763A" w14:textId="77777777" w:rsidR="008C528A" w:rsidRPr="00357B7A" w:rsidRDefault="008C528A" w:rsidP="00B209F0">
      <w:pPr>
        <w:spacing w:line="480"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186"/>
        <w:gridCol w:w="1281"/>
        <w:gridCol w:w="1242"/>
        <w:gridCol w:w="1398"/>
        <w:gridCol w:w="1398"/>
        <w:gridCol w:w="1351"/>
        <w:gridCol w:w="1160"/>
      </w:tblGrid>
      <w:tr w:rsidR="00C017A9" w:rsidRPr="008C528A" w14:paraId="73E07178" w14:textId="77777777" w:rsidTr="008B4CDA">
        <w:tc>
          <w:tcPr>
            <w:tcW w:w="1186" w:type="dxa"/>
          </w:tcPr>
          <w:p w14:paraId="340B1B46" w14:textId="77777777" w:rsidR="00C017A9" w:rsidRPr="008C528A" w:rsidRDefault="00C017A9" w:rsidP="008B4CDA">
            <w:pPr>
              <w:jc w:val="center"/>
              <w:rPr>
                <w:rFonts w:ascii="Arial" w:hAnsi="Arial" w:cs="Arial"/>
                <w:sz w:val="18"/>
                <w:szCs w:val="18"/>
              </w:rPr>
            </w:pPr>
            <w:r w:rsidRPr="00E505FD">
              <w:rPr>
                <w:rFonts w:ascii="Arial" w:hAnsi="Arial" w:cs="Arial"/>
                <w:sz w:val="18"/>
                <w:szCs w:val="18"/>
              </w:rPr>
              <w:t>Age group</w:t>
            </w:r>
            <w:r>
              <w:rPr>
                <w:rFonts w:ascii="Arial" w:hAnsi="Arial" w:cs="Arial"/>
                <w:sz w:val="18"/>
                <w:szCs w:val="18"/>
              </w:rPr>
              <w:t xml:space="preserve"> (years)</w:t>
            </w:r>
          </w:p>
        </w:tc>
        <w:tc>
          <w:tcPr>
            <w:tcW w:w="2523" w:type="dxa"/>
            <w:gridSpan w:val="2"/>
          </w:tcPr>
          <w:p w14:paraId="292213FD"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Mean projection error</w:t>
            </w:r>
          </w:p>
        </w:tc>
        <w:tc>
          <w:tcPr>
            <w:tcW w:w="2796" w:type="dxa"/>
            <w:gridSpan w:val="2"/>
          </w:tcPr>
          <w:p w14:paraId="1B65964C"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Median absolute projection error</w:t>
            </w:r>
          </w:p>
        </w:tc>
        <w:tc>
          <w:tcPr>
            <w:tcW w:w="2511" w:type="dxa"/>
            <w:gridSpan w:val="2"/>
          </w:tcPr>
          <w:p w14:paraId="23439CBB"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Percent covered by 95% credible interval</w:t>
            </w:r>
          </w:p>
        </w:tc>
      </w:tr>
      <w:tr w:rsidR="00C017A9" w:rsidRPr="008C528A" w14:paraId="6D09B944" w14:textId="77777777" w:rsidTr="008B4CDA">
        <w:tc>
          <w:tcPr>
            <w:tcW w:w="1186" w:type="dxa"/>
          </w:tcPr>
          <w:p w14:paraId="046E0A00" w14:textId="77777777" w:rsidR="00C017A9" w:rsidRPr="008C528A" w:rsidRDefault="00C017A9" w:rsidP="008B4CDA">
            <w:pPr>
              <w:jc w:val="center"/>
              <w:rPr>
                <w:rFonts w:ascii="Arial" w:hAnsi="Arial" w:cs="Arial"/>
                <w:sz w:val="18"/>
                <w:szCs w:val="18"/>
              </w:rPr>
            </w:pPr>
          </w:p>
        </w:tc>
        <w:tc>
          <w:tcPr>
            <w:tcW w:w="1281" w:type="dxa"/>
            <w:vAlign w:val="center"/>
          </w:tcPr>
          <w:p w14:paraId="0C8249CA"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242" w:type="dxa"/>
            <w:vAlign w:val="center"/>
          </w:tcPr>
          <w:p w14:paraId="7D558F2A"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c>
          <w:tcPr>
            <w:tcW w:w="1398" w:type="dxa"/>
            <w:vAlign w:val="center"/>
          </w:tcPr>
          <w:p w14:paraId="566234B8"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398" w:type="dxa"/>
            <w:vAlign w:val="center"/>
          </w:tcPr>
          <w:p w14:paraId="108D576E"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c>
          <w:tcPr>
            <w:tcW w:w="1351" w:type="dxa"/>
            <w:vAlign w:val="center"/>
          </w:tcPr>
          <w:p w14:paraId="195FCF9C"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160" w:type="dxa"/>
            <w:vAlign w:val="center"/>
          </w:tcPr>
          <w:p w14:paraId="0BAC5370"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r>
      <w:tr w:rsidR="00C017A9" w:rsidRPr="008C528A" w14:paraId="03F3D8A7" w14:textId="77777777" w:rsidTr="008B4CDA">
        <w:tc>
          <w:tcPr>
            <w:tcW w:w="1186" w:type="dxa"/>
            <w:vAlign w:val="center"/>
          </w:tcPr>
          <w:p w14:paraId="29154DC8" w14:textId="77777777" w:rsidR="00C017A9" w:rsidRPr="008C528A" w:rsidRDefault="00C017A9" w:rsidP="008B4CDA">
            <w:pPr>
              <w:rPr>
                <w:rFonts w:ascii="Arial" w:hAnsi="Arial" w:cs="Arial"/>
                <w:sz w:val="18"/>
                <w:szCs w:val="18"/>
              </w:rPr>
            </w:pPr>
            <w:r>
              <w:rPr>
                <w:rFonts w:ascii="Arial" w:hAnsi="Arial" w:cs="Arial"/>
                <w:sz w:val="18"/>
                <w:szCs w:val="18"/>
              </w:rPr>
              <w:t>0-14</w:t>
            </w:r>
          </w:p>
        </w:tc>
        <w:tc>
          <w:tcPr>
            <w:tcW w:w="1281" w:type="dxa"/>
            <w:vAlign w:val="center"/>
          </w:tcPr>
          <w:p w14:paraId="3155B0A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20</w:t>
            </w:r>
            <w:r>
              <w:rPr>
                <w:rFonts w:ascii="Arial" w:hAnsi="Arial" w:cs="Arial"/>
                <w:color w:val="000000"/>
                <w:sz w:val="18"/>
                <w:szCs w:val="18"/>
              </w:rPr>
              <w:t xml:space="preserve"> </w:t>
            </w:r>
            <w:r w:rsidRPr="00BA040B">
              <w:rPr>
                <w:rFonts w:ascii="Arial" w:hAnsi="Arial" w:cs="Arial"/>
                <w:color w:val="000000"/>
                <w:sz w:val="18"/>
                <w:szCs w:val="18"/>
              </w:rPr>
              <w:t>(5.81%)</w:t>
            </w:r>
          </w:p>
        </w:tc>
        <w:tc>
          <w:tcPr>
            <w:tcW w:w="1242" w:type="dxa"/>
            <w:vAlign w:val="center"/>
          </w:tcPr>
          <w:p w14:paraId="3F67871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-12</w:t>
            </w:r>
            <w:r>
              <w:rPr>
                <w:rFonts w:ascii="Arial" w:hAnsi="Arial" w:cs="Arial"/>
                <w:color w:val="000000"/>
                <w:sz w:val="18"/>
                <w:szCs w:val="18"/>
              </w:rPr>
              <w:t xml:space="preserve"> </w:t>
            </w:r>
            <w:r w:rsidRPr="00BA040B">
              <w:rPr>
                <w:rFonts w:ascii="Arial" w:hAnsi="Arial" w:cs="Arial"/>
                <w:color w:val="000000"/>
                <w:sz w:val="18"/>
                <w:szCs w:val="18"/>
              </w:rPr>
              <w:t>(-3.37%)</w:t>
            </w:r>
          </w:p>
        </w:tc>
        <w:tc>
          <w:tcPr>
            <w:tcW w:w="1398" w:type="dxa"/>
            <w:vAlign w:val="center"/>
          </w:tcPr>
          <w:p w14:paraId="01B701B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64</w:t>
            </w:r>
            <w:r>
              <w:rPr>
                <w:rFonts w:ascii="Arial" w:hAnsi="Arial" w:cs="Arial"/>
                <w:color w:val="000000"/>
                <w:sz w:val="18"/>
                <w:szCs w:val="18"/>
              </w:rPr>
              <w:t xml:space="preserve"> </w:t>
            </w:r>
            <w:r w:rsidRPr="00BA040B">
              <w:rPr>
                <w:rFonts w:ascii="Arial" w:hAnsi="Arial" w:cs="Arial"/>
                <w:color w:val="000000"/>
                <w:sz w:val="18"/>
                <w:szCs w:val="18"/>
              </w:rPr>
              <w:t>(17.10%)</w:t>
            </w:r>
          </w:p>
        </w:tc>
        <w:tc>
          <w:tcPr>
            <w:tcW w:w="1398" w:type="dxa"/>
            <w:vAlign w:val="center"/>
          </w:tcPr>
          <w:p w14:paraId="64CA447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60</w:t>
            </w:r>
            <w:r>
              <w:rPr>
                <w:rFonts w:ascii="Arial" w:hAnsi="Arial" w:cs="Arial"/>
                <w:color w:val="000000"/>
                <w:sz w:val="18"/>
                <w:szCs w:val="18"/>
              </w:rPr>
              <w:t xml:space="preserve"> </w:t>
            </w:r>
            <w:r w:rsidRPr="00BA040B">
              <w:rPr>
                <w:rFonts w:ascii="Arial" w:hAnsi="Arial" w:cs="Arial"/>
                <w:color w:val="000000"/>
                <w:sz w:val="18"/>
                <w:szCs w:val="18"/>
              </w:rPr>
              <w:t>(19.40%)</w:t>
            </w:r>
          </w:p>
        </w:tc>
        <w:tc>
          <w:tcPr>
            <w:tcW w:w="1351" w:type="dxa"/>
            <w:vAlign w:val="center"/>
          </w:tcPr>
          <w:p w14:paraId="3EB25C49"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5B8B241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r>
      <w:tr w:rsidR="00C017A9" w:rsidRPr="008C528A" w14:paraId="72D39B98" w14:textId="77777777" w:rsidTr="008B4CDA">
        <w:tc>
          <w:tcPr>
            <w:tcW w:w="1186" w:type="dxa"/>
            <w:vAlign w:val="center"/>
          </w:tcPr>
          <w:p w14:paraId="3CCB39C9" w14:textId="77777777" w:rsidR="00C017A9" w:rsidRPr="008C528A" w:rsidRDefault="00C017A9" w:rsidP="008B4CDA">
            <w:pPr>
              <w:rPr>
                <w:rFonts w:ascii="Arial" w:hAnsi="Arial" w:cs="Arial"/>
                <w:sz w:val="18"/>
                <w:szCs w:val="18"/>
              </w:rPr>
            </w:pPr>
            <w:r>
              <w:rPr>
                <w:rFonts w:ascii="Arial" w:hAnsi="Arial" w:cs="Arial"/>
                <w:sz w:val="18"/>
                <w:szCs w:val="18"/>
              </w:rPr>
              <w:t>15-44</w:t>
            </w:r>
          </w:p>
        </w:tc>
        <w:tc>
          <w:tcPr>
            <w:tcW w:w="1281" w:type="dxa"/>
            <w:vAlign w:val="center"/>
          </w:tcPr>
          <w:p w14:paraId="5B74B9E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w:t>
            </w:r>
            <w:r>
              <w:rPr>
                <w:rFonts w:ascii="Arial" w:hAnsi="Arial" w:cs="Arial"/>
                <w:color w:val="000000"/>
                <w:sz w:val="18"/>
                <w:szCs w:val="18"/>
              </w:rPr>
              <w:t xml:space="preserve"> </w:t>
            </w:r>
            <w:r w:rsidRPr="00BA040B">
              <w:rPr>
                <w:rFonts w:ascii="Arial" w:hAnsi="Arial" w:cs="Arial"/>
                <w:color w:val="000000"/>
                <w:sz w:val="18"/>
                <w:szCs w:val="18"/>
              </w:rPr>
              <w:t>(-0.08%)</w:t>
            </w:r>
          </w:p>
        </w:tc>
        <w:tc>
          <w:tcPr>
            <w:tcW w:w="1242" w:type="dxa"/>
            <w:vAlign w:val="center"/>
          </w:tcPr>
          <w:p w14:paraId="280D6DC6"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w:t>
            </w:r>
            <w:r>
              <w:rPr>
                <w:rFonts w:ascii="Arial" w:hAnsi="Arial" w:cs="Arial"/>
                <w:color w:val="000000"/>
                <w:sz w:val="18"/>
                <w:szCs w:val="18"/>
              </w:rPr>
              <w:t xml:space="preserve"> </w:t>
            </w:r>
            <w:r w:rsidRPr="00BA040B">
              <w:rPr>
                <w:rFonts w:ascii="Arial" w:hAnsi="Arial" w:cs="Arial"/>
                <w:color w:val="000000"/>
                <w:sz w:val="18"/>
                <w:szCs w:val="18"/>
              </w:rPr>
              <w:t>(0.16%)</w:t>
            </w:r>
          </w:p>
        </w:tc>
        <w:tc>
          <w:tcPr>
            <w:tcW w:w="1398" w:type="dxa"/>
            <w:vAlign w:val="center"/>
          </w:tcPr>
          <w:p w14:paraId="2639130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162</w:t>
            </w:r>
            <w:r>
              <w:rPr>
                <w:rFonts w:ascii="Arial" w:hAnsi="Arial" w:cs="Arial"/>
                <w:color w:val="000000"/>
                <w:sz w:val="18"/>
                <w:szCs w:val="18"/>
              </w:rPr>
              <w:t xml:space="preserve"> </w:t>
            </w:r>
            <w:r w:rsidRPr="00BA040B">
              <w:rPr>
                <w:rFonts w:ascii="Arial" w:hAnsi="Arial" w:cs="Arial"/>
                <w:color w:val="000000"/>
                <w:sz w:val="18"/>
                <w:szCs w:val="18"/>
              </w:rPr>
              <w:t>(8.79%)</w:t>
            </w:r>
          </w:p>
        </w:tc>
        <w:tc>
          <w:tcPr>
            <w:tcW w:w="1398" w:type="dxa"/>
            <w:vAlign w:val="center"/>
          </w:tcPr>
          <w:p w14:paraId="769AF18A"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86</w:t>
            </w:r>
            <w:r>
              <w:rPr>
                <w:rFonts w:ascii="Arial" w:hAnsi="Arial" w:cs="Arial"/>
                <w:color w:val="000000"/>
                <w:sz w:val="18"/>
                <w:szCs w:val="18"/>
              </w:rPr>
              <w:t xml:space="preserve"> </w:t>
            </w:r>
            <w:r w:rsidRPr="00BA040B">
              <w:rPr>
                <w:rFonts w:ascii="Arial" w:hAnsi="Arial" w:cs="Arial"/>
                <w:color w:val="000000"/>
                <w:sz w:val="18"/>
                <w:szCs w:val="18"/>
              </w:rPr>
              <w:t>(8.52%)</w:t>
            </w:r>
          </w:p>
        </w:tc>
        <w:tc>
          <w:tcPr>
            <w:tcW w:w="1351" w:type="dxa"/>
            <w:vAlign w:val="center"/>
          </w:tcPr>
          <w:p w14:paraId="313135B7"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47E68D9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r>
      <w:tr w:rsidR="00C017A9" w:rsidRPr="008C528A" w14:paraId="7940EFCD" w14:textId="77777777" w:rsidTr="008B4CDA">
        <w:tc>
          <w:tcPr>
            <w:tcW w:w="1186" w:type="dxa"/>
            <w:vAlign w:val="center"/>
          </w:tcPr>
          <w:p w14:paraId="3B051513" w14:textId="77777777" w:rsidR="00C017A9" w:rsidRPr="008C528A" w:rsidRDefault="00C017A9" w:rsidP="008B4CDA">
            <w:pPr>
              <w:rPr>
                <w:rFonts w:ascii="Arial" w:hAnsi="Arial" w:cs="Arial"/>
                <w:sz w:val="18"/>
                <w:szCs w:val="18"/>
              </w:rPr>
            </w:pPr>
            <w:r>
              <w:rPr>
                <w:rFonts w:ascii="Arial" w:hAnsi="Arial" w:cs="Arial"/>
                <w:sz w:val="18"/>
                <w:szCs w:val="18"/>
              </w:rPr>
              <w:t>45-64</w:t>
            </w:r>
          </w:p>
        </w:tc>
        <w:tc>
          <w:tcPr>
            <w:tcW w:w="1281" w:type="dxa"/>
            <w:vAlign w:val="center"/>
          </w:tcPr>
          <w:p w14:paraId="4D06414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w:t>
            </w:r>
            <w:r>
              <w:rPr>
                <w:rFonts w:ascii="Arial" w:hAnsi="Arial" w:cs="Arial"/>
                <w:color w:val="000000"/>
                <w:sz w:val="18"/>
                <w:szCs w:val="18"/>
              </w:rPr>
              <w:t xml:space="preserve"> </w:t>
            </w:r>
            <w:r w:rsidRPr="00BA040B">
              <w:rPr>
                <w:rFonts w:ascii="Arial" w:hAnsi="Arial" w:cs="Arial"/>
                <w:color w:val="000000"/>
                <w:sz w:val="18"/>
                <w:szCs w:val="18"/>
              </w:rPr>
              <w:t>(0.09%)</w:t>
            </w:r>
          </w:p>
        </w:tc>
        <w:tc>
          <w:tcPr>
            <w:tcW w:w="1242" w:type="dxa"/>
            <w:vAlign w:val="center"/>
          </w:tcPr>
          <w:p w14:paraId="0404518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42</w:t>
            </w:r>
            <w:r>
              <w:rPr>
                <w:rFonts w:ascii="Arial" w:hAnsi="Arial" w:cs="Arial"/>
                <w:color w:val="000000"/>
                <w:sz w:val="18"/>
                <w:szCs w:val="18"/>
              </w:rPr>
              <w:t xml:space="preserve"> </w:t>
            </w:r>
            <w:r w:rsidRPr="00BA040B">
              <w:rPr>
                <w:rFonts w:ascii="Arial" w:hAnsi="Arial" w:cs="Arial"/>
                <w:color w:val="000000"/>
                <w:sz w:val="18"/>
                <w:szCs w:val="18"/>
              </w:rPr>
              <w:t>(0.83%)</w:t>
            </w:r>
          </w:p>
        </w:tc>
        <w:tc>
          <w:tcPr>
            <w:tcW w:w="1398" w:type="dxa"/>
            <w:vAlign w:val="center"/>
          </w:tcPr>
          <w:p w14:paraId="34B7D1F4"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283</w:t>
            </w:r>
            <w:r>
              <w:rPr>
                <w:rFonts w:ascii="Arial" w:hAnsi="Arial" w:cs="Arial"/>
                <w:color w:val="000000"/>
                <w:sz w:val="18"/>
                <w:szCs w:val="18"/>
              </w:rPr>
              <w:t xml:space="preserve"> </w:t>
            </w:r>
            <w:r w:rsidRPr="00BA040B">
              <w:rPr>
                <w:rFonts w:ascii="Arial" w:hAnsi="Arial" w:cs="Arial"/>
                <w:color w:val="000000"/>
                <w:sz w:val="18"/>
                <w:szCs w:val="18"/>
              </w:rPr>
              <w:t>(3.75%)</w:t>
            </w:r>
          </w:p>
        </w:tc>
        <w:tc>
          <w:tcPr>
            <w:tcW w:w="1398" w:type="dxa"/>
            <w:vAlign w:val="center"/>
          </w:tcPr>
          <w:p w14:paraId="0AFE3C6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239</w:t>
            </w:r>
            <w:r>
              <w:rPr>
                <w:rFonts w:ascii="Arial" w:hAnsi="Arial" w:cs="Arial"/>
                <w:color w:val="000000"/>
                <w:sz w:val="18"/>
                <w:szCs w:val="18"/>
              </w:rPr>
              <w:t xml:space="preserve"> </w:t>
            </w:r>
            <w:r w:rsidRPr="00BA040B">
              <w:rPr>
                <w:rFonts w:ascii="Arial" w:hAnsi="Arial" w:cs="Arial"/>
                <w:color w:val="000000"/>
                <w:sz w:val="18"/>
                <w:szCs w:val="18"/>
              </w:rPr>
              <w:t>(4.76%)</w:t>
            </w:r>
          </w:p>
        </w:tc>
        <w:tc>
          <w:tcPr>
            <w:tcW w:w="1351" w:type="dxa"/>
            <w:vAlign w:val="center"/>
          </w:tcPr>
          <w:p w14:paraId="56612A0B"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c>
          <w:tcPr>
            <w:tcW w:w="1160" w:type="dxa"/>
            <w:vAlign w:val="center"/>
          </w:tcPr>
          <w:p w14:paraId="6896B8EB"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r>
      <w:tr w:rsidR="00C017A9" w:rsidRPr="008C528A" w14:paraId="75C60C82" w14:textId="77777777" w:rsidTr="008B4CDA">
        <w:tc>
          <w:tcPr>
            <w:tcW w:w="1186" w:type="dxa"/>
            <w:vAlign w:val="center"/>
          </w:tcPr>
          <w:p w14:paraId="4B3C82E8" w14:textId="77777777" w:rsidR="00C017A9" w:rsidRPr="008C528A" w:rsidRDefault="00C017A9" w:rsidP="008B4CDA">
            <w:pPr>
              <w:rPr>
                <w:rFonts w:ascii="Arial" w:hAnsi="Arial" w:cs="Arial"/>
                <w:sz w:val="18"/>
                <w:szCs w:val="18"/>
              </w:rPr>
            </w:pPr>
            <w:r>
              <w:rPr>
                <w:rFonts w:ascii="Arial" w:hAnsi="Arial" w:cs="Arial"/>
                <w:sz w:val="18"/>
                <w:szCs w:val="18"/>
              </w:rPr>
              <w:t>65-74</w:t>
            </w:r>
          </w:p>
        </w:tc>
        <w:tc>
          <w:tcPr>
            <w:tcW w:w="1281" w:type="dxa"/>
            <w:vAlign w:val="center"/>
          </w:tcPr>
          <w:p w14:paraId="6B76ECC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186</w:t>
            </w:r>
            <w:r>
              <w:rPr>
                <w:rFonts w:ascii="Arial" w:hAnsi="Arial" w:cs="Arial"/>
                <w:color w:val="000000"/>
                <w:sz w:val="18"/>
                <w:szCs w:val="18"/>
              </w:rPr>
              <w:t xml:space="preserve"> </w:t>
            </w:r>
            <w:r w:rsidRPr="00BA040B">
              <w:rPr>
                <w:rFonts w:ascii="Arial" w:hAnsi="Arial" w:cs="Arial"/>
                <w:color w:val="000000"/>
                <w:sz w:val="18"/>
                <w:szCs w:val="18"/>
              </w:rPr>
              <w:t>(1.86%)</w:t>
            </w:r>
          </w:p>
        </w:tc>
        <w:tc>
          <w:tcPr>
            <w:tcW w:w="1242" w:type="dxa"/>
            <w:vAlign w:val="center"/>
          </w:tcPr>
          <w:p w14:paraId="4C674B3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307</w:t>
            </w:r>
            <w:r>
              <w:rPr>
                <w:rFonts w:ascii="Arial" w:hAnsi="Arial" w:cs="Arial"/>
                <w:color w:val="000000"/>
                <w:sz w:val="18"/>
                <w:szCs w:val="18"/>
              </w:rPr>
              <w:t xml:space="preserve"> </w:t>
            </w:r>
            <w:r w:rsidRPr="00BA040B">
              <w:rPr>
                <w:rFonts w:ascii="Arial" w:hAnsi="Arial" w:cs="Arial"/>
                <w:color w:val="000000"/>
                <w:sz w:val="18"/>
                <w:szCs w:val="18"/>
              </w:rPr>
              <w:t>(4.33%)</w:t>
            </w:r>
          </w:p>
        </w:tc>
        <w:tc>
          <w:tcPr>
            <w:tcW w:w="1398" w:type="dxa"/>
            <w:vAlign w:val="center"/>
          </w:tcPr>
          <w:p w14:paraId="31BE4A30"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543</w:t>
            </w:r>
            <w:r>
              <w:rPr>
                <w:rFonts w:ascii="Arial" w:hAnsi="Arial" w:cs="Arial"/>
                <w:color w:val="000000"/>
                <w:sz w:val="18"/>
                <w:szCs w:val="18"/>
              </w:rPr>
              <w:t xml:space="preserve"> </w:t>
            </w:r>
            <w:r w:rsidRPr="00BA040B">
              <w:rPr>
                <w:rFonts w:ascii="Arial" w:hAnsi="Arial" w:cs="Arial"/>
                <w:color w:val="000000"/>
                <w:sz w:val="18"/>
                <w:szCs w:val="18"/>
              </w:rPr>
              <w:t>(5.30%)</w:t>
            </w:r>
          </w:p>
        </w:tc>
        <w:tc>
          <w:tcPr>
            <w:tcW w:w="1398" w:type="dxa"/>
            <w:vAlign w:val="center"/>
          </w:tcPr>
          <w:p w14:paraId="6C30E3E8"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503</w:t>
            </w:r>
            <w:r>
              <w:rPr>
                <w:rFonts w:ascii="Arial" w:hAnsi="Arial" w:cs="Arial"/>
                <w:color w:val="000000"/>
                <w:sz w:val="18"/>
                <w:szCs w:val="18"/>
              </w:rPr>
              <w:t xml:space="preserve"> </w:t>
            </w:r>
            <w:r w:rsidRPr="00BA040B">
              <w:rPr>
                <w:rFonts w:ascii="Arial" w:hAnsi="Arial" w:cs="Arial"/>
                <w:color w:val="000000"/>
                <w:sz w:val="18"/>
                <w:szCs w:val="18"/>
              </w:rPr>
              <w:t>(6.90%)</w:t>
            </w:r>
          </w:p>
        </w:tc>
        <w:tc>
          <w:tcPr>
            <w:tcW w:w="1351" w:type="dxa"/>
            <w:vAlign w:val="center"/>
          </w:tcPr>
          <w:p w14:paraId="2AA43EA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7A03905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r>
      <w:tr w:rsidR="00C017A9" w:rsidRPr="008C528A" w14:paraId="4EB81A31" w14:textId="77777777" w:rsidTr="008B4CDA">
        <w:tc>
          <w:tcPr>
            <w:tcW w:w="1186" w:type="dxa"/>
            <w:vAlign w:val="center"/>
          </w:tcPr>
          <w:p w14:paraId="49DAD76E" w14:textId="77777777" w:rsidR="00C017A9" w:rsidRDefault="00C017A9" w:rsidP="008B4CDA">
            <w:pPr>
              <w:rPr>
                <w:rFonts w:ascii="Arial" w:hAnsi="Arial" w:cs="Arial"/>
                <w:sz w:val="18"/>
                <w:szCs w:val="18"/>
              </w:rPr>
            </w:pPr>
            <w:r>
              <w:rPr>
                <w:rFonts w:ascii="Arial" w:hAnsi="Arial" w:cs="Arial"/>
                <w:sz w:val="18"/>
                <w:szCs w:val="18"/>
              </w:rPr>
              <w:t>75-84</w:t>
            </w:r>
          </w:p>
        </w:tc>
        <w:tc>
          <w:tcPr>
            <w:tcW w:w="1281" w:type="dxa"/>
            <w:vAlign w:val="center"/>
          </w:tcPr>
          <w:p w14:paraId="6B8768B5"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561</w:t>
            </w:r>
            <w:r>
              <w:rPr>
                <w:rFonts w:ascii="Arial" w:hAnsi="Arial" w:cs="Arial"/>
                <w:color w:val="000000"/>
                <w:sz w:val="18"/>
                <w:szCs w:val="18"/>
              </w:rPr>
              <w:t xml:space="preserve"> </w:t>
            </w:r>
            <w:r w:rsidRPr="00BA040B">
              <w:rPr>
                <w:rFonts w:ascii="Arial" w:hAnsi="Arial" w:cs="Arial"/>
                <w:color w:val="000000"/>
                <w:sz w:val="18"/>
                <w:szCs w:val="18"/>
              </w:rPr>
              <w:t>(3.59%)</w:t>
            </w:r>
          </w:p>
        </w:tc>
        <w:tc>
          <w:tcPr>
            <w:tcW w:w="1242" w:type="dxa"/>
            <w:vAlign w:val="center"/>
          </w:tcPr>
          <w:p w14:paraId="44C8C81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679</w:t>
            </w:r>
            <w:r>
              <w:rPr>
                <w:rFonts w:ascii="Arial" w:hAnsi="Arial" w:cs="Arial"/>
                <w:color w:val="000000"/>
                <w:sz w:val="18"/>
                <w:szCs w:val="18"/>
              </w:rPr>
              <w:t xml:space="preserve"> </w:t>
            </w:r>
            <w:r w:rsidRPr="00BA040B">
              <w:rPr>
                <w:rFonts w:ascii="Arial" w:hAnsi="Arial" w:cs="Arial"/>
                <w:color w:val="000000"/>
                <w:sz w:val="18"/>
                <w:szCs w:val="18"/>
              </w:rPr>
              <w:t>(5.08%)</w:t>
            </w:r>
          </w:p>
        </w:tc>
        <w:tc>
          <w:tcPr>
            <w:tcW w:w="1398" w:type="dxa"/>
            <w:vAlign w:val="center"/>
          </w:tcPr>
          <w:p w14:paraId="65B1CACA"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1,072</w:t>
            </w:r>
            <w:r>
              <w:rPr>
                <w:rFonts w:ascii="Arial" w:hAnsi="Arial" w:cs="Arial"/>
                <w:color w:val="000000"/>
                <w:sz w:val="18"/>
                <w:szCs w:val="18"/>
              </w:rPr>
              <w:t xml:space="preserve"> </w:t>
            </w:r>
            <w:r w:rsidRPr="00BA040B">
              <w:rPr>
                <w:rFonts w:ascii="Arial" w:hAnsi="Arial" w:cs="Arial"/>
                <w:color w:val="000000"/>
                <w:sz w:val="18"/>
                <w:szCs w:val="18"/>
              </w:rPr>
              <w:t>(6.62%)</w:t>
            </w:r>
          </w:p>
        </w:tc>
        <w:tc>
          <w:tcPr>
            <w:tcW w:w="1398" w:type="dxa"/>
            <w:vAlign w:val="center"/>
          </w:tcPr>
          <w:p w14:paraId="70BD817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1,090</w:t>
            </w:r>
            <w:r>
              <w:rPr>
                <w:rFonts w:ascii="Arial" w:hAnsi="Arial" w:cs="Arial"/>
                <w:color w:val="000000"/>
                <w:sz w:val="18"/>
                <w:szCs w:val="18"/>
              </w:rPr>
              <w:t xml:space="preserve"> </w:t>
            </w:r>
            <w:r w:rsidRPr="00BA040B">
              <w:rPr>
                <w:rFonts w:ascii="Arial" w:hAnsi="Arial" w:cs="Arial"/>
                <w:color w:val="000000"/>
                <w:sz w:val="18"/>
                <w:szCs w:val="18"/>
              </w:rPr>
              <w:t>(7.77%)</w:t>
            </w:r>
          </w:p>
        </w:tc>
        <w:tc>
          <w:tcPr>
            <w:tcW w:w="1351" w:type="dxa"/>
            <w:vAlign w:val="center"/>
          </w:tcPr>
          <w:p w14:paraId="311BD8FE"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14605561"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r>
      <w:tr w:rsidR="00C017A9" w:rsidRPr="008C528A" w14:paraId="3BBF15E8" w14:textId="77777777" w:rsidTr="008B4CDA">
        <w:tc>
          <w:tcPr>
            <w:tcW w:w="1186" w:type="dxa"/>
            <w:vAlign w:val="center"/>
          </w:tcPr>
          <w:p w14:paraId="07D1AD3C" w14:textId="77777777" w:rsidR="00C017A9" w:rsidRDefault="00C017A9" w:rsidP="008B4CDA">
            <w:pPr>
              <w:rPr>
                <w:rFonts w:ascii="Arial" w:hAnsi="Arial" w:cs="Arial"/>
                <w:sz w:val="18"/>
                <w:szCs w:val="18"/>
              </w:rPr>
            </w:pPr>
            <w:r>
              <w:rPr>
                <w:rFonts w:ascii="Arial" w:hAnsi="Arial" w:cs="Arial"/>
                <w:sz w:val="18"/>
                <w:szCs w:val="18"/>
              </w:rPr>
              <w:t>85+</w:t>
            </w:r>
          </w:p>
        </w:tc>
        <w:tc>
          <w:tcPr>
            <w:tcW w:w="1281" w:type="dxa"/>
            <w:vAlign w:val="center"/>
          </w:tcPr>
          <w:p w14:paraId="11EF8BB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585</w:t>
            </w:r>
            <w:r>
              <w:rPr>
                <w:rFonts w:ascii="Arial" w:hAnsi="Arial" w:cs="Arial"/>
                <w:color w:val="000000"/>
                <w:sz w:val="18"/>
                <w:szCs w:val="18"/>
              </w:rPr>
              <w:t xml:space="preserve"> </w:t>
            </w:r>
            <w:r w:rsidRPr="00BA040B">
              <w:rPr>
                <w:rFonts w:ascii="Arial" w:hAnsi="Arial" w:cs="Arial"/>
                <w:color w:val="000000"/>
                <w:sz w:val="18"/>
                <w:szCs w:val="18"/>
              </w:rPr>
              <w:t>(3.76%)</w:t>
            </w:r>
          </w:p>
        </w:tc>
        <w:tc>
          <w:tcPr>
            <w:tcW w:w="1242" w:type="dxa"/>
            <w:vAlign w:val="center"/>
          </w:tcPr>
          <w:p w14:paraId="2DCF0EA5"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991</w:t>
            </w:r>
            <w:r>
              <w:rPr>
                <w:rFonts w:ascii="Arial" w:hAnsi="Arial" w:cs="Arial"/>
                <w:color w:val="000000"/>
                <w:sz w:val="18"/>
                <w:szCs w:val="18"/>
              </w:rPr>
              <w:t xml:space="preserve"> </w:t>
            </w:r>
            <w:r w:rsidRPr="00BA040B">
              <w:rPr>
                <w:rFonts w:ascii="Arial" w:hAnsi="Arial" w:cs="Arial"/>
                <w:color w:val="000000"/>
                <w:sz w:val="18"/>
                <w:szCs w:val="18"/>
              </w:rPr>
              <w:t>(4.17%)</w:t>
            </w:r>
          </w:p>
        </w:tc>
        <w:tc>
          <w:tcPr>
            <w:tcW w:w="1398" w:type="dxa"/>
            <w:vAlign w:val="center"/>
          </w:tcPr>
          <w:p w14:paraId="7B71A7C1"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1,307</w:t>
            </w:r>
            <w:r>
              <w:rPr>
                <w:rFonts w:ascii="Arial" w:hAnsi="Arial" w:cs="Arial"/>
                <w:color w:val="000000"/>
                <w:sz w:val="18"/>
                <w:szCs w:val="18"/>
              </w:rPr>
              <w:t xml:space="preserve"> </w:t>
            </w:r>
            <w:r w:rsidRPr="00BA040B">
              <w:rPr>
                <w:rFonts w:ascii="Arial" w:hAnsi="Arial" w:cs="Arial"/>
                <w:color w:val="000000"/>
                <w:sz w:val="18"/>
                <w:szCs w:val="18"/>
              </w:rPr>
              <w:t>(7.80%)</w:t>
            </w:r>
          </w:p>
        </w:tc>
        <w:tc>
          <w:tcPr>
            <w:tcW w:w="1398" w:type="dxa"/>
            <w:vAlign w:val="center"/>
          </w:tcPr>
          <w:p w14:paraId="523D92D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2,314</w:t>
            </w:r>
            <w:r>
              <w:rPr>
                <w:rFonts w:ascii="Arial" w:hAnsi="Arial" w:cs="Arial"/>
                <w:color w:val="000000"/>
                <w:sz w:val="18"/>
                <w:szCs w:val="18"/>
              </w:rPr>
              <w:t xml:space="preserve"> </w:t>
            </w:r>
            <w:r w:rsidRPr="00BA040B">
              <w:rPr>
                <w:rFonts w:ascii="Arial" w:hAnsi="Arial" w:cs="Arial"/>
                <w:color w:val="000000"/>
                <w:sz w:val="18"/>
                <w:szCs w:val="18"/>
              </w:rPr>
              <w:t>(8.66%)</w:t>
            </w:r>
          </w:p>
        </w:tc>
        <w:tc>
          <w:tcPr>
            <w:tcW w:w="1351" w:type="dxa"/>
            <w:vAlign w:val="center"/>
          </w:tcPr>
          <w:p w14:paraId="1F3657E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02D836E8"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r>
    </w:tbl>
    <w:p w14:paraId="6AEC60A4" w14:textId="77777777" w:rsidR="00AA5050" w:rsidRDefault="00AA5050" w:rsidP="00B209F0">
      <w:pPr>
        <w:spacing w:line="480" w:lineRule="auto"/>
        <w:jc w:val="both"/>
        <w:rPr>
          <w:rFonts w:ascii="Arial" w:hAnsi="Arial" w:cs="Arial"/>
        </w:rPr>
      </w:pPr>
    </w:p>
    <w:p w14:paraId="2112C670" w14:textId="2ABB34FC" w:rsidR="00D615B2" w:rsidRDefault="00D615B2" w:rsidP="00B209F0">
      <w:pPr>
        <w:spacing w:line="480" w:lineRule="auto"/>
        <w:jc w:val="both"/>
        <w:rPr>
          <w:rFonts w:ascii="Arial" w:hAnsi="Arial" w:cs="Arial"/>
        </w:rPr>
      </w:pPr>
      <w:r>
        <w:rPr>
          <w:rFonts w:ascii="Arial" w:hAnsi="Arial" w:cs="Arial"/>
        </w:rPr>
        <w:br w:type="page"/>
      </w:r>
    </w:p>
    <w:p w14:paraId="7780B2E9" w14:textId="5F5676BF" w:rsidR="00057923" w:rsidRPr="00357B7A" w:rsidRDefault="0007782C" w:rsidP="00865A93">
      <w:pPr>
        <w:spacing w:line="480" w:lineRule="auto"/>
        <w:jc w:val="both"/>
        <w:rPr>
          <w:rFonts w:ascii="Arial" w:hAnsi="Arial" w:cs="Arial"/>
          <w:sz w:val="22"/>
          <w:szCs w:val="22"/>
        </w:rPr>
      </w:pPr>
      <w:commentRangeStart w:id="11"/>
      <w:r w:rsidRPr="00357B7A">
        <w:rPr>
          <w:rFonts w:ascii="Arial" w:hAnsi="Arial" w:cs="Arial"/>
          <w:b/>
          <w:sz w:val="22"/>
          <w:szCs w:val="22"/>
        </w:rPr>
        <w:lastRenderedPageBreak/>
        <w:t xml:space="preserve">Figure </w:t>
      </w:r>
      <w:r w:rsidR="00FD5D9D" w:rsidRPr="00357B7A">
        <w:rPr>
          <w:rFonts w:ascii="Arial" w:hAnsi="Arial" w:cs="Arial"/>
          <w:b/>
          <w:sz w:val="22"/>
          <w:szCs w:val="22"/>
        </w:rPr>
        <w:t>1</w:t>
      </w:r>
      <w:r w:rsidRPr="00357B7A">
        <w:rPr>
          <w:rFonts w:ascii="Arial" w:hAnsi="Arial" w:cs="Arial"/>
          <w:b/>
          <w:sz w:val="22"/>
          <w:szCs w:val="22"/>
        </w:rPr>
        <w:t>.</w:t>
      </w:r>
      <w:r w:rsidRPr="00357B7A">
        <w:rPr>
          <w:rFonts w:ascii="Arial" w:hAnsi="Arial" w:cs="Arial"/>
          <w:sz w:val="22"/>
          <w:szCs w:val="22"/>
        </w:rPr>
        <w:t xml:space="preserve"> </w:t>
      </w:r>
      <w:commentRangeEnd w:id="11"/>
      <w:r w:rsidR="00723CD0">
        <w:rPr>
          <w:rStyle w:val="CommentReference"/>
          <w:rFonts w:asciiTheme="minorHAnsi" w:eastAsiaTheme="minorHAnsi" w:hAnsiTheme="minorHAnsi" w:cstheme="minorBidi"/>
          <w:lang w:eastAsia="en-US"/>
        </w:rPr>
        <w:commentReference w:id="11"/>
      </w:r>
      <w:r w:rsidR="00865A93" w:rsidRPr="00357B7A">
        <w:rPr>
          <w:rFonts w:ascii="Arial" w:hAnsi="Arial" w:cs="Arial"/>
          <w:sz w:val="22"/>
          <w:szCs w:val="22"/>
        </w:rPr>
        <w:t xml:space="preserve">Weekly number of deaths by age group from January 2010 through </w:t>
      </w:r>
      <w:r w:rsidR="00B209F0" w:rsidRPr="00357B7A">
        <w:rPr>
          <w:rFonts w:ascii="Arial" w:hAnsi="Arial" w:cs="Arial"/>
          <w:sz w:val="22"/>
          <w:szCs w:val="22"/>
        </w:rPr>
        <w:t>1</w:t>
      </w:r>
      <w:r w:rsidR="00B209F0" w:rsidRPr="00357B7A">
        <w:rPr>
          <w:rFonts w:ascii="Arial" w:hAnsi="Arial" w:cs="Arial"/>
          <w:sz w:val="22"/>
          <w:szCs w:val="22"/>
          <w:vertAlign w:val="superscript"/>
        </w:rPr>
        <w:t>st</w:t>
      </w:r>
      <w:r w:rsidR="00B209F0" w:rsidRPr="00357B7A">
        <w:rPr>
          <w:rFonts w:ascii="Arial" w:hAnsi="Arial" w:cs="Arial"/>
          <w:sz w:val="22"/>
          <w:szCs w:val="22"/>
        </w:rPr>
        <w:t xml:space="preserve"> May</w:t>
      </w:r>
      <w:r w:rsidR="00865A93" w:rsidRPr="00357B7A">
        <w:rPr>
          <w:rFonts w:ascii="Arial" w:hAnsi="Arial" w:cs="Arial"/>
          <w:sz w:val="22"/>
          <w:szCs w:val="22"/>
        </w:rPr>
        <w:t xml:space="preserve"> 2020</w:t>
      </w:r>
      <w:r w:rsidRPr="00357B7A">
        <w:rPr>
          <w:rFonts w:ascii="Arial" w:hAnsi="Arial" w:cs="Arial"/>
          <w:sz w:val="22"/>
          <w:szCs w:val="22"/>
        </w:rPr>
        <w:t>.</w:t>
      </w:r>
      <w:r w:rsidR="00865A93" w:rsidRPr="00357B7A">
        <w:rPr>
          <w:rFonts w:ascii="Arial" w:hAnsi="Arial" w:cs="Arial"/>
          <w:sz w:val="22"/>
          <w:szCs w:val="22"/>
        </w:rPr>
        <w:t xml:space="preserve"> The black points show reported deaths. The grey-shaded areas show </w:t>
      </w:r>
      <w:r w:rsidR="00CD21FF" w:rsidRPr="00357B7A">
        <w:rPr>
          <w:rFonts w:ascii="Arial" w:hAnsi="Arial" w:cs="Arial"/>
          <w:sz w:val="22"/>
          <w:szCs w:val="22"/>
        </w:rPr>
        <w:t xml:space="preserve">the </w:t>
      </w:r>
      <w:r w:rsidR="00D87A58" w:rsidRPr="00357B7A">
        <w:rPr>
          <w:rFonts w:ascii="Arial" w:hAnsi="Arial" w:cs="Arial"/>
          <w:sz w:val="22"/>
          <w:szCs w:val="22"/>
        </w:rPr>
        <w:t>posterior distribution</w:t>
      </w:r>
      <w:r w:rsidR="00CD21FF" w:rsidRPr="00357B7A">
        <w:rPr>
          <w:rFonts w:ascii="Arial" w:hAnsi="Arial" w:cs="Arial"/>
          <w:sz w:val="22"/>
          <w:szCs w:val="22"/>
        </w:rPr>
        <w:t xml:space="preserve"> of how many deaths would </w:t>
      </w:r>
      <w:r w:rsidR="00EC79C2" w:rsidRPr="00357B7A">
        <w:rPr>
          <w:rFonts w:ascii="Arial" w:hAnsi="Arial" w:cs="Arial"/>
          <w:sz w:val="22"/>
          <w:szCs w:val="22"/>
        </w:rPr>
        <w:t xml:space="preserve">have </w:t>
      </w:r>
      <w:r w:rsidR="00D87A58" w:rsidRPr="00357B7A">
        <w:rPr>
          <w:rFonts w:ascii="Arial" w:hAnsi="Arial" w:cs="Arial"/>
          <w:sz w:val="22"/>
          <w:szCs w:val="22"/>
        </w:rPr>
        <w:t>occurred</w:t>
      </w:r>
      <w:r w:rsidR="00CD21FF" w:rsidRPr="00357B7A">
        <w:rPr>
          <w:rFonts w:ascii="Arial" w:hAnsi="Arial" w:cs="Arial"/>
          <w:sz w:val="22"/>
          <w:szCs w:val="22"/>
        </w:rPr>
        <w:t xml:space="preserve"> from </w:t>
      </w:r>
      <w:r w:rsidR="00D87A58" w:rsidRPr="00357B7A">
        <w:rPr>
          <w:rFonts w:ascii="Arial" w:hAnsi="Arial" w:cs="Arial"/>
          <w:sz w:val="22"/>
          <w:szCs w:val="22"/>
        </w:rPr>
        <w:t>the week starting on 21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w:t>
      </w:r>
      <w:r w:rsidR="00CD21FF" w:rsidRPr="00357B7A">
        <w:rPr>
          <w:rFonts w:ascii="Arial" w:hAnsi="Arial" w:cs="Arial"/>
          <w:sz w:val="22"/>
          <w:szCs w:val="22"/>
        </w:rPr>
        <w:t>February 2020</w:t>
      </w:r>
      <w:r w:rsidR="00264658" w:rsidRPr="00357B7A">
        <w:rPr>
          <w:rFonts w:ascii="Arial" w:hAnsi="Arial" w:cs="Arial"/>
          <w:sz w:val="22"/>
          <w:szCs w:val="22"/>
        </w:rPr>
        <w:t xml:space="preserve"> (shown in the vertical dashed line)</w:t>
      </w:r>
      <w:r w:rsidR="00CD21FF" w:rsidRPr="00357B7A">
        <w:rPr>
          <w:rFonts w:ascii="Arial" w:hAnsi="Arial" w:cs="Arial"/>
          <w:sz w:val="22"/>
          <w:szCs w:val="22"/>
        </w:rPr>
        <w:t xml:space="preserve"> through</w:t>
      </w:r>
      <w:r w:rsidR="00D87A58" w:rsidRPr="00357B7A">
        <w:rPr>
          <w:rFonts w:ascii="Arial" w:hAnsi="Arial" w:cs="Arial"/>
          <w:sz w:val="22"/>
          <w:szCs w:val="22"/>
        </w:rPr>
        <w:t xml:space="preserve"> the week starting on 25</w:t>
      </w:r>
      <w:r w:rsidR="00D87A58" w:rsidRPr="00357B7A">
        <w:rPr>
          <w:rFonts w:ascii="Arial" w:hAnsi="Arial" w:cs="Arial"/>
          <w:sz w:val="22"/>
          <w:szCs w:val="22"/>
          <w:vertAlign w:val="superscript"/>
        </w:rPr>
        <w:t>th</w:t>
      </w:r>
      <w:r w:rsidR="00D87A58" w:rsidRPr="00357B7A">
        <w:rPr>
          <w:rFonts w:ascii="Arial" w:hAnsi="Arial" w:cs="Arial"/>
          <w:sz w:val="22"/>
          <w:szCs w:val="22"/>
        </w:rPr>
        <w:t xml:space="preserve"> April 2020 (ending on 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May 2020)</w:t>
      </w:r>
      <w:r w:rsidR="00CD21FF" w:rsidRPr="00357B7A">
        <w:rPr>
          <w:rFonts w:ascii="Arial" w:hAnsi="Arial" w:cs="Arial"/>
          <w:sz w:val="22"/>
          <w:szCs w:val="22"/>
        </w:rPr>
        <w:t xml:space="preserve"> had Covid-1</w:t>
      </w:r>
      <w:r w:rsidR="00D379D2" w:rsidRPr="00357B7A">
        <w:rPr>
          <w:rFonts w:ascii="Arial" w:hAnsi="Arial" w:cs="Arial"/>
          <w:sz w:val="22"/>
          <w:szCs w:val="22"/>
        </w:rPr>
        <w:t>9</w:t>
      </w:r>
      <w:r w:rsidR="00CD21FF" w:rsidRPr="00357B7A">
        <w:rPr>
          <w:rFonts w:ascii="Arial" w:hAnsi="Arial" w:cs="Arial"/>
          <w:sz w:val="22"/>
          <w:szCs w:val="22"/>
        </w:rPr>
        <w:t xml:space="preserve"> pandemic not taken place. The grey shading shows the </w:t>
      </w:r>
      <w:r w:rsidR="00865A93" w:rsidRPr="00357B7A">
        <w:rPr>
          <w:rFonts w:ascii="Arial" w:hAnsi="Arial" w:cs="Arial"/>
          <w:sz w:val="22"/>
          <w:szCs w:val="22"/>
        </w:rPr>
        <w:t xml:space="preserve">levels of credible intervals around the median prediction, from </w:t>
      </w:r>
      <w:r w:rsidR="007A25BC" w:rsidRPr="00357B7A">
        <w:rPr>
          <w:rFonts w:ascii="Arial" w:hAnsi="Arial" w:cs="Arial"/>
          <w:sz w:val="22"/>
          <w:szCs w:val="22"/>
        </w:rPr>
        <w:t>5</w:t>
      </w:r>
      <w:r w:rsidR="00865A93" w:rsidRPr="00357B7A">
        <w:rPr>
          <w:rFonts w:ascii="Arial" w:hAnsi="Arial" w:cs="Arial"/>
          <w:sz w:val="22"/>
          <w:szCs w:val="22"/>
        </w:rPr>
        <w:t>% (dark grey) to 9</w:t>
      </w:r>
      <w:r w:rsidR="007A25BC" w:rsidRPr="00357B7A">
        <w:rPr>
          <w:rFonts w:ascii="Arial" w:hAnsi="Arial" w:cs="Arial"/>
          <w:sz w:val="22"/>
          <w:szCs w:val="22"/>
        </w:rPr>
        <w:t>5</w:t>
      </w:r>
      <w:r w:rsidR="00865A93" w:rsidRPr="00357B7A">
        <w:rPr>
          <w:rFonts w:ascii="Arial" w:hAnsi="Arial" w:cs="Arial"/>
          <w:sz w:val="22"/>
          <w:szCs w:val="22"/>
        </w:rPr>
        <w:t>% (light grey).</w:t>
      </w:r>
    </w:p>
    <w:p w14:paraId="5E837087" w14:textId="7380D8F6" w:rsidR="00264658" w:rsidRPr="00357B7A" w:rsidRDefault="00264658" w:rsidP="00865A93">
      <w:pPr>
        <w:spacing w:line="480" w:lineRule="auto"/>
        <w:jc w:val="both"/>
        <w:rPr>
          <w:rFonts w:ascii="Arial" w:hAnsi="Arial" w:cs="Arial"/>
          <w:sz w:val="22"/>
          <w:szCs w:val="22"/>
        </w:rPr>
      </w:pPr>
    </w:p>
    <w:p w14:paraId="3DFAD840" w14:textId="77777777" w:rsidR="00057923" w:rsidRPr="00357B7A" w:rsidRDefault="00057923" w:rsidP="00580F14">
      <w:pPr>
        <w:spacing w:line="480" w:lineRule="auto"/>
        <w:jc w:val="both"/>
        <w:rPr>
          <w:rFonts w:ascii="Arial" w:hAnsi="Arial" w:cs="Arial"/>
          <w:sz w:val="22"/>
          <w:szCs w:val="22"/>
        </w:rPr>
      </w:pPr>
    </w:p>
    <w:p w14:paraId="68AD6C7B" w14:textId="53CDC1CF" w:rsidR="00CD21FF" w:rsidRPr="00357B7A" w:rsidRDefault="0007782C" w:rsidP="00CD21FF">
      <w:pPr>
        <w:spacing w:line="480" w:lineRule="auto"/>
        <w:jc w:val="both"/>
        <w:rPr>
          <w:rFonts w:ascii="Arial" w:hAnsi="Arial" w:cs="Arial"/>
          <w:sz w:val="22"/>
          <w:szCs w:val="22"/>
        </w:rPr>
      </w:pPr>
      <w:r w:rsidRPr="00357B7A">
        <w:rPr>
          <w:rFonts w:ascii="Arial" w:hAnsi="Arial" w:cs="Arial"/>
          <w:sz w:val="22"/>
          <w:szCs w:val="22"/>
        </w:rPr>
        <w:br w:type="page"/>
      </w:r>
      <w:bookmarkStart w:id="12" w:name="_Hlk40080058"/>
      <w:r w:rsidR="00CF7EF5" w:rsidRPr="00357B7A">
        <w:rPr>
          <w:rFonts w:ascii="Arial" w:hAnsi="Arial" w:cs="Arial"/>
          <w:b/>
          <w:sz w:val="22"/>
          <w:szCs w:val="22"/>
        </w:rPr>
        <w:lastRenderedPageBreak/>
        <w:t xml:space="preserve">Figure </w:t>
      </w:r>
      <w:r w:rsidR="001D1778" w:rsidRPr="00357B7A">
        <w:rPr>
          <w:rFonts w:ascii="Arial" w:hAnsi="Arial" w:cs="Arial"/>
          <w:b/>
          <w:sz w:val="22"/>
          <w:szCs w:val="22"/>
        </w:rPr>
        <w:t>2</w:t>
      </w:r>
      <w:r w:rsidR="00CF7EF5" w:rsidRPr="00357B7A">
        <w:rPr>
          <w:rFonts w:ascii="Arial" w:hAnsi="Arial" w:cs="Arial"/>
          <w:b/>
          <w:sz w:val="22"/>
          <w:szCs w:val="22"/>
        </w:rPr>
        <w:t>.</w:t>
      </w:r>
      <w:r w:rsidR="00CF7EF5" w:rsidRPr="00357B7A">
        <w:rPr>
          <w:rFonts w:ascii="Arial" w:hAnsi="Arial" w:cs="Arial"/>
          <w:sz w:val="22"/>
          <w:szCs w:val="22"/>
        </w:rPr>
        <w:t xml:space="preserve"> </w:t>
      </w:r>
      <w:r w:rsidR="00CD21FF" w:rsidRPr="00357B7A">
        <w:rPr>
          <w:rFonts w:ascii="Arial" w:hAnsi="Arial" w:cs="Arial"/>
          <w:sz w:val="22"/>
          <w:szCs w:val="22"/>
        </w:rPr>
        <w:t xml:space="preserve">Weekly number of deaths by age group from January 2020 through </w:t>
      </w:r>
      <w:r w:rsidR="00B209F0" w:rsidRPr="00357B7A">
        <w:rPr>
          <w:rFonts w:ascii="Arial" w:hAnsi="Arial" w:cs="Arial"/>
          <w:sz w:val="22"/>
          <w:szCs w:val="22"/>
        </w:rPr>
        <w:t>1</w:t>
      </w:r>
      <w:r w:rsidR="00B209F0" w:rsidRPr="00357B7A">
        <w:rPr>
          <w:rFonts w:ascii="Arial" w:hAnsi="Arial" w:cs="Arial"/>
          <w:sz w:val="22"/>
          <w:szCs w:val="22"/>
          <w:vertAlign w:val="superscript"/>
        </w:rPr>
        <w:t>st</w:t>
      </w:r>
      <w:r w:rsidR="00B209F0" w:rsidRPr="00357B7A">
        <w:rPr>
          <w:rFonts w:ascii="Arial" w:hAnsi="Arial" w:cs="Arial"/>
          <w:sz w:val="22"/>
          <w:szCs w:val="22"/>
        </w:rPr>
        <w:t xml:space="preserve"> May</w:t>
      </w:r>
      <w:r w:rsidR="00CD21FF" w:rsidRPr="00357B7A">
        <w:rPr>
          <w:rFonts w:ascii="Arial" w:hAnsi="Arial" w:cs="Arial"/>
          <w:sz w:val="22"/>
          <w:szCs w:val="22"/>
        </w:rPr>
        <w:t xml:space="preserve"> 2020. The points show reported deaths</w:t>
      </w:r>
      <w:r w:rsidR="006D3991" w:rsidRPr="00357B7A">
        <w:rPr>
          <w:rFonts w:ascii="Arial" w:hAnsi="Arial" w:cs="Arial"/>
          <w:sz w:val="22"/>
          <w:szCs w:val="22"/>
        </w:rPr>
        <w:t xml:space="preserve">: black for total; red for Covid-19 and blue for other causes of death. </w:t>
      </w:r>
      <w:r w:rsidR="00CD21FF" w:rsidRPr="00357B7A">
        <w:rPr>
          <w:rFonts w:ascii="Arial" w:hAnsi="Arial" w:cs="Arial"/>
          <w:sz w:val="22"/>
          <w:szCs w:val="22"/>
        </w:rPr>
        <w:t>The grey-shaded areas show the predictions of how many deaths would have been expected from</w:t>
      </w:r>
      <w:r w:rsidR="00D87A58" w:rsidRPr="00357B7A">
        <w:rPr>
          <w:rFonts w:ascii="Arial" w:hAnsi="Arial" w:cs="Arial"/>
          <w:sz w:val="22"/>
          <w:szCs w:val="22"/>
        </w:rPr>
        <w:t xml:space="preserve"> the week starting on 21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February 2020 (shown in the vertical dashed line) through the week starting on 25</w:t>
      </w:r>
      <w:r w:rsidR="00D87A58" w:rsidRPr="00357B7A">
        <w:rPr>
          <w:rFonts w:ascii="Arial" w:hAnsi="Arial" w:cs="Arial"/>
          <w:sz w:val="22"/>
          <w:szCs w:val="22"/>
          <w:vertAlign w:val="superscript"/>
        </w:rPr>
        <w:t>th</w:t>
      </w:r>
      <w:r w:rsidR="00D87A58" w:rsidRPr="00357B7A">
        <w:rPr>
          <w:rFonts w:ascii="Arial" w:hAnsi="Arial" w:cs="Arial"/>
          <w:sz w:val="22"/>
          <w:szCs w:val="22"/>
        </w:rPr>
        <w:t xml:space="preserve"> April 2020 (ending on 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May 2020) had Covid-19 pandemic not taken place. </w:t>
      </w:r>
      <w:r w:rsidR="00CD21FF" w:rsidRPr="00357B7A">
        <w:rPr>
          <w:rFonts w:ascii="Arial" w:hAnsi="Arial" w:cs="Arial"/>
          <w:sz w:val="22"/>
          <w:szCs w:val="22"/>
        </w:rPr>
        <w:t xml:space="preserve">The grey shading shows the levels of credible intervals around the median prediction, from </w:t>
      </w:r>
      <w:r w:rsidR="007A25BC" w:rsidRPr="00357B7A">
        <w:rPr>
          <w:rFonts w:ascii="Arial" w:hAnsi="Arial" w:cs="Arial"/>
          <w:sz w:val="22"/>
          <w:szCs w:val="22"/>
        </w:rPr>
        <w:t>5</w:t>
      </w:r>
      <w:r w:rsidR="00CD21FF" w:rsidRPr="00357B7A">
        <w:rPr>
          <w:rFonts w:ascii="Arial" w:hAnsi="Arial" w:cs="Arial"/>
          <w:sz w:val="22"/>
          <w:szCs w:val="22"/>
        </w:rPr>
        <w:t>% (dark grey) to 9</w:t>
      </w:r>
      <w:r w:rsidR="007A25BC" w:rsidRPr="00357B7A">
        <w:rPr>
          <w:rFonts w:ascii="Arial" w:hAnsi="Arial" w:cs="Arial"/>
          <w:sz w:val="22"/>
          <w:szCs w:val="22"/>
        </w:rPr>
        <w:t>5</w:t>
      </w:r>
      <w:r w:rsidR="00CD21FF" w:rsidRPr="00357B7A">
        <w:rPr>
          <w:rFonts w:ascii="Arial" w:hAnsi="Arial" w:cs="Arial"/>
          <w:sz w:val="22"/>
          <w:szCs w:val="22"/>
        </w:rPr>
        <w:t>% (light grey).</w:t>
      </w:r>
      <w:bookmarkEnd w:id="12"/>
    </w:p>
    <w:p w14:paraId="2E60643C" w14:textId="1D6CDB70" w:rsidR="00BB531F" w:rsidRPr="00357B7A" w:rsidRDefault="00BB531F" w:rsidP="00580F14">
      <w:pPr>
        <w:spacing w:line="480" w:lineRule="auto"/>
        <w:jc w:val="both"/>
        <w:rPr>
          <w:rFonts w:ascii="Arial" w:hAnsi="Arial" w:cs="Arial"/>
          <w:sz w:val="22"/>
          <w:szCs w:val="22"/>
        </w:rPr>
      </w:pPr>
    </w:p>
    <w:p w14:paraId="742B2862" w14:textId="36B9297E" w:rsidR="00273691" w:rsidRPr="00357B7A" w:rsidRDefault="00273691">
      <w:pPr>
        <w:rPr>
          <w:rFonts w:ascii="Arial" w:hAnsi="Arial" w:cs="Arial"/>
          <w:sz w:val="22"/>
          <w:szCs w:val="22"/>
        </w:rPr>
      </w:pPr>
      <w:r w:rsidRPr="00357B7A">
        <w:rPr>
          <w:rFonts w:ascii="Arial" w:hAnsi="Arial" w:cs="Arial"/>
          <w:sz w:val="22"/>
          <w:szCs w:val="22"/>
        </w:rPr>
        <w:br w:type="page"/>
      </w:r>
    </w:p>
    <w:p w14:paraId="3762B5AF" w14:textId="764D3E9C" w:rsidR="00CD21FF" w:rsidRPr="00357B7A" w:rsidRDefault="00CD21FF" w:rsidP="00CD21FF">
      <w:pPr>
        <w:spacing w:line="480" w:lineRule="auto"/>
        <w:jc w:val="both"/>
        <w:rPr>
          <w:rFonts w:ascii="Arial" w:hAnsi="Arial" w:cs="Arial"/>
          <w:sz w:val="22"/>
          <w:szCs w:val="22"/>
        </w:rPr>
      </w:pPr>
      <w:r w:rsidRPr="00357B7A">
        <w:rPr>
          <w:rFonts w:ascii="Arial" w:hAnsi="Arial" w:cs="Arial"/>
          <w:b/>
          <w:sz w:val="22"/>
          <w:szCs w:val="22"/>
        </w:rPr>
        <w:lastRenderedPageBreak/>
        <w:t xml:space="preserve">Figure </w:t>
      </w:r>
      <w:r w:rsidR="001F58C1" w:rsidRPr="00357B7A">
        <w:rPr>
          <w:rFonts w:ascii="Arial" w:hAnsi="Arial" w:cs="Arial"/>
          <w:b/>
          <w:sz w:val="22"/>
          <w:szCs w:val="22"/>
        </w:rPr>
        <w:t>3</w:t>
      </w:r>
      <w:r w:rsidRPr="00357B7A">
        <w:rPr>
          <w:rFonts w:ascii="Arial" w:hAnsi="Arial" w:cs="Arial"/>
          <w:b/>
          <w:sz w:val="22"/>
          <w:szCs w:val="22"/>
        </w:rPr>
        <w:t>.</w:t>
      </w:r>
      <w:r w:rsidRPr="00357B7A">
        <w:rPr>
          <w:rFonts w:ascii="Arial" w:hAnsi="Arial" w:cs="Arial"/>
          <w:sz w:val="22"/>
          <w:szCs w:val="22"/>
        </w:rPr>
        <w:t xml:space="preserve"> Estimated number of deaths due to Covid-1</w:t>
      </w:r>
      <w:r w:rsidR="00D379D2" w:rsidRPr="00357B7A">
        <w:rPr>
          <w:rFonts w:ascii="Arial" w:hAnsi="Arial" w:cs="Arial"/>
          <w:sz w:val="22"/>
          <w:szCs w:val="22"/>
        </w:rPr>
        <w:t>9</w:t>
      </w:r>
      <w:r w:rsidRPr="00357B7A">
        <w:rPr>
          <w:rFonts w:ascii="Arial" w:hAnsi="Arial" w:cs="Arial"/>
          <w:sz w:val="22"/>
          <w:szCs w:val="22"/>
        </w:rPr>
        <w:t xml:space="preserve"> pandemic. </w:t>
      </w:r>
      <w:r w:rsidR="007A25BC" w:rsidRPr="00357B7A">
        <w:rPr>
          <w:rFonts w:ascii="Arial" w:hAnsi="Arial" w:cs="Arial"/>
          <w:sz w:val="22"/>
          <w:szCs w:val="22"/>
        </w:rPr>
        <w:t>(A)</w:t>
      </w:r>
      <w:r w:rsidR="00B209F0" w:rsidRPr="00357B7A">
        <w:rPr>
          <w:rFonts w:ascii="Arial" w:hAnsi="Arial" w:cs="Arial"/>
          <w:sz w:val="22"/>
          <w:szCs w:val="22"/>
        </w:rPr>
        <w:t xml:space="preserve"> </w:t>
      </w:r>
      <w:r w:rsidR="007A25BC" w:rsidRPr="00357B7A">
        <w:rPr>
          <w:rFonts w:ascii="Arial" w:hAnsi="Arial" w:cs="Arial"/>
          <w:sz w:val="22"/>
          <w:szCs w:val="22"/>
        </w:rPr>
        <w:t>weekly deaths</w:t>
      </w:r>
      <w:r w:rsidR="00B209F0" w:rsidRPr="00357B7A">
        <w:rPr>
          <w:rFonts w:ascii="Arial" w:hAnsi="Arial" w:cs="Arial"/>
          <w:sz w:val="22"/>
          <w:szCs w:val="22"/>
        </w:rPr>
        <w:t xml:space="preserve"> and (B) cumulative deaths. </w:t>
      </w:r>
      <w:r w:rsidRPr="00357B7A">
        <w:rPr>
          <w:rFonts w:ascii="Arial" w:hAnsi="Arial" w:cs="Arial"/>
          <w:sz w:val="22"/>
          <w:szCs w:val="22"/>
        </w:rPr>
        <w:t xml:space="preserve">The grey shading shows the levels of credible intervals around the median prediction, from </w:t>
      </w:r>
      <w:r w:rsidR="00FB4548" w:rsidRPr="00357B7A">
        <w:rPr>
          <w:rFonts w:ascii="Arial" w:hAnsi="Arial" w:cs="Arial"/>
          <w:sz w:val="22"/>
          <w:szCs w:val="22"/>
        </w:rPr>
        <w:t>5</w:t>
      </w:r>
      <w:r w:rsidRPr="00357B7A">
        <w:rPr>
          <w:rFonts w:ascii="Arial" w:hAnsi="Arial" w:cs="Arial"/>
          <w:sz w:val="22"/>
          <w:szCs w:val="22"/>
        </w:rPr>
        <w:t>% (dark grey) to 95% (light grey).</w:t>
      </w:r>
      <w:r w:rsidR="00D379D2" w:rsidRPr="00357B7A">
        <w:rPr>
          <w:rFonts w:ascii="Arial" w:hAnsi="Arial" w:cs="Arial"/>
          <w:sz w:val="22"/>
          <w:szCs w:val="22"/>
        </w:rPr>
        <w:t xml:space="preserve"> The red points </w:t>
      </w:r>
      <w:r w:rsidR="00447642" w:rsidRPr="00357B7A">
        <w:rPr>
          <w:rFonts w:ascii="Arial" w:hAnsi="Arial" w:cs="Arial"/>
          <w:sz w:val="22"/>
          <w:szCs w:val="22"/>
        </w:rPr>
        <w:t xml:space="preserve">show </w:t>
      </w:r>
      <w:r w:rsidR="00D379D2" w:rsidRPr="00357B7A">
        <w:rPr>
          <w:rFonts w:ascii="Arial" w:hAnsi="Arial" w:cs="Arial"/>
          <w:sz w:val="22"/>
          <w:szCs w:val="22"/>
        </w:rPr>
        <w:t xml:space="preserve">the number of deaths assigned to </w:t>
      </w:r>
      <w:r w:rsidR="009F1A67" w:rsidRPr="00357B7A">
        <w:rPr>
          <w:rFonts w:ascii="Arial" w:hAnsi="Arial" w:cs="Arial"/>
          <w:sz w:val="22"/>
          <w:szCs w:val="22"/>
        </w:rPr>
        <w:t>Covid-19 as underlying cause of death.</w:t>
      </w:r>
      <w:r w:rsidR="00C95138" w:rsidRPr="00357B7A">
        <w:rPr>
          <w:rFonts w:ascii="Arial" w:hAnsi="Arial" w:cs="Arial"/>
          <w:sz w:val="22"/>
          <w:szCs w:val="22"/>
        </w:rPr>
        <w:t xml:space="preserve"> The difference between these points and the curves is excess non-Covid-19 deaths. </w:t>
      </w:r>
    </w:p>
    <w:p w14:paraId="6690FA86" w14:textId="6DBEF968" w:rsidR="005257D5" w:rsidRPr="00357B7A" w:rsidRDefault="005257D5" w:rsidP="00580F14">
      <w:pPr>
        <w:spacing w:line="480" w:lineRule="auto"/>
        <w:jc w:val="both"/>
        <w:rPr>
          <w:rFonts w:ascii="Arial" w:hAnsi="Arial" w:cs="Arial"/>
          <w:sz w:val="22"/>
          <w:szCs w:val="22"/>
        </w:rPr>
      </w:pPr>
    </w:p>
    <w:p w14:paraId="586F2225" w14:textId="3A7DC0A1" w:rsidR="00D81EF3" w:rsidRPr="00357B7A" w:rsidRDefault="00D81EF3" w:rsidP="00DC5358">
      <w:pPr>
        <w:spacing w:line="480" w:lineRule="auto"/>
        <w:jc w:val="both"/>
        <w:rPr>
          <w:rFonts w:ascii="Arial" w:hAnsi="Arial" w:cs="Arial"/>
          <w:sz w:val="22"/>
          <w:szCs w:val="22"/>
        </w:rPr>
      </w:pPr>
    </w:p>
    <w:p w14:paraId="0553BC81" w14:textId="77777777" w:rsidR="00D81EF3" w:rsidRPr="00357B7A" w:rsidRDefault="00D81EF3" w:rsidP="00DC5358">
      <w:pPr>
        <w:spacing w:line="480" w:lineRule="auto"/>
        <w:jc w:val="both"/>
        <w:rPr>
          <w:rFonts w:ascii="Arial" w:hAnsi="Arial" w:cs="Arial"/>
          <w:sz w:val="22"/>
          <w:szCs w:val="22"/>
        </w:rPr>
      </w:pPr>
    </w:p>
    <w:p w14:paraId="1A13A3F6" w14:textId="77777777" w:rsidR="00DC5358" w:rsidRPr="00357B7A" w:rsidRDefault="00DC5358" w:rsidP="00DC5358">
      <w:pPr>
        <w:spacing w:line="480" w:lineRule="auto"/>
        <w:jc w:val="both"/>
        <w:rPr>
          <w:rFonts w:ascii="Arial" w:hAnsi="Arial" w:cs="Arial"/>
          <w:sz w:val="22"/>
          <w:szCs w:val="22"/>
        </w:rPr>
      </w:pPr>
    </w:p>
    <w:p w14:paraId="1361807B" w14:textId="5079632F" w:rsidR="00931467" w:rsidRPr="00357B7A" w:rsidRDefault="00931467" w:rsidP="00580F14">
      <w:pPr>
        <w:spacing w:line="480" w:lineRule="auto"/>
        <w:jc w:val="both"/>
        <w:rPr>
          <w:rFonts w:ascii="Arial" w:hAnsi="Arial" w:cs="Arial"/>
          <w:sz w:val="22"/>
          <w:szCs w:val="22"/>
        </w:rPr>
      </w:pPr>
      <w:r w:rsidRPr="00357B7A">
        <w:rPr>
          <w:rFonts w:ascii="Arial" w:hAnsi="Arial" w:cs="Arial"/>
          <w:sz w:val="22"/>
          <w:szCs w:val="22"/>
        </w:rPr>
        <w:br w:type="page"/>
      </w:r>
    </w:p>
    <w:p w14:paraId="7C265E01" w14:textId="0A40AFC4" w:rsidR="00A933A3" w:rsidRPr="00357B7A" w:rsidRDefault="003053AD" w:rsidP="00580F14">
      <w:pPr>
        <w:spacing w:line="480" w:lineRule="auto"/>
        <w:jc w:val="both"/>
        <w:rPr>
          <w:rFonts w:ascii="Arial" w:hAnsi="Arial" w:cs="Arial"/>
          <w:b/>
          <w:sz w:val="22"/>
          <w:szCs w:val="22"/>
        </w:rPr>
      </w:pPr>
      <w:r w:rsidRPr="00357B7A">
        <w:rPr>
          <w:rFonts w:ascii="Arial" w:hAnsi="Arial" w:cs="Arial"/>
          <w:b/>
          <w:sz w:val="22"/>
          <w:szCs w:val="22"/>
        </w:rPr>
        <w:lastRenderedPageBreak/>
        <w:t>Reference</w:t>
      </w:r>
      <w:r w:rsidR="005728FF" w:rsidRPr="00357B7A">
        <w:rPr>
          <w:rFonts w:ascii="Arial" w:hAnsi="Arial" w:cs="Arial"/>
          <w:b/>
          <w:sz w:val="22"/>
          <w:szCs w:val="22"/>
        </w:rPr>
        <w:t>s</w:t>
      </w:r>
    </w:p>
    <w:p w14:paraId="5958437F" w14:textId="1E7EF5ED" w:rsidR="00141CE5" w:rsidRPr="00357B7A" w:rsidRDefault="00141CE5" w:rsidP="00580F14">
      <w:pPr>
        <w:spacing w:line="480" w:lineRule="auto"/>
        <w:jc w:val="both"/>
        <w:rPr>
          <w:rFonts w:ascii="Arial" w:hAnsi="Arial" w:cs="Arial"/>
          <w:b/>
          <w:sz w:val="22"/>
          <w:szCs w:val="22"/>
        </w:rPr>
      </w:pPr>
    </w:p>
    <w:p w14:paraId="07AD4B29" w14:textId="77777777" w:rsidR="008C0801" w:rsidRPr="00357B7A" w:rsidRDefault="008C0801" w:rsidP="00580F14">
      <w:pPr>
        <w:spacing w:line="480" w:lineRule="auto"/>
        <w:jc w:val="both"/>
        <w:rPr>
          <w:rFonts w:ascii="Arial" w:hAnsi="Arial" w:cs="Arial"/>
          <w:b/>
          <w:sz w:val="22"/>
          <w:szCs w:val="22"/>
        </w:rPr>
      </w:pPr>
    </w:p>
    <w:p w14:paraId="59195912" w14:textId="3C7AFD40" w:rsidR="008C0801" w:rsidRPr="00357B7A" w:rsidRDefault="008C0801" w:rsidP="00580F14">
      <w:pPr>
        <w:spacing w:line="480" w:lineRule="auto"/>
        <w:jc w:val="both"/>
        <w:rPr>
          <w:rFonts w:ascii="Arial" w:hAnsi="Arial" w:cs="Arial"/>
          <w:b/>
          <w:sz w:val="22"/>
          <w:szCs w:val="22"/>
        </w:rPr>
      </w:pPr>
    </w:p>
    <w:p w14:paraId="555267CD" w14:textId="77777777" w:rsidR="008C0801" w:rsidRPr="00357B7A" w:rsidRDefault="008C0801" w:rsidP="00580F14">
      <w:pPr>
        <w:spacing w:line="480" w:lineRule="auto"/>
        <w:jc w:val="both"/>
        <w:rPr>
          <w:rFonts w:ascii="Arial" w:hAnsi="Arial" w:cs="Arial"/>
          <w:b/>
          <w:sz w:val="22"/>
          <w:szCs w:val="22"/>
        </w:rPr>
      </w:pPr>
    </w:p>
    <w:sectPr w:rsidR="008C0801" w:rsidRPr="00357B7A" w:rsidSect="00A47755">
      <w:headerReference w:type="even" r:id="rId12"/>
      <w:headerReference w:type="default" r:id="rId13"/>
      <w:footerReference w:type="even"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Majid Ezzati" w:date="2020-05-18T19:24:00Z" w:initials="EM">
    <w:p w14:paraId="773074C0" w14:textId="5D44DB55" w:rsidR="00824BC9" w:rsidRDefault="00824BC9">
      <w:pPr>
        <w:pStyle w:val="CommentText"/>
      </w:pPr>
      <w:r>
        <w:rPr>
          <w:rStyle w:val="CommentReference"/>
        </w:rPr>
        <w:annotationRef/>
      </w:r>
      <w:r>
        <w:t>All: OK?</w:t>
      </w:r>
    </w:p>
  </w:comment>
  <w:comment w:id="6" w:author="Majid Ezzati" w:date="2020-05-18T20:56:00Z" w:initials="EM">
    <w:p w14:paraId="47C3A1A8" w14:textId="3CA2ED4B" w:rsidR="008763F5" w:rsidRDefault="008763F5">
      <w:pPr>
        <w:pStyle w:val="CommentText"/>
      </w:pPr>
      <w:r>
        <w:rPr>
          <w:rStyle w:val="CommentReference"/>
        </w:rPr>
        <w:annotationRef/>
      </w:r>
      <w:r>
        <w:t>It is actually similar to median prediction. How can we say more strongly?</w:t>
      </w:r>
    </w:p>
  </w:comment>
  <w:comment w:id="7" w:author="Majid Ezzati" w:date="2020-05-18T20:57:00Z" w:initials="EM">
    <w:p w14:paraId="469345DC" w14:textId="4119EF17" w:rsidR="008763F5" w:rsidRDefault="008763F5">
      <w:pPr>
        <w:pStyle w:val="CommentText"/>
      </w:pPr>
      <w:r>
        <w:rPr>
          <w:rStyle w:val="CommentReference"/>
        </w:rPr>
        <w:annotationRef/>
      </w:r>
      <w:r>
        <w:t>Ok?</w:t>
      </w:r>
    </w:p>
  </w:comment>
  <w:comment w:id="10" w:author="Parks, Robbie M" w:date="2020-05-18T20:55:00Z" w:initials="PRM">
    <w:p w14:paraId="5A9AF50A" w14:textId="7A859FF5" w:rsidR="009F50C2" w:rsidRDefault="009F50C2">
      <w:pPr>
        <w:pStyle w:val="CommentText"/>
      </w:pPr>
      <w:r>
        <w:rPr>
          <w:rStyle w:val="CommentReference"/>
        </w:rPr>
        <w:annotationRef/>
      </w:r>
      <w:r>
        <w:t>Are we leaving Male on top</w:t>
      </w:r>
      <w:r w:rsidR="00BF3C9C">
        <w:t xml:space="preserve"> if we are changing Figures?</w:t>
      </w:r>
    </w:p>
  </w:comment>
  <w:comment w:id="11" w:author="Majid Ezzati" w:date="2020-05-18T21:25:00Z" w:initials="EM">
    <w:p w14:paraId="3AD649BA" w14:textId="070B1C78" w:rsidR="00723CD0" w:rsidRDefault="00723CD0">
      <w:pPr>
        <w:pStyle w:val="CommentText"/>
      </w:pPr>
      <w:r>
        <w:rPr>
          <w:rStyle w:val="CommentReference"/>
        </w:rPr>
        <w:annotationRef/>
      </w:r>
      <w:r>
        <w:t>All figures to change to female/male instead of women/men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73074C0" w15:done="0"/>
  <w15:commentEx w15:paraId="47C3A1A8" w15:done="0"/>
  <w15:commentEx w15:paraId="469345DC" w15:done="0"/>
  <w15:commentEx w15:paraId="5A9AF50A" w15:done="0"/>
  <w15:commentEx w15:paraId="3AD649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D74D8" w16cex:dateUtc="2020-05-19T0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73074C0" w16cid:durableId="226D5F55"/>
  <w16cid:commentId w16cid:paraId="47C3A1A8" w16cid:durableId="226D74F2"/>
  <w16cid:commentId w16cid:paraId="469345DC" w16cid:durableId="226D7537"/>
  <w16cid:commentId w16cid:paraId="5A9AF50A" w16cid:durableId="226D74D8"/>
  <w16cid:commentId w16cid:paraId="3AD649BA" w16cid:durableId="226D7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593C7C" w14:textId="77777777" w:rsidR="002A71DF" w:rsidRDefault="002A71DF" w:rsidP="005C0096">
      <w:r>
        <w:separator/>
      </w:r>
    </w:p>
  </w:endnote>
  <w:endnote w:type="continuationSeparator" w:id="0">
    <w:p w14:paraId="5D91F069" w14:textId="77777777" w:rsidR="002A71DF" w:rsidRDefault="002A71DF" w:rsidP="005C0096">
      <w:r>
        <w:continuationSeparator/>
      </w:r>
    </w:p>
  </w:endnote>
  <w:endnote w:type="continuationNotice" w:id="1">
    <w:p w14:paraId="7D6EAD0E" w14:textId="77777777" w:rsidR="002A71DF" w:rsidRDefault="002A71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353CD0" w:rsidRDefault="00353CD0"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353CD0" w:rsidRDefault="00353CD0"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A7EC3" w14:textId="77777777" w:rsidR="002A71DF" w:rsidRDefault="002A71DF" w:rsidP="005C0096">
      <w:r>
        <w:separator/>
      </w:r>
    </w:p>
  </w:footnote>
  <w:footnote w:type="continuationSeparator" w:id="0">
    <w:p w14:paraId="1646652A" w14:textId="77777777" w:rsidR="002A71DF" w:rsidRDefault="002A71DF" w:rsidP="005C0096">
      <w:r>
        <w:continuationSeparator/>
      </w:r>
    </w:p>
  </w:footnote>
  <w:footnote w:type="continuationNotice" w:id="1">
    <w:p w14:paraId="12D619C4" w14:textId="77777777" w:rsidR="002A71DF" w:rsidRDefault="002A71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353CD0" w:rsidRDefault="00353CD0"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353CD0" w:rsidRDefault="00353CD0"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353CD0" w:rsidRDefault="00353CD0"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Majid Ezzati">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EE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9FB"/>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650"/>
    <w:rsid w:val="0002290A"/>
    <w:rsid w:val="00022DBB"/>
    <w:rsid w:val="000236AF"/>
    <w:rsid w:val="00023AF5"/>
    <w:rsid w:val="000240C3"/>
    <w:rsid w:val="000247AC"/>
    <w:rsid w:val="00024830"/>
    <w:rsid w:val="000254EC"/>
    <w:rsid w:val="00025E23"/>
    <w:rsid w:val="0002618A"/>
    <w:rsid w:val="00026373"/>
    <w:rsid w:val="0002654E"/>
    <w:rsid w:val="000268B2"/>
    <w:rsid w:val="00026BB4"/>
    <w:rsid w:val="00027026"/>
    <w:rsid w:val="000273A4"/>
    <w:rsid w:val="0002762B"/>
    <w:rsid w:val="0002792C"/>
    <w:rsid w:val="00027B63"/>
    <w:rsid w:val="000302DA"/>
    <w:rsid w:val="00030713"/>
    <w:rsid w:val="00030B66"/>
    <w:rsid w:val="000317C8"/>
    <w:rsid w:val="00031A44"/>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6A5"/>
    <w:rsid w:val="00057923"/>
    <w:rsid w:val="000601A0"/>
    <w:rsid w:val="00060511"/>
    <w:rsid w:val="0006123D"/>
    <w:rsid w:val="00061514"/>
    <w:rsid w:val="0006167D"/>
    <w:rsid w:val="00061AC3"/>
    <w:rsid w:val="000623C7"/>
    <w:rsid w:val="00062D1E"/>
    <w:rsid w:val="000633B3"/>
    <w:rsid w:val="0006380A"/>
    <w:rsid w:val="00063ED2"/>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6ED"/>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2061"/>
    <w:rsid w:val="00092C82"/>
    <w:rsid w:val="00092DCD"/>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5776"/>
    <w:rsid w:val="000A67A3"/>
    <w:rsid w:val="000A6A30"/>
    <w:rsid w:val="000A794C"/>
    <w:rsid w:val="000B0E42"/>
    <w:rsid w:val="000B10AB"/>
    <w:rsid w:val="000B117D"/>
    <w:rsid w:val="000B1F62"/>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764"/>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FC1"/>
    <w:rsid w:val="000D11A8"/>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1DD"/>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3"/>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D1"/>
    <w:rsid w:val="001401E9"/>
    <w:rsid w:val="00140D74"/>
    <w:rsid w:val="00141C23"/>
    <w:rsid w:val="00141CE5"/>
    <w:rsid w:val="001426E8"/>
    <w:rsid w:val="0014288F"/>
    <w:rsid w:val="00143109"/>
    <w:rsid w:val="00143634"/>
    <w:rsid w:val="00143832"/>
    <w:rsid w:val="0014389C"/>
    <w:rsid w:val="0014431B"/>
    <w:rsid w:val="00144F74"/>
    <w:rsid w:val="0014591D"/>
    <w:rsid w:val="0014591F"/>
    <w:rsid w:val="00145E44"/>
    <w:rsid w:val="001465B1"/>
    <w:rsid w:val="00146D4F"/>
    <w:rsid w:val="001476E4"/>
    <w:rsid w:val="001500A5"/>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319D"/>
    <w:rsid w:val="001836B8"/>
    <w:rsid w:val="001837C5"/>
    <w:rsid w:val="00183B2E"/>
    <w:rsid w:val="00183D84"/>
    <w:rsid w:val="001853E9"/>
    <w:rsid w:val="00185DD5"/>
    <w:rsid w:val="00185EF2"/>
    <w:rsid w:val="001861D2"/>
    <w:rsid w:val="00186589"/>
    <w:rsid w:val="00186E67"/>
    <w:rsid w:val="00186F0B"/>
    <w:rsid w:val="00187410"/>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2EE5"/>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5E6C"/>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2C4"/>
    <w:rsid w:val="001B449D"/>
    <w:rsid w:val="001B49F0"/>
    <w:rsid w:val="001B573E"/>
    <w:rsid w:val="001B5A9D"/>
    <w:rsid w:val="001B5AF5"/>
    <w:rsid w:val="001B6041"/>
    <w:rsid w:val="001B69F2"/>
    <w:rsid w:val="001B7023"/>
    <w:rsid w:val="001B7378"/>
    <w:rsid w:val="001C0869"/>
    <w:rsid w:val="001C12DB"/>
    <w:rsid w:val="001C13A3"/>
    <w:rsid w:val="001C25F0"/>
    <w:rsid w:val="001C2BB9"/>
    <w:rsid w:val="001C2BBB"/>
    <w:rsid w:val="001C2C5A"/>
    <w:rsid w:val="001C30DF"/>
    <w:rsid w:val="001C33BF"/>
    <w:rsid w:val="001C36AE"/>
    <w:rsid w:val="001C3870"/>
    <w:rsid w:val="001C3A13"/>
    <w:rsid w:val="001C3EFC"/>
    <w:rsid w:val="001C3FD0"/>
    <w:rsid w:val="001C402B"/>
    <w:rsid w:val="001C42E7"/>
    <w:rsid w:val="001C53C9"/>
    <w:rsid w:val="001C601D"/>
    <w:rsid w:val="001C6645"/>
    <w:rsid w:val="001C68AA"/>
    <w:rsid w:val="001C750F"/>
    <w:rsid w:val="001C76AB"/>
    <w:rsid w:val="001C7763"/>
    <w:rsid w:val="001D03F0"/>
    <w:rsid w:val="001D0D38"/>
    <w:rsid w:val="001D0FF1"/>
    <w:rsid w:val="001D1355"/>
    <w:rsid w:val="001D14BE"/>
    <w:rsid w:val="001D1778"/>
    <w:rsid w:val="001D1818"/>
    <w:rsid w:val="001D208A"/>
    <w:rsid w:val="001D3291"/>
    <w:rsid w:val="001D37D7"/>
    <w:rsid w:val="001D39E9"/>
    <w:rsid w:val="001D3A25"/>
    <w:rsid w:val="001D3DDE"/>
    <w:rsid w:val="001D406E"/>
    <w:rsid w:val="001D4900"/>
    <w:rsid w:val="001D513E"/>
    <w:rsid w:val="001D548B"/>
    <w:rsid w:val="001D596D"/>
    <w:rsid w:val="001D7606"/>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6"/>
    <w:rsid w:val="001E7008"/>
    <w:rsid w:val="001E71E1"/>
    <w:rsid w:val="001E758F"/>
    <w:rsid w:val="001E7C90"/>
    <w:rsid w:val="001F045D"/>
    <w:rsid w:val="001F05B8"/>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17"/>
    <w:rsid w:val="001F6336"/>
    <w:rsid w:val="001F64CB"/>
    <w:rsid w:val="001F6B1E"/>
    <w:rsid w:val="001F7399"/>
    <w:rsid w:val="001F7AE9"/>
    <w:rsid w:val="001F7D31"/>
    <w:rsid w:val="00200527"/>
    <w:rsid w:val="002011D5"/>
    <w:rsid w:val="002012F4"/>
    <w:rsid w:val="002019F0"/>
    <w:rsid w:val="00202B6D"/>
    <w:rsid w:val="002044E7"/>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3FDD"/>
    <w:rsid w:val="002142E9"/>
    <w:rsid w:val="0021455E"/>
    <w:rsid w:val="002153E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27F0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816"/>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9EB"/>
    <w:rsid w:val="00267CF8"/>
    <w:rsid w:val="00267D4D"/>
    <w:rsid w:val="0027037D"/>
    <w:rsid w:val="00270714"/>
    <w:rsid w:val="00270FAB"/>
    <w:rsid w:val="002713D6"/>
    <w:rsid w:val="00272264"/>
    <w:rsid w:val="002725F2"/>
    <w:rsid w:val="00272E98"/>
    <w:rsid w:val="00273454"/>
    <w:rsid w:val="00273691"/>
    <w:rsid w:val="00274177"/>
    <w:rsid w:val="00274392"/>
    <w:rsid w:val="00274639"/>
    <w:rsid w:val="00274676"/>
    <w:rsid w:val="00275CD4"/>
    <w:rsid w:val="00275DDD"/>
    <w:rsid w:val="00276055"/>
    <w:rsid w:val="00276463"/>
    <w:rsid w:val="00276EC1"/>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1DF"/>
    <w:rsid w:val="002A7410"/>
    <w:rsid w:val="002A746E"/>
    <w:rsid w:val="002A7FCD"/>
    <w:rsid w:val="002B00CF"/>
    <w:rsid w:val="002B0C32"/>
    <w:rsid w:val="002B1021"/>
    <w:rsid w:val="002B11BF"/>
    <w:rsid w:val="002B11C5"/>
    <w:rsid w:val="002B1A11"/>
    <w:rsid w:val="002B1D04"/>
    <w:rsid w:val="002B2657"/>
    <w:rsid w:val="002B3365"/>
    <w:rsid w:val="002B39C7"/>
    <w:rsid w:val="002B4833"/>
    <w:rsid w:val="002B5539"/>
    <w:rsid w:val="002B5AC1"/>
    <w:rsid w:val="002B5B32"/>
    <w:rsid w:val="002B5BFC"/>
    <w:rsid w:val="002B5E12"/>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4573"/>
    <w:rsid w:val="002D5401"/>
    <w:rsid w:val="002D5DC1"/>
    <w:rsid w:val="002D7177"/>
    <w:rsid w:val="002D7B6F"/>
    <w:rsid w:val="002D7C1F"/>
    <w:rsid w:val="002D7F70"/>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E7EF2"/>
    <w:rsid w:val="002F01C2"/>
    <w:rsid w:val="002F049A"/>
    <w:rsid w:val="002F0834"/>
    <w:rsid w:val="002F0917"/>
    <w:rsid w:val="002F0FE6"/>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508"/>
    <w:rsid w:val="00301BC3"/>
    <w:rsid w:val="00302049"/>
    <w:rsid w:val="003021E7"/>
    <w:rsid w:val="0030298B"/>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2FDA"/>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3909"/>
    <w:rsid w:val="00334566"/>
    <w:rsid w:val="00334DFB"/>
    <w:rsid w:val="00334EF1"/>
    <w:rsid w:val="00335085"/>
    <w:rsid w:val="003353E0"/>
    <w:rsid w:val="00335529"/>
    <w:rsid w:val="00335AF9"/>
    <w:rsid w:val="00335E1B"/>
    <w:rsid w:val="00336055"/>
    <w:rsid w:val="00336774"/>
    <w:rsid w:val="0033692F"/>
    <w:rsid w:val="00336DFF"/>
    <w:rsid w:val="003373E6"/>
    <w:rsid w:val="003376DA"/>
    <w:rsid w:val="00337B67"/>
    <w:rsid w:val="00337B8F"/>
    <w:rsid w:val="00337C3A"/>
    <w:rsid w:val="003400D6"/>
    <w:rsid w:val="0034107C"/>
    <w:rsid w:val="00342065"/>
    <w:rsid w:val="00342159"/>
    <w:rsid w:val="003422CC"/>
    <w:rsid w:val="003428BF"/>
    <w:rsid w:val="0034312D"/>
    <w:rsid w:val="00343A47"/>
    <w:rsid w:val="00343A6F"/>
    <w:rsid w:val="0034454A"/>
    <w:rsid w:val="00344CAF"/>
    <w:rsid w:val="0034539C"/>
    <w:rsid w:val="003453F5"/>
    <w:rsid w:val="0034561D"/>
    <w:rsid w:val="00345DF9"/>
    <w:rsid w:val="00345F18"/>
    <w:rsid w:val="003462B0"/>
    <w:rsid w:val="00346303"/>
    <w:rsid w:val="00346A29"/>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65B"/>
    <w:rsid w:val="00372A97"/>
    <w:rsid w:val="00372E0B"/>
    <w:rsid w:val="0037357B"/>
    <w:rsid w:val="00373A2C"/>
    <w:rsid w:val="00374D15"/>
    <w:rsid w:val="003754C8"/>
    <w:rsid w:val="00375546"/>
    <w:rsid w:val="0037560C"/>
    <w:rsid w:val="003756C2"/>
    <w:rsid w:val="003757C6"/>
    <w:rsid w:val="00376538"/>
    <w:rsid w:val="00376664"/>
    <w:rsid w:val="00377198"/>
    <w:rsid w:val="003776C4"/>
    <w:rsid w:val="00377A2D"/>
    <w:rsid w:val="00377C03"/>
    <w:rsid w:val="00377CED"/>
    <w:rsid w:val="0038006F"/>
    <w:rsid w:val="00380BAE"/>
    <w:rsid w:val="00380BC5"/>
    <w:rsid w:val="00380BE7"/>
    <w:rsid w:val="00380CE0"/>
    <w:rsid w:val="00380D52"/>
    <w:rsid w:val="003810E4"/>
    <w:rsid w:val="0038141E"/>
    <w:rsid w:val="00381B05"/>
    <w:rsid w:val="0038227D"/>
    <w:rsid w:val="0038248A"/>
    <w:rsid w:val="003827E6"/>
    <w:rsid w:val="00383540"/>
    <w:rsid w:val="003838DC"/>
    <w:rsid w:val="00383C9D"/>
    <w:rsid w:val="00384E8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3F8E"/>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537"/>
    <w:rsid w:val="003B1B76"/>
    <w:rsid w:val="003B1ED6"/>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3FDA"/>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053"/>
    <w:rsid w:val="003D55B0"/>
    <w:rsid w:val="003D59DA"/>
    <w:rsid w:val="003D5B76"/>
    <w:rsid w:val="003D63FE"/>
    <w:rsid w:val="003D6D84"/>
    <w:rsid w:val="003D71B0"/>
    <w:rsid w:val="003D7280"/>
    <w:rsid w:val="003D7636"/>
    <w:rsid w:val="003D77D6"/>
    <w:rsid w:val="003D7B4B"/>
    <w:rsid w:val="003D7FAD"/>
    <w:rsid w:val="003E0CB4"/>
    <w:rsid w:val="003E134F"/>
    <w:rsid w:val="003E1439"/>
    <w:rsid w:val="003E167E"/>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74C"/>
    <w:rsid w:val="003F2A5D"/>
    <w:rsid w:val="003F3459"/>
    <w:rsid w:val="003F38D8"/>
    <w:rsid w:val="003F3D85"/>
    <w:rsid w:val="003F3E0F"/>
    <w:rsid w:val="003F4BE7"/>
    <w:rsid w:val="003F4FD3"/>
    <w:rsid w:val="003F5256"/>
    <w:rsid w:val="003F613F"/>
    <w:rsid w:val="003F6219"/>
    <w:rsid w:val="003F66D1"/>
    <w:rsid w:val="003F6705"/>
    <w:rsid w:val="003F6E2D"/>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368"/>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A88"/>
    <w:rsid w:val="00421065"/>
    <w:rsid w:val="004212FC"/>
    <w:rsid w:val="00421A15"/>
    <w:rsid w:val="00421FA1"/>
    <w:rsid w:val="004223ED"/>
    <w:rsid w:val="004223F6"/>
    <w:rsid w:val="0042240F"/>
    <w:rsid w:val="00423830"/>
    <w:rsid w:val="0042399C"/>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9D7"/>
    <w:rsid w:val="004340DF"/>
    <w:rsid w:val="00434F00"/>
    <w:rsid w:val="0043650A"/>
    <w:rsid w:val="00437169"/>
    <w:rsid w:val="004372DF"/>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642"/>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55FF7"/>
    <w:rsid w:val="00460224"/>
    <w:rsid w:val="004604D4"/>
    <w:rsid w:val="004612FB"/>
    <w:rsid w:val="004619D9"/>
    <w:rsid w:val="00461E6C"/>
    <w:rsid w:val="00462592"/>
    <w:rsid w:val="004627DF"/>
    <w:rsid w:val="0046286E"/>
    <w:rsid w:val="00462D7A"/>
    <w:rsid w:val="00463104"/>
    <w:rsid w:val="00463AF9"/>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B20"/>
    <w:rsid w:val="00482BB4"/>
    <w:rsid w:val="00482D0C"/>
    <w:rsid w:val="00482E4F"/>
    <w:rsid w:val="004833F3"/>
    <w:rsid w:val="00483DC5"/>
    <w:rsid w:val="004840AD"/>
    <w:rsid w:val="004841D2"/>
    <w:rsid w:val="00484426"/>
    <w:rsid w:val="00484FAA"/>
    <w:rsid w:val="004863E2"/>
    <w:rsid w:val="00486704"/>
    <w:rsid w:val="00486AA9"/>
    <w:rsid w:val="0049039A"/>
    <w:rsid w:val="00490499"/>
    <w:rsid w:val="00491117"/>
    <w:rsid w:val="004919A8"/>
    <w:rsid w:val="0049233E"/>
    <w:rsid w:val="004927C7"/>
    <w:rsid w:val="00492F19"/>
    <w:rsid w:val="00492F2B"/>
    <w:rsid w:val="004932A5"/>
    <w:rsid w:val="00493540"/>
    <w:rsid w:val="004936DA"/>
    <w:rsid w:val="00493CF1"/>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34B"/>
    <w:rsid w:val="004A241B"/>
    <w:rsid w:val="004A2467"/>
    <w:rsid w:val="004A30F3"/>
    <w:rsid w:val="004A3788"/>
    <w:rsid w:val="004A3B70"/>
    <w:rsid w:val="004A4A71"/>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1CCB"/>
    <w:rsid w:val="004B2607"/>
    <w:rsid w:val="004B2B5D"/>
    <w:rsid w:val="004B32DF"/>
    <w:rsid w:val="004B35E6"/>
    <w:rsid w:val="004B3D4C"/>
    <w:rsid w:val="004B3EC3"/>
    <w:rsid w:val="004B49A4"/>
    <w:rsid w:val="004B56A8"/>
    <w:rsid w:val="004B58F8"/>
    <w:rsid w:val="004B5D45"/>
    <w:rsid w:val="004B5D5B"/>
    <w:rsid w:val="004B6092"/>
    <w:rsid w:val="004B66CC"/>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1C9"/>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7AF"/>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5F20"/>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635"/>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0FE2"/>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6B0"/>
    <w:rsid w:val="00570C45"/>
    <w:rsid w:val="00571989"/>
    <w:rsid w:val="00571A57"/>
    <w:rsid w:val="00571A87"/>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9FE"/>
    <w:rsid w:val="00576A15"/>
    <w:rsid w:val="00577094"/>
    <w:rsid w:val="00577274"/>
    <w:rsid w:val="00577683"/>
    <w:rsid w:val="00577D01"/>
    <w:rsid w:val="00580F14"/>
    <w:rsid w:val="00581169"/>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3EF1"/>
    <w:rsid w:val="005A4AC3"/>
    <w:rsid w:val="005A4DF0"/>
    <w:rsid w:val="005A548A"/>
    <w:rsid w:val="005A5914"/>
    <w:rsid w:val="005A593C"/>
    <w:rsid w:val="005A6461"/>
    <w:rsid w:val="005A67C5"/>
    <w:rsid w:val="005A7109"/>
    <w:rsid w:val="005A78A3"/>
    <w:rsid w:val="005B0095"/>
    <w:rsid w:val="005B02E2"/>
    <w:rsid w:val="005B07CA"/>
    <w:rsid w:val="005B17BC"/>
    <w:rsid w:val="005B186F"/>
    <w:rsid w:val="005B28BF"/>
    <w:rsid w:val="005B30E2"/>
    <w:rsid w:val="005B3554"/>
    <w:rsid w:val="005B3698"/>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5CD4"/>
    <w:rsid w:val="005C754B"/>
    <w:rsid w:val="005C79E8"/>
    <w:rsid w:val="005C7DDD"/>
    <w:rsid w:val="005D098B"/>
    <w:rsid w:val="005D0A2F"/>
    <w:rsid w:val="005D16E9"/>
    <w:rsid w:val="005D1B51"/>
    <w:rsid w:val="005D261F"/>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10"/>
    <w:rsid w:val="005E4C8E"/>
    <w:rsid w:val="005E52E9"/>
    <w:rsid w:val="005E5303"/>
    <w:rsid w:val="005E633D"/>
    <w:rsid w:val="005E66A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2B9B"/>
    <w:rsid w:val="006030A1"/>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3F38"/>
    <w:rsid w:val="00614486"/>
    <w:rsid w:val="006145DA"/>
    <w:rsid w:val="006146B3"/>
    <w:rsid w:val="00615176"/>
    <w:rsid w:val="00615697"/>
    <w:rsid w:val="00615707"/>
    <w:rsid w:val="00615C48"/>
    <w:rsid w:val="00616253"/>
    <w:rsid w:val="00616790"/>
    <w:rsid w:val="0061760D"/>
    <w:rsid w:val="00620484"/>
    <w:rsid w:val="00620833"/>
    <w:rsid w:val="00620956"/>
    <w:rsid w:val="00621F76"/>
    <w:rsid w:val="00622923"/>
    <w:rsid w:val="00622E8B"/>
    <w:rsid w:val="006230BD"/>
    <w:rsid w:val="0062399C"/>
    <w:rsid w:val="006253CB"/>
    <w:rsid w:val="006265B9"/>
    <w:rsid w:val="0062687F"/>
    <w:rsid w:val="00626ABD"/>
    <w:rsid w:val="006271D5"/>
    <w:rsid w:val="0063003E"/>
    <w:rsid w:val="00630563"/>
    <w:rsid w:val="006305D5"/>
    <w:rsid w:val="00630B1E"/>
    <w:rsid w:val="00632224"/>
    <w:rsid w:val="006329FC"/>
    <w:rsid w:val="00632BF8"/>
    <w:rsid w:val="00632DCC"/>
    <w:rsid w:val="00633638"/>
    <w:rsid w:val="00633965"/>
    <w:rsid w:val="00633A2E"/>
    <w:rsid w:val="00633DAD"/>
    <w:rsid w:val="006342E0"/>
    <w:rsid w:val="00634F6C"/>
    <w:rsid w:val="006351BA"/>
    <w:rsid w:val="006352E6"/>
    <w:rsid w:val="0063640A"/>
    <w:rsid w:val="0063676E"/>
    <w:rsid w:val="00636D76"/>
    <w:rsid w:val="00637F37"/>
    <w:rsid w:val="00637FB2"/>
    <w:rsid w:val="00640046"/>
    <w:rsid w:val="00640211"/>
    <w:rsid w:val="00640296"/>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CDB"/>
    <w:rsid w:val="00654F7D"/>
    <w:rsid w:val="00655353"/>
    <w:rsid w:val="00657D09"/>
    <w:rsid w:val="006619F8"/>
    <w:rsid w:val="00661A43"/>
    <w:rsid w:val="00661B02"/>
    <w:rsid w:val="00662AF3"/>
    <w:rsid w:val="00662C84"/>
    <w:rsid w:val="0066309E"/>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0C"/>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A7E56"/>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897"/>
    <w:rsid w:val="006C3519"/>
    <w:rsid w:val="006C3842"/>
    <w:rsid w:val="006C38B1"/>
    <w:rsid w:val="006C3A64"/>
    <w:rsid w:val="006C3E61"/>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1CD"/>
    <w:rsid w:val="006E4A28"/>
    <w:rsid w:val="006E4A5A"/>
    <w:rsid w:val="006E55A3"/>
    <w:rsid w:val="006E5634"/>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479D"/>
    <w:rsid w:val="006F4A32"/>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B89"/>
    <w:rsid w:val="00707D2E"/>
    <w:rsid w:val="00707E26"/>
    <w:rsid w:val="007101A4"/>
    <w:rsid w:val="0071034E"/>
    <w:rsid w:val="0071075A"/>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1D8"/>
    <w:rsid w:val="00717522"/>
    <w:rsid w:val="00717E47"/>
    <w:rsid w:val="0072002B"/>
    <w:rsid w:val="0072034D"/>
    <w:rsid w:val="00720421"/>
    <w:rsid w:val="007219E2"/>
    <w:rsid w:val="00721D0E"/>
    <w:rsid w:val="00721D74"/>
    <w:rsid w:val="0072284C"/>
    <w:rsid w:val="00723414"/>
    <w:rsid w:val="00723967"/>
    <w:rsid w:val="00723CD0"/>
    <w:rsid w:val="007240F3"/>
    <w:rsid w:val="007246D2"/>
    <w:rsid w:val="00724A97"/>
    <w:rsid w:val="00724CA3"/>
    <w:rsid w:val="007264F9"/>
    <w:rsid w:val="00726D68"/>
    <w:rsid w:val="0072715E"/>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DE9"/>
    <w:rsid w:val="00741FFF"/>
    <w:rsid w:val="0074283C"/>
    <w:rsid w:val="00743986"/>
    <w:rsid w:val="0074399C"/>
    <w:rsid w:val="0074408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3F8"/>
    <w:rsid w:val="0076687F"/>
    <w:rsid w:val="007672FC"/>
    <w:rsid w:val="00767D5A"/>
    <w:rsid w:val="007700DE"/>
    <w:rsid w:val="00770117"/>
    <w:rsid w:val="00770502"/>
    <w:rsid w:val="007705D6"/>
    <w:rsid w:val="00770767"/>
    <w:rsid w:val="00771390"/>
    <w:rsid w:val="007713E9"/>
    <w:rsid w:val="007714BA"/>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738"/>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41E2"/>
    <w:rsid w:val="007A4D43"/>
    <w:rsid w:val="007A55B8"/>
    <w:rsid w:val="007A58D2"/>
    <w:rsid w:val="007A6465"/>
    <w:rsid w:val="007A6BBF"/>
    <w:rsid w:val="007A72FC"/>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69B3"/>
    <w:rsid w:val="007B7203"/>
    <w:rsid w:val="007B7209"/>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26B"/>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4030"/>
    <w:rsid w:val="007F4182"/>
    <w:rsid w:val="007F481F"/>
    <w:rsid w:val="007F4A2A"/>
    <w:rsid w:val="007F575B"/>
    <w:rsid w:val="007F57E3"/>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CFF"/>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3FEB"/>
    <w:rsid w:val="008541DD"/>
    <w:rsid w:val="00854952"/>
    <w:rsid w:val="00854FC5"/>
    <w:rsid w:val="00855008"/>
    <w:rsid w:val="00855086"/>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3F5"/>
    <w:rsid w:val="00876757"/>
    <w:rsid w:val="008769D5"/>
    <w:rsid w:val="00877E95"/>
    <w:rsid w:val="008800E7"/>
    <w:rsid w:val="008801DD"/>
    <w:rsid w:val="00880A0A"/>
    <w:rsid w:val="00880F25"/>
    <w:rsid w:val="00881F17"/>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8E"/>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28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86B"/>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0B89"/>
    <w:rsid w:val="008F112F"/>
    <w:rsid w:val="008F19BF"/>
    <w:rsid w:val="008F1E1A"/>
    <w:rsid w:val="008F2527"/>
    <w:rsid w:val="008F300E"/>
    <w:rsid w:val="008F304F"/>
    <w:rsid w:val="008F44EA"/>
    <w:rsid w:val="008F4D3F"/>
    <w:rsid w:val="008F5A4B"/>
    <w:rsid w:val="008F6DAB"/>
    <w:rsid w:val="008F79F9"/>
    <w:rsid w:val="008F7C72"/>
    <w:rsid w:val="0090023E"/>
    <w:rsid w:val="00900E07"/>
    <w:rsid w:val="009013B7"/>
    <w:rsid w:val="009016F8"/>
    <w:rsid w:val="00902367"/>
    <w:rsid w:val="00902619"/>
    <w:rsid w:val="009026FB"/>
    <w:rsid w:val="009035E3"/>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1BD"/>
    <w:rsid w:val="0092196A"/>
    <w:rsid w:val="009219AA"/>
    <w:rsid w:val="0092206C"/>
    <w:rsid w:val="0092222B"/>
    <w:rsid w:val="00922AE3"/>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CD"/>
    <w:rsid w:val="00931467"/>
    <w:rsid w:val="009314DD"/>
    <w:rsid w:val="0093167E"/>
    <w:rsid w:val="00932AA6"/>
    <w:rsid w:val="00932FDE"/>
    <w:rsid w:val="0093320D"/>
    <w:rsid w:val="00933885"/>
    <w:rsid w:val="00933B2D"/>
    <w:rsid w:val="00933C47"/>
    <w:rsid w:val="00933C8E"/>
    <w:rsid w:val="00934155"/>
    <w:rsid w:val="009345AD"/>
    <w:rsid w:val="00934808"/>
    <w:rsid w:val="009350D5"/>
    <w:rsid w:val="00935661"/>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062"/>
    <w:rsid w:val="009435B1"/>
    <w:rsid w:val="0094365A"/>
    <w:rsid w:val="00943AE8"/>
    <w:rsid w:val="009442AA"/>
    <w:rsid w:val="0094486D"/>
    <w:rsid w:val="009448B5"/>
    <w:rsid w:val="00944D89"/>
    <w:rsid w:val="00944E16"/>
    <w:rsid w:val="00944E7C"/>
    <w:rsid w:val="009450D7"/>
    <w:rsid w:val="009452C0"/>
    <w:rsid w:val="009456D6"/>
    <w:rsid w:val="00946650"/>
    <w:rsid w:val="009467AC"/>
    <w:rsid w:val="009468FF"/>
    <w:rsid w:val="00946C48"/>
    <w:rsid w:val="00946EF7"/>
    <w:rsid w:val="00947A76"/>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67AFF"/>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6122"/>
    <w:rsid w:val="0097612C"/>
    <w:rsid w:val="009761A8"/>
    <w:rsid w:val="00976254"/>
    <w:rsid w:val="0097671B"/>
    <w:rsid w:val="00976D29"/>
    <w:rsid w:val="0097773E"/>
    <w:rsid w:val="00977AEF"/>
    <w:rsid w:val="00977CEF"/>
    <w:rsid w:val="009801A6"/>
    <w:rsid w:val="00980EAE"/>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0D8"/>
    <w:rsid w:val="00987622"/>
    <w:rsid w:val="009876B4"/>
    <w:rsid w:val="009901CC"/>
    <w:rsid w:val="009902C3"/>
    <w:rsid w:val="009908D4"/>
    <w:rsid w:val="00990C05"/>
    <w:rsid w:val="009910DB"/>
    <w:rsid w:val="00991242"/>
    <w:rsid w:val="009915C3"/>
    <w:rsid w:val="009917F5"/>
    <w:rsid w:val="00991FC9"/>
    <w:rsid w:val="00992713"/>
    <w:rsid w:val="00992B26"/>
    <w:rsid w:val="00993280"/>
    <w:rsid w:val="00994FDC"/>
    <w:rsid w:val="00995175"/>
    <w:rsid w:val="0099589B"/>
    <w:rsid w:val="00995A53"/>
    <w:rsid w:val="00995B02"/>
    <w:rsid w:val="009967FB"/>
    <w:rsid w:val="009979E8"/>
    <w:rsid w:val="00997B7B"/>
    <w:rsid w:val="00997F52"/>
    <w:rsid w:val="009A03D4"/>
    <w:rsid w:val="009A0713"/>
    <w:rsid w:val="009A0B24"/>
    <w:rsid w:val="009A0D45"/>
    <w:rsid w:val="009A1E3D"/>
    <w:rsid w:val="009A2F13"/>
    <w:rsid w:val="009A3C8E"/>
    <w:rsid w:val="009A4957"/>
    <w:rsid w:val="009A4FAA"/>
    <w:rsid w:val="009A5308"/>
    <w:rsid w:val="009A532C"/>
    <w:rsid w:val="009A53C5"/>
    <w:rsid w:val="009A55B9"/>
    <w:rsid w:val="009A5635"/>
    <w:rsid w:val="009A5711"/>
    <w:rsid w:val="009A5B96"/>
    <w:rsid w:val="009A5F61"/>
    <w:rsid w:val="009A671B"/>
    <w:rsid w:val="009A68A5"/>
    <w:rsid w:val="009A6DA5"/>
    <w:rsid w:val="009A6F96"/>
    <w:rsid w:val="009B0C2F"/>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34B"/>
    <w:rsid w:val="009C365E"/>
    <w:rsid w:val="009C37CB"/>
    <w:rsid w:val="009C380C"/>
    <w:rsid w:val="009C3A36"/>
    <w:rsid w:val="009C4749"/>
    <w:rsid w:val="009C4C98"/>
    <w:rsid w:val="009C51A3"/>
    <w:rsid w:val="009C57A3"/>
    <w:rsid w:val="009C621E"/>
    <w:rsid w:val="009C657B"/>
    <w:rsid w:val="009C74AE"/>
    <w:rsid w:val="009C7C51"/>
    <w:rsid w:val="009C7C8E"/>
    <w:rsid w:val="009D00C6"/>
    <w:rsid w:val="009D0404"/>
    <w:rsid w:val="009D120F"/>
    <w:rsid w:val="009D1385"/>
    <w:rsid w:val="009D152E"/>
    <w:rsid w:val="009D1A54"/>
    <w:rsid w:val="009D1B97"/>
    <w:rsid w:val="009D22AC"/>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50C2"/>
    <w:rsid w:val="009F6417"/>
    <w:rsid w:val="009F6725"/>
    <w:rsid w:val="009F6CC0"/>
    <w:rsid w:val="009F6EBE"/>
    <w:rsid w:val="009F703C"/>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0DB1"/>
    <w:rsid w:val="00A1143C"/>
    <w:rsid w:val="00A1167B"/>
    <w:rsid w:val="00A11BD7"/>
    <w:rsid w:val="00A11E93"/>
    <w:rsid w:val="00A12656"/>
    <w:rsid w:val="00A1309E"/>
    <w:rsid w:val="00A13C60"/>
    <w:rsid w:val="00A14141"/>
    <w:rsid w:val="00A14499"/>
    <w:rsid w:val="00A149D1"/>
    <w:rsid w:val="00A15299"/>
    <w:rsid w:val="00A153CB"/>
    <w:rsid w:val="00A15FFA"/>
    <w:rsid w:val="00A16093"/>
    <w:rsid w:val="00A167DE"/>
    <w:rsid w:val="00A1716C"/>
    <w:rsid w:val="00A1739F"/>
    <w:rsid w:val="00A17DCE"/>
    <w:rsid w:val="00A2016C"/>
    <w:rsid w:val="00A20434"/>
    <w:rsid w:val="00A213E1"/>
    <w:rsid w:val="00A21924"/>
    <w:rsid w:val="00A23F35"/>
    <w:rsid w:val="00A240DD"/>
    <w:rsid w:val="00A2419F"/>
    <w:rsid w:val="00A2446D"/>
    <w:rsid w:val="00A249A1"/>
    <w:rsid w:val="00A24B2B"/>
    <w:rsid w:val="00A24CBC"/>
    <w:rsid w:val="00A252CC"/>
    <w:rsid w:val="00A25951"/>
    <w:rsid w:val="00A26308"/>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63B"/>
    <w:rsid w:val="00A41CDE"/>
    <w:rsid w:val="00A431E5"/>
    <w:rsid w:val="00A43794"/>
    <w:rsid w:val="00A43BEB"/>
    <w:rsid w:val="00A43DE3"/>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68A"/>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27A5"/>
    <w:rsid w:val="00AA462F"/>
    <w:rsid w:val="00AA4A98"/>
    <w:rsid w:val="00AA5050"/>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1605"/>
    <w:rsid w:val="00AC1921"/>
    <w:rsid w:val="00AC2184"/>
    <w:rsid w:val="00AC21B0"/>
    <w:rsid w:val="00AC22EB"/>
    <w:rsid w:val="00AC242B"/>
    <w:rsid w:val="00AC246E"/>
    <w:rsid w:val="00AC2F2D"/>
    <w:rsid w:val="00AC3094"/>
    <w:rsid w:val="00AC3508"/>
    <w:rsid w:val="00AC36D5"/>
    <w:rsid w:val="00AC4722"/>
    <w:rsid w:val="00AC4BBE"/>
    <w:rsid w:val="00AC4ED7"/>
    <w:rsid w:val="00AC4FE3"/>
    <w:rsid w:val="00AC5577"/>
    <w:rsid w:val="00AC6ABC"/>
    <w:rsid w:val="00AC7111"/>
    <w:rsid w:val="00AC76CF"/>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D7BDB"/>
    <w:rsid w:val="00AE06A1"/>
    <w:rsid w:val="00AE0DD4"/>
    <w:rsid w:val="00AE0DE5"/>
    <w:rsid w:val="00AE0E7A"/>
    <w:rsid w:val="00AE1FFF"/>
    <w:rsid w:val="00AE2275"/>
    <w:rsid w:val="00AE313B"/>
    <w:rsid w:val="00AE3268"/>
    <w:rsid w:val="00AE37E0"/>
    <w:rsid w:val="00AE39CA"/>
    <w:rsid w:val="00AE4B25"/>
    <w:rsid w:val="00AE515B"/>
    <w:rsid w:val="00AE55B8"/>
    <w:rsid w:val="00AE5C45"/>
    <w:rsid w:val="00AE6925"/>
    <w:rsid w:val="00AE730B"/>
    <w:rsid w:val="00AE73C5"/>
    <w:rsid w:val="00AE7CD3"/>
    <w:rsid w:val="00AF01FB"/>
    <w:rsid w:val="00AF089E"/>
    <w:rsid w:val="00AF0D81"/>
    <w:rsid w:val="00AF27E5"/>
    <w:rsid w:val="00AF2A24"/>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436"/>
    <w:rsid w:val="00B13AD5"/>
    <w:rsid w:val="00B14DE1"/>
    <w:rsid w:val="00B1532E"/>
    <w:rsid w:val="00B15410"/>
    <w:rsid w:val="00B1627F"/>
    <w:rsid w:val="00B16ACF"/>
    <w:rsid w:val="00B16EDD"/>
    <w:rsid w:val="00B172DC"/>
    <w:rsid w:val="00B2023B"/>
    <w:rsid w:val="00B2025B"/>
    <w:rsid w:val="00B209F0"/>
    <w:rsid w:val="00B20EA6"/>
    <w:rsid w:val="00B21D60"/>
    <w:rsid w:val="00B22673"/>
    <w:rsid w:val="00B227FE"/>
    <w:rsid w:val="00B22910"/>
    <w:rsid w:val="00B23114"/>
    <w:rsid w:val="00B23B95"/>
    <w:rsid w:val="00B243D1"/>
    <w:rsid w:val="00B245CE"/>
    <w:rsid w:val="00B25DF0"/>
    <w:rsid w:val="00B25EC6"/>
    <w:rsid w:val="00B264EC"/>
    <w:rsid w:val="00B26687"/>
    <w:rsid w:val="00B268A7"/>
    <w:rsid w:val="00B26E0B"/>
    <w:rsid w:val="00B27644"/>
    <w:rsid w:val="00B27BFE"/>
    <w:rsid w:val="00B27E73"/>
    <w:rsid w:val="00B300FF"/>
    <w:rsid w:val="00B302BC"/>
    <w:rsid w:val="00B30568"/>
    <w:rsid w:val="00B30708"/>
    <w:rsid w:val="00B30D68"/>
    <w:rsid w:val="00B32432"/>
    <w:rsid w:val="00B336DE"/>
    <w:rsid w:val="00B33D3D"/>
    <w:rsid w:val="00B33F5E"/>
    <w:rsid w:val="00B340BC"/>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611F"/>
    <w:rsid w:val="00B47532"/>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76A6"/>
    <w:rsid w:val="00B97916"/>
    <w:rsid w:val="00B97A82"/>
    <w:rsid w:val="00BA0261"/>
    <w:rsid w:val="00BA040B"/>
    <w:rsid w:val="00BA0738"/>
    <w:rsid w:val="00BA0E83"/>
    <w:rsid w:val="00BA0ECB"/>
    <w:rsid w:val="00BA1181"/>
    <w:rsid w:val="00BA15EF"/>
    <w:rsid w:val="00BA1B9F"/>
    <w:rsid w:val="00BA221D"/>
    <w:rsid w:val="00BA22D2"/>
    <w:rsid w:val="00BA2305"/>
    <w:rsid w:val="00BA342F"/>
    <w:rsid w:val="00BA361C"/>
    <w:rsid w:val="00BA3CC9"/>
    <w:rsid w:val="00BA484C"/>
    <w:rsid w:val="00BA526C"/>
    <w:rsid w:val="00BA56ED"/>
    <w:rsid w:val="00BA616A"/>
    <w:rsid w:val="00BA6B3B"/>
    <w:rsid w:val="00BA72BD"/>
    <w:rsid w:val="00BA7C66"/>
    <w:rsid w:val="00BA7DC1"/>
    <w:rsid w:val="00BB0B60"/>
    <w:rsid w:val="00BB0D2B"/>
    <w:rsid w:val="00BB1713"/>
    <w:rsid w:val="00BB2022"/>
    <w:rsid w:val="00BB25B6"/>
    <w:rsid w:val="00BB2B86"/>
    <w:rsid w:val="00BB31B2"/>
    <w:rsid w:val="00BB43A5"/>
    <w:rsid w:val="00BB4D49"/>
    <w:rsid w:val="00BB4D52"/>
    <w:rsid w:val="00BB531F"/>
    <w:rsid w:val="00BB59C5"/>
    <w:rsid w:val="00BB5F7E"/>
    <w:rsid w:val="00BB61E9"/>
    <w:rsid w:val="00BB6529"/>
    <w:rsid w:val="00BB672E"/>
    <w:rsid w:val="00BB6A95"/>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665A"/>
    <w:rsid w:val="00BC68FE"/>
    <w:rsid w:val="00BC691C"/>
    <w:rsid w:val="00BC69EA"/>
    <w:rsid w:val="00BC69F1"/>
    <w:rsid w:val="00BC6A94"/>
    <w:rsid w:val="00BC7199"/>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4389"/>
    <w:rsid w:val="00BE490D"/>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229A"/>
    <w:rsid w:val="00BF22EB"/>
    <w:rsid w:val="00BF38FF"/>
    <w:rsid w:val="00BF3C9C"/>
    <w:rsid w:val="00BF466C"/>
    <w:rsid w:val="00BF4ABB"/>
    <w:rsid w:val="00BF4F48"/>
    <w:rsid w:val="00BF5073"/>
    <w:rsid w:val="00BF5559"/>
    <w:rsid w:val="00BF5CC5"/>
    <w:rsid w:val="00BF5F63"/>
    <w:rsid w:val="00BF6585"/>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2B6F"/>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DE2"/>
    <w:rsid w:val="00C32381"/>
    <w:rsid w:val="00C3287C"/>
    <w:rsid w:val="00C330CE"/>
    <w:rsid w:val="00C3366F"/>
    <w:rsid w:val="00C33D0E"/>
    <w:rsid w:val="00C34446"/>
    <w:rsid w:val="00C346B2"/>
    <w:rsid w:val="00C349E5"/>
    <w:rsid w:val="00C35CBE"/>
    <w:rsid w:val="00C362FA"/>
    <w:rsid w:val="00C36921"/>
    <w:rsid w:val="00C370A2"/>
    <w:rsid w:val="00C3744A"/>
    <w:rsid w:val="00C375BE"/>
    <w:rsid w:val="00C37792"/>
    <w:rsid w:val="00C40075"/>
    <w:rsid w:val="00C40B48"/>
    <w:rsid w:val="00C40DDE"/>
    <w:rsid w:val="00C41A28"/>
    <w:rsid w:val="00C41C4B"/>
    <w:rsid w:val="00C42528"/>
    <w:rsid w:val="00C44F46"/>
    <w:rsid w:val="00C4501E"/>
    <w:rsid w:val="00C45F98"/>
    <w:rsid w:val="00C469DA"/>
    <w:rsid w:val="00C46ADE"/>
    <w:rsid w:val="00C47764"/>
    <w:rsid w:val="00C47947"/>
    <w:rsid w:val="00C479D9"/>
    <w:rsid w:val="00C47C78"/>
    <w:rsid w:val="00C500F0"/>
    <w:rsid w:val="00C508CB"/>
    <w:rsid w:val="00C50A92"/>
    <w:rsid w:val="00C51003"/>
    <w:rsid w:val="00C511CE"/>
    <w:rsid w:val="00C52301"/>
    <w:rsid w:val="00C527E7"/>
    <w:rsid w:val="00C53399"/>
    <w:rsid w:val="00C545C1"/>
    <w:rsid w:val="00C54F8C"/>
    <w:rsid w:val="00C550BA"/>
    <w:rsid w:val="00C55486"/>
    <w:rsid w:val="00C55F64"/>
    <w:rsid w:val="00C55FB8"/>
    <w:rsid w:val="00C562B3"/>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67C"/>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743"/>
    <w:rsid w:val="00C918EA"/>
    <w:rsid w:val="00C91FC4"/>
    <w:rsid w:val="00C92126"/>
    <w:rsid w:val="00C92739"/>
    <w:rsid w:val="00C927B6"/>
    <w:rsid w:val="00C927FD"/>
    <w:rsid w:val="00C92FAD"/>
    <w:rsid w:val="00C93913"/>
    <w:rsid w:val="00C9400F"/>
    <w:rsid w:val="00C94106"/>
    <w:rsid w:val="00C943C9"/>
    <w:rsid w:val="00C943D2"/>
    <w:rsid w:val="00C94F98"/>
    <w:rsid w:val="00C95138"/>
    <w:rsid w:val="00C954CC"/>
    <w:rsid w:val="00C956B2"/>
    <w:rsid w:val="00C96BFA"/>
    <w:rsid w:val="00C96F72"/>
    <w:rsid w:val="00C971CC"/>
    <w:rsid w:val="00C974BE"/>
    <w:rsid w:val="00C9753F"/>
    <w:rsid w:val="00CA069D"/>
    <w:rsid w:val="00CA1480"/>
    <w:rsid w:val="00CA167F"/>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88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628"/>
    <w:rsid w:val="00CD1AFF"/>
    <w:rsid w:val="00CD21FF"/>
    <w:rsid w:val="00CD2C02"/>
    <w:rsid w:val="00CD2F90"/>
    <w:rsid w:val="00CD310B"/>
    <w:rsid w:val="00CD3264"/>
    <w:rsid w:val="00CD3B4A"/>
    <w:rsid w:val="00CD4117"/>
    <w:rsid w:val="00CD45D2"/>
    <w:rsid w:val="00CD52C5"/>
    <w:rsid w:val="00CD5D18"/>
    <w:rsid w:val="00CD6073"/>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AD1"/>
    <w:rsid w:val="00CE7C5B"/>
    <w:rsid w:val="00CE7FE3"/>
    <w:rsid w:val="00CF002B"/>
    <w:rsid w:val="00CF01FA"/>
    <w:rsid w:val="00CF054C"/>
    <w:rsid w:val="00CF0892"/>
    <w:rsid w:val="00CF0C09"/>
    <w:rsid w:val="00CF1144"/>
    <w:rsid w:val="00CF157F"/>
    <w:rsid w:val="00CF18E3"/>
    <w:rsid w:val="00CF2159"/>
    <w:rsid w:val="00CF21EE"/>
    <w:rsid w:val="00CF2383"/>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AC7"/>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9C5"/>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17D"/>
    <w:rsid w:val="00D337B8"/>
    <w:rsid w:val="00D3393A"/>
    <w:rsid w:val="00D33BDF"/>
    <w:rsid w:val="00D34411"/>
    <w:rsid w:val="00D34492"/>
    <w:rsid w:val="00D34D14"/>
    <w:rsid w:val="00D35B6D"/>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021"/>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8C6"/>
    <w:rsid w:val="00D51EE1"/>
    <w:rsid w:val="00D5224A"/>
    <w:rsid w:val="00D529B5"/>
    <w:rsid w:val="00D52A6E"/>
    <w:rsid w:val="00D531D2"/>
    <w:rsid w:val="00D53893"/>
    <w:rsid w:val="00D53A1D"/>
    <w:rsid w:val="00D5408E"/>
    <w:rsid w:val="00D5438B"/>
    <w:rsid w:val="00D546C9"/>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24B"/>
    <w:rsid w:val="00D75309"/>
    <w:rsid w:val="00D7545C"/>
    <w:rsid w:val="00D756B3"/>
    <w:rsid w:val="00D75F3F"/>
    <w:rsid w:val="00D7618F"/>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6F73"/>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29"/>
    <w:rsid w:val="00DE6054"/>
    <w:rsid w:val="00DE6088"/>
    <w:rsid w:val="00DE6C87"/>
    <w:rsid w:val="00DE6F35"/>
    <w:rsid w:val="00DE7A20"/>
    <w:rsid w:val="00DF0230"/>
    <w:rsid w:val="00DF05B9"/>
    <w:rsid w:val="00DF0C49"/>
    <w:rsid w:val="00DF17D5"/>
    <w:rsid w:val="00DF1D95"/>
    <w:rsid w:val="00DF239C"/>
    <w:rsid w:val="00DF257D"/>
    <w:rsid w:val="00DF2ECD"/>
    <w:rsid w:val="00DF2F95"/>
    <w:rsid w:val="00DF3A68"/>
    <w:rsid w:val="00DF458C"/>
    <w:rsid w:val="00DF4607"/>
    <w:rsid w:val="00DF5192"/>
    <w:rsid w:val="00DF57C6"/>
    <w:rsid w:val="00DF6102"/>
    <w:rsid w:val="00DF6E19"/>
    <w:rsid w:val="00DF7057"/>
    <w:rsid w:val="00DF7530"/>
    <w:rsid w:val="00DF77F1"/>
    <w:rsid w:val="00DF7BD0"/>
    <w:rsid w:val="00E003A3"/>
    <w:rsid w:val="00E00EA6"/>
    <w:rsid w:val="00E010D5"/>
    <w:rsid w:val="00E01415"/>
    <w:rsid w:val="00E018B6"/>
    <w:rsid w:val="00E019C7"/>
    <w:rsid w:val="00E02201"/>
    <w:rsid w:val="00E024B4"/>
    <w:rsid w:val="00E04037"/>
    <w:rsid w:val="00E041A1"/>
    <w:rsid w:val="00E053F0"/>
    <w:rsid w:val="00E05606"/>
    <w:rsid w:val="00E0618D"/>
    <w:rsid w:val="00E06275"/>
    <w:rsid w:val="00E06CC1"/>
    <w:rsid w:val="00E06ED0"/>
    <w:rsid w:val="00E072A5"/>
    <w:rsid w:val="00E074CD"/>
    <w:rsid w:val="00E079AA"/>
    <w:rsid w:val="00E07C05"/>
    <w:rsid w:val="00E1062C"/>
    <w:rsid w:val="00E109DF"/>
    <w:rsid w:val="00E10E20"/>
    <w:rsid w:val="00E12652"/>
    <w:rsid w:val="00E12B4E"/>
    <w:rsid w:val="00E1390E"/>
    <w:rsid w:val="00E13E0C"/>
    <w:rsid w:val="00E14494"/>
    <w:rsid w:val="00E156ED"/>
    <w:rsid w:val="00E1763A"/>
    <w:rsid w:val="00E209F2"/>
    <w:rsid w:val="00E20ECC"/>
    <w:rsid w:val="00E21BCE"/>
    <w:rsid w:val="00E223A3"/>
    <w:rsid w:val="00E2392B"/>
    <w:rsid w:val="00E23BB6"/>
    <w:rsid w:val="00E24184"/>
    <w:rsid w:val="00E24AB3"/>
    <w:rsid w:val="00E256B3"/>
    <w:rsid w:val="00E26902"/>
    <w:rsid w:val="00E26BA1"/>
    <w:rsid w:val="00E26D27"/>
    <w:rsid w:val="00E2719E"/>
    <w:rsid w:val="00E27426"/>
    <w:rsid w:val="00E27902"/>
    <w:rsid w:val="00E27D01"/>
    <w:rsid w:val="00E27F48"/>
    <w:rsid w:val="00E31414"/>
    <w:rsid w:val="00E31C36"/>
    <w:rsid w:val="00E32342"/>
    <w:rsid w:val="00E32DA6"/>
    <w:rsid w:val="00E33B17"/>
    <w:rsid w:val="00E3421C"/>
    <w:rsid w:val="00E3485A"/>
    <w:rsid w:val="00E35435"/>
    <w:rsid w:val="00E360BC"/>
    <w:rsid w:val="00E36840"/>
    <w:rsid w:val="00E36CF2"/>
    <w:rsid w:val="00E371FE"/>
    <w:rsid w:val="00E37409"/>
    <w:rsid w:val="00E4023F"/>
    <w:rsid w:val="00E406DF"/>
    <w:rsid w:val="00E407C9"/>
    <w:rsid w:val="00E40C7F"/>
    <w:rsid w:val="00E40CAA"/>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5FD"/>
    <w:rsid w:val="00E50CB6"/>
    <w:rsid w:val="00E51049"/>
    <w:rsid w:val="00E511A6"/>
    <w:rsid w:val="00E514C1"/>
    <w:rsid w:val="00E516B7"/>
    <w:rsid w:val="00E51777"/>
    <w:rsid w:val="00E5177A"/>
    <w:rsid w:val="00E51C62"/>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38DD"/>
    <w:rsid w:val="00E64443"/>
    <w:rsid w:val="00E64B5E"/>
    <w:rsid w:val="00E6507B"/>
    <w:rsid w:val="00E655DD"/>
    <w:rsid w:val="00E65614"/>
    <w:rsid w:val="00E65907"/>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351"/>
    <w:rsid w:val="00E74E9D"/>
    <w:rsid w:val="00E74EA8"/>
    <w:rsid w:val="00E751C6"/>
    <w:rsid w:val="00E75200"/>
    <w:rsid w:val="00E755B8"/>
    <w:rsid w:val="00E76048"/>
    <w:rsid w:val="00E764BF"/>
    <w:rsid w:val="00E764EE"/>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3DF"/>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27F2"/>
    <w:rsid w:val="00EA30F3"/>
    <w:rsid w:val="00EA3528"/>
    <w:rsid w:val="00EA399B"/>
    <w:rsid w:val="00EA3ACF"/>
    <w:rsid w:val="00EA443D"/>
    <w:rsid w:val="00EA4480"/>
    <w:rsid w:val="00EA4631"/>
    <w:rsid w:val="00EA476F"/>
    <w:rsid w:val="00EA4982"/>
    <w:rsid w:val="00EA4FD0"/>
    <w:rsid w:val="00EA56F6"/>
    <w:rsid w:val="00EA59CE"/>
    <w:rsid w:val="00EA6475"/>
    <w:rsid w:val="00EA6B4A"/>
    <w:rsid w:val="00EA73D2"/>
    <w:rsid w:val="00EA7443"/>
    <w:rsid w:val="00EB076D"/>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493A"/>
    <w:rsid w:val="00ED548F"/>
    <w:rsid w:val="00ED59D7"/>
    <w:rsid w:val="00ED5BAF"/>
    <w:rsid w:val="00ED5D66"/>
    <w:rsid w:val="00ED5DDD"/>
    <w:rsid w:val="00ED5FE2"/>
    <w:rsid w:val="00ED601A"/>
    <w:rsid w:val="00ED63C7"/>
    <w:rsid w:val="00ED6D4A"/>
    <w:rsid w:val="00ED72E0"/>
    <w:rsid w:val="00ED746A"/>
    <w:rsid w:val="00ED7AFE"/>
    <w:rsid w:val="00EE0BB4"/>
    <w:rsid w:val="00EE1AA1"/>
    <w:rsid w:val="00EE2B34"/>
    <w:rsid w:val="00EE2D84"/>
    <w:rsid w:val="00EE3F04"/>
    <w:rsid w:val="00EE4864"/>
    <w:rsid w:val="00EE4B91"/>
    <w:rsid w:val="00EE4FD0"/>
    <w:rsid w:val="00EE50C2"/>
    <w:rsid w:val="00EE556C"/>
    <w:rsid w:val="00EE6222"/>
    <w:rsid w:val="00EE624A"/>
    <w:rsid w:val="00EE6608"/>
    <w:rsid w:val="00EE6745"/>
    <w:rsid w:val="00EE7067"/>
    <w:rsid w:val="00EE7A3F"/>
    <w:rsid w:val="00EE7B61"/>
    <w:rsid w:val="00EF0005"/>
    <w:rsid w:val="00EF0503"/>
    <w:rsid w:val="00EF0E89"/>
    <w:rsid w:val="00EF1335"/>
    <w:rsid w:val="00EF1D33"/>
    <w:rsid w:val="00EF2122"/>
    <w:rsid w:val="00EF35A5"/>
    <w:rsid w:val="00EF3B89"/>
    <w:rsid w:val="00EF3EC9"/>
    <w:rsid w:val="00EF4130"/>
    <w:rsid w:val="00EF4180"/>
    <w:rsid w:val="00EF4869"/>
    <w:rsid w:val="00EF5BD2"/>
    <w:rsid w:val="00EF6E12"/>
    <w:rsid w:val="00EF717D"/>
    <w:rsid w:val="00EF7691"/>
    <w:rsid w:val="00EF7F83"/>
    <w:rsid w:val="00F004EE"/>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96B"/>
    <w:rsid w:val="00F224CC"/>
    <w:rsid w:val="00F22672"/>
    <w:rsid w:val="00F228AD"/>
    <w:rsid w:val="00F24EF7"/>
    <w:rsid w:val="00F254A8"/>
    <w:rsid w:val="00F2586F"/>
    <w:rsid w:val="00F25EAF"/>
    <w:rsid w:val="00F265C2"/>
    <w:rsid w:val="00F26D54"/>
    <w:rsid w:val="00F26F33"/>
    <w:rsid w:val="00F27C93"/>
    <w:rsid w:val="00F30043"/>
    <w:rsid w:val="00F319B9"/>
    <w:rsid w:val="00F321EE"/>
    <w:rsid w:val="00F329CC"/>
    <w:rsid w:val="00F32BDC"/>
    <w:rsid w:val="00F32F4A"/>
    <w:rsid w:val="00F331C8"/>
    <w:rsid w:val="00F33830"/>
    <w:rsid w:val="00F33EA4"/>
    <w:rsid w:val="00F33FAE"/>
    <w:rsid w:val="00F3430F"/>
    <w:rsid w:val="00F34570"/>
    <w:rsid w:val="00F34690"/>
    <w:rsid w:val="00F34CAE"/>
    <w:rsid w:val="00F352DD"/>
    <w:rsid w:val="00F3573E"/>
    <w:rsid w:val="00F35B77"/>
    <w:rsid w:val="00F35DEE"/>
    <w:rsid w:val="00F36198"/>
    <w:rsid w:val="00F36410"/>
    <w:rsid w:val="00F37DD9"/>
    <w:rsid w:val="00F37EF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65D"/>
    <w:rsid w:val="00F46897"/>
    <w:rsid w:val="00F46B28"/>
    <w:rsid w:val="00F47C13"/>
    <w:rsid w:val="00F50108"/>
    <w:rsid w:val="00F50DB1"/>
    <w:rsid w:val="00F510D7"/>
    <w:rsid w:val="00F513A8"/>
    <w:rsid w:val="00F513C8"/>
    <w:rsid w:val="00F517D6"/>
    <w:rsid w:val="00F5215E"/>
    <w:rsid w:val="00F521C9"/>
    <w:rsid w:val="00F53019"/>
    <w:rsid w:val="00F532F5"/>
    <w:rsid w:val="00F53675"/>
    <w:rsid w:val="00F53BFE"/>
    <w:rsid w:val="00F542AC"/>
    <w:rsid w:val="00F548FC"/>
    <w:rsid w:val="00F54C6A"/>
    <w:rsid w:val="00F54E70"/>
    <w:rsid w:val="00F55D3D"/>
    <w:rsid w:val="00F5627E"/>
    <w:rsid w:val="00F56440"/>
    <w:rsid w:val="00F575ED"/>
    <w:rsid w:val="00F579DE"/>
    <w:rsid w:val="00F57BF4"/>
    <w:rsid w:val="00F57BFB"/>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6AC"/>
    <w:rsid w:val="00F80D4F"/>
    <w:rsid w:val="00F815BE"/>
    <w:rsid w:val="00F81861"/>
    <w:rsid w:val="00F82580"/>
    <w:rsid w:val="00F82B28"/>
    <w:rsid w:val="00F83E54"/>
    <w:rsid w:val="00F84AF8"/>
    <w:rsid w:val="00F84D15"/>
    <w:rsid w:val="00F84DEC"/>
    <w:rsid w:val="00F853F7"/>
    <w:rsid w:val="00F861C8"/>
    <w:rsid w:val="00F863C2"/>
    <w:rsid w:val="00F864DC"/>
    <w:rsid w:val="00F86701"/>
    <w:rsid w:val="00F86726"/>
    <w:rsid w:val="00F906F7"/>
    <w:rsid w:val="00F9092E"/>
    <w:rsid w:val="00F9179E"/>
    <w:rsid w:val="00F91BCF"/>
    <w:rsid w:val="00F91C68"/>
    <w:rsid w:val="00F91C92"/>
    <w:rsid w:val="00F92713"/>
    <w:rsid w:val="00F92A2D"/>
    <w:rsid w:val="00F92A65"/>
    <w:rsid w:val="00F92D54"/>
    <w:rsid w:val="00F92D5C"/>
    <w:rsid w:val="00F92FFA"/>
    <w:rsid w:val="00F93155"/>
    <w:rsid w:val="00F9318B"/>
    <w:rsid w:val="00F9404B"/>
    <w:rsid w:val="00F943B0"/>
    <w:rsid w:val="00F952F5"/>
    <w:rsid w:val="00F95319"/>
    <w:rsid w:val="00F95742"/>
    <w:rsid w:val="00F963BD"/>
    <w:rsid w:val="00F96864"/>
    <w:rsid w:val="00F96D46"/>
    <w:rsid w:val="00F96DDE"/>
    <w:rsid w:val="00F96F4E"/>
    <w:rsid w:val="00F97B10"/>
    <w:rsid w:val="00F97B64"/>
    <w:rsid w:val="00F97C75"/>
    <w:rsid w:val="00FA007C"/>
    <w:rsid w:val="00FA0991"/>
    <w:rsid w:val="00FA1323"/>
    <w:rsid w:val="00FA17F0"/>
    <w:rsid w:val="00FA1C44"/>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DF9"/>
    <w:rsid w:val="00FE64DE"/>
    <w:rsid w:val="00FE65AA"/>
    <w:rsid w:val="00FE6646"/>
    <w:rsid w:val="00FE68C2"/>
    <w:rsid w:val="00FE6D9E"/>
    <w:rsid w:val="00FE78B7"/>
    <w:rsid w:val="00FF0039"/>
    <w:rsid w:val="00FF01A4"/>
    <w:rsid w:val="00FF126E"/>
    <w:rsid w:val="00FF1415"/>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274F2-4612-A243-92A3-49806A6C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4630</Words>
  <Characters>26394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4</cp:revision>
  <cp:lastPrinted>2020-01-14T15:14:00Z</cp:lastPrinted>
  <dcterms:created xsi:type="dcterms:W3CDTF">2020-05-19T00:55:00Z</dcterms:created>
  <dcterms:modified xsi:type="dcterms:W3CDTF">2020-05-19T00:56:00Z</dcterms:modified>
</cp:coreProperties>
</file>