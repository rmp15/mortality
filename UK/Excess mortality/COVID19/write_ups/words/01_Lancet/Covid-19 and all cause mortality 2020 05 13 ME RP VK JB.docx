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12584" w14:textId="225DEDCB" w:rsidR="00DC798B" w:rsidRPr="00B87D4C" w:rsidRDefault="00A43BEB" w:rsidP="00580F14">
      <w:pPr>
        <w:spacing w:after="0" w:line="480" w:lineRule="auto"/>
        <w:jc w:val="both"/>
        <w:rPr>
          <w:rFonts w:ascii="Arial" w:hAnsi="Arial" w:cs="Arial"/>
          <w:b/>
        </w:rPr>
      </w:pPr>
      <w:r>
        <w:rPr>
          <w:rFonts w:ascii="Arial" w:hAnsi="Arial" w:cs="Arial"/>
          <w:b/>
        </w:rPr>
        <w:t>Age- and sex-specific</w:t>
      </w:r>
      <w:r w:rsidR="008C7C57">
        <w:rPr>
          <w:rFonts w:ascii="Arial" w:hAnsi="Arial" w:cs="Arial"/>
          <w:b/>
        </w:rPr>
        <w:t xml:space="preserve"> </w:t>
      </w:r>
      <w:r w:rsidR="007F72A1">
        <w:rPr>
          <w:rFonts w:ascii="Arial" w:hAnsi="Arial" w:cs="Arial"/>
          <w:b/>
        </w:rPr>
        <w:t xml:space="preserve">mortality impact of </w:t>
      </w:r>
      <w:r w:rsidR="00B20EA6">
        <w:rPr>
          <w:rFonts w:ascii="Arial" w:hAnsi="Arial" w:cs="Arial"/>
          <w:b/>
        </w:rPr>
        <w:t xml:space="preserve">Covid-19 </w:t>
      </w:r>
      <w:r w:rsidR="007F72A1">
        <w:rPr>
          <w:rFonts w:ascii="Arial" w:hAnsi="Arial" w:cs="Arial"/>
          <w:b/>
        </w:rPr>
        <w:t>p</w:t>
      </w:r>
      <w:r w:rsidR="00B20EA6">
        <w:rPr>
          <w:rFonts w:ascii="Arial" w:hAnsi="Arial" w:cs="Arial"/>
          <w:b/>
        </w:rPr>
        <w:t xml:space="preserve">andemic </w:t>
      </w:r>
      <w:r w:rsidR="004E51C1">
        <w:rPr>
          <w:rFonts w:ascii="Arial" w:hAnsi="Arial" w:cs="Arial"/>
          <w:b/>
        </w:rPr>
        <w:t>in England and Wales: Application of a Bayesian model ensemble to mortality statistics</w:t>
      </w:r>
    </w:p>
    <w:p w14:paraId="7089B705" w14:textId="77777777" w:rsidR="00DC798B" w:rsidRPr="00B87D4C" w:rsidRDefault="00DC798B" w:rsidP="00580F14">
      <w:pPr>
        <w:spacing w:after="0" w:line="480" w:lineRule="auto"/>
        <w:jc w:val="both"/>
        <w:rPr>
          <w:rFonts w:ascii="Arial" w:hAnsi="Arial" w:cs="Arial"/>
        </w:rPr>
      </w:pPr>
    </w:p>
    <w:p w14:paraId="0AB325F8" w14:textId="77777777" w:rsidR="00CD15D6" w:rsidRPr="00B87D4C" w:rsidRDefault="00CD15D6" w:rsidP="00580F14">
      <w:pPr>
        <w:spacing w:after="0" w:line="480" w:lineRule="auto"/>
        <w:jc w:val="both"/>
        <w:rPr>
          <w:rFonts w:ascii="Arial" w:hAnsi="Arial" w:cs="Arial"/>
        </w:rPr>
      </w:pPr>
    </w:p>
    <w:p w14:paraId="6E5806BE" w14:textId="77777777" w:rsidR="001B6041" w:rsidRPr="00B87D4C" w:rsidRDefault="001B6041" w:rsidP="00580F14">
      <w:pPr>
        <w:spacing w:after="0" w:line="480" w:lineRule="auto"/>
        <w:jc w:val="both"/>
        <w:rPr>
          <w:rFonts w:ascii="Arial" w:hAnsi="Arial" w:cs="Arial"/>
        </w:rPr>
      </w:pPr>
    </w:p>
    <w:p w14:paraId="30C2087D" w14:textId="77777777" w:rsidR="001D0FF1" w:rsidRPr="00B87D4C" w:rsidRDefault="001D0FF1" w:rsidP="00580F14">
      <w:pPr>
        <w:spacing w:after="0" w:line="480" w:lineRule="auto"/>
        <w:jc w:val="both"/>
        <w:rPr>
          <w:rFonts w:ascii="Arial" w:hAnsi="Arial" w:cs="Arial"/>
        </w:rPr>
      </w:pPr>
    </w:p>
    <w:p w14:paraId="20004210" w14:textId="28B1F9A5" w:rsidR="007819F9" w:rsidRPr="00B87D4C" w:rsidRDefault="007819F9" w:rsidP="00580F14">
      <w:pPr>
        <w:spacing w:after="0" w:line="480" w:lineRule="auto"/>
        <w:jc w:val="both"/>
        <w:rPr>
          <w:rFonts w:ascii="Arial" w:hAnsi="Arial" w:cs="Arial"/>
        </w:rPr>
      </w:pPr>
      <w:r w:rsidRPr="00B87D4C">
        <w:rPr>
          <w:rFonts w:ascii="Arial" w:hAnsi="Arial" w:cs="Arial"/>
        </w:rPr>
        <w:br w:type="page"/>
      </w:r>
    </w:p>
    <w:p w14:paraId="2BB9B193" w14:textId="7E0FA895" w:rsidR="004A4EB1" w:rsidRPr="00B87D4C" w:rsidRDefault="006D6940" w:rsidP="00580F14">
      <w:pPr>
        <w:spacing w:after="0" w:line="480" w:lineRule="auto"/>
        <w:jc w:val="both"/>
        <w:rPr>
          <w:rFonts w:ascii="Arial" w:hAnsi="Arial" w:cs="Arial"/>
          <w:b/>
        </w:rPr>
      </w:pPr>
      <w:r>
        <w:rPr>
          <w:rFonts w:ascii="Arial" w:hAnsi="Arial" w:cs="Arial"/>
          <w:b/>
        </w:rPr>
        <w:lastRenderedPageBreak/>
        <w:t>Summary</w:t>
      </w:r>
    </w:p>
    <w:p w14:paraId="41154205" w14:textId="39C36386" w:rsidR="005C486A" w:rsidRDefault="005C486A" w:rsidP="00580F14">
      <w:pPr>
        <w:spacing w:after="0" w:line="480" w:lineRule="auto"/>
        <w:jc w:val="both"/>
        <w:rPr>
          <w:rFonts w:ascii="Arial" w:hAnsi="Arial" w:cs="Arial"/>
        </w:rPr>
      </w:pPr>
    </w:p>
    <w:p w14:paraId="17CDEE37" w14:textId="523861FC" w:rsidR="006D6940" w:rsidRDefault="006D6940" w:rsidP="00580F14">
      <w:pPr>
        <w:spacing w:after="0" w:line="480" w:lineRule="auto"/>
        <w:jc w:val="both"/>
        <w:rPr>
          <w:rFonts w:ascii="Arial" w:hAnsi="Arial" w:cs="Arial"/>
        </w:rPr>
      </w:pPr>
    </w:p>
    <w:p w14:paraId="5813EE9E" w14:textId="77777777" w:rsidR="006D6940" w:rsidRPr="00B87D4C" w:rsidRDefault="006D6940" w:rsidP="00580F14">
      <w:pPr>
        <w:spacing w:after="0" w:line="480" w:lineRule="auto"/>
        <w:jc w:val="both"/>
        <w:rPr>
          <w:rFonts w:ascii="Arial" w:hAnsi="Arial" w:cs="Arial"/>
        </w:rPr>
      </w:pPr>
    </w:p>
    <w:p w14:paraId="56B65C4C" w14:textId="4AE7FE58" w:rsidR="00C76A85" w:rsidRPr="00B87D4C" w:rsidRDefault="00C76A85" w:rsidP="00580F14">
      <w:pPr>
        <w:spacing w:after="0" w:line="480" w:lineRule="auto"/>
        <w:jc w:val="both"/>
        <w:rPr>
          <w:rFonts w:ascii="Arial" w:hAnsi="Arial" w:cs="Arial"/>
        </w:rPr>
      </w:pPr>
      <w:r w:rsidRPr="00B87D4C">
        <w:rPr>
          <w:rFonts w:ascii="Arial" w:hAnsi="Arial" w:cs="Arial"/>
        </w:rPr>
        <w:br w:type="page"/>
      </w:r>
    </w:p>
    <w:p w14:paraId="2709BF79" w14:textId="1ED85194" w:rsidR="00B73C7E" w:rsidRPr="00B87D4C" w:rsidRDefault="00B73C7E" w:rsidP="00580F14">
      <w:pPr>
        <w:spacing w:after="0" w:line="480" w:lineRule="auto"/>
        <w:jc w:val="both"/>
        <w:rPr>
          <w:rFonts w:ascii="Arial" w:hAnsi="Arial" w:cs="Arial"/>
          <w:b/>
        </w:rPr>
      </w:pPr>
      <w:r w:rsidRPr="00B87D4C">
        <w:rPr>
          <w:rFonts w:ascii="Arial" w:hAnsi="Arial" w:cs="Arial"/>
          <w:b/>
        </w:rPr>
        <w:lastRenderedPageBreak/>
        <w:t>Introduction</w:t>
      </w:r>
    </w:p>
    <w:p w14:paraId="742378D2" w14:textId="6FC59CE0" w:rsidR="001F1CDF" w:rsidRPr="001F1CDF" w:rsidRDefault="001F1CDF" w:rsidP="00580F14">
      <w:pPr>
        <w:spacing w:after="0" w:line="480" w:lineRule="auto"/>
        <w:jc w:val="both"/>
        <w:rPr>
          <w:rFonts w:ascii="Arial" w:hAnsi="Arial" w:cs="Arial"/>
          <w:color w:val="000000"/>
        </w:rPr>
      </w:pPr>
      <w:r>
        <w:rPr>
          <w:rFonts w:ascii="Arial" w:hAnsi="Arial" w:cs="Arial"/>
          <w:color w:val="000000"/>
        </w:rPr>
        <w:t xml:space="preserve">The </w:t>
      </w:r>
      <w:r w:rsidRPr="001F1CDF">
        <w:rPr>
          <w:rFonts w:ascii="Arial" w:hAnsi="Arial" w:cs="Arial"/>
          <w:color w:val="000000"/>
        </w:rPr>
        <w:t xml:space="preserve">Covid-19 </w:t>
      </w:r>
      <w:r>
        <w:rPr>
          <w:rFonts w:ascii="Arial" w:hAnsi="Arial" w:cs="Arial"/>
          <w:color w:val="000000"/>
        </w:rPr>
        <w:t xml:space="preserve">pandemic has led to thousands </w:t>
      </w:r>
      <w:ins w:id="0" w:author="Parks, Robbie M" w:date="2020-05-13T11:45:00Z">
        <w:r w:rsidR="00CB5426">
          <w:rPr>
            <w:rFonts w:ascii="Arial" w:hAnsi="Arial" w:cs="Arial"/>
            <w:color w:val="000000"/>
          </w:rPr>
          <w:t xml:space="preserve">of </w:t>
        </w:r>
      </w:ins>
      <w:r>
        <w:rPr>
          <w:rFonts w:ascii="Arial" w:hAnsi="Arial" w:cs="Arial"/>
          <w:color w:val="000000"/>
        </w:rPr>
        <w:t>deaths among patients</w:t>
      </w:r>
      <w:r w:rsidR="00AC36D5">
        <w:rPr>
          <w:rFonts w:ascii="Arial" w:hAnsi="Arial" w:cs="Arial"/>
          <w:color w:val="000000"/>
        </w:rPr>
        <w:t xml:space="preserve"> with </w:t>
      </w:r>
      <w:r w:rsidR="004E023D">
        <w:rPr>
          <w:rFonts w:ascii="Arial" w:hAnsi="Arial" w:cs="Arial"/>
          <w:color w:val="000000"/>
        </w:rPr>
        <w:t>confirmed</w:t>
      </w:r>
      <w:r w:rsidR="00AC36D5">
        <w:rPr>
          <w:rFonts w:ascii="Arial" w:hAnsi="Arial" w:cs="Arial"/>
          <w:color w:val="000000"/>
        </w:rPr>
        <w:t xml:space="preserve"> infection</w:t>
      </w:r>
      <w:r>
        <w:rPr>
          <w:rFonts w:ascii="Arial" w:hAnsi="Arial" w:cs="Arial"/>
          <w:color w:val="000000"/>
        </w:rPr>
        <w:t>.</w:t>
      </w:r>
      <w:r w:rsidRPr="001F1CDF">
        <w:rPr>
          <w:rFonts w:ascii="Arial" w:hAnsi="Arial" w:cs="Arial"/>
          <w:color w:val="000000"/>
        </w:rPr>
        <w:t xml:space="preserve"> The pandemic</w:t>
      </w:r>
      <w:r w:rsidR="004E023D">
        <w:rPr>
          <w:rFonts w:ascii="Arial" w:hAnsi="Arial" w:cs="Arial"/>
          <w:color w:val="000000"/>
        </w:rPr>
        <w:t xml:space="preserve"> has</w:t>
      </w:r>
      <w:r w:rsidRPr="001F1CDF">
        <w:rPr>
          <w:rFonts w:ascii="Arial" w:hAnsi="Arial" w:cs="Arial"/>
          <w:color w:val="000000"/>
        </w:rPr>
        <w:t xml:space="preserve"> also profoundly changed the social, economic, environmental and healthcare determinants of morbidity and mortality. </w:t>
      </w:r>
      <w:r w:rsidR="007F72A1">
        <w:rPr>
          <w:rFonts w:ascii="Arial" w:hAnsi="Arial" w:cs="Arial"/>
          <w:color w:val="000000"/>
        </w:rPr>
        <w:t>T</w:t>
      </w:r>
      <w:r w:rsidRPr="001F1CDF">
        <w:rPr>
          <w:rFonts w:ascii="Arial" w:hAnsi="Arial" w:cs="Arial"/>
          <w:color w:val="000000"/>
        </w:rPr>
        <w:t xml:space="preserve">hese changes </w:t>
      </w:r>
      <w:r>
        <w:rPr>
          <w:rFonts w:ascii="Arial" w:hAnsi="Arial" w:cs="Arial"/>
          <w:color w:val="000000"/>
        </w:rPr>
        <w:t>may impact</w:t>
      </w:r>
      <w:r w:rsidRPr="001F1CDF">
        <w:rPr>
          <w:rFonts w:ascii="Arial" w:hAnsi="Arial" w:cs="Arial"/>
          <w:color w:val="000000"/>
        </w:rPr>
        <w:t xml:space="preserve"> mortality</w:t>
      </w:r>
      <w:r w:rsidR="00AA5A51">
        <w:rPr>
          <w:rFonts w:ascii="Arial" w:hAnsi="Arial" w:cs="Arial"/>
          <w:color w:val="000000"/>
        </w:rPr>
        <w:t xml:space="preserve"> </w:t>
      </w:r>
      <w:r w:rsidR="007F72A1">
        <w:rPr>
          <w:rFonts w:ascii="Arial" w:hAnsi="Arial" w:cs="Arial"/>
          <w:color w:val="000000"/>
        </w:rPr>
        <w:t>beyond the deaths caused by infection</w:t>
      </w:r>
      <w:r w:rsidRPr="001F1CDF">
        <w:rPr>
          <w:rFonts w:ascii="Arial" w:hAnsi="Arial" w:cs="Arial"/>
          <w:color w:val="000000"/>
        </w:rPr>
        <w:t xml:space="preserve"> through</w:t>
      </w:r>
      <w:r w:rsidR="00AA5A51">
        <w:rPr>
          <w:rFonts w:ascii="Arial" w:hAnsi="Arial" w:cs="Arial"/>
          <w:color w:val="000000"/>
        </w:rPr>
        <w:t xml:space="preserve"> </w:t>
      </w:r>
      <w:del w:id="1" w:author="Parks, Robbie M" w:date="2020-05-13T11:46:00Z">
        <w:r w:rsidR="00AA5A51" w:rsidDel="00BB59C5">
          <w:rPr>
            <w:rFonts w:ascii="Arial" w:hAnsi="Arial" w:cs="Arial"/>
            <w:color w:val="000000"/>
          </w:rPr>
          <w:delText xml:space="preserve"> </w:delText>
        </w:r>
      </w:del>
      <w:r w:rsidR="00AA5A51">
        <w:rPr>
          <w:rFonts w:ascii="Arial" w:hAnsi="Arial" w:cs="Arial"/>
          <w:color w:val="000000"/>
        </w:rPr>
        <w:t>a number of routes[Douglas, 2020 #5504] including</w:t>
      </w:r>
      <w:r w:rsidRPr="001F1CDF">
        <w:rPr>
          <w:rFonts w:ascii="Arial" w:hAnsi="Arial" w:cs="Arial"/>
          <w:color w:val="000000"/>
        </w:rPr>
        <w:t xml:space="preserve"> </w:t>
      </w:r>
      <w:r w:rsidR="004E51C1">
        <w:rPr>
          <w:rFonts w:ascii="Arial" w:hAnsi="Arial" w:cs="Arial"/>
          <w:color w:val="000000"/>
        </w:rPr>
        <w:t xml:space="preserve">cancelled and </w:t>
      </w:r>
      <w:r w:rsidRPr="001F1CDF">
        <w:rPr>
          <w:rFonts w:ascii="Arial" w:hAnsi="Arial" w:cs="Arial"/>
          <w:color w:val="000000"/>
        </w:rPr>
        <w:t>delayed</w:t>
      </w:r>
      <w:r>
        <w:rPr>
          <w:rFonts w:ascii="Arial" w:hAnsi="Arial" w:cs="Arial"/>
          <w:color w:val="000000"/>
        </w:rPr>
        <w:t xml:space="preserve"> </w:t>
      </w:r>
      <w:r w:rsidR="00AA5A51">
        <w:rPr>
          <w:rFonts w:ascii="Arial" w:hAnsi="Arial" w:cs="Arial"/>
          <w:color w:val="000000"/>
        </w:rPr>
        <w:t>disease prevention and acute and chronic medical care</w:t>
      </w:r>
      <w:r w:rsidRPr="001F1CDF">
        <w:rPr>
          <w:rFonts w:ascii="Arial" w:hAnsi="Arial" w:cs="Arial"/>
          <w:color w:val="000000"/>
        </w:rPr>
        <w:t>;</w:t>
      </w:r>
      <w:r w:rsidR="00FA5FF1">
        <w:rPr>
          <w:rFonts w:ascii="Arial" w:hAnsi="Arial" w:cs="Arial"/>
          <w:color w:val="000000"/>
        </w:rPr>
        <w:t>[Campbell, 2020 #5505;NHS, 2020 #5506;Sample, 2020 #5507</w:t>
      </w:r>
      <w:r w:rsidR="00C04F0F">
        <w:rPr>
          <w:rFonts w:ascii="Arial" w:hAnsi="Arial" w:cs="Arial"/>
          <w:color w:val="000000"/>
        </w:rPr>
        <w:t>;Hiom, 2020 #5516]</w:t>
      </w:r>
      <w:r w:rsidRPr="001F1CDF">
        <w:rPr>
          <w:rFonts w:ascii="Arial" w:hAnsi="Arial" w:cs="Arial"/>
          <w:color w:val="000000"/>
        </w:rPr>
        <w:t xml:space="preserve"> loss of jobs and income; disruption of social networks; changes in </w:t>
      </w:r>
      <w:r w:rsidR="009D386C">
        <w:rPr>
          <w:rFonts w:ascii="Arial" w:hAnsi="Arial" w:cs="Arial"/>
          <w:color w:val="000000"/>
        </w:rPr>
        <w:t>crime</w:t>
      </w:r>
      <w:r w:rsidR="00AA5A51">
        <w:rPr>
          <w:rFonts w:ascii="Arial" w:hAnsi="Arial" w:cs="Arial"/>
          <w:color w:val="000000"/>
        </w:rPr>
        <w:t xml:space="preserve"> and self-harm; changes in </w:t>
      </w:r>
      <w:r w:rsidR="009D386C">
        <w:rPr>
          <w:rFonts w:ascii="Arial" w:hAnsi="Arial" w:cs="Arial"/>
          <w:color w:val="000000"/>
        </w:rPr>
        <w:t xml:space="preserve">quantity and quality of food, </w:t>
      </w:r>
      <w:r w:rsidR="00AA5A51">
        <w:rPr>
          <w:rFonts w:ascii="Arial" w:hAnsi="Arial" w:cs="Arial"/>
          <w:color w:val="000000"/>
        </w:rPr>
        <w:t xml:space="preserve">and </w:t>
      </w:r>
      <w:r w:rsidRPr="001F1CDF">
        <w:rPr>
          <w:rFonts w:ascii="Arial" w:hAnsi="Arial" w:cs="Arial"/>
          <w:color w:val="000000"/>
        </w:rPr>
        <w:t>tobacco</w:t>
      </w:r>
      <w:r w:rsidR="009D386C">
        <w:rPr>
          <w:rFonts w:ascii="Arial" w:hAnsi="Arial" w:cs="Arial"/>
          <w:color w:val="000000"/>
        </w:rPr>
        <w:t>,</w:t>
      </w:r>
      <w:r w:rsidRPr="001F1CDF">
        <w:rPr>
          <w:rFonts w:ascii="Arial" w:hAnsi="Arial" w:cs="Arial"/>
          <w:color w:val="000000"/>
        </w:rPr>
        <w:t xml:space="preserve"> alcohol</w:t>
      </w:r>
      <w:r w:rsidR="009D386C">
        <w:rPr>
          <w:rFonts w:ascii="Arial" w:hAnsi="Arial" w:cs="Arial"/>
          <w:color w:val="000000"/>
        </w:rPr>
        <w:t xml:space="preserve"> and other drug</w:t>
      </w:r>
      <w:r w:rsidRPr="001F1CDF">
        <w:rPr>
          <w:rFonts w:ascii="Arial" w:hAnsi="Arial" w:cs="Arial"/>
          <w:color w:val="000000"/>
        </w:rPr>
        <w:t xml:space="preserve"> use; and changes in mobility and transport patterns with </w:t>
      </w:r>
      <w:r>
        <w:rPr>
          <w:rFonts w:ascii="Arial" w:hAnsi="Arial" w:cs="Arial"/>
          <w:color w:val="000000"/>
        </w:rPr>
        <w:t>potential</w:t>
      </w:r>
      <w:r w:rsidRPr="001F1CDF">
        <w:rPr>
          <w:rFonts w:ascii="Arial" w:hAnsi="Arial" w:cs="Arial"/>
          <w:color w:val="000000"/>
        </w:rPr>
        <w:t xml:space="preserve"> impacts on road traffic </w:t>
      </w:r>
      <w:r w:rsidR="00AA5A51">
        <w:rPr>
          <w:rFonts w:ascii="Arial" w:hAnsi="Arial" w:cs="Arial"/>
          <w:color w:val="000000"/>
        </w:rPr>
        <w:t>injuries</w:t>
      </w:r>
      <w:r w:rsidRPr="001F1CDF">
        <w:rPr>
          <w:rFonts w:ascii="Arial" w:hAnsi="Arial" w:cs="Arial"/>
          <w:color w:val="000000"/>
        </w:rPr>
        <w:t xml:space="preserve"> and air pollution.</w:t>
      </w:r>
      <w:r w:rsidR="00FA5FF1">
        <w:rPr>
          <w:rFonts w:ascii="Arial" w:hAnsi="Arial" w:cs="Arial"/>
          <w:color w:val="000000"/>
        </w:rPr>
        <w:t>[European Environment Agency, 2020 #5508]</w:t>
      </w:r>
      <w:r w:rsidRPr="001F1CDF">
        <w:rPr>
          <w:rFonts w:ascii="Arial" w:hAnsi="Arial" w:cs="Arial"/>
          <w:color w:val="000000"/>
        </w:rPr>
        <w:t xml:space="preserve"> </w:t>
      </w:r>
      <w:r w:rsidR="00BD002B" w:rsidRPr="001F1CDF">
        <w:rPr>
          <w:rFonts w:ascii="Arial" w:hAnsi="Arial" w:cs="Arial"/>
          <w:color w:val="000000"/>
        </w:rPr>
        <w:t xml:space="preserve">The impacts </w:t>
      </w:r>
      <w:r w:rsidR="00BD002B">
        <w:rPr>
          <w:rFonts w:ascii="Arial" w:hAnsi="Arial" w:cs="Arial"/>
          <w:color w:val="000000"/>
        </w:rPr>
        <w:t xml:space="preserve">of such social, environmental and healthcare determinants are likely to </w:t>
      </w:r>
      <w:r w:rsidR="00BD002B" w:rsidRPr="001F1CDF">
        <w:rPr>
          <w:rFonts w:ascii="Arial" w:hAnsi="Arial" w:cs="Arial"/>
          <w:color w:val="000000"/>
        </w:rPr>
        <w:t xml:space="preserve">vary </w:t>
      </w:r>
      <w:r w:rsidR="00BD002B">
        <w:rPr>
          <w:rFonts w:ascii="Arial" w:hAnsi="Arial" w:cs="Arial"/>
          <w:color w:val="000000"/>
        </w:rPr>
        <w:t>by age and sex</w:t>
      </w:r>
      <w:r w:rsidR="00BD002B" w:rsidRPr="001F1CDF">
        <w:rPr>
          <w:rFonts w:ascii="Arial" w:hAnsi="Arial" w:cs="Arial"/>
          <w:color w:val="000000"/>
        </w:rPr>
        <w:t xml:space="preserve">. </w:t>
      </w:r>
    </w:p>
    <w:p w14:paraId="0FDEF658" w14:textId="77777777" w:rsidR="001F1CDF" w:rsidRPr="001F1CDF" w:rsidRDefault="001F1CDF" w:rsidP="00580F14">
      <w:pPr>
        <w:spacing w:after="0" w:line="480" w:lineRule="auto"/>
        <w:jc w:val="both"/>
        <w:rPr>
          <w:rFonts w:ascii="Arial" w:hAnsi="Arial" w:cs="Arial"/>
          <w:color w:val="000000"/>
        </w:rPr>
      </w:pPr>
    </w:p>
    <w:p w14:paraId="76E5B6FD" w14:textId="430687BE" w:rsidR="00FA17F0" w:rsidRDefault="001F1CDF" w:rsidP="00580F14">
      <w:pPr>
        <w:spacing w:after="0" w:line="480" w:lineRule="auto"/>
        <w:jc w:val="both"/>
        <w:rPr>
          <w:rFonts w:ascii="Arial" w:hAnsi="Arial" w:cs="Arial"/>
          <w:color w:val="000000"/>
        </w:rPr>
      </w:pPr>
      <w:r>
        <w:rPr>
          <w:rFonts w:ascii="Arial" w:hAnsi="Arial" w:cs="Arial"/>
          <w:color w:val="000000"/>
        </w:rPr>
        <w:t xml:space="preserve">An understanding of the </w:t>
      </w:r>
      <w:r w:rsidR="00AC36D5">
        <w:rPr>
          <w:rFonts w:ascii="Arial" w:hAnsi="Arial" w:cs="Arial"/>
          <w:color w:val="000000"/>
        </w:rPr>
        <w:t xml:space="preserve">mortality </w:t>
      </w:r>
      <w:r w:rsidRPr="001F1CDF">
        <w:rPr>
          <w:rFonts w:ascii="Arial" w:hAnsi="Arial" w:cs="Arial"/>
          <w:color w:val="000000"/>
        </w:rPr>
        <w:t>impacts</w:t>
      </w:r>
      <w:r>
        <w:rPr>
          <w:rFonts w:ascii="Arial" w:hAnsi="Arial" w:cs="Arial"/>
          <w:color w:val="000000"/>
        </w:rPr>
        <w:t xml:space="preserve"> beyond deaths from </w:t>
      </w:r>
      <w:commentRangeStart w:id="2"/>
      <w:ins w:id="3" w:author="Bennett, James E" w:date="2020-05-13T19:59:00Z">
        <w:r w:rsidR="008E216E">
          <w:rPr>
            <w:rFonts w:ascii="Arial" w:hAnsi="Arial" w:cs="Arial"/>
            <w:color w:val="000000"/>
          </w:rPr>
          <w:t xml:space="preserve">laboratory test confirmed </w:t>
        </w:r>
      </w:ins>
      <w:commentRangeEnd w:id="2"/>
      <w:ins w:id="4" w:author="Bennett, James E" w:date="2020-05-13T20:01:00Z">
        <w:r w:rsidR="00CD3264">
          <w:rPr>
            <w:rStyle w:val="CommentReference"/>
          </w:rPr>
          <w:commentReference w:id="2"/>
        </w:r>
      </w:ins>
      <w:del w:id="5" w:author="Bennett, James E" w:date="2020-05-13T19:59:00Z">
        <w:r w:rsidR="00AC36D5" w:rsidDel="008E216E">
          <w:rPr>
            <w:rFonts w:ascii="Arial" w:hAnsi="Arial" w:cs="Arial"/>
            <w:color w:val="000000"/>
          </w:rPr>
          <w:delText xml:space="preserve">known </w:delText>
        </w:r>
      </w:del>
      <w:r>
        <w:rPr>
          <w:rFonts w:ascii="Arial" w:hAnsi="Arial" w:cs="Arial"/>
          <w:color w:val="000000"/>
        </w:rPr>
        <w:t>infections</w:t>
      </w:r>
      <w:r w:rsidR="00580F14">
        <w:rPr>
          <w:rFonts w:ascii="Arial" w:hAnsi="Arial" w:cs="Arial"/>
          <w:color w:val="000000"/>
        </w:rPr>
        <w:t xml:space="preserve"> is needed to </w:t>
      </w:r>
      <w:r w:rsidRPr="001F1CDF">
        <w:rPr>
          <w:rFonts w:ascii="Arial" w:hAnsi="Arial" w:cs="Arial"/>
          <w:color w:val="000000"/>
        </w:rPr>
        <w:t>titrate and adjust the response</w:t>
      </w:r>
      <w:r w:rsidR="00580F14">
        <w:rPr>
          <w:rFonts w:ascii="Arial" w:hAnsi="Arial" w:cs="Arial"/>
          <w:color w:val="000000"/>
        </w:rPr>
        <w:t xml:space="preserve"> and put in place mitigation mechanisms</w:t>
      </w:r>
      <w:r w:rsidRPr="001F1CDF">
        <w:rPr>
          <w:rFonts w:ascii="Arial" w:hAnsi="Arial" w:cs="Arial"/>
          <w:color w:val="000000"/>
        </w:rPr>
        <w:t xml:space="preserve"> to minimize the adverse impacts</w:t>
      </w:r>
      <w:r w:rsidR="00580F14">
        <w:rPr>
          <w:rFonts w:ascii="Arial" w:hAnsi="Arial" w:cs="Arial"/>
          <w:color w:val="000000"/>
        </w:rPr>
        <w:t xml:space="preserve"> as </w:t>
      </w:r>
      <w:r w:rsidRPr="001F1CDF">
        <w:rPr>
          <w:rFonts w:ascii="Arial" w:hAnsi="Arial" w:cs="Arial"/>
          <w:color w:val="000000"/>
        </w:rPr>
        <w:t xml:space="preserve">the pandemic and response continue beyond </w:t>
      </w:r>
      <w:r w:rsidR="00580F14">
        <w:rPr>
          <w:rFonts w:ascii="Arial" w:hAnsi="Arial" w:cs="Arial"/>
          <w:color w:val="000000"/>
        </w:rPr>
        <w:t>early</w:t>
      </w:r>
      <w:r w:rsidRPr="001F1CDF">
        <w:rPr>
          <w:rFonts w:ascii="Arial" w:hAnsi="Arial" w:cs="Arial"/>
          <w:color w:val="000000"/>
        </w:rPr>
        <w:t xml:space="preserve"> weeks</w:t>
      </w:r>
      <w:r w:rsidR="00580F14">
        <w:rPr>
          <w:rFonts w:ascii="Arial" w:hAnsi="Arial" w:cs="Arial"/>
          <w:color w:val="000000"/>
        </w:rPr>
        <w:t>. We</w:t>
      </w:r>
      <w:r w:rsidRPr="001F1CDF">
        <w:rPr>
          <w:rFonts w:ascii="Arial" w:hAnsi="Arial" w:cs="Arial"/>
          <w:color w:val="000000"/>
        </w:rPr>
        <w:t xml:space="preserve"> </w:t>
      </w:r>
      <w:r w:rsidR="00A43BEB">
        <w:rPr>
          <w:rFonts w:ascii="Arial" w:hAnsi="Arial" w:cs="Arial"/>
          <w:color w:val="000000"/>
        </w:rPr>
        <w:t xml:space="preserve">developed and applied methodology to </w:t>
      </w:r>
      <w:r w:rsidRPr="001F1CDF">
        <w:rPr>
          <w:rFonts w:ascii="Arial" w:hAnsi="Arial" w:cs="Arial"/>
          <w:color w:val="000000"/>
        </w:rPr>
        <w:t>quantif</w:t>
      </w:r>
      <w:r w:rsidR="00A43BEB">
        <w:rPr>
          <w:rFonts w:ascii="Arial" w:hAnsi="Arial" w:cs="Arial"/>
          <w:color w:val="000000"/>
        </w:rPr>
        <w:t>y</w:t>
      </w:r>
      <w:r w:rsidR="00580F14">
        <w:rPr>
          <w:rFonts w:ascii="Arial" w:hAnsi="Arial" w:cs="Arial"/>
          <w:color w:val="000000"/>
        </w:rPr>
        <w:t xml:space="preserve"> </w:t>
      </w:r>
      <w:r w:rsidRPr="001F1CDF">
        <w:rPr>
          <w:rFonts w:ascii="Arial" w:hAnsi="Arial" w:cs="Arial"/>
          <w:color w:val="000000"/>
        </w:rPr>
        <w:t>the total</w:t>
      </w:r>
      <w:r w:rsidR="00580F14">
        <w:rPr>
          <w:rFonts w:ascii="Arial" w:hAnsi="Arial" w:cs="Arial"/>
          <w:color w:val="000000"/>
        </w:rPr>
        <w:t xml:space="preserve"> mortality</w:t>
      </w:r>
      <w:r w:rsidRPr="001F1CDF">
        <w:rPr>
          <w:rFonts w:ascii="Arial" w:hAnsi="Arial" w:cs="Arial"/>
          <w:color w:val="000000"/>
        </w:rPr>
        <w:t xml:space="preserve"> impacts of the Covid-19 pandemic and</w:t>
      </w:r>
      <w:r w:rsidR="00580F14">
        <w:rPr>
          <w:rFonts w:ascii="Arial" w:hAnsi="Arial" w:cs="Arial"/>
          <w:color w:val="000000"/>
        </w:rPr>
        <w:t xml:space="preserve"> associated responses</w:t>
      </w:r>
      <w:r w:rsidR="00580F14" w:rsidRPr="001F1CDF">
        <w:rPr>
          <w:rFonts w:ascii="Arial" w:hAnsi="Arial" w:cs="Arial"/>
          <w:color w:val="000000"/>
        </w:rPr>
        <w:t xml:space="preserve"> by age group and sex</w:t>
      </w:r>
      <w:r w:rsidR="00AA5A51">
        <w:rPr>
          <w:rFonts w:ascii="Arial" w:hAnsi="Arial" w:cs="Arial"/>
          <w:color w:val="000000"/>
        </w:rPr>
        <w:t xml:space="preserve"> in </w:t>
      </w:r>
      <w:r w:rsidR="00A43BEB">
        <w:rPr>
          <w:rFonts w:ascii="Arial" w:hAnsi="Arial" w:cs="Arial"/>
          <w:color w:val="000000"/>
        </w:rPr>
        <w:t>England and Wales</w:t>
      </w:r>
      <w:r w:rsidR="00580F14">
        <w:rPr>
          <w:rFonts w:ascii="Arial" w:hAnsi="Arial" w:cs="Arial"/>
          <w:color w:val="000000"/>
        </w:rPr>
        <w:t>.</w:t>
      </w:r>
      <w:r w:rsidR="00A43BEB">
        <w:rPr>
          <w:rFonts w:ascii="Arial" w:hAnsi="Arial" w:cs="Arial"/>
          <w:color w:val="000000"/>
        </w:rPr>
        <w:t xml:space="preserve"> </w:t>
      </w:r>
      <w:r w:rsidR="004E51C1">
        <w:rPr>
          <w:rFonts w:ascii="Arial" w:hAnsi="Arial" w:cs="Arial"/>
          <w:color w:val="000000"/>
        </w:rPr>
        <w:t>The methodology can also be used for comparable cross-country analysis on a real-time basis.</w:t>
      </w:r>
    </w:p>
    <w:p w14:paraId="3B9334F0" w14:textId="77777777" w:rsidR="001F1CDF" w:rsidRPr="007264F9" w:rsidRDefault="001F1CDF" w:rsidP="00580F14">
      <w:pPr>
        <w:spacing w:after="0" w:line="480" w:lineRule="auto"/>
        <w:jc w:val="both"/>
        <w:rPr>
          <w:rFonts w:ascii="Arial" w:hAnsi="Arial" w:cs="Arial"/>
          <w:color w:val="000000"/>
        </w:rPr>
      </w:pPr>
    </w:p>
    <w:p w14:paraId="3B86F014" w14:textId="5D0C0DBB" w:rsidR="007B5FF1" w:rsidRPr="00B87D4C" w:rsidRDefault="00B20EA6" w:rsidP="00580F14">
      <w:pPr>
        <w:spacing w:after="0" w:line="480" w:lineRule="auto"/>
        <w:jc w:val="both"/>
        <w:rPr>
          <w:rFonts w:ascii="Arial" w:hAnsi="Arial" w:cs="Arial"/>
          <w:b/>
          <w:color w:val="000000"/>
        </w:rPr>
      </w:pPr>
      <w:r>
        <w:rPr>
          <w:rFonts w:ascii="Arial" w:hAnsi="Arial" w:cs="Arial"/>
          <w:b/>
          <w:color w:val="000000"/>
        </w:rPr>
        <w:t>Methods</w:t>
      </w:r>
    </w:p>
    <w:p w14:paraId="51BB3BCB" w14:textId="4A1F8DC1" w:rsidR="00AD404A" w:rsidRDefault="00AD404A" w:rsidP="00580F14">
      <w:pPr>
        <w:spacing w:after="0" w:line="480" w:lineRule="auto"/>
        <w:jc w:val="both"/>
        <w:rPr>
          <w:rFonts w:ascii="Arial" w:hAnsi="Arial" w:cs="Arial"/>
          <w:i/>
          <w:iCs/>
        </w:rPr>
      </w:pPr>
      <w:r>
        <w:rPr>
          <w:rFonts w:ascii="Arial" w:hAnsi="Arial" w:cs="Arial"/>
          <w:i/>
          <w:iCs/>
        </w:rPr>
        <w:t>Data sources</w:t>
      </w:r>
    </w:p>
    <w:p w14:paraId="51115705" w14:textId="2091C3FC" w:rsidR="00AD404A" w:rsidRDefault="00AD404A" w:rsidP="009F1A67">
      <w:pPr>
        <w:spacing w:after="0" w:line="480" w:lineRule="auto"/>
        <w:jc w:val="both"/>
        <w:rPr>
          <w:rFonts w:ascii="Arial" w:hAnsi="Arial" w:cs="Arial"/>
        </w:rPr>
      </w:pPr>
      <w:r>
        <w:rPr>
          <w:rFonts w:ascii="Arial" w:hAnsi="Arial" w:cs="Arial"/>
        </w:rPr>
        <w:t xml:space="preserve">We used data on the weekly number of deaths </w:t>
      </w:r>
      <w:r w:rsidR="00E4692B">
        <w:rPr>
          <w:rFonts w:ascii="Arial" w:hAnsi="Arial" w:cs="Arial"/>
        </w:rPr>
        <w:t xml:space="preserve">in England and Wales, </w:t>
      </w:r>
      <w:r>
        <w:rPr>
          <w:rFonts w:ascii="Arial" w:hAnsi="Arial" w:cs="Arial"/>
        </w:rPr>
        <w:t>by age group and sex released by the Office for National Statistics (ONS)</w:t>
      </w:r>
      <w:r w:rsidR="00DB5678">
        <w:rPr>
          <w:rFonts w:ascii="Arial" w:hAnsi="Arial" w:cs="Arial"/>
        </w:rPr>
        <w:t>.</w:t>
      </w:r>
      <w:r w:rsidR="00DB5678" w:rsidRPr="00DB5678">
        <w:rPr>
          <w:rFonts w:ascii="Arial" w:hAnsi="Arial" w:cs="Arial"/>
        </w:rPr>
        <w:t xml:space="preserve"> </w:t>
      </w:r>
      <w:r w:rsidR="00DB5678">
        <w:rPr>
          <w:rFonts w:ascii="Arial" w:hAnsi="Arial" w:cs="Arial"/>
        </w:rPr>
        <w:t xml:space="preserve">Weekly death files include all deaths reported to the ONS from </w:t>
      </w:r>
      <w:r w:rsidR="00264658">
        <w:rPr>
          <w:rFonts w:ascii="Arial" w:hAnsi="Arial" w:cs="Arial"/>
        </w:rPr>
        <w:t>Saturday</w:t>
      </w:r>
      <w:r w:rsidR="00DB5678">
        <w:rPr>
          <w:rFonts w:ascii="Arial" w:hAnsi="Arial" w:cs="Arial"/>
        </w:rPr>
        <w:t xml:space="preserve"> through the subsequent </w:t>
      </w:r>
      <w:r w:rsidR="00264658">
        <w:rPr>
          <w:rFonts w:ascii="Arial" w:hAnsi="Arial" w:cs="Arial"/>
        </w:rPr>
        <w:t>Friday</w:t>
      </w:r>
      <w:r w:rsidR="00DB5678">
        <w:rPr>
          <w:rFonts w:ascii="Arial" w:hAnsi="Arial" w:cs="Arial"/>
        </w:rPr>
        <w:t xml:space="preserve">. We used data </w:t>
      </w:r>
      <w:r w:rsidR="007F4030">
        <w:rPr>
          <w:rFonts w:ascii="Arial" w:hAnsi="Arial" w:cs="Arial"/>
        </w:rPr>
        <w:t xml:space="preserve">from first week in January 2010 through the week </w:t>
      </w:r>
      <w:r w:rsidR="00AD16AC">
        <w:rPr>
          <w:rFonts w:ascii="Arial" w:hAnsi="Arial" w:cs="Arial"/>
        </w:rPr>
        <w:t>s</w:t>
      </w:r>
      <w:r w:rsidR="00F42065">
        <w:rPr>
          <w:rFonts w:ascii="Arial" w:hAnsi="Arial" w:cs="Arial"/>
        </w:rPr>
        <w:t>tarting on</w:t>
      </w:r>
      <w:r w:rsidR="00AD16AC">
        <w:rPr>
          <w:rFonts w:ascii="Arial" w:hAnsi="Arial" w:cs="Arial"/>
        </w:rPr>
        <w:t xml:space="preserve"> </w:t>
      </w:r>
      <w:r w:rsidR="00264658">
        <w:rPr>
          <w:rFonts w:ascii="Arial" w:hAnsi="Arial" w:cs="Arial"/>
        </w:rPr>
        <w:t xml:space="preserve">Saturday </w:t>
      </w:r>
      <w:r w:rsidR="00F42065">
        <w:rPr>
          <w:rFonts w:ascii="Arial" w:hAnsi="Arial" w:cs="Arial"/>
        </w:rPr>
        <w:t>24</w:t>
      </w:r>
      <w:r w:rsidR="00F42065" w:rsidRPr="00F42065">
        <w:rPr>
          <w:rFonts w:ascii="Arial" w:hAnsi="Arial" w:cs="Arial"/>
          <w:vertAlign w:val="superscript"/>
        </w:rPr>
        <w:t>th</w:t>
      </w:r>
      <w:r w:rsidR="00F42065">
        <w:rPr>
          <w:rFonts w:ascii="Arial" w:hAnsi="Arial" w:cs="Arial"/>
        </w:rPr>
        <w:t xml:space="preserve"> April </w:t>
      </w:r>
      <w:r w:rsidR="007F4030">
        <w:rPr>
          <w:rFonts w:ascii="Arial" w:hAnsi="Arial" w:cs="Arial"/>
        </w:rPr>
        <w:t>2020</w:t>
      </w:r>
      <w:r>
        <w:rPr>
          <w:rFonts w:ascii="Arial" w:hAnsi="Arial" w:cs="Arial"/>
        </w:rPr>
        <w:t xml:space="preserve">. </w:t>
      </w:r>
      <w:r w:rsidR="007F4030">
        <w:rPr>
          <w:rFonts w:ascii="Arial" w:hAnsi="Arial" w:cs="Arial"/>
        </w:rPr>
        <w:t xml:space="preserve">We used data on mid-year population by age group and sex from the </w:t>
      </w:r>
      <w:commentRangeStart w:id="6"/>
      <w:r w:rsidR="007F4030">
        <w:rPr>
          <w:rFonts w:ascii="Arial" w:hAnsi="Arial" w:cs="Arial"/>
        </w:rPr>
        <w:t>ONS</w:t>
      </w:r>
      <w:commentRangeEnd w:id="6"/>
      <w:r w:rsidR="00A2730B">
        <w:rPr>
          <w:rStyle w:val="CommentReference"/>
        </w:rPr>
        <w:commentReference w:id="6"/>
      </w:r>
      <w:r w:rsidR="007F4030">
        <w:rPr>
          <w:rFonts w:ascii="Arial" w:hAnsi="Arial" w:cs="Arial"/>
        </w:rPr>
        <w:t xml:space="preserve">. We calculated weekly population through interpolation, as done by the ONS for quarterly </w:t>
      </w:r>
      <w:proofErr w:type="gramStart"/>
      <w:r w:rsidR="007F4030">
        <w:rPr>
          <w:rFonts w:ascii="Arial" w:hAnsi="Arial" w:cs="Arial"/>
        </w:rPr>
        <w:t>population.</w:t>
      </w:r>
      <w:r w:rsidR="00420A88">
        <w:rPr>
          <w:rFonts w:ascii="Arial" w:hAnsi="Arial" w:cs="Arial"/>
        </w:rPr>
        <w:t>[</w:t>
      </w:r>
      <w:proofErr w:type="gramEnd"/>
      <w:r w:rsidR="00420A88">
        <w:rPr>
          <w:rFonts w:ascii="Arial" w:hAnsi="Arial" w:cs="Arial"/>
        </w:rPr>
        <w:t xml:space="preserve">Office for National </w:t>
      </w:r>
      <w:r w:rsidR="00420A88">
        <w:rPr>
          <w:rFonts w:ascii="Arial" w:hAnsi="Arial" w:cs="Arial"/>
        </w:rPr>
        <w:lastRenderedPageBreak/>
        <w:t>Statistics, 2019 #5509]</w:t>
      </w:r>
      <w:r w:rsidR="009F1A67">
        <w:rPr>
          <w:rFonts w:ascii="Arial" w:hAnsi="Arial" w:cs="Arial"/>
        </w:rPr>
        <w:t xml:space="preserve"> </w:t>
      </w:r>
      <w:r w:rsidR="009F1A67" w:rsidRPr="009F1A67">
        <w:rPr>
          <w:rFonts w:ascii="Arial" w:hAnsi="Arial" w:cs="Arial"/>
        </w:rPr>
        <w:t>We obtained data on temperature from ERA5,</w:t>
      </w:r>
      <w:r w:rsidR="00420A88">
        <w:rPr>
          <w:rFonts w:ascii="Arial" w:hAnsi="Arial" w:cs="Arial"/>
        </w:rPr>
        <w:t>[ECMWF, 2019 #5510]</w:t>
      </w:r>
      <w:r w:rsidR="009F1A67" w:rsidRPr="009F1A67">
        <w:rPr>
          <w:rFonts w:ascii="Arial" w:hAnsi="Arial" w:cs="Arial"/>
        </w:rPr>
        <w:t xml:space="preserve"> which uses data from global</w:t>
      </w:r>
      <w:r w:rsidR="009F1A67">
        <w:rPr>
          <w:rFonts w:ascii="Arial" w:hAnsi="Arial" w:cs="Arial"/>
        </w:rPr>
        <w:t xml:space="preserve"> </w:t>
      </w:r>
      <w:r w:rsidR="009F1A67" w:rsidRPr="009F1A67">
        <w:rPr>
          <w:rFonts w:ascii="Arial" w:hAnsi="Arial" w:cs="Arial"/>
        </w:rPr>
        <w:t>in situ and satellite measurements to generate a worldwide meteorological dataset,</w:t>
      </w:r>
      <w:r w:rsidR="009F1A67">
        <w:rPr>
          <w:rFonts w:ascii="Arial" w:hAnsi="Arial" w:cs="Arial"/>
        </w:rPr>
        <w:t xml:space="preserve"> </w:t>
      </w:r>
      <w:r w:rsidR="009F1A67" w:rsidRPr="009F1A67">
        <w:rPr>
          <w:rFonts w:ascii="Arial" w:hAnsi="Arial" w:cs="Arial"/>
        </w:rPr>
        <w:t>with full space and time coverage over our analysis period. We used gridded</w:t>
      </w:r>
      <w:r w:rsidR="009F1A67">
        <w:rPr>
          <w:rFonts w:ascii="Arial" w:hAnsi="Arial" w:cs="Arial"/>
        </w:rPr>
        <w:t xml:space="preserve"> </w:t>
      </w:r>
      <w:r w:rsidR="009F1A67" w:rsidRPr="009F1A67">
        <w:rPr>
          <w:rFonts w:ascii="Arial" w:hAnsi="Arial" w:cs="Arial"/>
        </w:rPr>
        <w:t xml:space="preserve">estimates measured four times daily at a resolution of 30 km to generate </w:t>
      </w:r>
      <w:r w:rsidR="007930C0">
        <w:rPr>
          <w:rFonts w:ascii="Arial" w:hAnsi="Arial" w:cs="Arial"/>
        </w:rPr>
        <w:t>weekly</w:t>
      </w:r>
      <w:r w:rsidR="009F1A67">
        <w:rPr>
          <w:rFonts w:ascii="Arial" w:hAnsi="Arial" w:cs="Arial"/>
        </w:rPr>
        <w:t xml:space="preserve"> </w:t>
      </w:r>
      <w:r w:rsidR="009F1A67" w:rsidRPr="009F1A67">
        <w:rPr>
          <w:rFonts w:ascii="Arial" w:hAnsi="Arial" w:cs="Arial"/>
        </w:rPr>
        <w:t>temperatures</w:t>
      </w:r>
      <w:r w:rsidR="007930C0">
        <w:rPr>
          <w:rFonts w:ascii="Arial" w:hAnsi="Arial" w:cs="Arial"/>
        </w:rPr>
        <w:t xml:space="preserve"> for each local authority district, weighted by local authority population to national level</w:t>
      </w:r>
      <w:r w:rsidR="009F1A67" w:rsidRPr="009F1A67">
        <w:rPr>
          <w:rFonts w:ascii="Arial" w:hAnsi="Arial" w:cs="Arial"/>
        </w:rPr>
        <w:t>.</w:t>
      </w:r>
    </w:p>
    <w:p w14:paraId="5733627D" w14:textId="77777777" w:rsidR="00AD404A" w:rsidRPr="00AD404A" w:rsidRDefault="00AD404A" w:rsidP="00580F14">
      <w:pPr>
        <w:spacing w:after="0" w:line="480" w:lineRule="auto"/>
        <w:jc w:val="both"/>
        <w:rPr>
          <w:rFonts w:ascii="Arial" w:hAnsi="Arial" w:cs="Arial"/>
        </w:rPr>
      </w:pPr>
    </w:p>
    <w:p w14:paraId="28CE24FF" w14:textId="3D7D9065" w:rsidR="00B20EA6" w:rsidRPr="00580F14" w:rsidRDefault="007B773D" w:rsidP="00580F14">
      <w:pPr>
        <w:spacing w:after="0" w:line="480" w:lineRule="auto"/>
        <w:jc w:val="both"/>
        <w:rPr>
          <w:rFonts w:ascii="Arial" w:hAnsi="Arial" w:cs="Arial"/>
          <w:i/>
          <w:iCs/>
        </w:rPr>
      </w:pPr>
      <w:r>
        <w:rPr>
          <w:rFonts w:ascii="Arial" w:hAnsi="Arial" w:cs="Arial"/>
          <w:i/>
          <w:iCs/>
        </w:rPr>
        <w:t>Statistical methods</w:t>
      </w:r>
    </w:p>
    <w:p w14:paraId="756D9106" w14:textId="3BE44C80" w:rsidR="00580F14" w:rsidRDefault="00CE7FE3" w:rsidP="00580F14">
      <w:pPr>
        <w:spacing w:after="0" w:line="480" w:lineRule="auto"/>
        <w:jc w:val="both"/>
        <w:rPr>
          <w:rFonts w:ascii="Arial" w:hAnsi="Arial" w:cs="Arial"/>
        </w:rPr>
      </w:pPr>
      <w:bookmarkStart w:id="7" w:name="_Hlk40079942"/>
      <w:r>
        <w:rPr>
          <w:rFonts w:ascii="Arial" w:hAnsi="Arial" w:cs="Arial"/>
        </w:rPr>
        <w:t>T</w:t>
      </w:r>
      <w:r w:rsidR="00580F14">
        <w:rPr>
          <w:rFonts w:ascii="Arial" w:hAnsi="Arial" w:cs="Arial"/>
        </w:rPr>
        <w:t xml:space="preserve">he </w:t>
      </w:r>
      <w:r>
        <w:rPr>
          <w:rFonts w:ascii="Arial" w:hAnsi="Arial" w:cs="Arial"/>
        </w:rPr>
        <w:t xml:space="preserve">total </w:t>
      </w:r>
      <w:r w:rsidR="00580F14">
        <w:rPr>
          <w:rFonts w:ascii="Arial" w:hAnsi="Arial" w:cs="Arial"/>
        </w:rPr>
        <w:t>mortality impact of the Covid-19 pandemic</w:t>
      </w:r>
      <w:r>
        <w:rPr>
          <w:rFonts w:ascii="Arial" w:hAnsi="Arial" w:cs="Arial"/>
        </w:rPr>
        <w:t xml:space="preserve"> should be calculated by</w:t>
      </w:r>
      <w:r w:rsidR="00580F14">
        <w:rPr>
          <w:rFonts w:ascii="Arial" w:hAnsi="Arial" w:cs="Arial"/>
        </w:rPr>
        <w:t xml:space="preserve"> subtract</w:t>
      </w:r>
      <w:r>
        <w:rPr>
          <w:rFonts w:ascii="Arial" w:hAnsi="Arial" w:cs="Arial"/>
        </w:rPr>
        <w:t>ing</w:t>
      </w:r>
      <w:r w:rsidR="00580F14">
        <w:rPr>
          <w:rFonts w:ascii="Arial" w:hAnsi="Arial" w:cs="Arial"/>
        </w:rPr>
        <w:t xml:space="preserve"> the number of deaths that have actually occurred from </w:t>
      </w:r>
      <w:del w:id="8" w:author="Bennett, James E" w:date="2020-05-13T20:03:00Z">
        <w:r w:rsidR="00580F14" w:rsidDel="005B7C08">
          <w:rPr>
            <w:rFonts w:ascii="Arial" w:hAnsi="Arial" w:cs="Arial"/>
          </w:rPr>
          <w:delText xml:space="preserve">the number </w:delText>
        </w:r>
      </w:del>
      <w:r w:rsidR="00580F14">
        <w:rPr>
          <w:rFonts w:ascii="Arial" w:hAnsi="Arial" w:cs="Arial"/>
        </w:rPr>
        <w:t xml:space="preserve">the number of deaths had </w:t>
      </w:r>
      <w:bookmarkStart w:id="9" w:name="_Hlk39657641"/>
      <w:r w:rsidR="00580F14">
        <w:rPr>
          <w:rFonts w:ascii="Arial" w:hAnsi="Arial" w:cs="Arial"/>
        </w:rPr>
        <w:t>the pandemic not occurred</w:t>
      </w:r>
      <w:bookmarkEnd w:id="9"/>
      <w:r w:rsidR="00580F14">
        <w:rPr>
          <w:rFonts w:ascii="Arial" w:hAnsi="Arial" w:cs="Arial"/>
        </w:rPr>
        <w:t xml:space="preserve">, which is not directly </w:t>
      </w:r>
      <w:r w:rsidR="007F4030">
        <w:rPr>
          <w:rFonts w:ascii="Arial" w:hAnsi="Arial" w:cs="Arial"/>
        </w:rPr>
        <w:t>measurable</w:t>
      </w:r>
      <w:r w:rsidR="00580F14">
        <w:rPr>
          <w:rFonts w:ascii="Arial" w:hAnsi="Arial" w:cs="Arial"/>
        </w:rPr>
        <w:t xml:space="preserve">. The most common approach to addressing this issue has been to use the average of </w:t>
      </w:r>
      <w:del w:id="10" w:author="Parks, Robbie M" w:date="2020-05-13T11:57:00Z">
        <w:r w:rsidR="00580F14" w:rsidDel="0005743C">
          <w:rPr>
            <w:rFonts w:ascii="Arial" w:hAnsi="Arial" w:cs="Arial"/>
          </w:rPr>
          <w:delText xml:space="preserve">recent </w:delText>
        </w:r>
      </w:del>
      <w:ins w:id="11" w:author="Parks, Robbie M" w:date="2020-05-13T11:57:00Z">
        <w:r w:rsidR="0005743C">
          <w:rPr>
            <w:rFonts w:ascii="Arial" w:hAnsi="Arial" w:cs="Arial"/>
          </w:rPr>
          <w:t xml:space="preserve">previous </w:t>
        </w:r>
      </w:ins>
      <w:r w:rsidR="00580F14">
        <w:rPr>
          <w:rFonts w:ascii="Arial" w:hAnsi="Arial" w:cs="Arial"/>
        </w:rPr>
        <w:t>years</w:t>
      </w:r>
      <w:r w:rsidR="00AD404A">
        <w:rPr>
          <w:rFonts w:ascii="Arial" w:hAnsi="Arial" w:cs="Arial"/>
        </w:rPr>
        <w:t>, e.g.</w:t>
      </w:r>
      <w:ins w:id="12" w:author="Parks, Robbie M" w:date="2020-05-13T12:16:00Z">
        <w:r w:rsidR="008B3690">
          <w:rPr>
            <w:rFonts w:ascii="Arial" w:hAnsi="Arial" w:cs="Arial"/>
          </w:rPr>
          <w:t>,</w:t>
        </w:r>
      </w:ins>
      <w:ins w:id="13" w:author="Parks, Robbie M" w:date="2020-05-13T11:55:00Z">
        <w:r w:rsidR="0005743C">
          <w:rPr>
            <w:rFonts w:ascii="Arial" w:hAnsi="Arial" w:cs="Arial"/>
          </w:rPr>
          <w:t xml:space="preserve"> the most recent</w:t>
        </w:r>
      </w:ins>
      <w:r w:rsidR="00AD404A">
        <w:rPr>
          <w:rFonts w:ascii="Arial" w:hAnsi="Arial" w:cs="Arial"/>
        </w:rPr>
        <w:t xml:space="preserve"> five years,</w:t>
      </w:r>
      <w:r w:rsidR="00580F14">
        <w:rPr>
          <w:rFonts w:ascii="Arial" w:hAnsi="Arial" w:cs="Arial"/>
        </w:rPr>
        <w:t xml:space="preserve"> for the </w:t>
      </w:r>
      <w:del w:id="14" w:author="Bennett, James E" w:date="2020-05-13T20:03:00Z">
        <w:r w:rsidR="00580F14" w:rsidDel="005B7C08">
          <w:rPr>
            <w:rFonts w:ascii="Arial" w:hAnsi="Arial" w:cs="Arial"/>
          </w:rPr>
          <w:delText xml:space="preserve">specific </w:delText>
        </w:r>
      </w:del>
      <w:ins w:id="15" w:author="Bennett, James E" w:date="2020-05-13T20:03:00Z">
        <w:r w:rsidR="005B7C08">
          <w:rPr>
            <w:rFonts w:ascii="Arial" w:hAnsi="Arial" w:cs="Arial"/>
          </w:rPr>
          <w:t xml:space="preserve">corresponding </w:t>
        </w:r>
      </w:ins>
      <w:r w:rsidR="00580F14">
        <w:rPr>
          <w:rFonts w:ascii="Arial" w:hAnsi="Arial" w:cs="Arial"/>
        </w:rPr>
        <w:t xml:space="preserve">week or month when the comparison is made. This approach however </w:t>
      </w:r>
      <w:r w:rsidR="00C56BE4">
        <w:rPr>
          <w:rFonts w:ascii="Arial" w:hAnsi="Arial" w:cs="Arial"/>
        </w:rPr>
        <w:t>does not take into account long- and short-term trends in mortality</w:t>
      </w:r>
      <w:ins w:id="16" w:author="Parks, Robbie M" w:date="2020-05-13T11:57:00Z">
        <w:r w:rsidR="0005743C">
          <w:rPr>
            <w:rFonts w:ascii="Arial" w:hAnsi="Arial" w:cs="Arial"/>
          </w:rPr>
          <w:t>,</w:t>
        </w:r>
      </w:ins>
      <w:r w:rsidR="00C56BE4">
        <w:rPr>
          <w:rFonts w:ascii="Arial" w:hAnsi="Arial" w:cs="Arial"/>
        </w:rPr>
        <w:t xml:space="preserve"> which are particularly pronounced for some age groups</w:t>
      </w:r>
      <w:ins w:id="17" w:author="Parks, Robbie M" w:date="2020-05-13T12:03:00Z">
        <w:del w:id="18" w:author="Bennett, James E" w:date="2020-05-13T20:03:00Z">
          <w:r w:rsidR="00B9434C" w:rsidDel="005B7C08">
            <w:rPr>
              <w:rFonts w:ascii="Arial" w:hAnsi="Arial" w:cs="Arial"/>
            </w:rPr>
            <w:delText>,</w:delText>
          </w:r>
        </w:del>
      </w:ins>
      <w:r w:rsidR="00C56BE4">
        <w:rPr>
          <w:rFonts w:ascii="Arial" w:hAnsi="Arial" w:cs="Arial"/>
        </w:rPr>
        <w:t>.</w:t>
      </w:r>
      <w:r w:rsidR="00420A88">
        <w:rPr>
          <w:rFonts w:ascii="Arial" w:hAnsi="Arial" w:cs="Arial"/>
        </w:rPr>
        <w:t>[Bennett, 2015 #4796;Bennett, 2018 #5453;Kontis, 2014 #3956]</w:t>
      </w:r>
      <w:ins w:id="19" w:author="Parks, Robbie M" w:date="2020-05-13T12:04:00Z">
        <w:r w:rsidR="00B9434C">
          <w:rPr>
            <w:rFonts w:ascii="Arial" w:hAnsi="Arial" w:cs="Arial"/>
          </w:rPr>
          <w:t xml:space="preserve"> </w:t>
        </w:r>
      </w:ins>
      <w:del w:id="20" w:author="Parks, Robbie M" w:date="2020-05-13T13:38:00Z">
        <w:r w:rsidR="00C56BE4" w:rsidDel="00535FD3">
          <w:rPr>
            <w:rFonts w:ascii="Arial" w:hAnsi="Arial" w:cs="Arial"/>
          </w:rPr>
          <w:delText xml:space="preserve"> </w:delText>
        </w:r>
      </w:del>
      <w:r w:rsidR="00E4692B">
        <w:rPr>
          <w:rFonts w:ascii="Arial" w:hAnsi="Arial" w:cs="Arial"/>
        </w:rPr>
        <w:t xml:space="preserve">If death rates are declining, then using past averages underestimates deaths due to the pandemic, </w:t>
      </w:r>
      <w:ins w:id="21" w:author="Parks, Robbie M" w:date="2020-05-13T12:07:00Z">
        <w:r w:rsidR="009456D6">
          <w:rPr>
            <w:rFonts w:ascii="Arial" w:hAnsi="Arial" w:cs="Arial"/>
          </w:rPr>
          <w:t>with</w:t>
        </w:r>
      </w:ins>
      <w:ins w:id="22" w:author="Parks, Robbie M" w:date="2020-05-13T12:06:00Z">
        <w:r w:rsidR="009456D6">
          <w:rPr>
            <w:rFonts w:ascii="Arial" w:hAnsi="Arial" w:cs="Arial"/>
          </w:rPr>
          <w:t xml:space="preserve"> the converse</w:t>
        </w:r>
      </w:ins>
      <w:ins w:id="23" w:author="Parks, Robbie M" w:date="2020-05-13T12:07:00Z">
        <w:r w:rsidR="009456D6">
          <w:rPr>
            <w:rFonts w:ascii="Arial" w:hAnsi="Arial" w:cs="Arial"/>
          </w:rPr>
          <w:t xml:space="preserve"> also true</w:t>
        </w:r>
      </w:ins>
      <w:del w:id="24" w:author="Parks, Robbie M" w:date="2020-05-13T12:06:00Z">
        <w:r w:rsidR="00E4692B" w:rsidDel="009456D6">
          <w:rPr>
            <w:rFonts w:ascii="Arial" w:hAnsi="Arial" w:cs="Arial"/>
          </w:rPr>
          <w:delText>and vice versa</w:delText>
        </w:r>
      </w:del>
      <w:r w:rsidR="00E4692B">
        <w:rPr>
          <w:rFonts w:ascii="Arial" w:hAnsi="Arial" w:cs="Arial"/>
        </w:rPr>
        <w:t xml:space="preserve">. </w:t>
      </w:r>
      <w:r w:rsidR="00C56BE4">
        <w:rPr>
          <w:rFonts w:ascii="Arial" w:hAnsi="Arial" w:cs="Arial"/>
        </w:rPr>
        <w:t xml:space="preserve">Nor does </w:t>
      </w:r>
      <w:del w:id="25" w:author="Parks, Robbie M" w:date="2020-05-13T12:09:00Z">
        <w:r w:rsidR="00C56BE4" w:rsidDel="0016256B">
          <w:rPr>
            <w:rFonts w:ascii="Arial" w:hAnsi="Arial" w:cs="Arial"/>
          </w:rPr>
          <w:delText xml:space="preserve">it </w:delText>
        </w:r>
      </w:del>
      <w:ins w:id="26" w:author="Parks, Robbie M" w:date="2020-05-13T12:09:00Z">
        <w:r w:rsidR="0016256B">
          <w:rPr>
            <w:rFonts w:ascii="Arial" w:hAnsi="Arial" w:cs="Arial"/>
          </w:rPr>
          <w:t xml:space="preserve">this approach </w:t>
        </w:r>
      </w:ins>
      <w:r w:rsidR="00C56BE4">
        <w:rPr>
          <w:rFonts w:ascii="Arial" w:hAnsi="Arial" w:cs="Arial"/>
        </w:rPr>
        <w:t xml:space="preserve">account for </w:t>
      </w:r>
      <w:ins w:id="27" w:author="Parks, Robbie M" w:date="2020-05-13T13:39:00Z">
        <w:r w:rsidR="003F1BB2">
          <w:rPr>
            <w:rFonts w:ascii="Arial" w:hAnsi="Arial" w:cs="Arial"/>
          </w:rPr>
          <w:t xml:space="preserve">time-varying </w:t>
        </w:r>
      </w:ins>
      <w:r w:rsidR="00C56BE4">
        <w:rPr>
          <w:rFonts w:ascii="Arial" w:hAnsi="Arial" w:cs="Arial"/>
        </w:rPr>
        <w:t xml:space="preserve">factors </w:t>
      </w:r>
      <w:del w:id="28" w:author="Parks, Robbie M" w:date="2020-05-13T12:09:00Z">
        <w:r w:rsidR="00C56BE4" w:rsidDel="005B0095">
          <w:rPr>
            <w:rFonts w:ascii="Arial" w:hAnsi="Arial" w:cs="Arial"/>
          </w:rPr>
          <w:delText xml:space="preserve">that </w:delText>
        </w:r>
      </w:del>
      <w:r w:rsidR="00D71EEB">
        <w:rPr>
          <w:rFonts w:ascii="Arial" w:hAnsi="Arial" w:cs="Arial"/>
        </w:rPr>
        <w:t>like temperature</w:t>
      </w:r>
      <w:ins w:id="29" w:author="Parks, Robbie M" w:date="2020-05-13T12:09:00Z">
        <w:r w:rsidR="005B0095">
          <w:rPr>
            <w:rFonts w:ascii="Arial" w:hAnsi="Arial" w:cs="Arial"/>
          </w:rPr>
          <w:t>,</w:t>
        </w:r>
      </w:ins>
      <w:r w:rsidR="00D71EEB">
        <w:rPr>
          <w:rFonts w:ascii="Arial" w:hAnsi="Arial" w:cs="Arial"/>
        </w:rPr>
        <w:t xml:space="preserve"> that </w:t>
      </w:r>
      <w:r w:rsidR="00C56BE4">
        <w:rPr>
          <w:rFonts w:ascii="Arial" w:hAnsi="Arial" w:cs="Arial"/>
        </w:rPr>
        <w:t>are external to the pandemic</w:t>
      </w:r>
      <w:ins w:id="30" w:author="Parks, Robbie M" w:date="2020-05-13T12:09:00Z">
        <w:r w:rsidR="005B0095">
          <w:rPr>
            <w:rFonts w:ascii="Arial" w:hAnsi="Arial" w:cs="Arial"/>
          </w:rPr>
          <w:t>, but also</w:t>
        </w:r>
      </w:ins>
      <w:r w:rsidR="00C56BE4">
        <w:rPr>
          <w:rFonts w:ascii="Arial" w:hAnsi="Arial" w:cs="Arial"/>
        </w:rPr>
        <w:t xml:space="preserve"> affect death rates.</w:t>
      </w:r>
      <w:r w:rsidR="00AD404A">
        <w:rPr>
          <w:rFonts w:ascii="Arial" w:hAnsi="Arial" w:cs="Arial"/>
        </w:rPr>
        <w:t xml:space="preserve"> </w:t>
      </w:r>
      <w:ins w:id="31" w:author="Bennett, James E" w:date="2020-05-13T20:04:00Z">
        <w:r w:rsidR="005B7C08">
          <w:rPr>
            <w:rFonts w:ascii="Arial" w:hAnsi="Arial" w:cs="Arial"/>
          </w:rPr>
          <w:t>In addition, some bank holidays, which may not occur in the same week of the year, affect death registration.</w:t>
        </w:r>
      </w:ins>
    </w:p>
    <w:p w14:paraId="3B8E407E" w14:textId="334688BE" w:rsidR="00C56BE4" w:rsidRDefault="00C56BE4" w:rsidP="00580F14">
      <w:pPr>
        <w:spacing w:after="0" w:line="480" w:lineRule="auto"/>
        <w:jc w:val="both"/>
        <w:rPr>
          <w:rFonts w:ascii="Arial" w:hAnsi="Arial" w:cs="Arial"/>
        </w:rPr>
      </w:pPr>
    </w:p>
    <w:p w14:paraId="40B03D1D" w14:textId="79914A17" w:rsidR="00602A2D" w:rsidRDefault="00C56BE4" w:rsidP="00783459">
      <w:pPr>
        <w:spacing w:after="0" w:line="480" w:lineRule="auto"/>
        <w:jc w:val="both"/>
        <w:rPr>
          <w:rFonts w:ascii="Arial" w:hAnsi="Arial" w:cs="Arial"/>
        </w:rPr>
      </w:pPr>
      <w:r>
        <w:rPr>
          <w:rFonts w:ascii="Arial" w:hAnsi="Arial" w:cs="Arial"/>
        </w:rPr>
        <w:t xml:space="preserve">We developed </w:t>
      </w:r>
      <w:r w:rsidR="0001689D">
        <w:rPr>
          <w:rFonts w:ascii="Arial" w:hAnsi="Arial" w:cs="Arial"/>
        </w:rPr>
        <w:t>an ensemble</w:t>
      </w:r>
      <w:r>
        <w:rPr>
          <w:rFonts w:ascii="Arial" w:hAnsi="Arial" w:cs="Arial"/>
        </w:rPr>
        <w:t xml:space="preserve"> of </w:t>
      </w:r>
      <w:r w:rsidR="00D71EEB">
        <w:rPr>
          <w:rFonts w:ascii="Arial" w:hAnsi="Arial" w:cs="Arial"/>
        </w:rPr>
        <w:t>16</w:t>
      </w:r>
      <w:r w:rsidR="0001689D">
        <w:rPr>
          <w:rFonts w:ascii="Arial" w:hAnsi="Arial" w:cs="Arial"/>
        </w:rPr>
        <w:t xml:space="preserve"> </w:t>
      </w:r>
      <w:r>
        <w:rPr>
          <w:rFonts w:ascii="Arial" w:hAnsi="Arial" w:cs="Arial"/>
        </w:rPr>
        <w:t xml:space="preserve">short-term </w:t>
      </w:r>
      <w:r w:rsidR="00841E38">
        <w:rPr>
          <w:rFonts w:ascii="Arial" w:hAnsi="Arial" w:cs="Arial"/>
        </w:rPr>
        <w:t xml:space="preserve">Bayesian </w:t>
      </w:r>
      <w:r>
        <w:rPr>
          <w:rFonts w:ascii="Arial" w:hAnsi="Arial" w:cs="Arial"/>
        </w:rPr>
        <w:t>mortality projection</w:t>
      </w:r>
      <w:del w:id="32" w:author="Bennett, James E" w:date="2020-05-13T20:04:00Z">
        <w:r w:rsidDel="005B7C08">
          <w:rPr>
            <w:rFonts w:ascii="Arial" w:hAnsi="Arial" w:cs="Arial"/>
          </w:rPr>
          <w:delText>s</w:delText>
        </w:r>
      </w:del>
      <w:r>
        <w:rPr>
          <w:rFonts w:ascii="Arial" w:hAnsi="Arial" w:cs="Arial"/>
        </w:rPr>
        <w:t xml:space="preserve"> models that each </w:t>
      </w:r>
      <w:r w:rsidR="007F4030">
        <w:rPr>
          <w:rFonts w:ascii="Arial" w:hAnsi="Arial" w:cs="Arial"/>
        </w:rPr>
        <w:t>make</w:t>
      </w:r>
      <w:r>
        <w:rPr>
          <w:rFonts w:ascii="Arial" w:hAnsi="Arial" w:cs="Arial"/>
        </w:rPr>
        <w:t xml:space="preserve"> </w:t>
      </w:r>
      <w:r w:rsidR="00957CD5">
        <w:rPr>
          <w:rFonts w:ascii="Arial" w:hAnsi="Arial" w:cs="Arial"/>
        </w:rPr>
        <w:t>an estimate of</w:t>
      </w:r>
      <w:r w:rsidR="00AD404A">
        <w:rPr>
          <w:rFonts w:ascii="Arial" w:hAnsi="Arial" w:cs="Arial"/>
        </w:rPr>
        <w:t xml:space="preserve"> weekly death rates</w:t>
      </w:r>
      <w:r w:rsidR="00957CD5">
        <w:rPr>
          <w:rFonts w:ascii="Arial" w:hAnsi="Arial" w:cs="Arial"/>
        </w:rPr>
        <w:t xml:space="preserve"> that would be expected if the Covid-19 pandemic had not occurred</w:t>
      </w:r>
      <w:r w:rsidR="00AD404A">
        <w:rPr>
          <w:rFonts w:ascii="Arial" w:hAnsi="Arial" w:cs="Arial"/>
        </w:rPr>
        <w:t xml:space="preserve">. We used multiple models because there is inherent uncertainty in </w:t>
      </w:r>
      <w:r w:rsidR="007F4030">
        <w:rPr>
          <w:rFonts w:ascii="Arial" w:hAnsi="Arial" w:cs="Arial"/>
        </w:rPr>
        <w:t xml:space="preserve">the choice of model that best predicts death rates in the absence of pandemic. </w:t>
      </w:r>
      <w:r w:rsidR="00783459" w:rsidRPr="00783459">
        <w:rPr>
          <w:rFonts w:ascii="Arial" w:hAnsi="Arial" w:cs="Arial"/>
        </w:rPr>
        <w:t>These models were</w:t>
      </w:r>
      <w:r w:rsidR="00602A2D">
        <w:rPr>
          <w:rFonts w:ascii="Arial" w:hAnsi="Arial" w:cs="Arial"/>
        </w:rPr>
        <w:t xml:space="preserve"> </w:t>
      </w:r>
      <w:r w:rsidR="00783459" w:rsidRPr="00783459">
        <w:rPr>
          <w:rFonts w:ascii="Arial" w:hAnsi="Arial" w:cs="Arial"/>
        </w:rPr>
        <w:t xml:space="preserve">formulated to incorporate features of </w:t>
      </w:r>
      <w:r w:rsidR="00602A2D">
        <w:rPr>
          <w:rFonts w:ascii="Arial" w:hAnsi="Arial" w:cs="Arial"/>
        </w:rPr>
        <w:t xml:space="preserve">weekly </w:t>
      </w:r>
      <w:r w:rsidR="00783459" w:rsidRPr="00783459">
        <w:rPr>
          <w:rFonts w:ascii="Arial" w:hAnsi="Arial" w:cs="Arial"/>
        </w:rPr>
        <w:t>death rates</w:t>
      </w:r>
      <w:r w:rsidR="00274639">
        <w:rPr>
          <w:rFonts w:ascii="Arial" w:hAnsi="Arial" w:cs="Arial"/>
        </w:rPr>
        <w:t xml:space="preserve"> as follows:</w:t>
      </w:r>
    </w:p>
    <w:p w14:paraId="24EE753C" w14:textId="308FE4AE" w:rsidR="008F0AA6" w:rsidRPr="00BB4D49" w:rsidRDefault="00BB4D49" w:rsidP="003B1ED6">
      <w:pPr>
        <w:pStyle w:val="ListParagraph"/>
        <w:numPr>
          <w:ilvl w:val="0"/>
          <w:numId w:val="30"/>
        </w:numPr>
        <w:spacing w:after="0" w:line="480" w:lineRule="auto"/>
        <w:jc w:val="both"/>
      </w:pPr>
      <w:r w:rsidRPr="003B1ED6">
        <w:rPr>
          <w:rFonts w:ascii="Arial" w:hAnsi="Arial" w:cs="Arial"/>
        </w:rPr>
        <w:t>First, d</w:t>
      </w:r>
      <w:r w:rsidR="008F0AA6" w:rsidRPr="003B1ED6">
        <w:rPr>
          <w:rFonts w:ascii="Arial" w:hAnsi="Arial" w:cs="Arial"/>
        </w:rPr>
        <w:t xml:space="preserve">eath rates have a seasonal pattern, which varies by age group and </w:t>
      </w:r>
      <w:proofErr w:type="gramStart"/>
      <w:r w:rsidR="008F0AA6" w:rsidRPr="003B1ED6">
        <w:rPr>
          <w:rFonts w:ascii="Arial" w:hAnsi="Arial" w:cs="Arial"/>
        </w:rPr>
        <w:t>sex.</w:t>
      </w:r>
      <w:r w:rsidR="00FC044A">
        <w:rPr>
          <w:rFonts w:ascii="Arial" w:hAnsi="Arial" w:cs="Arial"/>
        </w:rPr>
        <w:t>[</w:t>
      </w:r>
      <w:proofErr w:type="gramEnd"/>
      <w:r w:rsidR="00FC044A">
        <w:rPr>
          <w:rFonts w:ascii="Arial" w:hAnsi="Arial" w:cs="Arial"/>
        </w:rPr>
        <w:t>Parks, 2018 #5454;</w:t>
      </w:r>
      <w:r w:rsidR="00FC044A" w:rsidRPr="00FC044A">
        <w:rPr>
          <w:rFonts w:ascii="Arial" w:hAnsi="Arial" w:cs="Arial"/>
        </w:rPr>
        <w:t>Feinstein, 2002 #14;Fowler, 2014 #15;McKee, 1989 #13;Rau, 2007 #12]</w:t>
      </w:r>
      <w:r w:rsidR="008F0AA6" w:rsidRPr="003B1ED6">
        <w:rPr>
          <w:rFonts w:ascii="Arial" w:hAnsi="Arial" w:cs="Arial"/>
        </w:rPr>
        <w:t xml:space="preserve"> We </w:t>
      </w:r>
      <w:r w:rsidR="008F0AA6" w:rsidRPr="003B1ED6">
        <w:rPr>
          <w:rFonts w:ascii="Arial" w:hAnsi="Arial" w:cs="Arial"/>
        </w:rPr>
        <w:lastRenderedPageBreak/>
        <w:t xml:space="preserve">included weekly random intercepts for each week of the year. To account for the fact that seasonal patterns “repeat” (i.e., late December and early January are seasonally similar) we used </w:t>
      </w:r>
      <w:r w:rsidRPr="003B1ED6">
        <w:rPr>
          <w:rFonts w:ascii="Arial" w:hAnsi="Arial" w:cs="Arial"/>
        </w:rPr>
        <w:t xml:space="preserve">a seasonal </w:t>
      </w:r>
      <w:proofErr w:type="gramStart"/>
      <w:r w:rsidRPr="003B1ED6">
        <w:rPr>
          <w:rFonts w:ascii="Arial" w:hAnsi="Arial" w:cs="Arial"/>
        </w:rPr>
        <w:t>structure</w:t>
      </w:r>
      <w:r w:rsidR="008C7C57">
        <w:rPr>
          <w:rFonts w:ascii="Arial" w:hAnsi="Arial" w:cs="Arial"/>
        </w:rPr>
        <w:t>[</w:t>
      </w:r>
      <w:proofErr w:type="gramEnd"/>
      <w:r w:rsidR="008C7C57">
        <w:rPr>
          <w:rFonts w:ascii="Arial" w:hAnsi="Arial" w:cs="Arial"/>
        </w:rPr>
        <w:t>Hyndman, 2018 #5518]</w:t>
      </w:r>
      <w:r w:rsidRPr="003B1ED6">
        <w:rPr>
          <w:rFonts w:ascii="Arial" w:hAnsi="Arial" w:cs="Arial"/>
        </w:rPr>
        <w:t xml:space="preserve"> for the random intercepts. The seasonal structure allows the </w:t>
      </w:r>
      <w:del w:id="33" w:author="Bennett, James E" w:date="2020-05-13T20:09:00Z">
        <w:r w:rsidRPr="003B1ED6" w:rsidDel="00576A15">
          <w:rPr>
            <w:rFonts w:ascii="Arial" w:hAnsi="Arial" w:cs="Arial"/>
          </w:rPr>
          <w:delText xml:space="preserve">amplitude </w:delText>
        </w:r>
      </w:del>
      <w:ins w:id="34" w:author="Bennett, James E" w:date="2020-05-13T20:09:00Z">
        <w:r w:rsidR="00576A15">
          <w:rPr>
            <w:rFonts w:ascii="Arial" w:hAnsi="Arial" w:cs="Arial"/>
          </w:rPr>
          <w:t>magnitude</w:t>
        </w:r>
        <w:r w:rsidR="00576A15" w:rsidRPr="003B1ED6">
          <w:rPr>
            <w:rFonts w:ascii="Arial" w:hAnsi="Arial" w:cs="Arial"/>
          </w:rPr>
          <w:t xml:space="preserve"> </w:t>
        </w:r>
      </w:ins>
      <w:r w:rsidRPr="003B1ED6">
        <w:rPr>
          <w:rFonts w:ascii="Arial" w:hAnsi="Arial" w:cs="Arial"/>
        </w:rPr>
        <w:t xml:space="preserve">of the random intercepts to </w:t>
      </w:r>
      <w:r w:rsidR="00AB75D0">
        <w:rPr>
          <w:rFonts w:ascii="Arial" w:hAnsi="Arial" w:cs="Arial"/>
        </w:rPr>
        <w:t>vary over time</w:t>
      </w:r>
      <w:del w:id="35" w:author="Bennett, James E" w:date="2020-05-13T20:18:00Z">
        <w:r w:rsidR="004E51C1" w:rsidDel="003D5B76">
          <w:rPr>
            <w:rFonts w:ascii="Arial" w:hAnsi="Arial" w:cs="Arial"/>
          </w:rPr>
          <w:delText xml:space="preserve"> based on data</w:delText>
        </w:r>
      </w:del>
      <w:r w:rsidR="00842D86">
        <w:rPr>
          <w:rFonts w:ascii="Arial" w:hAnsi="Arial" w:cs="Arial"/>
        </w:rPr>
        <w:t xml:space="preserve">, </w:t>
      </w:r>
      <w:commentRangeStart w:id="36"/>
      <w:r w:rsidR="00842D86">
        <w:rPr>
          <w:rFonts w:ascii="Arial" w:hAnsi="Arial" w:cs="Arial"/>
        </w:rPr>
        <w:t>and implicitly accounts for time</w:t>
      </w:r>
      <w:ins w:id="37" w:author="Parks, Robbie M" w:date="2020-05-13T12:21:00Z">
        <w:r w:rsidR="0093794E">
          <w:rPr>
            <w:rFonts w:ascii="Arial" w:hAnsi="Arial" w:cs="Arial"/>
          </w:rPr>
          <w:t>-</w:t>
        </w:r>
      </w:ins>
      <w:del w:id="38" w:author="Parks, Robbie M" w:date="2020-05-13T12:21:00Z">
        <w:r w:rsidR="00842D86" w:rsidDel="0093794E">
          <w:rPr>
            <w:rFonts w:ascii="Arial" w:hAnsi="Arial" w:cs="Arial"/>
          </w:rPr>
          <w:delText xml:space="preserve"> </w:delText>
        </w:r>
      </w:del>
      <w:r w:rsidR="00842D86">
        <w:rPr>
          <w:rFonts w:ascii="Arial" w:hAnsi="Arial" w:cs="Arial"/>
        </w:rPr>
        <w:t xml:space="preserve">varying factors such as </w:t>
      </w:r>
      <w:r w:rsidR="002E3914">
        <w:rPr>
          <w:rFonts w:ascii="Arial" w:hAnsi="Arial" w:cs="Arial"/>
        </w:rPr>
        <w:t>annual fluctuations in flu season</w:t>
      </w:r>
      <w:ins w:id="39" w:author="Bennett, James E" w:date="2020-05-13T20:05:00Z">
        <w:r w:rsidR="005B7C08">
          <w:rPr>
            <w:rFonts w:ascii="Arial" w:hAnsi="Arial" w:cs="Arial"/>
          </w:rPr>
          <w:t xml:space="preserve"> and</w:t>
        </w:r>
      </w:ins>
      <w:ins w:id="40" w:author="Bennett, James E" w:date="2020-05-13T20:07:00Z">
        <w:r w:rsidR="005B7C08">
          <w:rPr>
            <w:rFonts w:ascii="Arial" w:hAnsi="Arial" w:cs="Arial"/>
          </w:rPr>
          <w:t xml:space="preserve"> </w:t>
        </w:r>
      </w:ins>
      <w:ins w:id="41" w:author="Bennett, James E" w:date="2020-05-13T20:21:00Z">
        <w:r w:rsidR="003D5B76">
          <w:rPr>
            <w:rFonts w:ascii="Arial" w:hAnsi="Arial" w:cs="Arial"/>
          </w:rPr>
          <w:t>long-term</w:t>
        </w:r>
      </w:ins>
      <w:ins w:id="42" w:author="Bennett, James E" w:date="2020-05-13T20:19:00Z">
        <w:r w:rsidR="003D5B76">
          <w:rPr>
            <w:rFonts w:ascii="Arial" w:hAnsi="Arial" w:cs="Arial"/>
          </w:rPr>
          <w:t xml:space="preserve"> </w:t>
        </w:r>
      </w:ins>
      <w:ins w:id="43" w:author="Bennett, James E" w:date="2020-05-13T20:06:00Z">
        <w:r w:rsidR="005B7C08">
          <w:rPr>
            <w:rFonts w:ascii="Arial" w:hAnsi="Arial" w:cs="Arial"/>
          </w:rPr>
          <w:t xml:space="preserve">seasonal temperature </w:t>
        </w:r>
      </w:ins>
      <w:ins w:id="44" w:author="Bennett, James E" w:date="2020-05-13T20:22:00Z">
        <w:r w:rsidR="003D5B76">
          <w:rPr>
            <w:rFonts w:ascii="Arial" w:hAnsi="Arial" w:cs="Arial"/>
          </w:rPr>
          <w:t>fluctuations</w:t>
        </w:r>
      </w:ins>
      <w:r w:rsidR="002E3914">
        <w:rPr>
          <w:rFonts w:ascii="Arial" w:hAnsi="Arial" w:cs="Arial"/>
        </w:rPr>
        <w:t>.</w:t>
      </w:r>
      <w:commentRangeEnd w:id="36"/>
      <w:r w:rsidR="002E3914">
        <w:rPr>
          <w:rStyle w:val="CommentReference"/>
        </w:rPr>
        <w:commentReference w:id="36"/>
      </w:r>
    </w:p>
    <w:p w14:paraId="3419F0C3" w14:textId="7E72D33C" w:rsidR="009B1F02" w:rsidRPr="003B1ED6" w:rsidRDefault="009B1F02" w:rsidP="009B1F02">
      <w:pPr>
        <w:pStyle w:val="ListParagraph"/>
        <w:numPr>
          <w:ilvl w:val="0"/>
          <w:numId w:val="30"/>
        </w:numPr>
        <w:spacing w:after="0" w:line="480" w:lineRule="auto"/>
        <w:jc w:val="both"/>
        <w:rPr>
          <w:rFonts w:ascii="Arial" w:hAnsi="Arial" w:cs="Arial"/>
        </w:rPr>
      </w:pPr>
      <w:r w:rsidRPr="003B1ED6">
        <w:rPr>
          <w:rFonts w:ascii="Arial" w:hAnsi="Arial" w:cs="Arial"/>
        </w:rPr>
        <w:t xml:space="preserve">Second, death rates may have a </w:t>
      </w:r>
      <w:r>
        <w:rPr>
          <w:rFonts w:ascii="Arial" w:hAnsi="Arial" w:cs="Arial"/>
        </w:rPr>
        <w:t>medium-to-</w:t>
      </w:r>
      <w:r w:rsidRPr="003B1ED6">
        <w:rPr>
          <w:rFonts w:ascii="Arial" w:hAnsi="Arial" w:cs="Arial"/>
        </w:rPr>
        <w:t>long-term trend</w:t>
      </w:r>
      <w:ins w:id="45" w:author="Parks, Robbie M" w:date="2020-05-13T12:17:00Z">
        <w:r w:rsidR="00BB672E">
          <w:rPr>
            <w:rFonts w:ascii="Arial" w:hAnsi="Arial" w:cs="Arial"/>
          </w:rPr>
          <w:t>.</w:t>
        </w:r>
      </w:ins>
      <w:del w:id="46" w:author="Parks, Robbie M" w:date="2020-05-13T12:17:00Z">
        <w:r w:rsidRPr="003B1ED6" w:rsidDel="00BB672E">
          <w:rPr>
            <w:rFonts w:ascii="Arial" w:hAnsi="Arial" w:cs="Arial"/>
          </w:rPr>
          <w:delText>.</w:delText>
        </w:r>
      </w:del>
      <w:r>
        <w:rPr>
          <w:rFonts w:ascii="Arial" w:hAnsi="Arial" w:cs="Arial"/>
        </w:rPr>
        <w:t>[Bennett, 2015 #</w:t>
      </w:r>
      <w:proofErr w:type="gramStart"/>
      <w:r>
        <w:rPr>
          <w:rFonts w:ascii="Arial" w:hAnsi="Arial" w:cs="Arial"/>
        </w:rPr>
        <w:t>4796;Bennett</w:t>
      </w:r>
      <w:proofErr w:type="gramEnd"/>
      <w:r>
        <w:rPr>
          <w:rFonts w:ascii="Arial" w:hAnsi="Arial" w:cs="Arial"/>
        </w:rPr>
        <w:t xml:space="preserve">, 2018 #5453;Kontis, 2014 #3956] </w:t>
      </w:r>
      <w:del w:id="47" w:author="Parks, Robbie M" w:date="2020-05-13T11:46:00Z">
        <w:r w:rsidRPr="003B1ED6" w:rsidDel="00BB59C5">
          <w:rPr>
            <w:rFonts w:ascii="Arial" w:hAnsi="Arial" w:cs="Arial"/>
          </w:rPr>
          <w:delText xml:space="preserve"> </w:delText>
        </w:r>
      </w:del>
      <w:r w:rsidRPr="003B1ED6">
        <w:rPr>
          <w:rFonts w:ascii="Arial" w:hAnsi="Arial" w:cs="Arial"/>
        </w:rPr>
        <w:t xml:space="preserve">We developed </w:t>
      </w:r>
      <w:r>
        <w:rPr>
          <w:rFonts w:ascii="Arial" w:hAnsi="Arial" w:cs="Arial"/>
        </w:rPr>
        <w:t>two</w:t>
      </w:r>
      <w:r w:rsidRPr="003B1ED6">
        <w:rPr>
          <w:rFonts w:ascii="Arial" w:hAnsi="Arial" w:cs="Arial"/>
        </w:rPr>
        <w:t xml:space="preserve"> sets of models, one with no trend</w:t>
      </w:r>
      <w:r>
        <w:rPr>
          <w:rFonts w:ascii="Arial" w:hAnsi="Arial" w:cs="Arial"/>
        </w:rPr>
        <w:t xml:space="preserve"> and</w:t>
      </w:r>
      <w:r w:rsidRPr="003B1ED6">
        <w:rPr>
          <w:rFonts w:ascii="Arial" w:hAnsi="Arial" w:cs="Arial"/>
        </w:rPr>
        <w:t xml:space="preserve"> one with a </w:t>
      </w:r>
      <w:r>
        <w:rPr>
          <w:rFonts w:ascii="Arial" w:hAnsi="Arial" w:cs="Arial"/>
        </w:rPr>
        <w:t>linear</w:t>
      </w:r>
      <w:r w:rsidRPr="003B1ED6">
        <w:rPr>
          <w:rFonts w:ascii="Arial" w:hAnsi="Arial" w:cs="Arial"/>
        </w:rPr>
        <w:t xml:space="preserve"> trend </w:t>
      </w:r>
      <w:r>
        <w:rPr>
          <w:rFonts w:ascii="Arial" w:hAnsi="Arial" w:cs="Arial"/>
        </w:rPr>
        <w:t>term</w:t>
      </w:r>
      <w:r w:rsidRPr="003B1ED6">
        <w:rPr>
          <w:rFonts w:ascii="Arial" w:hAnsi="Arial" w:cs="Arial"/>
        </w:rPr>
        <w:t>.</w:t>
      </w:r>
      <w:r>
        <w:rPr>
          <w:rFonts w:ascii="Arial" w:hAnsi="Arial" w:cs="Arial"/>
        </w:rPr>
        <w:t xml:space="preserve"> </w:t>
      </w:r>
      <w:commentRangeStart w:id="48"/>
      <w:commentRangeStart w:id="49"/>
      <w:commentRangeStart w:id="50"/>
      <w:del w:id="51" w:author="Bennett, James E" w:date="2020-05-13T20:15:00Z">
        <w:r w:rsidDel="003D5B76">
          <w:rPr>
            <w:rFonts w:ascii="Arial" w:hAnsi="Arial" w:cs="Arial"/>
          </w:rPr>
          <w:delText>Non-linearity in trends or different trends by week of year would be captured by the above-described time-varying weekly intercepts.</w:delText>
        </w:r>
        <w:commentRangeEnd w:id="48"/>
        <w:r w:rsidDel="003D5B76">
          <w:rPr>
            <w:rStyle w:val="CommentReference"/>
          </w:rPr>
          <w:commentReference w:id="48"/>
        </w:r>
        <w:commentRangeEnd w:id="49"/>
        <w:r w:rsidR="00E003A3" w:rsidDel="003D5B76">
          <w:rPr>
            <w:rStyle w:val="CommentReference"/>
          </w:rPr>
          <w:commentReference w:id="49"/>
        </w:r>
      </w:del>
      <w:commentRangeEnd w:id="50"/>
      <w:r w:rsidR="003D5B76">
        <w:rPr>
          <w:rStyle w:val="CommentReference"/>
        </w:rPr>
        <w:commentReference w:id="50"/>
      </w:r>
    </w:p>
    <w:p w14:paraId="0B091233" w14:textId="20CE9F77" w:rsidR="009B1F02" w:rsidRPr="003B1ED6" w:rsidRDefault="009B1F02" w:rsidP="009B1F02">
      <w:pPr>
        <w:pStyle w:val="ListParagraph"/>
        <w:numPr>
          <w:ilvl w:val="0"/>
          <w:numId w:val="30"/>
        </w:numPr>
        <w:spacing w:after="0" w:line="480" w:lineRule="auto"/>
        <w:jc w:val="both"/>
        <w:rPr>
          <w:rFonts w:ascii="Arial" w:hAnsi="Arial" w:cs="Arial"/>
        </w:rPr>
      </w:pPr>
      <w:r>
        <w:rPr>
          <w:rFonts w:ascii="Arial" w:hAnsi="Arial" w:cs="Arial"/>
        </w:rPr>
        <w:t>Third</w:t>
      </w:r>
      <w:r w:rsidRPr="003B1ED6">
        <w:rPr>
          <w:rFonts w:ascii="Arial" w:hAnsi="Arial" w:cs="Arial"/>
        </w:rPr>
        <w:t xml:space="preserve">, death rates in each week may be related to those in </w:t>
      </w:r>
      <w:del w:id="52" w:author="Parks, Robbie M" w:date="2020-05-13T12:19:00Z">
        <w:r w:rsidRPr="003B1ED6" w:rsidDel="00C764C6">
          <w:rPr>
            <w:rFonts w:ascii="Arial" w:hAnsi="Arial" w:cs="Arial"/>
          </w:rPr>
          <w:delText xml:space="preserve">prior </w:delText>
        </w:r>
      </w:del>
      <w:ins w:id="53" w:author="Parks, Robbie M" w:date="2020-05-13T12:19:00Z">
        <w:r w:rsidR="00C764C6">
          <w:rPr>
            <w:rFonts w:ascii="Arial" w:hAnsi="Arial" w:cs="Arial"/>
          </w:rPr>
          <w:t>previous</w:t>
        </w:r>
        <w:r w:rsidR="00C764C6" w:rsidRPr="003B1ED6">
          <w:rPr>
            <w:rFonts w:ascii="Arial" w:hAnsi="Arial" w:cs="Arial"/>
          </w:rPr>
          <w:t xml:space="preserve"> </w:t>
        </w:r>
      </w:ins>
      <w:r w:rsidRPr="003B1ED6">
        <w:rPr>
          <w:rFonts w:ascii="Arial" w:hAnsi="Arial" w:cs="Arial"/>
        </w:rPr>
        <w:t>week(s)</w:t>
      </w:r>
      <w:del w:id="54" w:author="Bennett, James E" w:date="2020-05-13T20:13:00Z">
        <w:r w:rsidRPr="003B1ED6" w:rsidDel="0034454A">
          <w:rPr>
            <w:rFonts w:ascii="Arial" w:hAnsi="Arial" w:cs="Arial"/>
          </w:rPr>
          <w:delText xml:space="preserve"> </w:delText>
        </w:r>
        <w:r w:rsidDel="0034454A">
          <w:rPr>
            <w:rFonts w:ascii="Arial" w:hAnsi="Arial" w:cs="Arial"/>
          </w:rPr>
          <w:delText>in</w:delText>
        </w:r>
        <w:r w:rsidRPr="003B1ED6" w:rsidDel="0034454A">
          <w:rPr>
            <w:rFonts w:ascii="Arial" w:hAnsi="Arial" w:cs="Arial"/>
          </w:rPr>
          <w:delText xml:space="preserve"> a direct or inverse manner</w:delText>
        </w:r>
      </w:del>
      <w:r w:rsidRPr="003B1ED6">
        <w:rPr>
          <w:rFonts w:ascii="Arial" w:hAnsi="Arial" w:cs="Arial"/>
        </w:rPr>
        <w:t xml:space="preserve">. We formulated four sets of models to account for this dependency. </w:t>
      </w:r>
      <w:r>
        <w:rPr>
          <w:rFonts w:ascii="Arial" w:hAnsi="Arial" w:cs="Arial"/>
        </w:rPr>
        <w:t xml:space="preserve">The </w:t>
      </w:r>
      <w:commentRangeStart w:id="55"/>
      <w:commentRangeStart w:id="56"/>
      <w:r>
        <w:rPr>
          <w:rFonts w:ascii="Arial" w:hAnsi="Arial" w:cs="Arial"/>
        </w:rPr>
        <w:t xml:space="preserve">weekly </w:t>
      </w:r>
      <w:r w:rsidRPr="003B1ED6">
        <w:rPr>
          <w:rFonts w:ascii="Arial" w:hAnsi="Arial" w:cs="Arial"/>
        </w:rPr>
        <w:t>random intercepts</w:t>
      </w:r>
      <w:r>
        <w:rPr>
          <w:rFonts w:ascii="Arial" w:hAnsi="Arial" w:cs="Arial"/>
        </w:rPr>
        <w:t xml:space="preserve"> in these models</w:t>
      </w:r>
      <w:r w:rsidRPr="003B1ED6">
        <w:rPr>
          <w:rFonts w:ascii="Arial" w:hAnsi="Arial" w:cs="Arial"/>
        </w:rPr>
        <w:t xml:space="preserve"> ha</w:t>
      </w:r>
      <w:r>
        <w:rPr>
          <w:rFonts w:ascii="Arial" w:hAnsi="Arial" w:cs="Arial"/>
        </w:rPr>
        <w:t>d a</w:t>
      </w:r>
      <w:r w:rsidRPr="003B1ED6">
        <w:rPr>
          <w:rFonts w:ascii="Arial" w:hAnsi="Arial" w:cs="Arial"/>
        </w:rPr>
        <w:t xml:space="preserve"> first, </w:t>
      </w:r>
      <w:r>
        <w:rPr>
          <w:rFonts w:ascii="Arial" w:hAnsi="Arial" w:cs="Arial"/>
        </w:rPr>
        <w:t xml:space="preserve">second, </w:t>
      </w:r>
      <w:r w:rsidRPr="003B1ED6">
        <w:rPr>
          <w:rFonts w:ascii="Arial" w:hAnsi="Arial" w:cs="Arial"/>
        </w:rPr>
        <w:t xml:space="preserve">fourth </w:t>
      </w:r>
      <w:r>
        <w:rPr>
          <w:rFonts w:ascii="Arial" w:hAnsi="Arial" w:cs="Arial"/>
        </w:rPr>
        <w:t>or</w:t>
      </w:r>
      <w:r w:rsidRPr="003B1ED6">
        <w:rPr>
          <w:rFonts w:ascii="Arial" w:hAnsi="Arial" w:cs="Arial"/>
        </w:rPr>
        <w:t xml:space="preserve"> eight</w:t>
      </w:r>
      <w:r>
        <w:rPr>
          <w:rFonts w:ascii="Arial" w:hAnsi="Arial" w:cs="Arial"/>
        </w:rPr>
        <w:t>h</w:t>
      </w:r>
      <w:r w:rsidRPr="003B1ED6">
        <w:rPr>
          <w:rFonts w:ascii="Arial" w:hAnsi="Arial" w:cs="Arial"/>
        </w:rPr>
        <w:t xml:space="preserve"> order autoregressive</w:t>
      </w:r>
      <w:r>
        <w:rPr>
          <w:rFonts w:ascii="Arial" w:hAnsi="Arial" w:cs="Arial"/>
        </w:rPr>
        <w:t xml:space="preserve"> structure</w:t>
      </w:r>
      <w:commentRangeEnd w:id="55"/>
      <w:r>
        <w:rPr>
          <w:rStyle w:val="CommentReference"/>
        </w:rPr>
        <w:commentReference w:id="55"/>
      </w:r>
      <w:commentRangeEnd w:id="56"/>
      <w:r w:rsidR="002661C4">
        <w:rPr>
          <w:rStyle w:val="CommentReference"/>
        </w:rPr>
        <w:commentReference w:id="56"/>
      </w:r>
      <w:r>
        <w:rPr>
          <w:rFonts w:ascii="Arial" w:hAnsi="Arial" w:cs="Arial"/>
        </w:rPr>
        <w:t xml:space="preserve">[Hyndman, 2018 #5518] </w:t>
      </w:r>
      <w:r w:rsidRPr="003B1ED6">
        <w:rPr>
          <w:rFonts w:ascii="Arial" w:hAnsi="Arial" w:cs="Arial"/>
        </w:rPr>
        <w:t>The higher order autoregressive models allow death rates in any</w:t>
      </w:r>
      <w:ins w:id="57" w:author="Bennett, James E" w:date="2020-05-13T20:14:00Z">
        <w:r w:rsidR="0034454A">
          <w:rPr>
            <w:rFonts w:ascii="Arial" w:hAnsi="Arial" w:cs="Arial"/>
          </w:rPr>
          <w:t xml:space="preserve"> given</w:t>
        </w:r>
      </w:ins>
      <w:r w:rsidRPr="003B1ED6">
        <w:rPr>
          <w:rFonts w:ascii="Arial" w:hAnsi="Arial" w:cs="Arial"/>
        </w:rPr>
        <w:t xml:space="preserve"> week to be informed by those in a progressively larger number of </w:t>
      </w:r>
      <w:commentRangeStart w:id="58"/>
      <w:del w:id="59" w:author="Parks, Robbie M" w:date="2020-05-13T12:18:00Z">
        <w:r w:rsidRPr="003B1ED6" w:rsidDel="00BB672E">
          <w:rPr>
            <w:rFonts w:ascii="Arial" w:hAnsi="Arial" w:cs="Arial"/>
          </w:rPr>
          <w:delText xml:space="preserve">prior </w:delText>
        </w:r>
      </w:del>
      <w:ins w:id="60" w:author="Parks, Robbie M" w:date="2020-05-13T12:18:00Z">
        <w:r w:rsidR="00BB672E">
          <w:rPr>
            <w:rFonts w:ascii="Arial" w:hAnsi="Arial" w:cs="Arial"/>
          </w:rPr>
          <w:t>previous</w:t>
        </w:r>
      </w:ins>
      <w:commentRangeEnd w:id="58"/>
      <w:ins w:id="61" w:author="Parks, Robbie M" w:date="2020-05-13T12:19:00Z">
        <w:r w:rsidR="00BB672E">
          <w:rPr>
            <w:rStyle w:val="CommentReference"/>
          </w:rPr>
          <w:commentReference w:id="58"/>
        </w:r>
      </w:ins>
      <w:ins w:id="62" w:author="Parks, Robbie M" w:date="2020-05-13T12:18:00Z">
        <w:r w:rsidR="00BB672E" w:rsidRPr="003B1ED6">
          <w:rPr>
            <w:rFonts w:ascii="Arial" w:hAnsi="Arial" w:cs="Arial"/>
          </w:rPr>
          <w:t xml:space="preserve"> </w:t>
        </w:r>
      </w:ins>
      <w:r w:rsidRPr="003B1ED6">
        <w:rPr>
          <w:rFonts w:ascii="Arial" w:hAnsi="Arial" w:cs="Arial"/>
        </w:rPr>
        <w:t>weeks.</w:t>
      </w:r>
      <w:ins w:id="63" w:author="Bennett, James E" w:date="2020-05-13T20:15:00Z">
        <w:r w:rsidR="003D5B76">
          <w:rPr>
            <w:rFonts w:ascii="Arial" w:hAnsi="Arial" w:cs="Arial"/>
          </w:rPr>
          <w:t xml:space="preserve"> </w:t>
        </w:r>
      </w:ins>
      <w:ins w:id="64" w:author="Bennett, James E" w:date="2020-05-13T20:16:00Z">
        <w:r w:rsidR="003D5B76">
          <w:rPr>
            <w:rFonts w:ascii="Arial" w:hAnsi="Arial" w:cs="Arial"/>
          </w:rPr>
          <w:t xml:space="preserve">Trends not picked up by the linear or seasonal terms would be captured by </w:t>
        </w:r>
      </w:ins>
      <w:ins w:id="65" w:author="Bennett, James E" w:date="2020-05-13T20:17:00Z">
        <w:r w:rsidR="003D5B76">
          <w:rPr>
            <w:rFonts w:ascii="Arial" w:hAnsi="Arial" w:cs="Arial"/>
          </w:rPr>
          <w:t>these autoregressive terms.</w:t>
        </w:r>
      </w:ins>
    </w:p>
    <w:p w14:paraId="1D63E90D" w14:textId="589D0C11" w:rsidR="00925EE9" w:rsidRPr="00F0251C" w:rsidRDefault="009B1F02" w:rsidP="0040641D">
      <w:pPr>
        <w:pStyle w:val="ListParagraph"/>
        <w:numPr>
          <w:ilvl w:val="0"/>
          <w:numId w:val="30"/>
        </w:numPr>
        <w:spacing w:after="0" w:line="480" w:lineRule="auto"/>
        <w:jc w:val="both"/>
        <w:rPr>
          <w:rFonts w:ascii="Arial" w:hAnsi="Arial" w:cs="Arial"/>
        </w:rPr>
      </w:pPr>
      <w:r>
        <w:rPr>
          <w:rFonts w:ascii="Arial" w:hAnsi="Arial" w:cs="Arial"/>
        </w:rPr>
        <w:t>Fourth</w:t>
      </w:r>
      <w:r w:rsidR="00032BFC" w:rsidRPr="00F0251C">
        <w:rPr>
          <w:rFonts w:ascii="Arial" w:hAnsi="Arial" w:cs="Arial"/>
        </w:rPr>
        <w:t xml:space="preserve">, </w:t>
      </w:r>
      <w:r w:rsidR="00F0251C" w:rsidRPr="00F0251C">
        <w:rPr>
          <w:rFonts w:ascii="Arial" w:hAnsi="Arial" w:cs="Arial"/>
        </w:rPr>
        <w:t xml:space="preserve">beyond </w:t>
      </w:r>
      <w:r w:rsidR="00FE5DF9">
        <w:rPr>
          <w:rFonts w:ascii="Arial" w:hAnsi="Arial" w:cs="Arial"/>
        </w:rPr>
        <w:t>having a</w:t>
      </w:r>
      <w:r w:rsidR="00F0251C" w:rsidRPr="00F0251C">
        <w:rPr>
          <w:rFonts w:ascii="Arial" w:hAnsi="Arial" w:cs="Arial"/>
        </w:rPr>
        <w:t xml:space="preserve"> seasonal pattern</w:t>
      </w:r>
      <w:r w:rsidR="00FE5DF9">
        <w:rPr>
          <w:rFonts w:ascii="Arial" w:hAnsi="Arial" w:cs="Arial"/>
        </w:rPr>
        <w:t>,</w:t>
      </w:r>
      <w:r w:rsidR="00F0251C" w:rsidRPr="00F0251C">
        <w:rPr>
          <w:rFonts w:ascii="Arial" w:hAnsi="Arial" w:cs="Arial"/>
        </w:rPr>
        <w:t xml:space="preserve"> </w:t>
      </w:r>
      <w:r w:rsidR="00032BFC" w:rsidRPr="00F0251C">
        <w:rPr>
          <w:rFonts w:ascii="Arial" w:hAnsi="Arial" w:cs="Arial"/>
        </w:rPr>
        <w:t>d</w:t>
      </w:r>
      <w:r w:rsidR="002C013C" w:rsidRPr="00F0251C">
        <w:rPr>
          <w:rFonts w:ascii="Arial" w:hAnsi="Arial" w:cs="Arial"/>
        </w:rPr>
        <w:t>eath rates depend on</w:t>
      </w:r>
      <w:r w:rsidR="00F0251C" w:rsidRPr="00F0251C">
        <w:rPr>
          <w:rFonts w:ascii="Arial" w:hAnsi="Arial" w:cs="Arial"/>
        </w:rPr>
        <w:t xml:space="preserve"> </w:t>
      </w:r>
      <w:r w:rsidR="002C013C" w:rsidRPr="00F0251C">
        <w:rPr>
          <w:rFonts w:ascii="Arial" w:hAnsi="Arial" w:cs="Arial"/>
        </w:rPr>
        <w:t>temperature</w:t>
      </w:r>
      <w:r w:rsidR="0042493C">
        <w:rPr>
          <w:rFonts w:ascii="Arial" w:hAnsi="Arial" w:cs="Arial"/>
        </w:rPr>
        <w:t>, and specifically on whether temperature</w:t>
      </w:r>
      <w:r w:rsidR="00F0251C" w:rsidRPr="00F0251C">
        <w:rPr>
          <w:rFonts w:ascii="Arial" w:hAnsi="Arial" w:cs="Arial"/>
        </w:rPr>
        <w:t xml:space="preserve"> is higher or lower than its </w:t>
      </w:r>
      <w:commentRangeStart w:id="66"/>
      <w:del w:id="67" w:author="Parks, Robbie M" w:date="2020-05-13T12:22:00Z">
        <w:r w:rsidR="00F0251C" w:rsidRPr="00F0251C" w:rsidDel="0093794E">
          <w:rPr>
            <w:rFonts w:ascii="Arial" w:hAnsi="Arial" w:cs="Arial"/>
          </w:rPr>
          <w:delText xml:space="preserve">seasonal </w:delText>
        </w:r>
      </w:del>
      <w:ins w:id="68" w:author="Parks, Robbie M" w:date="2020-05-13T12:22:00Z">
        <w:r w:rsidR="0093794E">
          <w:rPr>
            <w:rFonts w:ascii="Arial" w:hAnsi="Arial" w:cs="Arial"/>
          </w:rPr>
          <w:t>long-term</w:t>
        </w:r>
        <w:r w:rsidR="0093794E" w:rsidRPr="00F0251C">
          <w:rPr>
            <w:rFonts w:ascii="Arial" w:hAnsi="Arial" w:cs="Arial"/>
          </w:rPr>
          <w:t xml:space="preserve"> </w:t>
        </w:r>
      </w:ins>
      <w:r w:rsidR="00F0251C" w:rsidRPr="00F0251C">
        <w:rPr>
          <w:rFonts w:ascii="Arial" w:hAnsi="Arial" w:cs="Arial"/>
        </w:rPr>
        <w:t>norm</w:t>
      </w:r>
      <w:ins w:id="69" w:author="Parks, Robbie M" w:date="2020-05-13T12:22:00Z">
        <w:r w:rsidR="0093794E">
          <w:rPr>
            <w:rFonts w:ascii="Arial" w:hAnsi="Arial" w:cs="Arial"/>
          </w:rPr>
          <w:t xml:space="preserve"> </w:t>
        </w:r>
      </w:ins>
      <w:ins w:id="70" w:author="Parks, Robbie M" w:date="2020-05-13T12:23:00Z">
        <w:r w:rsidR="00C85696">
          <w:rPr>
            <w:rFonts w:ascii="Arial" w:hAnsi="Arial" w:cs="Arial"/>
          </w:rPr>
          <w:t>during</w:t>
        </w:r>
      </w:ins>
      <w:ins w:id="71" w:author="Parks, Robbie M" w:date="2020-05-13T12:22:00Z">
        <w:r w:rsidR="0093794E">
          <w:rPr>
            <w:rFonts w:ascii="Arial" w:hAnsi="Arial" w:cs="Arial"/>
          </w:rPr>
          <w:t xml:space="preserve"> a particular time of year</w:t>
        </w:r>
        <w:commentRangeEnd w:id="66"/>
        <w:r w:rsidR="0093794E">
          <w:rPr>
            <w:rStyle w:val="CommentReference"/>
          </w:rPr>
          <w:commentReference w:id="66"/>
        </w:r>
      </w:ins>
      <w:r w:rsidR="002C013C" w:rsidRPr="00F0251C">
        <w:rPr>
          <w:rFonts w:ascii="Arial" w:hAnsi="Arial" w:cs="Arial"/>
        </w:rPr>
        <w:t>.</w:t>
      </w:r>
      <w:r w:rsidR="00A54977">
        <w:rPr>
          <w:rFonts w:ascii="Arial" w:hAnsi="Arial" w:cs="Arial"/>
        </w:rPr>
        <w:t>[Basu, 2009 #3627;Basu, 2002 #3698;Gasparrini, 2015 #4942</w:t>
      </w:r>
      <w:r w:rsidR="0042493C">
        <w:rPr>
          <w:rFonts w:ascii="Arial" w:hAnsi="Arial" w:cs="Arial"/>
        </w:rPr>
        <w:t>;Song, 2017 #5515;Bennett, 2014 #3847;Parks, 2020 #5503]</w:t>
      </w:r>
      <w:r w:rsidR="002C013C" w:rsidRPr="00F0251C">
        <w:rPr>
          <w:rFonts w:ascii="Arial" w:hAnsi="Arial" w:cs="Arial"/>
        </w:rPr>
        <w:t xml:space="preserve"> The effect of temperature on mortality varies throughout the year, </w:t>
      </w:r>
      <w:r w:rsidR="00575C09" w:rsidRPr="00F0251C">
        <w:rPr>
          <w:rFonts w:ascii="Arial" w:hAnsi="Arial" w:cs="Arial"/>
        </w:rPr>
        <w:t>and may be</w:t>
      </w:r>
      <w:r w:rsidR="002C013C" w:rsidRPr="00F0251C">
        <w:rPr>
          <w:rFonts w:ascii="Arial" w:hAnsi="Arial" w:cs="Arial"/>
        </w:rPr>
        <w:t xml:space="preserve"> in opposite direction</w:t>
      </w:r>
      <w:ins w:id="72" w:author="Parks, Robbie M" w:date="2020-05-13T12:24:00Z">
        <w:r w:rsidR="00314C94">
          <w:rPr>
            <w:rFonts w:ascii="Arial" w:hAnsi="Arial" w:cs="Arial"/>
          </w:rPr>
          <w:t>s</w:t>
        </w:r>
      </w:ins>
      <w:r w:rsidR="002C013C" w:rsidRPr="00F0251C">
        <w:rPr>
          <w:rFonts w:ascii="Arial" w:hAnsi="Arial" w:cs="Arial"/>
        </w:rPr>
        <w:t xml:space="preserve"> </w:t>
      </w:r>
      <w:del w:id="73" w:author="Parks, Robbie M" w:date="2020-05-13T12:24:00Z">
        <w:r w:rsidR="002C013C" w:rsidRPr="00F0251C" w:rsidDel="00314C94">
          <w:rPr>
            <w:rFonts w:ascii="Arial" w:hAnsi="Arial" w:cs="Arial"/>
          </w:rPr>
          <w:delText xml:space="preserve">in </w:delText>
        </w:r>
      </w:del>
      <w:ins w:id="74" w:author="Parks, Robbie M" w:date="2020-05-13T12:24:00Z">
        <w:r w:rsidR="00314C94">
          <w:rPr>
            <w:rFonts w:ascii="Arial" w:hAnsi="Arial" w:cs="Arial"/>
          </w:rPr>
          <w:t>for</w:t>
        </w:r>
        <w:r w:rsidR="00314C94" w:rsidRPr="00F0251C">
          <w:rPr>
            <w:rFonts w:ascii="Arial" w:hAnsi="Arial" w:cs="Arial"/>
          </w:rPr>
          <w:t xml:space="preserve"> </w:t>
        </w:r>
        <w:r w:rsidR="00314C94">
          <w:rPr>
            <w:rFonts w:ascii="Arial" w:hAnsi="Arial" w:cs="Arial"/>
          </w:rPr>
          <w:t xml:space="preserve">two </w:t>
        </w:r>
      </w:ins>
      <w:r w:rsidR="002C013C" w:rsidRPr="00F0251C">
        <w:rPr>
          <w:rFonts w:ascii="Arial" w:hAnsi="Arial" w:cs="Arial"/>
        </w:rPr>
        <w:t xml:space="preserve">different </w:t>
      </w:r>
      <w:del w:id="75" w:author="Parks, Robbie M" w:date="2020-05-13T12:24:00Z">
        <w:r w:rsidR="00F0251C" w:rsidRPr="00F0251C" w:rsidDel="00314C94">
          <w:rPr>
            <w:rFonts w:ascii="Arial" w:hAnsi="Arial" w:cs="Arial"/>
          </w:rPr>
          <w:delText>seasons</w:delText>
        </w:r>
      </w:del>
      <w:ins w:id="76" w:author="Parks, Robbie M" w:date="2020-05-13T12:24:00Z">
        <w:r w:rsidR="00314C94">
          <w:rPr>
            <w:rFonts w:ascii="Arial" w:hAnsi="Arial" w:cs="Arial"/>
          </w:rPr>
          <w:t>times of year</w:t>
        </w:r>
      </w:ins>
      <w:r w:rsidR="002C013C" w:rsidRPr="00F0251C">
        <w:rPr>
          <w:rFonts w:ascii="Arial" w:hAnsi="Arial" w:cs="Arial"/>
        </w:rPr>
        <w:t>.</w:t>
      </w:r>
      <w:r w:rsidR="00575C09" w:rsidRPr="00F0251C">
        <w:rPr>
          <w:rFonts w:ascii="Arial" w:hAnsi="Arial" w:cs="Arial"/>
        </w:rPr>
        <w:t xml:space="preserve"> </w:t>
      </w:r>
      <w:r w:rsidR="00F0251C" w:rsidRPr="00F0251C">
        <w:rPr>
          <w:rFonts w:ascii="Arial" w:hAnsi="Arial" w:cs="Arial"/>
        </w:rPr>
        <w:t>We used</w:t>
      </w:r>
      <w:r w:rsidR="00575C09" w:rsidRPr="00F0251C">
        <w:rPr>
          <w:rFonts w:ascii="Arial" w:hAnsi="Arial" w:cs="Arial"/>
        </w:rPr>
        <w:t xml:space="preserve"> </w:t>
      </w:r>
      <w:r w:rsidR="00971681" w:rsidRPr="00F0251C">
        <w:rPr>
          <w:rFonts w:ascii="Arial" w:hAnsi="Arial" w:cs="Arial"/>
        </w:rPr>
        <w:t>two</w:t>
      </w:r>
      <w:r w:rsidR="00575C09" w:rsidRPr="00F0251C">
        <w:rPr>
          <w:rFonts w:ascii="Arial" w:hAnsi="Arial" w:cs="Arial"/>
        </w:rPr>
        <w:t xml:space="preserve"> sets of models, one without temperature</w:t>
      </w:r>
      <w:r w:rsidR="00F0251C" w:rsidRPr="00F0251C">
        <w:rPr>
          <w:rFonts w:ascii="Arial" w:hAnsi="Arial" w:cs="Arial"/>
        </w:rPr>
        <w:t xml:space="preserve"> and</w:t>
      </w:r>
      <w:r w:rsidR="00575C09" w:rsidRPr="00F0251C">
        <w:rPr>
          <w:rFonts w:ascii="Arial" w:hAnsi="Arial" w:cs="Arial"/>
        </w:rPr>
        <w:t xml:space="preserve"> one with a </w:t>
      </w:r>
      <w:r w:rsidR="00971681" w:rsidRPr="00F0251C">
        <w:rPr>
          <w:rFonts w:ascii="Arial" w:hAnsi="Arial" w:cs="Arial"/>
        </w:rPr>
        <w:t>weekly</w:t>
      </w:r>
      <w:r w:rsidR="00575C09" w:rsidRPr="00F0251C">
        <w:rPr>
          <w:rFonts w:ascii="Arial" w:hAnsi="Arial" w:cs="Arial"/>
        </w:rPr>
        <w:t xml:space="preserve"> </w:t>
      </w:r>
      <w:r w:rsidR="00F0251C" w:rsidRPr="00F0251C">
        <w:rPr>
          <w:rFonts w:ascii="Arial" w:hAnsi="Arial" w:cs="Arial"/>
        </w:rPr>
        <w:t xml:space="preserve">term for temperature anomaly, defined as deviation of weekly temperature from the local average weekly temperature over the entire analysis period. </w:t>
      </w:r>
      <w:r w:rsidR="00F0251C">
        <w:rPr>
          <w:rFonts w:ascii="Arial" w:hAnsi="Arial" w:cs="Arial"/>
        </w:rPr>
        <w:t>T</w:t>
      </w:r>
      <w:r w:rsidR="00575C09" w:rsidRPr="00F0251C">
        <w:rPr>
          <w:rFonts w:ascii="Arial" w:hAnsi="Arial" w:cs="Arial"/>
        </w:rPr>
        <w:t>he coefficient</w:t>
      </w:r>
      <w:ins w:id="77" w:author="Parks, Robbie M" w:date="2020-05-13T12:26:00Z">
        <w:r w:rsidR="00052890">
          <w:rPr>
            <w:rFonts w:ascii="Arial" w:hAnsi="Arial" w:cs="Arial"/>
          </w:rPr>
          <w:t>s</w:t>
        </w:r>
      </w:ins>
      <w:r w:rsidR="00F0251C">
        <w:rPr>
          <w:rFonts w:ascii="Arial" w:hAnsi="Arial" w:cs="Arial"/>
        </w:rPr>
        <w:t xml:space="preserve"> of </w:t>
      </w:r>
      <w:del w:id="78" w:author="Parks, Robbie M" w:date="2020-05-13T12:28:00Z">
        <w:r w:rsidR="00F0251C" w:rsidDel="00052890">
          <w:rPr>
            <w:rFonts w:ascii="Arial" w:hAnsi="Arial" w:cs="Arial"/>
          </w:rPr>
          <w:delText xml:space="preserve">the </w:delText>
        </w:r>
      </w:del>
      <w:r w:rsidR="00F0251C">
        <w:rPr>
          <w:rFonts w:ascii="Arial" w:hAnsi="Arial" w:cs="Arial"/>
        </w:rPr>
        <w:t>t</w:t>
      </w:r>
      <w:r w:rsidR="00F0251C" w:rsidRPr="00F0251C">
        <w:rPr>
          <w:rFonts w:ascii="Arial" w:hAnsi="Arial" w:cs="Arial"/>
        </w:rPr>
        <w:t>emperature anomal</w:t>
      </w:r>
      <w:ins w:id="79" w:author="Parks, Robbie M" w:date="2020-05-13T12:28:00Z">
        <w:r w:rsidR="00052890">
          <w:rPr>
            <w:rFonts w:ascii="Arial" w:hAnsi="Arial" w:cs="Arial"/>
          </w:rPr>
          <w:t>ies</w:t>
        </w:r>
      </w:ins>
      <w:del w:id="80" w:author="Parks, Robbie M" w:date="2020-05-13T12:28:00Z">
        <w:r w:rsidR="00F0251C" w:rsidRPr="00F0251C" w:rsidDel="00052890">
          <w:rPr>
            <w:rFonts w:ascii="Arial" w:hAnsi="Arial" w:cs="Arial"/>
          </w:rPr>
          <w:delText>y</w:delText>
        </w:r>
      </w:del>
      <w:r w:rsidR="00575C09" w:rsidRPr="00F0251C">
        <w:rPr>
          <w:rFonts w:ascii="Arial" w:hAnsi="Arial" w:cs="Arial"/>
        </w:rPr>
        <w:t xml:space="preserve"> </w:t>
      </w:r>
      <w:del w:id="81" w:author="Parks, Robbie M" w:date="2020-05-13T12:28:00Z">
        <w:r w:rsidR="00575C09" w:rsidRPr="00F0251C" w:rsidDel="00052890">
          <w:rPr>
            <w:rFonts w:ascii="Arial" w:hAnsi="Arial" w:cs="Arial"/>
          </w:rPr>
          <w:delText xml:space="preserve">was </w:delText>
        </w:r>
      </w:del>
      <w:ins w:id="82" w:author="Parks, Robbie M" w:date="2020-05-13T12:28:00Z">
        <w:r w:rsidR="00052890">
          <w:rPr>
            <w:rFonts w:ascii="Arial" w:hAnsi="Arial" w:cs="Arial"/>
          </w:rPr>
          <w:t>were</w:t>
        </w:r>
        <w:r w:rsidR="00052890" w:rsidRPr="00F0251C">
          <w:rPr>
            <w:rFonts w:ascii="Arial" w:hAnsi="Arial" w:cs="Arial"/>
          </w:rPr>
          <w:t xml:space="preserve"> </w:t>
        </w:r>
      </w:ins>
      <w:r w:rsidR="00575C09" w:rsidRPr="00F0251C">
        <w:rPr>
          <w:rFonts w:ascii="Arial" w:hAnsi="Arial" w:cs="Arial"/>
        </w:rPr>
        <w:t xml:space="preserve">specified </w:t>
      </w:r>
      <w:ins w:id="83" w:author="Parks, Robbie M" w:date="2020-05-13T12:29:00Z">
        <w:r w:rsidR="003B419E">
          <w:rPr>
            <w:rFonts w:ascii="Arial" w:hAnsi="Arial" w:cs="Arial"/>
          </w:rPr>
          <w:t xml:space="preserve">together </w:t>
        </w:r>
      </w:ins>
      <w:r w:rsidR="00575C09" w:rsidRPr="00F0251C">
        <w:rPr>
          <w:rFonts w:ascii="Arial" w:hAnsi="Arial" w:cs="Arial"/>
        </w:rPr>
        <w:t xml:space="preserve">as </w:t>
      </w:r>
      <w:ins w:id="84" w:author="Parks, Robbie M" w:date="2020-05-13T12:29:00Z">
        <w:r w:rsidR="003B419E">
          <w:rPr>
            <w:rFonts w:ascii="Arial" w:hAnsi="Arial" w:cs="Arial"/>
          </w:rPr>
          <w:t xml:space="preserve">a </w:t>
        </w:r>
      </w:ins>
      <w:del w:id="85" w:author="Parks, Robbie M" w:date="2020-05-13T12:28:00Z">
        <w:r w:rsidR="00575C09" w:rsidRPr="00F0251C" w:rsidDel="00052890">
          <w:rPr>
            <w:rFonts w:ascii="Arial" w:hAnsi="Arial" w:cs="Arial"/>
          </w:rPr>
          <w:delText xml:space="preserve">a </w:delText>
        </w:r>
      </w:del>
      <w:r w:rsidR="00575C09" w:rsidRPr="00F0251C">
        <w:rPr>
          <w:rFonts w:ascii="Arial" w:hAnsi="Arial" w:cs="Arial"/>
        </w:rPr>
        <w:t xml:space="preserve">random </w:t>
      </w:r>
      <w:del w:id="86" w:author="Parks, Robbie M" w:date="2020-05-13T12:28:00Z">
        <w:r w:rsidR="00575C09" w:rsidRPr="00F0251C" w:rsidDel="00052890">
          <w:rPr>
            <w:rFonts w:ascii="Arial" w:hAnsi="Arial" w:cs="Arial"/>
          </w:rPr>
          <w:delText xml:space="preserve">effect </w:delText>
        </w:r>
      </w:del>
      <w:ins w:id="87" w:author="Parks, Robbie M" w:date="2020-05-13T12:28:00Z">
        <w:r w:rsidR="003B419E">
          <w:rPr>
            <w:rFonts w:ascii="Arial" w:hAnsi="Arial" w:cs="Arial"/>
          </w:rPr>
          <w:t>effec</w:t>
        </w:r>
      </w:ins>
      <w:ins w:id="88" w:author="Parks, Robbie M" w:date="2020-05-13T12:29:00Z">
        <w:r w:rsidR="003B419E">
          <w:rPr>
            <w:rFonts w:ascii="Arial" w:hAnsi="Arial" w:cs="Arial"/>
          </w:rPr>
          <w:t>t</w:t>
        </w:r>
      </w:ins>
      <w:ins w:id="89" w:author="Bennett, James E" w:date="2020-05-13T20:23:00Z">
        <w:r w:rsidR="003D5B76">
          <w:rPr>
            <w:rFonts w:ascii="Arial" w:hAnsi="Arial" w:cs="Arial"/>
          </w:rPr>
          <w:t xml:space="preserve"> with a random walk prior of order one</w:t>
        </w:r>
      </w:ins>
      <w:ins w:id="90" w:author="Parks, Robbie M" w:date="2020-05-13T12:28:00Z">
        <w:r w:rsidR="007B37E3">
          <w:rPr>
            <w:rFonts w:ascii="Arial" w:hAnsi="Arial" w:cs="Arial"/>
          </w:rPr>
          <w:t xml:space="preserve">, </w:t>
        </w:r>
      </w:ins>
      <w:r w:rsidR="00575C09" w:rsidRPr="00F0251C">
        <w:rPr>
          <w:rFonts w:ascii="Arial" w:hAnsi="Arial" w:cs="Arial"/>
        </w:rPr>
        <w:t xml:space="preserve">so that </w:t>
      </w:r>
      <w:r w:rsidR="00032BFC" w:rsidRPr="00F0251C">
        <w:rPr>
          <w:rFonts w:ascii="Arial" w:hAnsi="Arial" w:cs="Arial"/>
        </w:rPr>
        <w:t xml:space="preserve">temperature effect is more similar in adjacent </w:t>
      </w:r>
      <w:r w:rsidR="00971681" w:rsidRPr="00F0251C">
        <w:rPr>
          <w:rFonts w:ascii="Arial" w:hAnsi="Arial" w:cs="Arial"/>
        </w:rPr>
        <w:t>weeks</w:t>
      </w:r>
      <w:r w:rsidR="00842D86">
        <w:rPr>
          <w:rFonts w:ascii="Arial" w:hAnsi="Arial" w:cs="Arial"/>
        </w:rPr>
        <w:t xml:space="preserve">. The </w:t>
      </w:r>
      <w:r w:rsidR="00842D86">
        <w:rPr>
          <w:rFonts w:ascii="Arial" w:hAnsi="Arial" w:cs="Arial"/>
        </w:rPr>
        <w:lastRenderedPageBreak/>
        <w:t xml:space="preserve">random effect had a </w:t>
      </w:r>
      <w:commentRangeStart w:id="91"/>
      <w:del w:id="92" w:author="Bennett, James E" w:date="2020-05-13T20:23:00Z">
        <w:r w:rsidR="00842D86" w:rsidDel="003D5B76">
          <w:rPr>
            <w:rFonts w:ascii="Arial" w:hAnsi="Arial" w:cs="Arial"/>
          </w:rPr>
          <w:delText xml:space="preserve">seasonal </w:delText>
        </w:r>
      </w:del>
      <w:commentRangeEnd w:id="91"/>
      <w:ins w:id="93" w:author="Bennett, James E" w:date="2020-05-13T20:23:00Z">
        <w:r w:rsidR="003D5B76">
          <w:rPr>
            <w:rFonts w:ascii="Arial" w:hAnsi="Arial" w:cs="Arial"/>
          </w:rPr>
          <w:t xml:space="preserve">cyclic </w:t>
        </w:r>
      </w:ins>
      <w:r w:rsidR="002661C4">
        <w:rPr>
          <w:rStyle w:val="CommentReference"/>
        </w:rPr>
        <w:commentReference w:id="91"/>
      </w:r>
      <w:r w:rsidR="00842D86">
        <w:rPr>
          <w:rFonts w:ascii="Arial" w:hAnsi="Arial" w:cs="Arial"/>
        </w:rPr>
        <w:t>structure so</w:t>
      </w:r>
      <w:r w:rsidR="00032BFC" w:rsidRPr="00F0251C">
        <w:rPr>
          <w:rFonts w:ascii="Arial" w:hAnsi="Arial" w:cs="Arial"/>
        </w:rPr>
        <w:t xml:space="preserve"> that </w:t>
      </w:r>
      <w:r w:rsidR="00971681" w:rsidRPr="00F0251C">
        <w:rPr>
          <w:rFonts w:ascii="Arial" w:hAnsi="Arial" w:cs="Arial"/>
        </w:rPr>
        <w:t xml:space="preserve">late </w:t>
      </w:r>
      <w:r w:rsidR="00032BFC" w:rsidRPr="00F0251C">
        <w:rPr>
          <w:rFonts w:ascii="Arial" w:hAnsi="Arial" w:cs="Arial"/>
        </w:rPr>
        <w:t xml:space="preserve">December and </w:t>
      </w:r>
      <w:r w:rsidR="00971681" w:rsidRPr="00F0251C">
        <w:rPr>
          <w:rFonts w:ascii="Arial" w:hAnsi="Arial" w:cs="Arial"/>
        </w:rPr>
        <w:t xml:space="preserve">early </w:t>
      </w:r>
      <w:r w:rsidR="00032BFC" w:rsidRPr="00F0251C">
        <w:rPr>
          <w:rFonts w:ascii="Arial" w:hAnsi="Arial" w:cs="Arial"/>
        </w:rPr>
        <w:t>January are treated as adjacent.</w:t>
      </w:r>
    </w:p>
    <w:p w14:paraId="344DF59D" w14:textId="142E9FF8" w:rsidR="00C6269C" w:rsidRDefault="00032BFC" w:rsidP="00783459">
      <w:pPr>
        <w:pStyle w:val="ListParagraph"/>
        <w:numPr>
          <w:ilvl w:val="0"/>
          <w:numId w:val="30"/>
        </w:numPr>
        <w:spacing w:after="0" w:line="480" w:lineRule="auto"/>
        <w:jc w:val="both"/>
        <w:rPr>
          <w:rFonts w:ascii="Arial" w:hAnsi="Arial" w:cs="Arial"/>
        </w:rPr>
      </w:pPr>
      <w:r w:rsidRPr="003B1ED6">
        <w:rPr>
          <w:rFonts w:ascii="Arial" w:hAnsi="Arial" w:cs="Arial"/>
        </w:rPr>
        <w:t>Fifth, r</w:t>
      </w:r>
      <w:r w:rsidR="005305AF" w:rsidRPr="003B1ED6">
        <w:rPr>
          <w:rFonts w:ascii="Arial" w:hAnsi="Arial" w:cs="Arial"/>
        </w:rPr>
        <w:t xml:space="preserve">eported death rates in weeks that contain or follow a holiday may be </w:t>
      </w:r>
      <w:r w:rsidR="002C013C" w:rsidRPr="003B1ED6">
        <w:rPr>
          <w:rFonts w:ascii="Arial" w:hAnsi="Arial" w:cs="Arial"/>
        </w:rPr>
        <w:t>different from other weeks</w:t>
      </w:r>
      <w:r w:rsidR="003B1ED6">
        <w:rPr>
          <w:rFonts w:ascii="Arial" w:hAnsi="Arial" w:cs="Arial"/>
        </w:rPr>
        <w:t xml:space="preserve">. We included an effect </w:t>
      </w:r>
      <w:r w:rsidR="00EF0E89">
        <w:rPr>
          <w:rFonts w:ascii="Arial" w:hAnsi="Arial" w:cs="Arial"/>
        </w:rPr>
        <w:t xml:space="preserve">(as a fixed intercept) </w:t>
      </w:r>
      <w:r w:rsidR="003B1ED6">
        <w:rPr>
          <w:rFonts w:ascii="Arial" w:hAnsi="Arial" w:cs="Arial"/>
        </w:rPr>
        <w:t>for the week containing each of the following holidays: Christmas and/or boxing day; Good Friday</w:t>
      </w:r>
      <w:r w:rsidR="00971681">
        <w:rPr>
          <w:rFonts w:ascii="Arial" w:hAnsi="Arial" w:cs="Arial"/>
        </w:rPr>
        <w:t>;</w:t>
      </w:r>
      <w:r w:rsidR="003B1ED6">
        <w:rPr>
          <w:rFonts w:ascii="Arial" w:hAnsi="Arial" w:cs="Arial"/>
        </w:rPr>
        <w:t xml:space="preserve"> Easter Monday; </w:t>
      </w:r>
      <w:proofErr w:type="gramStart"/>
      <w:r w:rsidR="003B1ED6">
        <w:rPr>
          <w:rFonts w:ascii="Arial" w:hAnsi="Arial" w:cs="Arial"/>
        </w:rPr>
        <w:t>New Year’s day</w:t>
      </w:r>
      <w:proofErr w:type="gramEnd"/>
      <w:r w:rsidR="003B1ED6">
        <w:rPr>
          <w:rFonts w:ascii="Arial" w:hAnsi="Arial" w:cs="Arial"/>
        </w:rPr>
        <w:t>; early-May bank holiday; spring bank holiday;</w:t>
      </w:r>
      <w:r w:rsidR="00412FFE">
        <w:rPr>
          <w:rFonts w:ascii="Arial" w:hAnsi="Arial" w:cs="Arial"/>
        </w:rPr>
        <w:t xml:space="preserve"> and</w:t>
      </w:r>
      <w:r w:rsidR="003B1ED6">
        <w:rPr>
          <w:rFonts w:ascii="Arial" w:hAnsi="Arial" w:cs="Arial"/>
        </w:rPr>
        <w:t xml:space="preserve"> summer bank holiday</w:t>
      </w:r>
      <w:r w:rsidR="00C6269C">
        <w:rPr>
          <w:rFonts w:ascii="Arial" w:hAnsi="Arial" w:cs="Arial"/>
        </w:rPr>
        <w:t>.</w:t>
      </w:r>
    </w:p>
    <w:p w14:paraId="70762FEE" w14:textId="2ECF3477" w:rsidR="00602A2D" w:rsidRPr="00C6269C" w:rsidRDefault="00032BFC" w:rsidP="00783459">
      <w:pPr>
        <w:pStyle w:val="ListParagraph"/>
        <w:numPr>
          <w:ilvl w:val="0"/>
          <w:numId w:val="30"/>
        </w:numPr>
        <w:spacing w:after="0" w:line="480" w:lineRule="auto"/>
        <w:jc w:val="both"/>
        <w:rPr>
          <w:rFonts w:ascii="Arial" w:hAnsi="Arial" w:cs="Arial"/>
        </w:rPr>
      </w:pPr>
      <w:r w:rsidRPr="00C6269C">
        <w:rPr>
          <w:rFonts w:ascii="Arial" w:hAnsi="Arial" w:cs="Arial"/>
        </w:rPr>
        <w:t>We also tested</w:t>
      </w:r>
      <w:r w:rsidR="0042493C">
        <w:rPr>
          <w:rFonts w:ascii="Arial" w:hAnsi="Arial" w:cs="Arial"/>
        </w:rPr>
        <w:t>,</w:t>
      </w:r>
      <w:r w:rsidRPr="00C6269C">
        <w:rPr>
          <w:rFonts w:ascii="Arial" w:hAnsi="Arial" w:cs="Arial"/>
        </w:rPr>
        <w:t xml:space="preserve"> but did not include</w:t>
      </w:r>
      <w:r w:rsidR="0042493C">
        <w:rPr>
          <w:rFonts w:ascii="Arial" w:hAnsi="Arial" w:cs="Arial"/>
        </w:rPr>
        <w:t>,</w:t>
      </w:r>
      <w:r w:rsidRPr="00C6269C">
        <w:rPr>
          <w:rFonts w:ascii="Arial" w:hAnsi="Arial" w:cs="Arial"/>
        </w:rPr>
        <w:t xml:space="preserve"> model terms for the weeks that coincided with a change to and from daylight saving time because the effect was negligible.</w:t>
      </w:r>
    </w:p>
    <w:p w14:paraId="13472A84" w14:textId="77777777" w:rsidR="001F5397" w:rsidRDefault="001F5397" w:rsidP="00783459">
      <w:pPr>
        <w:spacing w:after="0" w:line="480" w:lineRule="auto"/>
        <w:jc w:val="both"/>
        <w:rPr>
          <w:rFonts w:ascii="Arial" w:hAnsi="Arial" w:cs="Arial"/>
        </w:rPr>
      </w:pPr>
    </w:p>
    <w:p w14:paraId="4D2D49B1" w14:textId="5BFF987A" w:rsidR="001F5397" w:rsidRDefault="001F5397" w:rsidP="001F5397">
      <w:pPr>
        <w:spacing w:after="0" w:line="480" w:lineRule="auto"/>
        <w:jc w:val="both"/>
        <w:rPr>
          <w:rFonts w:ascii="Arial" w:hAnsi="Arial" w:cs="Arial"/>
        </w:rPr>
      </w:pPr>
      <w:r>
        <w:rPr>
          <w:rFonts w:ascii="Arial" w:hAnsi="Arial" w:cs="Arial"/>
        </w:rPr>
        <w:t xml:space="preserve">These choices led to a total of </w:t>
      </w:r>
      <w:r w:rsidR="00D32FD6">
        <w:rPr>
          <w:rFonts w:ascii="Arial" w:hAnsi="Arial" w:cs="Arial"/>
        </w:rPr>
        <w:t>16</w:t>
      </w:r>
      <w:r>
        <w:rPr>
          <w:rFonts w:ascii="Arial" w:hAnsi="Arial" w:cs="Arial"/>
        </w:rPr>
        <w:t xml:space="preserve"> (</w:t>
      </w:r>
      <w:commentRangeStart w:id="94"/>
      <w:r w:rsidR="00D121FB">
        <w:rPr>
          <w:rFonts w:ascii="Arial" w:hAnsi="Arial" w:cs="Arial"/>
        </w:rPr>
        <w:t>2 x</w:t>
      </w:r>
      <w:r w:rsidR="00D32FD6">
        <w:rPr>
          <w:rFonts w:ascii="Arial" w:hAnsi="Arial" w:cs="Arial"/>
        </w:rPr>
        <w:t xml:space="preserve"> </w:t>
      </w:r>
      <w:r w:rsidR="009B1F02">
        <w:rPr>
          <w:rFonts w:ascii="Arial" w:hAnsi="Arial" w:cs="Arial"/>
        </w:rPr>
        <w:t>4</w:t>
      </w:r>
      <w:r w:rsidR="00D121FB">
        <w:rPr>
          <w:rFonts w:ascii="Arial" w:hAnsi="Arial" w:cs="Arial"/>
        </w:rPr>
        <w:t xml:space="preserve"> x </w:t>
      </w:r>
      <w:r w:rsidR="009B1F02">
        <w:rPr>
          <w:rFonts w:ascii="Arial" w:hAnsi="Arial" w:cs="Arial"/>
        </w:rPr>
        <w:t>2</w:t>
      </w:r>
      <w:r>
        <w:rPr>
          <w:rFonts w:ascii="Arial" w:hAnsi="Arial" w:cs="Arial"/>
        </w:rPr>
        <w:t xml:space="preserve"> </w:t>
      </w:r>
      <w:r w:rsidR="00D121FB">
        <w:rPr>
          <w:rFonts w:ascii="Arial" w:hAnsi="Arial" w:cs="Arial"/>
        </w:rPr>
        <w:t>combinations</w:t>
      </w:r>
      <w:commentRangeEnd w:id="94"/>
      <w:r w:rsidR="0026168C">
        <w:rPr>
          <w:rStyle w:val="CommentReference"/>
        </w:rPr>
        <w:commentReference w:id="94"/>
      </w:r>
      <w:r>
        <w:rPr>
          <w:rFonts w:ascii="Arial" w:hAnsi="Arial" w:cs="Arial"/>
        </w:rPr>
        <w:t xml:space="preserve">) </w:t>
      </w:r>
      <w:r w:rsidR="00D121FB">
        <w:rPr>
          <w:rFonts w:ascii="Arial" w:hAnsi="Arial" w:cs="Arial"/>
        </w:rPr>
        <w:t xml:space="preserve">short-term mortality projections models. </w:t>
      </w:r>
      <w:r w:rsidR="0092794F" w:rsidRPr="00872AF0">
        <w:rPr>
          <w:rFonts w:ascii="Arial" w:hAnsi="Arial" w:cs="Arial"/>
        </w:rPr>
        <w:t xml:space="preserve">We used the time-series of weekly reported deaths from January 2010 to </w:t>
      </w:r>
      <w:del w:id="95" w:author="Parks, Robbie M" w:date="2020-05-13T12:32:00Z">
        <w:r w:rsidR="0092794F" w:rsidRPr="00872AF0" w:rsidDel="00DF2F95">
          <w:rPr>
            <w:rFonts w:ascii="Arial" w:hAnsi="Arial" w:cs="Arial"/>
          </w:rPr>
          <w:delText xml:space="preserve">through </w:delText>
        </w:r>
      </w:del>
      <w:r w:rsidR="00D64289">
        <w:rPr>
          <w:rFonts w:ascii="Arial" w:hAnsi="Arial" w:cs="Arial"/>
        </w:rPr>
        <w:t>mid-February 2020</w:t>
      </w:r>
      <w:r w:rsidR="00F42065">
        <w:rPr>
          <w:rFonts w:ascii="Arial" w:hAnsi="Arial" w:cs="Arial"/>
        </w:rPr>
        <w:t xml:space="preserve"> (i.e.</w:t>
      </w:r>
      <w:ins w:id="96" w:author="Parks, Robbie M" w:date="2020-05-13T12:32:00Z">
        <w:r w:rsidR="00DF2F95">
          <w:rPr>
            <w:rFonts w:ascii="Arial" w:hAnsi="Arial" w:cs="Arial"/>
          </w:rPr>
          <w:t>,</w:t>
        </w:r>
      </w:ins>
      <w:r w:rsidR="00F42065">
        <w:rPr>
          <w:rFonts w:ascii="Arial" w:hAnsi="Arial" w:cs="Arial"/>
        </w:rPr>
        <w:t xml:space="preserve"> week starting 14</w:t>
      </w:r>
      <w:r w:rsidR="00F42065" w:rsidRPr="00F42065">
        <w:rPr>
          <w:rFonts w:ascii="Arial" w:hAnsi="Arial" w:cs="Arial"/>
          <w:vertAlign w:val="superscript"/>
        </w:rPr>
        <w:t>th</w:t>
      </w:r>
      <w:r w:rsidR="00F42065">
        <w:rPr>
          <w:rFonts w:ascii="Arial" w:hAnsi="Arial" w:cs="Arial"/>
        </w:rPr>
        <w:t xml:space="preserve"> February 2020)</w:t>
      </w:r>
      <w:r w:rsidR="0092794F" w:rsidRPr="00872AF0">
        <w:rPr>
          <w:rFonts w:ascii="Arial" w:hAnsi="Arial" w:cs="Arial"/>
        </w:rPr>
        <w:t xml:space="preserve"> to estimate the parameters of each model, which was then used to predict death rates for subsequent weeks as estimates of </w:t>
      </w:r>
      <w:r w:rsidR="00D32FD6">
        <w:rPr>
          <w:rFonts w:ascii="Arial" w:hAnsi="Arial" w:cs="Arial"/>
        </w:rPr>
        <w:t xml:space="preserve">the </w:t>
      </w:r>
      <w:r w:rsidR="0092794F" w:rsidRPr="00872AF0">
        <w:rPr>
          <w:rFonts w:ascii="Arial" w:hAnsi="Arial" w:cs="Arial"/>
        </w:rPr>
        <w:t xml:space="preserve">counterfactual </w:t>
      </w:r>
      <w:r w:rsidR="00412FFE">
        <w:rPr>
          <w:rFonts w:ascii="Arial" w:hAnsi="Arial" w:cs="Arial"/>
        </w:rPr>
        <w:t>death rates</w:t>
      </w:r>
      <w:r w:rsidR="00412FFE" w:rsidRPr="00872AF0">
        <w:rPr>
          <w:rFonts w:ascii="Arial" w:hAnsi="Arial" w:cs="Arial"/>
        </w:rPr>
        <w:t xml:space="preserve"> </w:t>
      </w:r>
      <w:r w:rsidR="0092794F" w:rsidRPr="00872AF0">
        <w:rPr>
          <w:rFonts w:ascii="Arial" w:hAnsi="Arial" w:cs="Arial"/>
        </w:rPr>
        <w:t>(</w:t>
      </w:r>
      <w:r w:rsidR="00D32FD6">
        <w:rPr>
          <w:rFonts w:ascii="Arial" w:hAnsi="Arial" w:cs="Arial"/>
        </w:rPr>
        <w:t xml:space="preserve">i.e., if the </w:t>
      </w:r>
      <w:r w:rsidR="0092794F" w:rsidRPr="00872AF0">
        <w:rPr>
          <w:rFonts w:ascii="Arial" w:hAnsi="Arial" w:cs="Arial"/>
        </w:rPr>
        <w:t>pandemic</w:t>
      </w:r>
      <w:r w:rsidR="00D32FD6">
        <w:rPr>
          <w:rFonts w:ascii="Arial" w:hAnsi="Arial" w:cs="Arial"/>
        </w:rPr>
        <w:t xml:space="preserve"> had not occurred</w:t>
      </w:r>
      <w:r w:rsidR="0092794F" w:rsidRPr="00872AF0">
        <w:rPr>
          <w:rFonts w:ascii="Arial" w:hAnsi="Arial" w:cs="Arial"/>
        </w:rPr>
        <w:t xml:space="preserve">). </w:t>
      </w:r>
      <w:ins w:id="97" w:author="Parks, Robbie M" w:date="2020-05-13T12:33:00Z">
        <w:r w:rsidR="009A53C5">
          <w:rPr>
            <w:rFonts w:ascii="Arial" w:hAnsi="Arial" w:cs="Arial"/>
          </w:rPr>
          <w:t xml:space="preserve">Where models estimated temperature anomaly slopes, we used recorded actual temperature </w:t>
        </w:r>
      </w:ins>
      <w:ins w:id="98" w:author="Parks, Robbie M" w:date="2020-05-13T12:35:00Z">
        <w:r w:rsidR="00834346">
          <w:rPr>
            <w:rFonts w:ascii="Arial" w:hAnsi="Arial" w:cs="Arial"/>
          </w:rPr>
          <w:t xml:space="preserve">anomaly </w:t>
        </w:r>
      </w:ins>
      <w:ins w:id="99" w:author="Parks, Robbie M" w:date="2020-05-13T12:33:00Z">
        <w:r w:rsidR="009A53C5">
          <w:rPr>
            <w:rFonts w:ascii="Arial" w:hAnsi="Arial" w:cs="Arial"/>
          </w:rPr>
          <w:t xml:space="preserve">values in the </w:t>
        </w:r>
      </w:ins>
      <w:ins w:id="100" w:author="Parks, Robbie M" w:date="2020-05-13T12:34:00Z">
        <w:r w:rsidR="009A53C5">
          <w:rPr>
            <w:rFonts w:ascii="Arial" w:hAnsi="Arial" w:cs="Arial"/>
          </w:rPr>
          <w:t xml:space="preserve">projection period. </w:t>
        </w:r>
      </w:ins>
      <w:r w:rsidR="0092794F" w:rsidRPr="00872AF0">
        <w:rPr>
          <w:rFonts w:ascii="Arial" w:hAnsi="Arial" w:cs="Arial"/>
        </w:rPr>
        <w:t xml:space="preserve">This choice of training and prediction periods assumes that the number of deaths </w:t>
      </w:r>
      <w:r w:rsidR="00CF0C09">
        <w:rPr>
          <w:rFonts w:ascii="Arial" w:hAnsi="Arial" w:cs="Arial"/>
        </w:rPr>
        <w:t>that are</w:t>
      </w:r>
      <w:r w:rsidR="0092794F" w:rsidRPr="00872AF0">
        <w:rPr>
          <w:rFonts w:ascii="Arial" w:hAnsi="Arial" w:cs="Arial"/>
        </w:rPr>
        <w:t xml:space="preserve"> directly or indirectly</w:t>
      </w:r>
      <w:r w:rsidR="00CF0C09">
        <w:rPr>
          <w:rFonts w:ascii="Arial" w:hAnsi="Arial" w:cs="Arial"/>
        </w:rPr>
        <w:t xml:space="preserve"> related</w:t>
      </w:r>
      <w:r w:rsidR="0092794F" w:rsidRPr="00872AF0">
        <w:rPr>
          <w:rFonts w:ascii="Arial" w:hAnsi="Arial" w:cs="Arial"/>
        </w:rPr>
        <w:t xml:space="preserve"> to the Covid-19 pandemic was negligible through </w:t>
      </w:r>
      <w:r w:rsidR="00D64289">
        <w:rPr>
          <w:rFonts w:ascii="Arial" w:hAnsi="Arial" w:cs="Arial"/>
        </w:rPr>
        <w:t>mid-February 2020</w:t>
      </w:r>
      <w:r w:rsidR="0092794F" w:rsidRPr="00872AF0">
        <w:rPr>
          <w:rFonts w:ascii="Arial" w:hAnsi="Arial" w:cs="Arial"/>
        </w:rPr>
        <w:t xml:space="preserve"> but it allows for impacts to have appeared in subsequent weeks.</w:t>
      </w:r>
      <w:r w:rsidR="0092794F">
        <w:rPr>
          <w:rFonts w:ascii="Arial" w:hAnsi="Arial" w:cs="Arial"/>
        </w:rPr>
        <w:t xml:space="preserve"> </w:t>
      </w:r>
      <w:r w:rsidRPr="001F5397">
        <w:rPr>
          <w:rFonts w:ascii="Arial" w:hAnsi="Arial" w:cs="Arial"/>
        </w:rPr>
        <w:t xml:space="preserve">We took </w:t>
      </w:r>
      <w:commentRangeStart w:id="101"/>
      <w:commentRangeStart w:id="102"/>
      <w:r w:rsidR="00D121FB">
        <w:rPr>
          <w:rFonts w:ascii="Arial" w:hAnsi="Arial" w:cs="Arial"/>
        </w:rPr>
        <w:t>XX</w:t>
      </w:r>
      <w:commentRangeEnd w:id="101"/>
      <w:r w:rsidR="00412FFE">
        <w:rPr>
          <w:rStyle w:val="CommentReference"/>
        </w:rPr>
        <w:commentReference w:id="101"/>
      </w:r>
      <w:commentRangeEnd w:id="102"/>
      <w:r w:rsidR="00DF05B9">
        <w:rPr>
          <w:rStyle w:val="CommentReference"/>
        </w:rPr>
        <w:commentReference w:id="102"/>
      </w:r>
      <w:r w:rsidRPr="001F5397">
        <w:rPr>
          <w:rFonts w:ascii="Arial" w:hAnsi="Arial" w:cs="Arial"/>
        </w:rPr>
        <w:t xml:space="preserve"> draws from the posterior</w:t>
      </w:r>
      <w:r w:rsidR="00D121FB">
        <w:rPr>
          <w:rFonts w:ascii="Arial" w:hAnsi="Arial" w:cs="Arial"/>
        </w:rPr>
        <w:t xml:space="preserve"> </w:t>
      </w:r>
      <w:r w:rsidRPr="001F5397">
        <w:rPr>
          <w:rFonts w:ascii="Arial" w:hAnsi="Arial" w:cs="Arial"/>
        </w:rPr>
        <w:t>distribution of age-specific death rates under each model, and pooled the draws to obtain the posterior</w:t>
      </w:r>
      <w:r w:rsidR="00D121FB">
        <w:rPr>
          <w:rFonts w:ascii="Arial" w:hAnsi="Arial" w:cs="Arial"/>
        </w:rPr>
        <w:t xml:space="preserve"> </w:t>
      </w:r>
      <w:r w:rsidRPr="001F5397">
        <w:rPr>
          <w:rFonts w:ascii="Arial" w:hAnsi="Arial" w:cs="Arial"/>
        </w:rPr>
        <w:t xml:space="preserve">distribution of age-specific death rates </w:t>
      </w:r>
      <w:r w:rsidR="007B2C20">
        <w:rPr>
          <w:rFonts w:ascii="Arial" w:hAnsi="Arial" w:cs="Arial"/>
        </w:rPr>
        <w:t xml:space="preserve">if Covid-19 pandemic had not taken place. This approach incorporates </w:t>
      </w:r>
      <w:r w:rsidR="00734479">
        <w:rPr>
          <w:rFonts w:ascii="Arial" w:hAnsi="Arial" w:cs="Arial"/>
        </w:rPr>
        <w:t xml:space="preserve">both </w:t>
      </w:r>
      <w:r w:rsidR="007B2C20">
        <w:rPr>
          <w:rFonts w:ascii="Arial" w:hAnsi="Arial" w:cs="Arial"/>
        </w:rPr>
        <w:t xml:space="preserve">the uncertainty of estimates from each model and </w:t>
      </w:r>
      <w:r w:rsidR="00734479">
        <w:rPr>
          <w:rFonts w:ascii="Arial" w:hAnsi="Arial" w:cs="Arial"/>
        </w:rPr>
        <w:t>that the uncertain</w:t>
      </w:r>
      <w:r w:rsidR="00412FFE">
        <w:rPr>
          <w:rFonts w:ascii="Arial" w:hAnsi="Arial" w:cs="Arial"/>
        </w:rPr>
        <w:t>ty in the choice of model</w:t>
      </w:r>
      <w:r w:rsidR="00734479">
        <w:rPr>
          <w:rFonts w:ascii="Arial" w:hAnsi="Arial" w:cs="Arial"/>
        </w:rPr>
        <w:t>.</w:t>
      </w:r>
    </w:p>
    <w:bookmarkEnd w:id="7"/>
    <w:p w14:paraId="4F769340" w14:textId="77777777" w:rsidR="001F5397" w:rsidRDefault="001F5397" w:rsidP="00783459">
      <w:pPr>
        <w:spacing w:after="0" w:line="480" w:lineRule="auto"/>
        <w:jc w:val="both"/>
        <w:rPr>
          <w:rFonts w:ascii="Arial" w:hAnsi="Arial" w:cs="Arial"/>
        </w:rPr>
      </w:pPr>
    </w:p>
    <w:p w14:paraId="0BA9BB4F" w14:textId="2D859C79" w:rsidR="006E3DF5" w:rsidRDefault="00684A05" w:rsidP="005346AF">
      <w:pPr>
        <w:spacing w:after="0" w:line="480" w:lineRule="auto"/>
        <w:jc w:val="both"/>
        <w:rPr>
          <w:ins w:id="103" w:author="Parks, Robbie M" w:date="2020-05-13T12:38:00Z"/>
          <w:rFonts w:ascii="Arial" w:hAnsi="Arial" w:cs="Arial"/>
        </w:rPr>
      </w:pPr>
      <w:r w:rsidRPr="00633638">
        <w:rPr>
          <w:rFonts w:ascii="Arial" w:hAnsi="Arial" w:cs="Arial"/>
        </w:rPr>
        <w:t xml:space="preserve">We tested the performance of the projections </w:t>
      </w:r>
      <w:r w:rsidR="00633638">
        <w:rPr>
          <w:rFonts w:ascii="Arial" w:hAnsi="Arial" w:cs="Arial"/>
        </w:rPr>
        <w:t>from</w:t>
      </w:r>
      <w:r w:rsidR="00734479" w:rsidRPr="00633638">
        <w:rPr>
          <w:rFonts w:ascii="Arial" w:hAnsi="Arial" w:cs="Arial"/>
        </w:rPr>
        <w:t xml:space="preserve"> the model </w:t>
      </w:r>
      <w:r w:rsidR="004A11DD">
        <w:rPr>
          <w:rFonts w:ascii="Arial" w:hAnsi="Arial" w:cs="Arial"/>
        </w:rPr>
        <w:t>by withholding</w:t>
      </w:r>
      <w:r w:rsidR="00771390">
        <w:rPr>
          <w:rFonts w:ascii="Arial" w:hAnsi="Arial" w:cs="Arial"/>
        </w:rPr>
        <w:t xml:space="preserve"> data for </w:t>
      </w:r>
      <w:r w:rsidR="00412FFE">
        <w:rPr>
          <w:rFonts w:ascii="Arial" w:hAnsi="Arial" w:cs="Arial"/>
        </w:rPr>
        <w:t>mid-</w:t>
      </w:r>
      <w:r w:rsidR="00771390">
        <w:rPr>
          <w:rFonts w:ascii="Arial" w:hAnsi="Arial" w:cs="Arial"/>
        </w:rPr>
        <w:t xml:space="preserve">February through </w:t>
      </w:r>
      <w:commentRangeStart w:id="104"/>
      <w:commentRangeStart w:id="105"/>
      <w:r w:rsidR="004A11DD">
        <w:rPr>
          <w:rFonts w:ascii="Arial" w:hAnsi="Arial" w:cs="Arial"/>
        </w:rPr>
        <w:t>XXXX</w:t>
      </w:r>
      <w:commentRangeEnd w:id="104"/>
      <w:r w:rsidR="004A11DD">
        <w:rPr>
          <w:rStyle w:val="CommentReference"/>
        </w:rPr>
        <w:commentReference w:id="104"/>
      </w:r>
      <w:commentRangeEnd w:id="105"/>
      <w:r w:rsidR="006060BB">
        <w:rPr>
          <w:rStyle w:val="CommentReference"/>
        </w:rPr>
        <w:commentReference w:id="105"/>
      </w:r>
      <w:r w:rsidR="00771390">
        <w:rPr>
          <w:rFonts w:ascii="Arial" w:hAnsi="Arial" w:cs="Arial"/>
        </w:rPr>
        <w:t xml:space="preserve"> for an earlier year and used the preceding time-series of data to train the model</w:t>
      </w:r>
      <w:r w:rsidR="0092794F">
        <w:rPr>
          <w:rFonts w:ascii="Arial" w:hAnsi="Arial" w:cs="Arial"/>
        </w:rPr>
        <w:t>s</w:t>
      </w:r>
      <w:r w:rsidR="00771390">
        <w:rPr>
          <w:rFonts w:ascii="Arial" w:hAnsi="Arial" w:cs="Arial"/>
        </w:rPr>
        <w:t>. We then projected</w:t>
      </w:r>
      <w:r w:rsidR="0092794F">
        <w:rPr>
          <w:rFonts w:ascii="Arial" w:hAnsi="Arial" w:cs="Arial"/>
        </w:rPr>
        <w:t xml:space="preserve"> death rates for </w:t>
      </w:r>
      <w:r w:rsidR="000B4F79">
        <w:rPr>
          <w:rFonts w:ascii="Arial" w:hAnsi="Arial" w:cs="Arial"/>
        </w:rPr>
        <w:t xml:space="preserve">the </w:t>
      </w:r>
      <w:r w:rsidR="0092794F">
        <w:rPr>
          <w:rFonts w:ascii="Arial" w:hAnsi="Arial" w:cs="Arial"/>
        </w:rPr>
        <w:t>weeks</w:t>
      </w:r>
      <w:r w:rsidR="000B4F79">
        <w:rPr>
          <w:rFonts w:ascii="Arial" w:hAnsi="Arial" w:cs="Arial"/>
        </w:rPr>
        <w:t xml:space="preserve"> with withheld data</w:t>
      </w:r>
      <w:r w:rsidR="0092794F">
        <w:rPr>
          <w:rFonts w:ascii="Arial" w:hAnsi="Arial" w:cs="Arial"/>
        </w:rPr>
        <w:t xml:space="preserve">, and evaluated how well the model ensemble projections </w:t>
      </w:r>
      <w:r w:rsidR="0092794F" w:rsidRPr="00771390">
        <w:rPr>
          <w:rFonts w:ascii="Arial" w:hAnsi="Arial" w:cs="Arial"/>
        </w:rPr>
        <w:t xml:space="preserve">reproduce the </w:t>
      </w:r>
      <w:r w:rsidR="000B4F79">
        <w:rPr>
          <w:rFonts w:ascii="Arial" w:hAnsi="Arial" w:cs="Arial"/>
        </w:rPr>
        <w:t xml:space="preserve">known-but-withheld </w:t>
      </w:r>
      <w:r w:rsidR="0025216D">
        <w:rPr>
          <w:rFonts w:ascii="Arial" w:hAnsi="Arial" w:cs="Arial"/>
        </w:rPr>
        <w:t>death rates</w:t>
      </w:r>
      <w:r w:rsidR="000B4F79">
        <w:rPr>
          <w:rFonts w:ascii="Arial" w:hAnsi="Arial" w:cs="Arial"/>
        </w:rPr>
        <w:t>.</w:t>
      </w:r>
      <w:r w:rsidR="005346AF">
        <w:rPr>
          <w:rFonts w:ascii="Arial" w:hAnsi="Arial" w:cs="Arial"/>
        </w:rPr>
        <w:t xml:space="preserve"> We repeated this for three different years: 2017 (i.e. train model using data from January 2010 </w:t>
      </w:r>
      <w:commentRangeStart w:id="106"/>
      <w:r w:rsidR="005346AF">
        <w:rPr>
          <w:rFonts w:ascii="Arial" w:hAnsi="Arial" w:cs="Arial"/>
        </w:rPr>
        <w:lastRenderedPageBreak/>
        <w:t xml:space="preserve">through </w:t>
      </w:r>
      <w:commentRangeEnd w:id="106"/>
      <w:r w:rsidR="00CB4527">
        <w:rPr>
          <w:rStyle w:val="CommentReference"/>
        </w:rPr>
        <w:commentReference w:id="106"/>
      </w:r>
      <w:r w:rsidR="0025216D">
        <w:rPr>
          <w:rFonts w:ascii="Arial" w:hAnsi="Arial" w:cs="Arial"/>
        </w:rPr>
        <w:t>mid-February</w:t>
      </w:r>
      <w:r w:rsidR="005346AF">
        <w:rPr>
          <w:rFonts w:ascii="Arial" w:hAnsi="Arial" w:cs="Arial"/>
        </w:rPr>
        <w:t xml:space="preserve"> 2017 and test using </w:t>
      </w:r>
      <w:r w:rsidR="0025216D">
        <w:rPr>
          <w:rFonts w:ascii="Arial" w:hAnsi="Arial" w:cs="Arial"/>
        </w:rPr>
        <w:t>mid-February</w:t>
      </w:r>
      <w:r w:rsidR="005346AF">
        <w:rPr>
          <w:rFonts w:ascii="Arial" w:hAnsi="Arial" w:cs="Arial"/>
        </w:rPr>
        <w:t xml:space="preserve"> through </w:t>
      </w:r>
      <w:commentRangeStart w:id="107"/>
      <w:r w:rsidR="0025216D">
        <w:rPr>
          <w:rFonts w:ascii="Arial" w:hAnsi="Arial" w:cs="Arial"/>
        </w:rPr>
        <w:t>XXXX</w:t>
      </w:r>
      <w:commentRangeEnd w:id="107"/>
      <w:r w:rsidR="0025216D">
        <w:rPr>
          <w:rStyle w:val="CommentReference"/>
        </w:rPr>
        <w:commentReference w:id="107"/>
      </w:r>
      <w:r w:rsidR="005346AF">
        <w:rPr>
          <w:rFonts w:ascii="Arial" w:hAnsi="Arial" w:cs="Arial"/>
        </w:rPr>
        <w:t xml:space="preserve"> 2017), 2018 (i.e.</w:t>
      </w:r>
      <w:ins w:id="108" w:author="Parks, Robbie M" w:date="2020-05-13T12:36:00Z">
        <w:r w:rsidR="00E041A1">
          <w:rPr>
            <w:rFonts w:ascii="Arial" w:hAnsi="Arial" w:cs="Arial"/>
          </w:rPr>
          <w:t>,</w:t>
        </w:r>
      </w:ins>
      <w:r w:rsidR="005346AF">
        <w:rPr>
          <w:rFonts w:ascii="Arial" w:hAnsi="Arial" w:cs="Arial"/>
        </w:rPr>
        <w:t xml:space="preserve"> train model using data from January 2010 through </w:t>
      </w:r>
      <w:r w:rsidR="00192C1F">
        <w:rPr>
          <w:rFonts w:ascii="Arial" w:hAnsi="Arial" w:cs="Arial"/>
        </w:rPr>
        <w:t xml:space="preserve">mid-February 2018 and test using mid-February through </w:t>
      </w:r>
      <w:commentRangeStart w:id="109"/>
      <w:r w:rsidR="00192C1F">
        <w:rPr>
          <w:rFonts w:ascii="Arial" w:hAnsi="Arial" w:cs="Arial"/>
        </w:rPr>
        <w:t>XXXX</w:t>
      </w:r>
      <w:commentRangeEnd w:id="109"/>
      <w:r w:rsidR="00192C1F">
        <w:rPr>
          <w:rStyle w:val="CommentReference"/>
        </w:rPr>
        <w:commentReference w:id="109"/>
      </w:r>
      <w:r w:rsidR="00192C1F">
        <w:rPr>
          <w:rFonts w:ascii="Arial" w:hAnsi="Arial" w:cs="Arial"/>
        </w:rPr>
        <w:t xml:space="preserve"> 2018</w:t>
      </w:r>
      <w:r w:rsidR="005346AF">
        <w:rPr>
          <w:rFonts w:ascii="Arial" w:hAnsi="Arial" w:cs="Arial"/>
        </w:rPr>
        <w:t>), and 2019</w:t>
      </w:r>
      <w:r w:rsidR="00192C1F">
        <w:rPr>
          <w:rFonts w:ascii="Arial" w:hAnsi="Arial" w:cs="Arial"/>
        </w:rPr>
        <w:t xml:space="preserve"> (i.e.</w:t>
      </w:r>
      <w:ins w:id="110" w:author="Parks, Robbie M" w:date="2020-05-13T12:36:00Z">
        <w:r w:rsidR="00D31C4C">
          <w:rPr>
            <w:rFonts w:ascii="Arial" w:hAnsi="Arial" w:cs="Arial"/>
          </w:rPr>
          <w:t>,</w:t>
        </w:r>
      </w:ins>
      <w:r w:rsidR="00192C1F">
        <w:rPr>
          <w:rFonts w:ascii="Arial" w:hAnsi="Arial" w:cs="Arial"/>
        </w:rPr>
        <w:t xml:space="preserve"> train model using data from January 2010 through mid-February 2019 and test using mid-February through </w:t>
      </w:r>
      <w:commentRangeStart w:id="111"/>
      <w:r w:rsidR="00192C1F">
        <w:rPr>
          <w:rFonts w:ascii="Arial" w:hAnsi="Arial" w:cs="Arial"/>
        </w:rPr>
        <w:t>XXXX</w:t>
      </w:r>
      <w:commentRangeEnd w:id="111"/>
      <w:r w:rsidR="00192C1F">
        <w:rPr>
          <w:rStyle w:val="CommentReference"/>
        </w:rPr>
        <w:commentReference w:id="111"/>
      </w:r>
      <w:r w:rsidR="00192C1F">
        <w:rPr>
          <w:rFonts w:ascii="Arial" w:hAnsi="Arial" w:cs="Arial"/>
        </w:rPr>
        <w:t xml:space="preserve"> 2019)</w:t>
      </w:r>
      <w:r w:rsidR="005346AF">
        <w:rPr>
          <w:rFonts w:ascii="Arial" w:hAnsi="Arial" w:cs="Arial"/>
        </w:rPr>
        <w:t xml:space="preserve">. We report the projection error </w:t>
      </w:r>
      <w:r w:rsidR="005346AF" w:rsidRPr="005346AF">
        <w:rPr>
          <w:rFonts w:ascii="Arial" w:hAnsi="Arial" w:cs="Arial"/>
        </w:rPr>
        <w:t>(which measures systematic bias)</w:t>
      </w:r>
      <w:r w:rsidR="005346AF">
        <w:rPr>
          <w:rFonts w:ascii="Arial" w:hAnsi="Arial" w:cs="Arial"/>
        </w:rPr>
        <w:t xml:space="preserve"> </w:t>
      </w:r>
      <w:r w:rsidR="005346AF" w:rsidRPr="005346AF">
        <w:rPr>
          <w:rFonts w:ascii="Arial" w:hAnsi="Arial" w:cs="Arial"/>
        </w:rPr>
        <w:t>and absolute forecast error (which measures any deviation</w:t>
      </w:r>
      <w:r w:rsidR="00A70521">
        <w:rPr>
          <w:rFonts w:ascii="Arial" w:hAnsi="Arial" w:cs="Arial"/>
        </w:rPr>
        <w:t xml:space="preserve"> </w:t>
      </w:r>
      <w:r w:rsidR="005346AF" w:rsidRPr="005346AF">
        <w:rPr>
          <w:rFonts w:ascii="Arial" w:hAnsi="Arial" w:cs="Arial"/>
        </w:rPr>
        <w:t xml:space="preserve">from the data). Additionally, we report coverage of </w:t>
      </w:r>
      <w:r w:rsidR="00A70521">
        <w:rPr>
          <w:rFonts w:ascii="Arial" w:hAnsi="Arial" w:cs="Arial"/>
        </w:rPr>
        <w:t xml:space="preserve">the projection </w:t>
      </w:r>
      <w:r w:rsidR="005346AF" w:rsidRPr="005346AF">
        <w:rPr>
          <w:rFonts w:ascii="Arial" w:hAnsi="Arial" w:cs="Arial"/>
        </w:rPr>
        <w:t xml:space="preserve">uncertainty; if </w:t>
      </w:r>
      <w:r w:rsidR="00A70521">
        <w:rPr>
          <w:rFonts w:ascii="Arial" w:hAnsi="Arial" w:cs="Arial"/>
        </w:rPr>
        <w:t>projected</w:t>
      </w:r>
      <w:r w:rsidR="005346AF" w:rsidRPr="005346AF">
        <w:rPr>
          <w:rFonts w:ascii="Arial" w:hAnsi="Arial" w:cs="Arial"/>
        </w:rPr>
        <w:t xml:space="preserve"> death rates and their uncertainties</w:t>
      </w:r>
      <w:r w:rsidR="00A70521">
        <w:rPr>
          <w:rFonts w:ascii="Arial" w:hAnsi="Arial" w:cs="Arial"/>
        </w:rPr>
        <w:t xml:space="preserve"> </w:t>
      </w:r>
      <w:r w:rsidR="005346AF" w:rsidRPr="005346AF">
        <w:rPr>
          <w:rFonts w:ascii="Arial" w:hAnsi="Arial" w:cs="Arial"/>
        </w:rPr>
        <w:t xml:space="preserve">are well estimated, </w:t>
      </w:r>
      <w:r w:rsidR="00A70521">
        <w:rPr>
          <w:rFonts w:ascii="Arial" w:hAnsi="Arial" w:cs="Arial"/>
        </w:rPr>
        <w:t xml:space="preserve">the </w:t>
      </w:r>
      <w:r w:rsidR="005346AF" w:rsidRPr="005346AF">
        <w:rPr>
          <w:rFonts w:ascii="Arial" w:hAnsi="Arial" w:cs="Arial"/>
        </w:rPr>
        <w:t>estimated 90% credible intervals</w:t>
      </w:r>
      <w:r w:rsidR="00A70521">
        <w:rPr>
          <w:rFonts w:ascii="Arial" w:hAnsi="Arial" w:cs="Arial"/>
        </w:rPr>
        <w:t xml:space="preserve"> </w:t>
      </w:r>
      <w:r w:rsidR="005346AF" w:rsidRPr="005346AF">
        <w:rPr>
          <w:rFonts w:ascii="Arial" w:hAnsi="Arial" w:cs="Arial"/>
        </w:rPr>
        <w:t>should cover 90% of the withheld data.</w:t>
      </w:r>
    </w:p>
    <w:p w14:paraId="79D09AC1" w14:textId="492E5C86" w:rsidR="00D31C4C" w:rsidRDefault="00D31C4C" w:rsidP="005346AF">
      <w:pPr>
        <w:spacing w:after="0" w:line="480" w:lineRule="auto"/>
        <w:jc w:val="both"/>
        <w:rPr>
          <w:ins w:id="112" w:author="Parks, Robbie M" w:date="2020-05-13T12:38:00Z"/>
          <w:rFonts w:ascii="Arial" w:hAnsi="Arial" w:cs="Arial"/>
        </w:rPr>
      </w:pPr>
    </w:p>
    <w:p w14:paraId="12A051E8" w14:textId="340A421C" w:rsidR="00D31C4C" w:rsidRDefault="00D31C4C" w:rsidP="005346AF">
      <w:pPr>
        <w:spacing w:after="0" w:line="480" w:lineRule="auto"/>
        <w:jc w:val="both"/>
        <w:rPr>
          <w:rFonts w:ascii="Arial" w:hAnsi="Arial" w:cs="Arial"/>
        </w:rPr>
      </w:pPr>
      <w:ins w:id="113" w:author="Parks, Robbie M" w:date="2020-05-13T12:38:00Z">
        <w:r>
          <w:rPr>
            <w:rFonts w:ascii="Arial" w:hAnsi="Arial" w:cs="Arial"/>
          </w:rPr>
          <w:t>Projections</w:t>
        </w:r>
        <w:r w:rsidRPr="00D31C4C">
          <w:rPr>
            <w:rFonts w:ascii="Arial" w:hAnsi="Arial" w:cs="Arial"/>
          </w:rPr>
          <w:t xml:space="preserve"> were done separately by</w:t>
        </w:r>
      </w:ins>
      <w:ins w:id="114" w:author="Parks, Robbie M" w:date="2020-05-13T12:40:00Z">
        <w:r w:rsidR="001D513E">
          <w:rPr>
            <w:rFonts w:ascii="Arial" w:hAnsi="Arial" w:cs="Arial"/>
          </w:rPr>
          <w:t xml:space="preserve"> combinations of</w:t>
        </w:r>
      </w:ins>
      <w:ins w:id="115" w:author="Parks, Robbie M" w:date="2020-05-13T12:38:00Z">
        <w:r w:rsidRPr="00D31C4C">
          <w:rPr>
            <w:rFonts w:ascii="Arial" w:hAnsi="Arial" w:cs="Arial"/>
          </w:rPr>
          <w:t xml:space="preserve"> sex and age group (0–</w:t>
        </w:r>
        <w:r>
          <w:rPr>
            <w:rFonts w:ascii="Arial" w:hAnsi="Arial" w:cs="Arial"/>
          </w:rPr>
          <w:t>1</w:t>
        </w:r>
        <w:r w:rsidRPr="00D31C4C">
          <w:rPr>
            <w:rFonts w:ascii="Arial" w:hAnsi="Arial" w:cs="Arial"/>
          </w:rPr>
          <w:t xml:space="preserve">4 years, </w:t>
        </w:r>
        <w:r>
          <w:rPr>
            <w:rFonts w:ascii="Arial" w:hAnsi="Arial" w:cs="Arial"/>
          </w:rPr>
          <w:t xml:space="preserve">15-44 years, 45-64 years, </w:t>
        </w:r>
      </w:ins>
      <w:ins w:id="116" w:author="Parks, Robbie M" w:date="2020-05-13T12:39:00Z">
        <w:r>
          <w:rPr>
            <w:rFonts w:ascii="Arial" w:hAnsi="Arial" w:cs="Arial"/>
          </w:rPr>
          <w:t xml:space="preserve">65-74 years, 75-84 years </w:t>
        </w:r>
      </w:ins>
      <w:ins w:id="117" w:author="Parks, Robbie M" w:date="2020-05-13T12:38:00Z">
        <w:r w:rsidRPr="00D31C4C">
          <w:rPr>
            <w:rFonts w:ascii="Arial" w:hAnsi="Arial" w:cs="Arial"/>
          </w:rPr>
          <w:t>and 85+ years) because death rates vary by age group and sex.</w:t>
        </w:r>
      </w:ins>
    </w:p>
    <w:p w14:paraId="268F2E33" w14:textId="77777777" w:rsidR="005346AF" w:rsidRDefault="005346AF" w:rsidP="005346AF">
      <w:pPr>
        <w:spacing w:after="0" w:line="480" w:lineRule="auto"/>
        <w:jc w:val="both"/>
        <w:rPr>
          <w:rFonts w:ascii="Arial" w:hAnsi="Arial" w:cs="Arial"/>
        </w:rPr>
      </w:pPr>
    </w:p>
    <w:p w14:paraId="7DBF0467" w14:textId="19713D87" w:rsidR="0050334D" w:rsidRDefault="00B20EA6" w:rsidP="00580F14">
      <w:pPr>
        <w:spacing w:after="0" w:line="480" w:lineRule="auto"/>
        <w:jc w:val="both"/>
        <w:rPr>
          <w:rFonts w:ascii="Arial" w:hAnsi="Arial" w:cs="Arial"/>
        </w:rPr>
      </w:pPr>
      <w:r>
        <w:rPr>
          <w:rFonts w:ascii="Arial" w:hAnsi="Arial" w:cs="Arial"/>
          <w:b/>
        </w:rPr>
        <w:t>Results</w:t>
      </w:r>
    </w:p>
    <w:p w14:paraId="1A1FE014" w14:textId="3D3FA8A8" w:rsidR="00790A59" w:rsidRDefault="00A252CC" w:rsidP="00957CD5">
      <w:pPr>
        <w:spacing w:after="0" w:line="480" w:lineRule="auto"/>
        <w:jc w:val="both"/>
        <w:rPr>
          <w:rFonts w:ascii="Arial" w:hAnsi="Arial" w:cs="Arial"/>
        </w:rPr>
      </w:pPr>
      <w:r>
        <w:rPr>
          <w:rFonts w:ascii="Arial" w:hAnsi="Arial" w:cs="Arial"/>
        </w:rPr>
        <w:t xml:space="preserve">Weekly mortality varied substantially over time in all ages with evidence of seasonal pattern above 45 years of age (Figure 1). </w:t>
      </w:r>
      <w:r w:rsidR="00957CD5">
        <w:rPr>
          <w:rFonts w:ascii="Arial" w:hAnsi="Arial" w:cs="Arial"/>
        </w:rPr>
        <w:t>From 21</w:t>
      </w:r>
      <w:r w:rsidR="00957CD5" w:rsidRPr="00957CD5">
        <w:rPr>
          <w:rFonts w:ascii="Arial" w:hAnsi="Arial" w:cs="Arial"/>
          <w:vertAlign w:val="superscript"/>
        </w:rPr>
        <w:t>st</w:t>
      </w:r>
      <w:r w:rsidR="00957CD5">
        <w:rPr>
          <w:rFonts w:ascii="Arial" w:hAnsi="Arial" w:cs="Arial"/>
        </w:rPr>
        <w:t xml:space="preserve"> February through 20</w:t>
      </w:r>
      <w:r w:rsidR="00957CD5" w:rsidRPr="00957CD5">
        <w:rPr>
          <w:rFonts w:ascii="Arial" w:hAnsi="Arial" w:cs="Arial"/>
          <w:vertAlign w:val="superscript"/>
        </w:rPr>
        <w:t>th</w:t>
      </w:r>
      <w:r w:rsidR="00957CD5">
        <w:rPr>
          <w:rFonts w:ascii="Arial" w:hAnsi="Arial" w:cs="Arial"/>
        </w:rPr>
        <w:t xml:space="preserve"> March</w:t>
      </w:r>
      <w:r w:rsidR="00A8222A">
        <w:rPr>
          <w:rFonts w:ascii="Arial" w:hAnsi="Arial" w:cs="Arial"/>
        </w:rPr>
        <w:t xml:space="preserve"> 2020</w:t>
      </w:r>
      <w:r w:rsidR="00957CD5">
        <w:rPr>
          <w:rFonts w:ascii="Arial" w:hAnsi="Arial" w:cs="Arial"/>
        </w:rPr>
        <w:t xml:space="preserve">, </w:t>
      </w:r>
      <w:r>
        <w:rPr>
          <w:rFonts w:ascii="Arial" w:hAnsi="Arial" w:cs="Arial"/>
        </w:rPr>
        <w:t>the observed number of deaths in every age group was virtually the same</w:t>
      </w:r>
      <w:commentRangeStart w:id="118"/>
      <w:r>
        <w:rPr>
          <w:rFonts w:ascii="Arial" w:hAnsi="Arial" w:cs="Arial"/>
        </w:rPr>
        <w:t xml:space="preserve"> </w:t>
      </w:r>
      <w:commentRangeEnd w:id="118"/>
      <w:r w:rsidR="006060BB">
        <w:rPr>
          <w:rStyle w:val="CommentReference"/>
        </w:rPr>
        <w:commentReference w:id="118"/>
      </w:r>
      <w:r>
        <w:rPr>
          <w:rFonts w:ascii="Arial" w:hAnsi="Arial" w:cs="Arial"/>
        </w:rPr>
        <w:t xml:space="preserve">as what would </w:t>
      </w:r>
      <w:r w:rsidR="00F42065">
        <w:rPr>
          <w:rFonts w:ascii="Arial" w:hAnsi="Arial" w:cs="Arial"/>
        </w:rPr>
        <w:t>occur if</w:t>
      </w:r>
      <w:r>
        <w:rPr>
          <w:rFonts w:ascii="Arial" w:hAnsi="Arial" w:cs="Arial"/>
        </w:rPr>
        <w:t xml:space="preserve"> the Covid-19 pandemic </w:t>
      </w:r>
      <w:ins w:id="119" w:author="Bennett, James E" w:date="2020-05-13T20:24:00Z">
        <w:r w:rsidR="0035352F">
          <w:rPr>
            <w:rFonts w:ascii="Arial" w:hAnsi="Arial" w:cs="Arial"/>
          </w:rPr>
          <w:t xml:space="preserve">had </w:t>
        </w:r>
      </w:ins>
      <w:r>
        <w:rPr>
          <w:rFonts w:ascii="Arial" w:hAnsi="Arial" w:cs="Arial"/>
        </w:rPr>
        <w:t>not taken place (Figure</w:t>
      </w:r>
      <w:ins w:id="120" w:author="Parks, Robbie M" w:date="2020-05-13T12:40:00Z">
        <w:r w:rsidR="002E0980">
          <w:rPr>
            <w:rFonts w:ascii="Arial" w:hAnsi="Arial" w:cs="Arial"/>
          </w:rPr>
          <w:t>s</w:t>
        </w:r>
      </w:ins>
      <w:del w:id="121" w:author="Parks, Robbie M" w:date="2020-05-13T12:40:00Z">
        <w:r w:rsidDel="002E0980">
          <w:rPr>
            <w:rFonts w:ascii="Arial" w:hAnsi="Arial" w:cs="Arial"/>
          </w:rPr>
          <w:delText>d</w:delText>
        </w:r>
      </w:del>
      <w:r>
        <w:rPr>
          <w:rFonts w:ascii="Arial" w:hAnsi="Arial" w:cs="Arial"/>
        </w:rPr>
        <w:t xml:space="preserve"> 1 and 2). </w:t>
      </w:r>
      <w:r w:rsidR="00F42065">
        <w:rPr>
          <w:rFonts w:ascii="Arial" w:hAnsi="Arial" w:cs="Arial"/>
        </w:rPr>
        <w:t>Starting in</w:t>
      </w:r>
      <w:r>
        <w:rPr>
          <w:rFonts w:ascii="Arial" w:hAnsi="Arial" w:cs="Arial"/>
        </w:rPr>
        <w:t xml:space="preserve"> the week </w:t>
      </w:r>
      <w:r w:rsidR="00F42065">
        <w:rPr>
          <w:rFonts w:ascii="Arial" w:hAnsi="Arial" w:cs="Arial"/>
        </w:rPr>
        <w:t>that began</w:t>
      </w:r>
      <w:r>
        <w:rPr>
          <w:rFonts w:ascii="Arial" w:hAnsi="Arial" w:cs="Arial"/>
        </w:rPr>
        <w:t xml:space="preserve"> on </w:t>
      </w:r>
      <w:r w:rsidR="00957CD5">
        <w:rPr>
          <w:rFonts w:ascii="Arial" w:hAnsi="Arial" w:cs="Arial"/>
        </w:rPr>
        <w:t>21</w:t>
      </w:r>
      <w:r w:rsidR="00957CD5" w:rsidRPr="00957CD5">
        <w:rPr>
          <w:rFonts w:ascii="Arial" w:hAnsi="Arial" w:cs="Arial"/>
          <w:vertAlign w:val="superscript"/>
        </w:rPr>
        <w:t>st</w:t>
      </w:r>
      <w:r w:rsidR="00957CD5">
        <w:rPr>
          <w:rFonts w:ascii="Arial" w:hAnsi="Arial" w:cs="Arial"/>
        </w:rPr>
        <w:t xml:space="preserve"> </w:t>
      </w:r>
      <w:r>
        <w:rPr>
          <w:rFonts w:ascii="Arial" w:hAnsi="Arial" w:cs="Arial"/>
        </w:rPr>
        <w:t>March, there was &gt;</w:t>
      </w:r>
      <w:commentRangeStart w:id="122"/>
      <w:r w:rsidR="00001421">
        <w:rPr>
          <w:rFonts w:ascii="Arial" w:hAnsi="Arial" w:cs="Arial"/>
        </w:rPr>
        <w:t>XX</w:t>
      </w:r>
      <w:r>
        <w:rPr>
          <w:rFonts w:ascii="Arial" w:hAnsi="Arial" w:cs="Arial"/>
        </w:rPr>
        <w:t xml:space="preserve">% </w:t>
      </w:r>
      <w:commentRangeEnd w:id="122"/>
      <w:r w:rsidR="00001421">
        <w:rPr>
          <w:rStyle w:val="CommentReference"/>
        </w:rPr>
        <w:commentReference w:id="122"/>
      </w:r>
      <w:r>
        <w:rPr>
          <w:rFonts w:ascii="Arial" w:hAnsi="Arial" w:cs="Arial"/>
        </w:rPr>
        <w:t>probability that there were more deaths in men</w:t>
      </w:r>
      <w:r w:rsidR="005066E3">
        <w:rPr>
          <w:rFonts w:ascii="Arial" w:hAnsi="Arial" w:cs="Arial"/>
        </w:rPr>
        <w:t xml:space="preserve"> and women</w:t>
      </w:r>
      <w:r>
        <w:rPr>
          <w:rFonts w:ascii="Arial" w:hAnsi="Arial" w:cs="Arial"/>
        </w:rPr>
        <w:t xml:space="preserve"> aged </w:t>
      </w:r>
      <w:r w:rsidR="00F42065">
        <w:rPr>
          <w:rFonts w:ascii="Arial" w:hAnsi="Arial" w:cs="Arial"/>
        </w:rPr>
        <w:t>≥</w:t>
      </w:r>
      <w:r>
        <w:rPr>
          <w:rFonts w:ascii="Arial" w:hAnsi="Arial" w:cs="Arial"/>
        </w:rPr>
        <w:t xml:space="preserve">45 years than would </w:t>
      </w:r>
      <w:r w:rsidR="00F42065">
        <w:rPr>
          <w:rFonts w:ascii="Arial" w:hAnsi="Arial" w:cs="Arial"/>
        </w:rPr>
        <w:t>occur</w:t>
      </w:r>
      <w:r>
        <w:rPr>
          <w:rFonts w:ascii="Arial" w:hAnsi="Arial" w:cs="Arial"/>
        </w:rPr>
        <w:t xml:space="preserve"> </w:t>
      </w:r>
      <w:r w:rsidR="005066E3">
        <w:rPr>
          <w:rFonts w:ascii="Arial" w:hAnsi="Arial" w:cs="Arial"/>
        </w:rPr>
        <w:t>in the absence of the pandemic</w:t>
      </w:r>
      <w:r w:rsidR="00790A59">
        <w:rPr>
          <w:rFonts w:ascii="Arial" w:hAnsi="Arial" w:cs="Arial"/>
        </w:rPr>
        <w:t xml:space="preserve"> (Figure</w:t>
      </w:r>
      <w:ins w:id="123" w:author="Parks, Robbie M" w:date="2020-05-13T12:41:00Z">
        <w:r w:rsidR="00056ED3">
          <w:rPr>
            <w:rFonts w:ascii="Arial" w:hAnsi="Arial" w:cs="Arial"/>
          </w:rPr>
          <w:t>s</w:t>
        </w:r>
      </w:ins>
      <w:r w:rsidR="00790A59">
        <w:rPr>
          <w:rFonts w:ascii="Arial" w:hAnsi="Arial" w:cs="Arial"/>
        </w:rPr>
        <w:t xml:space="preserve"> 2 and </w:t>
      </w:r>
      <w:del w:id="124" w:author="Parks, Robbie M" w:date="2020-05-13T12:41:00Z">
        <w:r w:rsidR="00790A59" w:rsidDel="00056ED3">
          <w:rPr>
            <w:rFonts w:ascii="Arial" w:hAnsi="Arial" w:cs="Arial"/>
          </w:rPr>
          <w:delText xml:space="preserve">Figure </w:delText>
        </w:r>
      </w:del>
      <w:r w:rsidR="00790A59">
        <w:rPr>
          <w:rFonts w:ascii="Arial" w:hAnsi="Arial" w:cs="Arial"/>
        </w:rPr>
        <w:t>3)</w:t>
      </w:r>
      <w:r w:rsidR="005066E3">
        <w:rPr>
          <w:rFonts w:ascii="Arial" w:hAnsi="Arial" w:cs="Arial"/>
        </w:rPr>
        <w:t>. The same phenomenon occurred in those aged 15-44 years in the first week of April 2020</w:t>
      </w:r>
      <w:r w:rsidR="00AB758D">
        <w:rPr>
          <w:rFonts w:ascii="Arial" w:hAnsi="Arial" w:cs="Arial"/>
        </w:rPr>
        <w:t xml:space="preserve">. </w:t>
      </w:r>
    </w:p>
    <w:p w14:paraId="6F84B6A2" w14:textId="77777777" w:rsidR="00790A59" w:rsidRDefault="00790A59" w:rsidP="00580F14">
      <w:pPr>
        <w:spacing w:after="0" w:line="480" w:lineRule="auto"/>
        <w:jc w:val="both"/>
        <w:rPr>
          <w:rFonts w:ascii="Arial" w:hAnsi="Arial" w:cs="Arial"/>
        </w:rPr>
      </w:pPr>
    </w:p>
    <w:p w14:paraId="3D688AA1" w14:textId="7992DAD7" w:rsidR="00F12254" w:rsidRDefault="00790A59" w:rsidP="00580F14">
      <w:pPr>
        <w:spacing w:after="0" w:line="480" w:lineRule="auto"/>
        <w:jc w:val="both"/>
        <w:rPr>
          <w:rFonts w:ascii="Arial" w:hAnsi="Arial" w:cs="Arial"/>
        </w:rPr>
      </w:pPr>
      <w:r>
        <w:rPr>
          <w:rFonts w:ascii="Arial" w:hAnsi="Arial" w:cs="Arial"/>
        </w:rPr>
        <w:t>The</w:t>
      </w:r>
      <w:r w:rsidR="0012398E">
        <w:rPr>
          <w:rFonts w:ascii="Arial" w:hAnsi="Arial" w:cs="Arial"/>
        </w:rPr>
        <w:t xml:space="preserve"> cause of death </w:t>
      </w:r>
      <w:r w:rsidR="00957CD5">
        <w:rPr>
          <w:rFonts w:ascii="Arial" w:hAnsi="Arial" w:cs="Arial"/>
        </w:rPr>
        <w:t>assigned to</w:t>
      </w:r>
      <w:r w:rsidR="0012398E">
        <w:rPr>
          <w:rFonts w:ascii="Arial" w:hAnsi="Arial" w:cs="Arial"/>
        </w:rPr>
        <w:t xml:space="preserve"> the majority of these excess deaths was Covid-19 (Figure</w:t>
      </w:r>
      <w:ins w:id="125" w:author="Parks, Robbie M" w:date="2020-05-13T12:42:00Z">
        <w:r w:rsidR="00581EC2">
          <w:rPr>
            <w:rFonts w:ascii="Arial" w:hAnsi="Arial" w:cs="Arial"/>
          </w:rPr>
          <w:t>s</w:t>
        </w:r>
      </w:ins>
      <w:r w:rsidR="0012398E">
        <w:rPr>
          <w:rFonts w:ascii="Arial" w:hAnsi="Arial" w:cs="Arial"/>
        </w:rPr>
        <w:t xml:space="preserve"> </w:t>
      </w:r>
      <w:r w:rsidR="00C6625F">
        <w:rPr>
          <w:rFonts w:ascii="Arial" w:hAnsi="Arial" w:cs="Arial"/>
        </w:rPr>
        <w:t xml:space="preserve">2 and </w:t>
      </w:r>
      <w:r w:rsidR="0012398E">
        <w:rPr>
          <w:rFonts w:ascii="Arial" w:hAnsi="Arial" w:cs="Arial"/>
        </w:rPr>
        <w:t>3)</w:t>
      </w:r>
      <w:r w:rsidR="00C6625F">
        <w:rPr>
          <w:rFonts w:ascii="Arial" w:hAnsi="Arial" w:cs="Arial"/>
        </w:rPr>
        <w:t xml:space="preserve">. However, there </w:t>
      </w:r>
      <w:r w:rsidR="002F25C4">
        <w:rPr>
          <w:rFonts w:ascii="Arial" w:hAnsi="Arial" w:cs="Arial"/>
        </w:rPr>
        <w:t xml:space="preserve">was a </w:t>
      </w:r>
      <w:commentRangeStart w:id="126"/>
      <w:r w:rsidR="002F25C4">
        <w:rPr>
          <w:rFonts w:ascii="Arial" w:hAnsi="Arial" w:cs="Arial"/>
        </w:rPr>
        <w:t>&gt;</w:t>
      </w:r>
      <w:r w:rsidR="002142E9">
        <w:rPr>
          <w:rFonts w:ascii="Arial" w:hAnsi="Arial" w:cs="Arial"/>
        </w:rPr>
        <w:t>XX</w:t>
      </w:r>
      <w:r w:rsidR="002F25C4">
        <w:rPr>
          <w:rFonts w:ascii="Arial" w:hAnsi="Arial" w:cs="Arial"/>
        </w:rPr>
        <w:t xml:space="preserve">% </w:t>
      </w:r>
      <w:commentRangeEnd w:id="126"/>
      <w:r w:rsidR="002142E9">
        <w:rPr>
          <w:rStyle w:val="CommentReference"/>
        </w:rPr>
        <w:commentReference w:id="126"/>
      </w:r>
      <w:r w:rsidR="002F25C4">
        <w:rPr>
          <w:rFonts w:ascii="Arial" w:hAnsi="Arial" w:cs="Arial"/>
        </w:rPr>
        <w:t xml:space="preserve">probability that there </w:t>
      </w:r>
      <w:r w:rsidR="002142E9">
        <w:rPr>
          <w:rFonts w:ascii="Arial" w:hAnsi="Arial" w:cs="Arial"/>
        </w:rPr>
        <w:t>has been an increase</w:t>
      </w:r>
      <w:r w:rsidR="002F25C4">
        <w:rPr>
          <w:rFonts w:ascii="Arial" w:hAnsi="Arial" w:cs="Arial"/>
        </w:rPr>
        <w:t xml:space="preserve"> in deaths assigned to other causes in those aged </w:t>
      </w:r>
      <w:r w:rsidR="00F42065">
        <w:rPr>
          <w:rFonts w:ascii="Arial" w:hAnsi="Arial" w:cs="Arial"/>
        </w:rPr>
        <w:t>≥</w:t>
      </w:r>
      <w:r w:rsidR="002F25C4">
        <w:rPr>
          <w:rFonts w:ascii="Arial" w:hAnsi="Arial" w:cs="Arial"/>
        </w:rPr>
        <w:t>75 years</w:t>
      </w:r>
      <w:r w:rsidR="005C0438">
        <w:rPr>
          <w:rFonts w:ascii="Arial" w:hAnsi="Arial" w:cs="Arial"/>
        </w:rPr>
        <w:t>, and &gt;XX% for ages 45-74 years. T</w:t>
      </w:r>
      <w:r w:rsidR="0012398E">
        <w:rPr>
          <w:rFonts w:ascii="Arial" w:hAnsi="Arial" w:cs="Arial"/>
        </w:rPr>
        <w:t xml:space="preserve">he ratio of </w:t>
      </w:r>
      <w:commentRangeStart w:id="127"/>
      <w:r w:rsidR="0012398E">
        <w:rPr>
          <w:rFonts w:ascii="Arial" w:hAnsi="Arial" w:cs="Arial"/>
        </w:rPr>
        <w:t>non-</w:t>
      </w:r>
      <w:proofErr w:type="spellStart"/>
      <w:r w:rsidR="0012398E">
        <w:rPr>
          <w:rFonts w:ascii="Arial" w:hAnsi="Arial" w:cs="Arial"/>
        </w:rPr>
        <w:t>Covid</w:t>
      </w:r>
      <w:proofErr w:type="spellEnd"/>
      <w:r w:rsidR="0012398E">
        <w:rPr>
          <w:rFonts w:ascii="Arial" w:hAnsi="Arial" w:cs="Arial"/>
        </w:rPr>
        <w:t xml:space="preserve"> </w:t>
      </w:r>
      <w:r w:rsidR="005C0438">
        <w:rPr>
          <w:rFonts w:ascii="Arial" w:hAnsi="Arial" w:cs="Arial"/>
        </w:rPr>
        <w:t xml:space="preserve">to </w:t>
      </w:r>
      <w:proofErr w:type="spellStart"/>
      <w:r w:rsidR="005C0438">
        <w:rPr>
          <w:rFonts w:ascii="Arial" w:hAnsi="Arial" w:cs="Arial"/>
        </w:rPr>
        <w:t>Covid</w:t>
      </w:r>
      <w:proofErr w:type="spellEnd"/>
      <w:r w:rsidR="005C0438">
        <w:rPr>
          <w:rFonts w:ascii="Arial" w:hAnsi="Arial" w:cs="Arial"/>
        </w:rPr>
        <w:t xml:space="preserve"> </w:t>
      </w:r>
      <w:r w:rsidR="0012398E">
        <w:rPr>
          <w:rFonts w:ascii="Arial" w:hAnsi="Arial" w:cs="Arial"/>
        </w:rPr>
        <w:t xml:space="preserve">excess deaths </w:t>
      </w:r>
      <w:commentRangeEnd w:id="127"/>
      <w:r w:rsidR="005B3554">
        <w:rPr>
          <w:rStyle w:val="CommentReference"/>
        </w:rPr>
        <w:commentReference w:id="127"/>
      </w:r>
      <w:r w:rsidR="005C0438">
        <w:rPr>
          <w:rFonts w:ascii="Arial" w:hAnsi="Arial" w:cs="Arial"/>
        </w:rPr>
        <w:t>was</w:t>
      </w:r>
      <w:r w:rsidR="0012398E">
        <w:rPr>
          <w:rFonts w:ascii="Arial" w:hAnsi="Arial" w:cs="Arial"/>
        </w:rPr>
        <w:t xml:space="preserve"> </w:t>
      </w:r>
      <w:commentRangeStart w:id="128"/>
      <w:r w:rsidR="00787B65">
        <w:rPr>
          <w:rFonts w:ascii="Arial" w:hAnsi="Arial" w:cs="Arial"/>
        </w:rPr>
        <w:t>0.24, 0.23, 0.27</w:t>
      </w:r>
      <w:r w:rsidR="0012398E">
        <w:rPr>
          <w:rFonts w:ascii="Arial" w:hAnsi="Arial" w:cs="Arial"/>
        </w:rPr>
        <w:t xml:space="preserve"> and </w:t>
      </w:r>
      <w:r w:rsidR="00787B65">
        <w:rPr>
          <w:rFonts w:ascii="Arial" w:hAnsi="Arial" w:cs="Arial"/>
        </w:rPr>
        <w:t>0.40</w:t>
      </w:r>
      <w:r w:rsidR="0012398E">
        <w:rPr>
          <w:rFonts w:ascii="Arial" w:hAnsi="Arial" w:cs="Arial"/>
        </w:rPr>
        <w:t xml:space="preserve"> in </w:t>
      </w:r>
      <w:r w:rsidR="001D37D7">
        <w:rPr>
          <w:rFonts w:ascii="Arial" w:hAnsi="Arial" w:cs="Arial"/>
        </w:rPr>
        <w:t>men aged 45-64, 65-74, 75-84 and 85+ years</w:t>
      </w:r>
      <w:r w:rsidR="00F42065">
        <w:rPr>
          <w:rFonts w:ascii="Arial" w:hAnsi="Arial" w:cs="Arial"/>
        </w:rPr>
        <w:t>, respectively,</w:t>
      </w:r>
      <w:r w:rsidR="00854952">
        <w:rPr>
          <w:rFonts w:ascii="Arial" w:hAnsi="Arial" w:cs="Arial"/>
        </w:rPr>
        <w:t xml:space="preserve"> and </w:t>
      </w:r>
      <w:r w:rsidR="00787B65">
        <w:rPr>
          <w:rFonts w:ascii="Arial" w:hAnsi="Arial" w:cs="Arial"/>
        </w:rPr>
        <w:t>0.30</w:t>
      </w:r>
      <w:r w:rsidR="00854952">
        <w:rPr>
          <w:rFonts w:ascii="Arial" w:hAnsi="Arial" w:cs="Arial"/>
        </w:rPr>
        <w:t xml:space="preserve">, </w:t>
      </w:r>
      <w:r w:rsidR="00787B65">
        <w:rPr>
          <w:rFonts w:ascii="Arial" w:hAnsi="Arial" w:cs="Arial"/>
        </w:rPr>
        <w:t>0.19, 0.36</w:t>
      </w:r>
      <w:r w:rsidR="00854952">
        <w:rPr>
          <w:rFonts w:ascii="Arial" w:hAnsi="Arial" w:cs="Arial"/>
        </w:rPr>
        <w:t xml:space="preserve"> and </w:t>
      </w:r>
      <w:r w:rsidR="00787B65">
        <w:rPr>
          <w:rFonts w:ascii="Arial" w:hAnsi="Arial" w:cs="Arial"/>
        </w:rPr>
        <w:t>0.65</w:t>
      </w:r>
      <w:r w:rsidR="00854952">
        <w:rPr>
          <w:rFonts w:ascii="Arial" w:hAnsi="Arial" w:cs="Arial"/>
        </w:rPr>
        <w:t xml:space="preserve"> </w:t>
      </w:r>
      <w:commentRangeEnd w:id="128"/>
      <w:r w:rsidR="0035352F">
        <w:rPr>
          <w:rStyle w:val="CommentReference"/>
        </w:rPr>
        <w:commentReference w:id="128"/>
      </w:r>
      <w:r w:rsidR="00854952">
        <w:rPr>
          <w:rFonts w:ascii="Arial" w:hAnsi="Arial" w:cs="Arial"/>
        </w:rPr>
        <w:t>in women aged 45-64, 65-74, 75-84 and 85+ years.</w:t>
      </w:r>
      <w:ins w:id="129" w:author="Parks, Robbie M" w:date="2020-05-13T12:45:00Z">
        <w:r w:rsidR="005E36F8">
          <w:rPr>
            <w:rFonts w:ascii="Arial" w:hAnsi="Arial" w:cs="Arial"/>
          </w:rPr>
          <w:t xml:space="preserve"> </w:t>
        </w:r>
        <w:r w:rsidR="003B6F5F">
          <w:rPr>
            <w:rFonts w:ascii="Arial" w:hAnsi="Arial" w:cs="Arial"/>
          </w:rPr>
          <w:t>B</w:t>
        </w:r>
      </w:ins>
      <w:del w:id="130" w:author="Parks, Robbie M" w:date="2020-05-13T12:45:00Z">
        <w:r w:rsidR="005C0438" w:rsidDel="003B6F5F">
          <w:rPr>
            <w:rFonts w:ascii="Arial" w:hAnsi="Arial" w:cs="Arial"/>
          </w:rPr>
          <w:delText xml:space="preserve"> </w:delText>
        </w:r>
        <w:r w:rsidR="00A8222A" w:rsidDel="003B6F5F">
          <w:rPr>
            <w:rFonts w:ascii="Arial" w:hAnsi="Arial" w:cs="Arial"/>
          </w:rPr>
          <w:delText>Howev</w:delText>
        </w:r>
      </w:del>
      <w:del w:id="131" w:author="Parks, Robbie M" w:date="2020-05-13T12:44:00Z">
        <w:r w:rsidR="00A8222A" w:rsidDel="003B6F5F">
          <w:rPr>
            <w:rFonts w:ascii="Arial" w:hAnsi="Arial" w:cs="Arial"/>
          </w:rPr>
          <w:delText>er, b</w:delText>
        </w:r>
      </w:del>
      <w:r w:rsidR="00A8222A">
        <w:rPr>
          <w:rFonts w:ascii="Arial" w:hAnsi="Arial" w:cs="Arial"/>
        </w:rPr>
        <w:t xml:space="preserve">y the </w:t>
      </w:r>
      <w:r w:rsidR="00787B65">
        <w:rPr>
          <w:rFonts w:ascii="Arial" w:hAnsi="Arial" w:cs="Arial"/>
        </w:rPr>
        <w:t>1</w:t>
      </w:r>
      <w:r w:rsidR="00787B65" w:rsidRPr="00787B65">
        <w:rPr>
          <w:rFonts w:ascii="Arial" w:hAnsi="Arial" w:cs="Arial"/>
          <w:vertAlign w:val="superscript"/>
        </w:rPr>
        <w:t>st</w:t>
      </w:r>
      <w:r w:rsidR="00787B65">
        <w:rPr>
          <w:rFonts w:ascii="Arial" w:hAnsi="Arial" w:cs="Arial"/>
        </w:rPr>
        <w:t xml:space="preserve"> of May</w:t>
      </w:r>
      <w:r w:rsidR="00A8222A">
        <w:rPr>
          <w:rFonts w:ascii="Arial" w:hAnsi="Arial" w:cs="Arial"/>
        </w:rPr>
        <w:t>, the</w:t>
      </w:r>
      <w:r w:rsidR="00787B65">
        <w:rPr>
          <w:rFonts w:ascii="Arial" w:hAnsi="Arial" w:cs="Arial"/>
        </w:rPr>
        <w:t xml:space="preserve"> all-cause excess mortality had become </w:t>
      </w:r>
      <w:r w:rsidR="00787B65">
        <w:rPr>
          <w:rFonts w:ascii="Arial" w:hAnsi="Arial" w:cs="Arial"/>
        </w:rPr>
        <w:lastRenderedPageBreak/>
        <w:t>virtually equal to deaths assigned to Covid-19, and</w:t>
      </w:r>
      <w:r w:rsidR="00A8222A">
        <w:rPr>
          <w:rFonts w:ascii="Arial" w:hAnsi="Arial" w:cs="Arial"/>
        </w:rPr>
        <w:t xml:space="preserve"> non-</w:t>
      </w:r>
      <w:proofErr w:type="spellStart"/>
      <w:r w:rsidR="00A8222A">
        <w:rPr>
          <w:rFonts w:ascii="Arial" w:hAnsi="Arial" w:cs="Arial"/>
        </w:rPr>
        <w:t>Covid</w:t>
      </w:r>
      <w:proofErr w:type="spellEnd"/>
      <w:r w:rsidR="00A8222A">
        <w:rPr>
          <w:rFonts w:ascii="Arial" w:hAnsi="Arial" w:cs="Arial"/>
        </w:rPr>
        <w:t xml:space="preserve"> excess deaths had diminished in all age-sex groups except </w:t>
      </w:r>
      <w:r w:rsidR="00787B65">
        <w:rPr>
          <w:rFonts w:ascii="Arial" w:hAnsi="Arial" w:cs="Arial"/>
        </w:rPr>
        <w:t xml:space="preserve">in </w:t>
      </w:r>
      <w:r w:rsidR="00A8222A">
        <w:rPr>
          <w:rFonts w:ascii="Arial" w:hAnsi="Arial" w:cs="Arial"/>
        </w:rPr>
        <w:t>women aged 85+ year</w:t>
      </w:r>
      <w:r w:rsidR="00787B65">
        <w:rPr>
          <w:rFonts w:ascii="Arial" w:hAnsi="Arial" w:cs="Arial"/>
        </w:rPr>
        <w:t xml:space="preserve">s who still experienced excess deaths from non-Covid-19 causes. </w:t>
      </w:r>
      <w:r w:rsidR="005C0438">
        <w:rPr>
          <w:rFonts w:ascii="Arial" w:hAnsi="Arial" w:cs="Arial"/>
        </w:rPr>
        <w:t xml:space="preserve">In young men aged </w:t>
      </w:r>
      <w:commentRangeStart w:id="132"/>
      <w:r w:rsidR="005C0438">
        <w:rPr>
          <w:rFonts w:ascii="Arial" w:hAnsi="Arial" w:cs="Arial"/>
        </w:rPr>
        <w:t xml:space="preserve">15-44 </w:t>
      </w:r>
      <w:commentRangeEnd w:id="132"/>
      <w:r w:rsidR="007A7663">
        <w:rPr>
          <w:rStyle w:val="CommentReference"/>
        </w:rPr>
        <w:commentReference w:id="132"/>
      </w:r>
      <w:r w:rsidR="005C0438">
        <w:rPr>
          <w:rFonts w:ascii="Arial" w:hAnsi="Arial" w:cs="Arial"/>
        </w:rPr>
        <w:t xml:space="preserve">years, there may have </w:t>
      </w:r>
      <w:ins w:id="133" w:author="Bennett, James E" w:date="2020-05-13T20:31:00Z">
        <w:r w:rsidR="00A1167B">
          <w:rPr>
            <w:rFonts w:ascii="Arial" w:hAnsi="Arial" w:cs="Arial"/>
          </w:rPr>
          <w:t xml:space="preserve">been </w:t>
        </w:r>
      </w:ins>
      <w:r w:rsidR="005C0438">
        <w:rPr>
          <w:rFonts w:ascii="Arial" w:hAnsi="Arial" w:cs="Arial"/>
        </w:rPr>
        <w:t>a short-term decline</w:t>
      </w:r>
      <w:r w:rsidR="000B5A51">
        <w:rPr>
          <w:rFonts w:ascii="Arial" w:hAnsi="Arial" w:cs="Arial"/>
        </w:rPr>
        <w:t>, lasting two weeks in late March,</w:t>
      </w:r>
      <w:r w:rsidR="005C0438">
        <w:rPr>
          <w:rFonts w:ascii="Arial" w:hAnsi="Arial" w:cs="Arial"/>
        </w:rPr>
        <w:t xml:space="preserve"> in non-</w:t>
      </w:r>
      <w:proofErr w:type="spellStart"/>
      <w:r w:rsidR="005C0438">
        <w:rPr>
          <w:rFonts w:ascii="Arial" w:hAnsi="Arial" w:cs="Arial"/>
        </w:rPr>
        <w:t>Covid</w:t>
      </w:r>
      <w:proofErr w:type="spellEnd"/>
      <w:r w:rsidR="005C0438">
        <w:rPr>
          <w:rFonts w:ascii="Arial" w:hAnsi="Arial" w:cs="Arial"/>
        </w:rPr>
        <w:t xml:space="preserve"> deaths but the probability that deaths were lower than would be expected</w:t>
      </w:r>
      <w:r w:rsidR="00596479">
        <w:rPr>
          <w:rFonts w:ascii="Arial" w:hAnsi="Arial" w:cs="Arial"/>
        </w:rPr>
        <w:t xml:space="preserve"> without the pandemic</w:t>
      </w:r>
      <w:r w:rsidR="005C0438">
        <w:rPr>
          <w:rFonts w:ascii="Arial" w:hAnsi="Arial" w:cs="Arial"/>
        </w:rPr>
        <w:t xml:space="preserve"> </w:t>
      </w:r>
      <w:commentRangeStart w:id="134"/>
      <w:r w:rsidR="000B5A51">
        <w:rPr>
          <w:rFonts w:ascii="Arial" w:hAnsi="Arial" w:cs="Arial"/>
        </w:rPr>
        <w:t>was only XX%</w:t>
      </w:r>
      <w:commentRangeEnd w:id="134"/>
      <w:r w:rsidR="000B5A51">
        <w:rPr>
          <w:rStyle w:val="CommentReference"/>
        </w:rPr>
        <w:commentReference w:id="134"/>
      </w:r>
      <w:r w:rsidR="000B5A51">
        <w:rPr>
          <w:rFonts w:ascii="Arial" w:hAnsi="Arial" w:cs="Arial"/>
        </w:rPr>
        <w:t>; this decline was smaller than the rise in deaths assigned to Covid-19.</w:t>
      </w:r>
    </w:p>
    <w:p w14:paraId="288D86F9" w14:textId="1A5EC179" w:rsidR="000B5A51" w:rsidRDefault="000B5A51" w:rsidP="00580F14">
      <w:pPr>
        <w:spacing w:after="0" w:line="480" w:lineRule="auto"/>
        <w:jc w:val="both"/>
        <w:rPr>
          <w:rFonts w:ascii="Arial" w:hAnsi="Arial" w:cs="Arial"/>
        </w:rPr>
      </w:pPr>
    </w:p>
    <w:p w14:paraId="5632399A" w14:textId="3239DD3D" w:rsidR="00596479" w:rsidRDefault="000B5A51" w:rsidP="00580F14">
      <w:pPr>
        <w:spacing w:after="0" w:line="480" w:lineRule="auto"/>
        <w:jc w:val="both"/>
        <w:rPr>
          <w:rFonts w:ascii="Arial" w:hAnsi="Arial" w:cs="Arial"/>
        </w:rPr>
      </w:pPr>
      <w:r w:rsidRPr="00596479">
        <w:rPr>
          <w:rFonts w:ascii="Arial" w:hAnsi="Arial" w:cs="Arial"/>
        </w:rPr>
        <w:t xml:space="preserve">Taken over the entire period from mid-February through </w:t>
      </w:r>
      <w:r w:rsidR="002142E9">
        <w:rPr>
          <w:rFonts w:ascii="Arial" w:hAnsi="Arial" w:cs="Arial"/>
        </w:rPr>
        <w:t>1</w:t>
      </w:r>
      <w:r w:rsidR="002142E9" w:rsidRPr="002142E9">
        <w:rPr>
          <w:rFonts w:ascii="Arial" w:hAnsi="Arial" w:cs="Arial"/>
          <w:vertAlign w:val="superscript"/>
        </w:rPr>
        <w:t>st</w:t>
      </w:r>
      <w:r w:rsidRPr="00596479">
        <w:rPr>
          <w:rFonts w:ascii="Arial" w:hAnsi="Arial" w:cs="Arial"/>
        </w:rPr>
        <w:t xml:space="preserve"> May 2020</w:t>
      </w:r>
      <w:r w:rsidR="00596479">
        <w:rPr>
          <w:rFonts w:ascii="Arial" w:hAnsi="Arial" w:cs="Arial"/>
        </w:rPr>
        <w:t xml:space="preserve"> and across all age groups</w:t>
      </w:r>
      <w:r w:rsidRPr="00596479">
        <w:rPr>
          <w:rFonts w:ascii="Arial" w:hAnsi="Arial" w:cs="Arial"/>
        </w:rPr>
        <w:t>, we estimat</w:t>
      </w:r>
      <w:r w:rsidR="00596479" w:rsidRPr="00596479">
        <w:rPr>
          <w:rFonts w:ascii="Arial" w:hAnsi="Arial" w:cs="Arial"/>
        </w:rPr>
        <w:t>ed</w:t>
      </w:r>
      <w:r w:rsidRPr="00596479">
        <w:rPr>
          <w:rFonts w:ascii="Arial" w:hAnsi="Arial" w:cs="Arial"/>
        </w:rPr>
        <w:t xml:space="preserve"> that </w:t>
      </w:r>
      <w:r w:rsidR="00596479" w:rsidRPr="00596479">
        <w:rPr>
          <w:rFonts w:ascii="Arial" w:hAnsi="Arial" w:cs="Arial"/>
        </w:rPr>
        <w:t>there were</w:t>
      </w:r>
      <w:r w:rsidR="00596479">
        <w:rPr>
          <w:rFonts w:ascii="Arial" w:hAnsi="Arial" w:cs="Arial"/>
        </w:rPr>
        <w:t xml:space="preserve"> ~</w:t>
      </w:r>
      <w:commentRangeStart w:id="135"/>
      <w:r w:rsidR="00787B65">
        <w:rPr>
          <w:rFonts w:ascii="Arial" w:hAnsi="Arial" w:cs="Arial"/>
        </w:rPr>
        <w:t>45,700</w:t>
      </w:r>
      <w:r w:rsidR="00596479">
        <w:rPr>
          <w:rFonts w:ascii="Arial" w:hAnsi="Arial" w:cs="Arial"/>
        </w:rPr>
        <w:t xml:space="preserve"> </w:t>
      </w:r>
      <w:commentRangeEnd w:id="135"/>
      <w:r w:rsidR="006060BB">
        <w:rPr>
          <w:rStyle w:val="CommentReference"/>
        </w:rPr>
        <w:commentReference w:id="135"/>
      </w:r>
      <w:r w:rsidR="00596479">
        <w:rPr>
          <w:rFonts w:ascii="Arial" w:hAnsi="Arial" w:cs="Arial"/>
        </w:rPr>
        <w:t>registered deaths more than would be expected had the pandemic not taken place.</w:t>
      </w:r>
      <w:ins w:id="136" w:author="Parks, Robbie M" w:date="2020-05-13T13:09:00Z">
        <w:r w:rsidR="000C0B2F">
          <w:rPr>
            <w:rFonts w:ascii="Arial" w:hAnsi="Arial" w:cs="Arial"/>
          </w:rPr>
          <w:t xml:space="preserve"> XX of these were in </w:t>
        </w:r>
      </w:ins>
      <w:ins w:id="137" w:author="Parks, Robbie M" w:date="2020-05-13T13:41:00Z">
        <w:r w:rsidR="000D57A6">
          <w:rPr>
            <w:rFonts w:ascii="Arial" w:hAnsi="Arial" w:cs="Arial"/>
          </w:rPr>
          <w:t>fe</w:t>
        </w:r>
      </w:ins>
      <w:ins w:id="138" w:author="Parks, Robbie M" w:date="2020-05-13T13:09:00Z">
        <w:r w:rsidR="000C0B2F">
          <w:rPr>
            <w:rFonts w:ascii="Arial" w:hAnsi="Arial" w:cs="Arial"/>
          </w:rPr>
          <w:t>males, with X</w:t>
        </w:r>
      </w:ins>
      <w:ins w:id="139" w:author="Parks, Robbie M" w:date="2020-05-13T13:10:00Z">
        <w:r w:rsidR="000C0B2F">
          <w:rPr>
            <w:rFonts w:ascii="Arial" w:hAnsi="Arial" w:cs="Arial"/>
          </w:rPr>
          <w:t>X in males</w:t>
        </w:r>
        <w:r w:rsidR="00183D84">
          <w:rPr>
            <w:rFonts w:ascii="Arial" w:hAnsi="Arial" w:cs="Arial"/>
          </w:rPr>
          <w:t>.</w:t>
        </w:r>
      </w:ins>
      <w:r w:rsidR="00CB5B02">
        <w:rPr>
          <w:rFonts w:ascii="Arial" w:hAnsi="Arial" w:cs="Arial"/>
        </w:rPr>
        <w:t xml:space="preserve"> This </w:t>
      </w:r>
      <w:r w:rsidR="00AD3A85">
        <w:rPr>
          <w:rFonts w:ascii="Arial" w:hAnsi="Arial" w:cs="Arial"/>
        </w:rPr>
        <w:t>represents</w:t>
      </w:r>
      <w:r w:rsidR="00CB5B02">
        <w:rPr>
          <w:rFonts w:ascii="Arial" w:hAnsi="Arial" w:cs="Arial"/>
        </w:rPr>
        <w:t xml:space="preserve"> an XX% </w:t>
      </w:r>
      <w:r w:rsidR="00AD3A85">
        <w:rPr>
          <w:rFonts w:ascii="Arial" w:hAnsi="Arial" w:cs="Arial"/>
        </w:rPr>
        <w:t>higher number of deaths</w:t>
      </w:r>
      <w:r w:rsidR="00CB5B02">
        <w:rPr>
          <w:rFonts w:ascii="Arial" w:hAnsi="Arial" w:cs="Arial"/>
        </w:rPr>
        <w:t xml:space="preserve"> compared to what would</w:t>
      </w:r>
      <w:r w:rsidR="00AD3A85">
        <w:rPr>
          <w:rFonts w:ascii="Arial" w:hAnsi="Arial" w:cs="Arial"/>
        </w:rPr>
        <w:t xml:space="preserve"> have occurred</w:t>
      </w:r>
      <w:r w:rsidR="00CB5B02">
        <w:rPr>
          <w:rFonts w:ascii="Arial" w:hAnsi="Arial" w:cs="Arial"/>
        </w:rPr>
        <w:t xml:space="preserve"> in the absence of the pandemic. </w:t>
      </w:r>
      <w:commentRangeStart w:id="140"/>
      <w:commentRangeStart w:id="141"/>
      <w:r w:rsidR="00596479">
        <w:rPr>
          <w:rFonts w:ascii="Arial" w:hAnsi="Arial" w:cs="Arial"/>
        </w:rPr>
        <w:t xml:space="preserve">There was a </w:t>
      </w:r>
      <w:r w:rsidR="00CB5B02">
        <w:rPr>
          <w:rFonts w:ascii="Arial" w:hAnsi="Arial" w:cs="Arial"/>
        </w:rPr>
        <w:t>5</w:t>
      </w:r>
      <w:r w:rsidR="00596479">
        <w:rPr>
          <w:rFonts w:ascii="Arial" w:hAnsi="Arial" w:cs="Arial"/>
        </w:rPr>
        <w:t xml:space="preserve">% probability that there were as many as </w:t>
      </w:r>
      <w:r w:rsidR="00787B65">
        <w:rPr>
          <w:rFonts w:ascii="Arial" w:hAnsi="Arial" w:cs="Arial"/>
        </w:rPr>
        <w:t>54,700</w:t>
      </w:r>
      <w:r w:rsidR="00596479">
        <w:rPr>
          <w:rFonts w:ascii="Arial" w:hAnsi="Arial" w:cs="Arial"/>
        </w:rPr>
        <w:t xml:space="preserve"> excess deaths.</w:t>
      </w:r>
      <w:r w:rsidR="002142E9">
        <w:rPr>
          <w:rFonts w:ascii="Arial" w:hAnsi="Arial" w:cs="Arial"/>
        </w:rPr>
        <w:t xml:space="preserve"> </w:t>
      </w:r>
      <w:commentRangeEnd w:id="140"/>
      <w:r w:rsidR="00CB5B02">
        <w:rPr>
          <w:rStyle w:val="CommentReference"/>
        </w:rPr>
        <w:commentReference w:id="140"/>
      </w:r>
      <w:commentRangeEnd w:id="141"/>
      <w:r w:rsidR="00AF63E7">
        <w:rPr>
          <w:rStyle w:val="CommentReference"/>
        </w:rPr>
        <w:commentReference w:id="141"/>
      </w:r>
      <w:del w:id="142" w:author="Parks, Robbie M" w:date="2020-05-13T11:46:00Z">
        <w:r w:rsidR="00AD3A85" w:rsidDel="00BB59C5">
          <w:rPr>
            <w:rFonts w:ascii="Arial" w:hAnsi="Arial" w:cs="Arial"/>
          </w:rPr>
          <w:delText xml:space="preserve"> </w:delText>
        </w:r>
      </w:del>
      <w:r w:rsidR="00AD3A85">
        <w:rPr>
          <w:rFonts w:ascii="Arial" w:hAnsi="Arial" w:cs="Arial"/>
        </w:rPr>
        <w:t xml:space="preserve">Of these deaths, </w:t>
      </w:r>
      <w:commentRangeStart w:id="143"/>
      <w:commentRangeStart w:id="144"/>
      <w:commentRangeStart w:id="145"/>
      <w:r w:rsidR="00AD3A85">
        <w:rPr>
          <w:rFonts w:ascii="Arial" w:hAnsi="Arial" w:cs="Arial"/>
        </w:rPr>
        <w:t xml:space="preserve">33,400 </w:t>
      </w:r>
      <w:commentRangeEnd w:id="143"/>
      <w:r w:rsidR="00AD3A85">
        <w:rPr>
          <w:rStyle w:val="CommentReference"/>
        </w:rPr>
        <w:commentReference w:id="143"/>
      </w:r>
      <w:commentRangeEnd w:id="144"/>
      <w:r w:rsidR="006060BB">
        <w:rPr>
          <w:rStyle w:val="CommentReference"/>
        </w:rPr>
        <w:commentReference w:id="144"/>
      </w:r>
      <w:commentRangeEnd w:id="145"/>
      <w:r w:rsidR="00AF63E7">
        <w:rPr>
          <w:rStyle w:val="CommentReference"/>
        </w:rPr>
        <w:commentReference w:id="145"/>
      </w:r>
      <w:r w:rsidR="00AD3A85">
        <w:rPr>
          <w:rFonts w:ascii="Arial" w:hAnsi="Arial" w:cs="Arial"/>
        </w:rPr>
        <w:t>deaths were assigned to Covid-19 and the remainder to other causes.</w:t>
      </w:r>
    </w:p>
    <w:p w14:paraId="172B90B3" w14:textId="77777777" w:rsidR="00596479" w:rsidRDefault="00596479" w:rsidP="00580F14">
      <w:pPr>
        <w:spacing w:after="0" w:line="480" w:lineRule="auto"/>
        <w:jc w:val="both"/>
        <w:rPr>
          <w:rFonts w:ascii="Arial" w:hAnsi="Arial" w:cs="Arial"/>
        </w:rPr>
      </w:pPr>
    </w:p>
    <w:p w14:paraId="403103BE" w14:textId="04B9781D" w:rsidR="000B5A51" w:rsidRDefault="00596479" w:rsidP="00580F14">
      <w:pPr>
        <w:spacing w:after="0" w:line="480" w:lineRule="auto"/>
        <w:jc w:val="both"/>
        <w:rPr>
          <w:rFonts w:ascii="Arial" w:hAnsi="Arial" w:cs="Arial"/>
        </w:rPr>
      </w:pPr>
      <w:r>
        <w:rPr>
          <w:rFonts w:ascii="Arial" w:hAnsi="Arial" w:cs="Arial"/>
        </w:rPr>
        <w:t xml:space="preserve">The largest numbers of excess deaths were among </w:t>
      </w:r>
      <w:r w:rsidR="002142E9">
        <w:rPr>
          <w:rFonts w:ascii="Arial" w:hAnsi="Arial" w:cs="Arial"/>
        </w:rPr>
        <w:t>women</w:t>
      </w:r>
      <w:r>
        <w:rPr>
          <w:rFonts w:ascii="Arial" w:hAnsi="Arial" w:cs="Arial"/>
        </w:rPr>
        <w:t xml:space="preserve"> aged </w:t>
      </w:r>
      <w:r w:rsidR="002142E9">
        <w:rPr>
          <w:rFonts w:ascii="Arial" w:hAnsi="Arial" w:cs="Arial"/>
        </w:rPr>
        <w:t>&gt;</w:t>
      </w:r>
      <w:r>
        <w:rPr>
          <w:rFonts w:ascii="Arial" w:hAnsi="Arial" w:cs="Arial"/>
        </w:rPr>
        <w:t>85 years (</w:t>
      </w:r>
      <w:r w:rsidR="0033692F" w:rsidRPr="0033692F">
        <w:rPr>
          <w:rFonts w:ascii="Arial" w:hAnsi="Arial" w:cs="Arial"/>
        </w:rPr>
        <w:t>11</w:t>
      </w:r>
      <w:r w:rsidR="00B96E84">
        <w:rPr>
          <w:rFonts w:ascii="Arial" w:hAnsi="Arial" w:cs="Arial"/>
        </w:rPr>
        <w:t>,</w:t>
      </w:r>
      <w:r w:rsidR="0033692F" w:rsidRPr="0033692F">
        <w:rPr>
          <w:rFonts w:ascii="Arial" w:hAnsi="Arial" w:cs="Arial"/>
        </w:rPr>
        <w:t>195</w:t>
      </w:r>
      <w:r w:rsidR="002142E9">
        <w:rPr>
          <w:rFonts w:ascii="Arial" w:hAnsi="Arial" w:cs="Arial"/>
        </w:rPr>
        <w:t xml:space="preserve">; </w:t>
      </w:r>
      <w:r>
        <w:rPr>
          <w:rFonts w:ascii="Arial" w:hAnsi="Arial" w:cs="Arial"/>
        </w:rPr>
        <w:t>9</w:t>
      </w:r>
      <w:r w:rsidR="00CB5B02">
        <w:rPr>
          <w:rFonts w:ascii="Arial" w:hAnsi="Arial" w:cs="Arial"/>
        </w:rPr>
        <w:t>5</w:t>
      </w:r>
      <w:r>
        <w:rPr>
          <w:rFonts w:ascii="Arial" w:hAnsi="Arial" w:cs="Arial"/>
        </w:rPr>
        <w:t xml:space="preserve">% credible interval </w:t>
      </w:r>
      <w:r w:rsidR="0033692F" w:rsidRPr="0033692F">
        <w:rPr>
          <w:rFonts w:ascii="Arial" w:hAnsi="Arial" w:cs="Arial"/>
        </w:rPr>
        <w:t>8</w:t>
      </w:r>
      <w:r w:rsidR="00B96E84">
        <w:rPr>
          <w:rFonts w:ascii="Arial" w:hAnsi="Arial" w:cs="Arial"/>
        </w:rPr>
        <w:t>,</w:t>
      </w:r>
      <w:r w:rsidR="0033692F" w:rsidRPr="0033692F">
        <w:rPr>
          <w:rFonts w:ascii="Arial" w:hAnsi="Arial" w:cs="Arial"/>
        </w:rPr>
        <w:t>302</w:t>
      </w:r>
      <w:r w:rsidR="0033692F">
        <w:rPr>
          <w:rFonts w:ascii="Arial" w:hAnsi="Arial" w:cs="Arial"/>
        </w:rPr>
        <w:t>-</w:t>
      </w:r>
      <w:r w:rsidR="0033692F" w:rsidRPr="0033692F">
        <w:rPr>
          <w:rFonts w:ascii="Arial" w:hAnsi="Arial" w:cs="Arial"/>
        </w:rPr>
        <w:t>13</w:t>
      </w:r>
      <w:r w:rsidR="00B96E84">
        <w:rPr>
          <w:rFonts w:ascii="Arial" w:hAnsi="Arial" w:cs="Arial"/>
        </w:rPr>
        <w:t>,</w:t>
      </w:r>
      <w:r w:rsidR="0033692F" w:rsidRPr="0033692F">
        <w:rPr>
          <w:rFonts w:ascii="Arial" w:hAnsi="Arial" w:cs="Arial"/>
        </w:rPr>
        <w:t>896</w:t>
      </w:r>
      <w:r>
        <w:rPr>
          <w:rFonts w:ascii="Arial" w:hAnsi="Arial" w:cs="Arial"/>
        </w:rPr>
        <w:t>)</w:t>
      </w:r>
      <w:r w:rsidR="00AD3A85">
        <w:rPr>
          <w:rFonts w:ascii="Arial" w:hAnsi="Arial" w:cs="Arial"/>
        </w:rPr>
        <w:t xml:space="preserve"> (XX% higher than no-pandemic scenario)</w:t>
      </w:r>
      <w:r>
        <w:rPr>
          <w:rFonts w:ascii="Arial" w:hAnsi="Arial" w:cs="Arial"/>
        </w:rPr>
        <w:t>, followed by men aged 85+ years (</w:t>
      </w:r>
      <w:r w:rsidR="00B96E84" w:rsidRPr="00E65614">
        <w:rPr>
          <w:rFonts w:ascii="Arial" w:hAnsi="Arial" w:cs="Arial"/>
        </w:rPr>
        <w:t>8</w:t>
      </w:r>
      <w:r w:rsidR="00B96E84">
        <w:rPr>
          <w:rFonts w:ascii="Arial" w:hAnsi="Arial" w:cs="Arial"/>
        </w:rPr>
        <w:t>,</w:t>
      </w:r>
      <w:r w:rsidR="00B96E84" w:rsidRPr="00E65614">
        <w:rPr>
          <w:rFonts w:ascii="Arial" w:hAnsi="Arial" w:cs="Arial"/>
        </w:rPr>
        <w:t>393</w:t>
      </w:r>
      <w:r>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055</w:t>
      </w:r>
      <w:r>
        <w:rPr>
          <w:rFonts w:ascii="Arial" w:hAnsi="Arial" w:cs="Arial"/>
        </w:rPr>
        <w:t>-</w:t>
      </w:r>
      <w:r w:rsidR="00B96E84" w:rsidRPr="00E65614">
        <w:rPr>
          <w:rFonts w:ascii="Arial" w:hAnsi="Arial" w:cs="Arial"/>
        </w:rPr>
        <w:t>9</w:t>
      </w:r>
      <w:r w:rsidR="00B96E84">
        <w:rPr>
          <w:rFonts w:ascii="Arial" w:hAnsi="Arial" w:cs="Arial"/>
        </w:rPr>
        <w:t>,</w:t>
      </w:r>
      <w:r w:rsidR="00B96E84" w:rsidRPr="00E65614">
        <w:rPr>
          <w:rFonts w:ascii="Arial" w:hAnsi="Arial" w:cs="Arial"/>
        </w:rPr>
        <w:t>623</w:t>
      </w:r>
      <w:r>
        <w:rPr>
          <w:rFonts w:ascii="Arial" w:hAnsi="Arial" w:cs="Arial"/>
        </w:rPr>
        <w:t>)</w:t>
      </w:r>
      <w:r w:rsidR="00E65614">
        <w:rPr>
          <w:rFonts w:ascii="Arial" w:hAnsi="Arial" w:cs="Arial"/>
        </w:rPr>
        <w:t xml:space="preserve"> </w:t>
      </w:r>
      <w:r w:rsidR="00AD3A85">
        <w:rPr>
          <w:rFonts w:ascii="Arial" w:hAnsi="Arial" w:cs="Arial"/>
        </w:rPr>
        <w:t xml:space="preserve">(XX% higher) </w:t>
      </w:r>
      <w:r w:rsidR="00E65614">
        <w:rPr>
          <w:rFonts w:ascii="Arial" w:hAnsi="Arial" w:cs="Arial"/>
        </w:rPr>
        <w:t>and 75-84 years (</w:t>
      </w:r>
      <w:r w:rsidR="00B96E84" w:rsidRPr="00E65614">
        <w:rPr>
          <w:rFonts w:ascii="Arial" w:hAnsi="Arial" w:cs="Arial"/>
        </w:rPr>
        <w:t>9</w:t>
      </w:r>
      <w:r w:rsidR="00B96E84">
        <w:rPr>
          <w:rFonts w:ascii="Arial" w:hAnsi="Arial" w:cs="Arial"/>
        </w:rPr>
        <w:t>,</w:t>
      </w:r>
      <w:r w:rsidR="00B96E84" w:rsidRPr="00E65614">
        <w:rPr>
          <w:rFonts w:ascii="Arial" w:hAnsi="Arial" w:cs="Arial"/>
        </w:rPr>
        <w:t>020</w:t>
      </w:r>
      <w:r w:rsidR="00E65614">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31</w:t>
      </w:r>
      <w:r w:rsidR="00B96E84">
        <w:rPr>
          <w:rFonts w:ascii="Arial" w:hAnsi="Arial" w:cs="Arial"/>
        </w:rPr>
        <w:t>6</w:t>
      </w:r>
      <w:r w:rsidR="00E65614">
        <w:rPr>
          <w:rFonts w:ascii="Arial" w:hAnsi="Arial" w:cs="Arial"/>
        </w:rPr>
        <w:t>-</w:t>
      </w:r>
      <w:r w:rsidR="00B96E84" w:rsidRPr="00E65614">
        <w:rPr>
          <w:rFonts w:ascii="Arial" w:hAnsi="Arial" w:cs="Arial"/>
        </w:rPr>
        <w:t>10</w:t>
      </w:r>
      <w:r w:rsidR="00B96E84">
        <w:rPr>
          <w:rFonts w:ascii="Arial" w:hAnsi="Arial" w:cs="Arial"/>
        </w:rPr>
        <w:t>,</w:t>
      </w:r>
      <w:r w:rsidR="00B96E84" w:rsidRPr="00E65614">
        <w:rPr>
          <w:rFonts w:ascii="Arial" w:hAnsi="Arial" w:cs="Arial"/>
        </w:rPr>
        <w:t>617</w:t>
      </w:r>
      <w:r w:rsidR="00E65614">
        <w:rPr>
          <w:rFonts w:ascii="Arial" w:hAnsi="Arial" w:cs="Arial"/>
        </w:rPr>
        <w:t>)</w:t>
      </w:r>
      <w:r w:rsidR="00AD3A85">
        <w:rPr>
          <w:rFonts w:ascii="Arial" w:hAnsi="Arial" w:cs="Arial"/>
        </w:rPr>
        <w:t xml:space="preserve"> (XX% higher)</w:t>
      </w:r>
      <w:r>
        <w:rPr>
          <w:rFonts w:ascii="Arial" w:hAnsi="Arial" w:cs="Arial"/>
        </w:rPr>
        <w:t>. The number of non-Covid-19 excess deaths also increased with age, reaching XX (XX-XX) and XX (XX-XX) in men and women aged 75-84 years, respectively, and XX (XX-XX) and XX (XX-XX) in men and women aged 85+ years.</w:t>
      </w:r>
      <w:r w:rsidR="002142E9">
        <w:rPr>
          <w:rFonts w:ascii="Arial" w:hAnsi="Arial" w:cs="Arial"/>
        </w:rPr>
        <w:t xml:space="preserve"> </w:t>
      </w:r>
    </w:p>
    <w:p w14:paraId="69298744" w14:textId="77777777" w:rsidR="00E65614" w:rsidRPr="00B87D4C" w:rsidRDefault="00E65614" w:rsidP="00580F14">
      <w:pPr>
        <w:spacing w:after="0" w:line="480" w:lineRule="auto"/>
        <w:jc w:val="both"/>
        <w:rPr>
          <w:rFonts w:ascii="Arial" w:hAnsi="Arial" w:cs="Arial"/>
        </w:rPr>
      </w:pPr>
    </w:p>
    <w:p w14:paraId="3D017CCB" w14:textId="68EE56F1" w:rsidR="00EC5402" w:rsidRPr="00B87D4C" w:rsidRDefault="005346AF" w:rsidP="00580F14">
      <w:pPr>
        <w:spacing w:after="0" w:line="480" w:lineRule="auto"/>
        <w:jc w:val="both"/>
        <w:rPr>
          <w:rFonts w:ascii="Arial" w:hAnsi="Arial" w:cs="Arial"/>
          <w:b/>
        </w:rPr>
      </w:pPr>
      <w:r>
        <w:rPr>
          <w:rFonts w:ascii="Arial" w:hAnsi="Arial" w:cs="Arial"/>
          <w:b/>
        </w:rPr>
        <w:t>Discussion</w:t>
      </w:r>
    </w:p>
    <w:p w14:paraId="1CC38DDB" w14:textId="2E572F05" w:rsidR="00733F47" w:rsidRDefault="0040641D" w:rsidP="00DB7130">
      <w:pPr>
        <w:spacing w:after="0" w:line="480" w:lineRule="auto"/>
        <w:jc w:val="both"/>
        <w:rPr>
          <w:rFonts w:ascii="Arial" w:hAnsi="Arial" w:cs="Arial"/>
        </w:rPr>
      </w:pPr>
      <w:r>
        <w:rPr>
          <w:rFonts w:ascii="Arial" w:hAnsi="Arial" w:cs="Arial"/>
        </w:rPr>
        <w:t>We applied</w:t>
      </w:r>
      <w:r w:rsidR="00F864DC">
        <w:rPr>
          <w:rFonts w:ascii="Arial" w:hAnsi="Arial" w:cs="Arial"/>
        </w:rPr>
        <w:t xml:space="preserve"> a </w:t>
      </w:r>
      <w:r w:rsidR="00AD16AC">
        <w:rPr>
          <w:rFonts w:ascii="Arial" w:hAnsi="Arial" w:cs="Arial"/>
        </w:rPr>
        <w:t xml:space="preserve">novel </w:t>
      </w:r>
      <w:r w:rsidR="00F864DC">
        <w:rPr>
          <w:rFonts w:ascii="Arial" w:hAnsi="Arial" w:cs="Arial"/>
        </w:rPr>
        <w:t xml:space="preserve">probabilistic </w:t>
      </w:r>
      <w:r>
        <w:rPr>
          <w:rFonts w:ascii="Arial" w:hAnsi="Arial" w:cs="Arial"/>
        </w:rPr>
        <w:t>method</w:t>
      </w:r>
      <w:r w:rsidR="00F864DC">
        <w:rPr>
          <w:rFonts w:ascii="Arial" w:hAnsi="Arial" w:cs="Arial"/>
        </w:rPr>
        <w:t xml:space="preserve"> to coherently and consistently estimate </w:t>
      </w:r>
      <w:del w:id="147" w:author="Parks, Robbie M" w:date="2020-05-13T12:53:00Z">
        <w:r w:rsidR="00F864DC" w:rsidDel="00BD3A61">
          <w:rPr>
            <w:rFonts w:ascii="Arial" w:hAnsi="Arial" w:cs="Arial"/>
          </w:rPr>
          <w:delText xml:space="preserve">to </w:delText>
        </w:r>
      </w:del>
      <w:ins w:id="148" w:author="Parks, Robbie M" w:date="2020-05-13T12:53:00Z">
        <w:r w:rsidR="00BD3A61">
          <w:rPr>
            <w:rFonts w:ascii="Arial" w:hAnsi="Arial" w:cs="Arial"/>
          </w:rPr>
          <w:t xml:space="preserve">the </w:t>
        </w:r>
      </w:ins>
      <w:r w:rsidR="00F864DC">
        <w:rPr>
          <w:rFonts w:ascii="Arial" w:hAnsi="Arial" w:cs="Arial"/>
        </w:rPr>
        <w:t>total death toll of Covid-19 pandemic</w:t>
      </w:r>
      <w:r w:rsidR="002142E9">
        <w:rPr>
          <w:rFonts w:ascii="Arial" w:hAnsi="Arial" w:cs="Arial"/>
        </w:rPr>
        <w:t xml:space="preserve">, </w:t>
      </w:r>
      <w:r>
        <w:rPr>
          <w:rFonts w:ascii="Arial" w:hAnsi="Arial" w:cs="Arial"/>
        </w:rPr>
        <w:t xml:space="preserve">and </w:t>
      </w:r>
      <w:r w:rsidR="002142E9">
        <w:rPr>
          <w:rFonts w:ascii="Arial" w:hAnsi="Arial" w:cs="Arial"/>
        </w:rPr>
        <w:t xml:space="preserve">estimated that </w:t>
      </w:r>
      <w:r w:rsidR="00787B65">
        <w:rPr>
          <w:rFonts w:ascii="Arial" w:hAnsi="Arial" w:cs="Arial"/>
        </w:rPr>
        <w:t>f</w:t>
      </w:r>
      <w:r w:rsidR="002142E9">
        <w:rPr>
          <w:rFonts w:ascii="Arial" w:hAnsi="Arial" w:cs="Arial"/>
        </w:rPr>
        <w:t>rom</w:t>
      </w:r>
      <w:r w:rsidR="00AD3A85">
        <w:rPr>
          <w:rFonts w:ascii="Arial" w:hAnsi="Arial" w:cs="Arial"/>
        </w:rPr>
        <w:t xml:space="preserve"> the</w:t>
      </w:r>
      <w:r w:rsidR="002142E9">
        <w:rPr>
          <w:rFonts w:ascii="Arial" w:hAnsi="Arial" w:cs="Arial"/>
        </w:rPr>
        <w:t xml:space="preserve"> 21</w:t>
      </w:r>
      <w:r w:rsidR="002142E9" w:rsidRPr="002142E9">
        <w:rPr>
          <w:rFonts w:ascii="Arial" w:hAnsi="Arial" w:cs="Arial"/>
          <w:vertAlign w:val="superscript"/>
        </w:rPr>
        <w:t>st</w:t>
      </w:r>
      <w:r w:rsidR="002142E9">
        <w:rPr>
          <w:rFonts w:ascii="Arial" w:hAnsi="Arial" w:cs="Arial"/>
        </w:rPr>
        <w:t xml:space="preserve"> February to </w:t>
      </w:r>
      <w:r w:rsidR="00DB7130">
        <w:rPr>
          <w:rFonts w:ascii="Arial" w:hAnsi="Arial" w:cs="Arial"/>
        </w:rPr>
        <w:t>1</w:t>
      </w:r>
      <w:r w:rsidR="00DB7130" w:rsidRPr="00DB7130">
        <w:rPr>
          <w:rFonts w:ascii="Arial" w:hAnsi="Arial" w:cs="Arial"/>
          <w:vertAlign w:val="superscript"/>
        </w:rPr>
        <w:t>st</w:t>
      </w:r>
      <w:r w:rsidR="00DB7130">
        <w:rPr>
          <w:rFonts w:ascii="Arial" w:hAnsi="Arial" w:cs="Arial"/>
        </w:rPr>
        <w:t xml:space="preserve"> May, the Covid-19 pandemic </w:t>
      </w:r>
      <w:r w:rsidR="00AD3A85">
        <w:rPr>
          <w:rFonts w:ascii="Arial" w:hAnsi="Arial" w:cs="Arial"/>
        </w:rPr>
        <w:t>was</w:t>
      </w:r>
      <w:r w:rsidR="00DB7130">
        <w:rPr>
          <w:rFonts w:ascii="Arial" w:hAnsi="Arial" w:cs="Arial"/>
        </w:rPr>
        <w:t xml:space="preserve"> responsible </w:t>
      </w:r>
      <w:ins w:id="149" w:author="Bennett, James E" w:date="2020-05-13T20:38:00Z">
        <w:r w:rsidR="00FB750E">
          <w:rPr>
            <w:rFonts w:ascii="Arial" w:hAnsi="Arial" w:cs="Arial"/>
          </w:rPr>
          <w:t xml:space="preserve">for </w:t>
        </w:r>
      </w:ins>
      <w:r w:rsidR="00AD3A85">
        <w:rPr>
          <w:rFonts w:ascii="Arial" w:hAnsi="Arial" w:cs="Arial"/>
        </w:rPr>
        <w:t xml:space="preserve">~45,700 </w:t>
      </w:r>
      <w:r w:rsidR="00DB7130">
        <w:rPr>
          <w:rFonts w:ascii="Arial" w:hAnsi="Arial" w:cs="Arial"/>
        </w:rPr>
        <w:t xml:space="preserve">deaths in England and Wales, </w:t>
      </w:r>
      <w:r w:rsidR="00AD3A85">
        <w:rPr>
          <w:rFonts w:ascii="Arial" w:hAnsi="Arial" w:cs="Arial"/>
        </w:rPr>
        <w:t xml:space="preserve">more than a quarter of which were </w:t>
      </w:r>
      <w:r>
        <w:rPr>
          <w:rFonts w:ascii="Arial" w:hAnsi="Arial" w:cs="Arial"/>
        </w:rPr>
        <w:t>assigned to</w:t>
      </w:r>
      <w:r w:rsidR="00AD3A85">
        <w:rPr>
          <w:rFonts w:ascii="Arial" w:hAnsi="Arial" w:cs="Arial"/>
        </w:rPr>
        <w:t xml:space="preserve"> causes other than Covid-19</w:t>
      </w:r>
      <w:r w:rsidR="00DB7130">
        <w:rPr>
          <w:rFonts w:ascii="Arial" w:hAnsi="Arial" w:cs="Arial"/>
        </w:rPr>
        <w:t xml:space="preserve">. </w:t>
      </w:r>
      <w:r>
        <w:rPr>
          <w:rFonts w:ascii="Arial" w:hAnsi="Arial" w:cs="Arial"/>
        </w:rPr>
        <w:t>T</w:t>
      </w:r>
      <w:r w:rsidR="00143634">
        <w:rPr>
          <w:rFonts w:ascii="Arial" w:hAnsi="Arial" w:cs="Arial"/>
        </w:rPr>
        <w:t>he non-</w:t>
      </w:r>
      <w:proofErr w:type="spellStart"/>
      <w:r w:rsidR="00143634">
        <w:rPr>
          <w:rFonts w:ascii="Arial" w:hAnsi="Arial" w:cs="Arial"/>
        </w:rPr>
        <w:t>Covid</w:t>
      </w:r>
      <w:proofErr w:type="spellEnd"/>
      <w:r w:rsidR="00143634">
        <w:rPr>
          <w:rFonts w:ascii="Arial" w:hAnsi="Arial" w:cs="Arial"/>
        </w:rPr>
        <w:t xml:space="preserve"> excess deaths have </w:t>
      </w:r>
      <w:r>
        <w:rPr>
          <w:rFonts w:ascii="Arial" w:hAnsi="Arial" w:cs="Arial"/>
        </w:rPr>
        <w:t xml:space="preserve">largely </w:t>
      </w:r>
      <w:r w:rsidR="00143634">
        <w:rPr>
          <w:rFonts w:ascii="Arial" w:hAnsi="Arial" w:cs="Arial"/>
        </w:rPr>
        <w:t xml:space="preserve">diminished in most age-sex groups by the beginning of May. There is a 5% probability </w:t>
      </w:r>
      <w:r w:rsidR="00143634">
        <w:rPr>
          <w:rFonts w:ascii="Arial" w:hAnsi="Arial" w:cs="Arial"/>
        </w:rPr>
        <w:lastRenderedPageBreak/>
        <w:t xml:space="preserve">that the death toll was approaching 55,000 by </w:t>
      </w:r>
      <w:r>
        <w:rPr>
          <w:rFonts w:ascii="Arial" w:hAnsi="Arial" w:cs="Arial"/>
        </w:rPr>
        <w:t>1</w:t>
      </w:r>
      <w:r w:rsidRPr="0040641D">
        <w:rPr>
          <w:rFonts w:ascii="Arial" w:hAnsi="Arial" w:cs="Arial"/>
          <w:vertAlign w:val="superscript"/>
        </w:rPr>
        <w:t>st</w:t>
      </w:r>
      <w:r>
        <w:rPr>
          <w:rFonts w:ascii="Arial" w:hAnsi="Arial" w:cs="Arial"/>
        </w:rPr>
        <w:t xml:space="preserve"> of</w:t>
      </w:r>
      <w:r w:rsidR="00143634">
        <w:rPr>
          <w:rFonts w:ascii="Arial" w:hAnsi="Arial" w:cs="Arial"/>
        </w:rPr>
        <w:t xml:space="preserve"> May. </w:t>
      </w:r>
      <w:r w:rsidR="00DB7130">
        <w:rPr>
          <w:rFonts w:ascii="Arial" w:hAnsi="Arial" w:cs="Arial"/>
        </w:rPr>
        <w:t>We also rule out, with a probability of &gt;</w:t>
      </w:r>
      <w:commentRangeStart w:id="150"/>
      <w:r w:rsidR="00DB7130">
        <w:rPr>
          <w:rFonts w:ascii="Arial" w:hAnsi="Arial" w:cs="Arial"/>
        </w:rPr>
        <w:t>XX</w:t>
      </w:r>
      <w:commentRangeEnd w:id="150"/>
      <w:r w:rsidR="00FA3FFA">
        <w:rPr>
          <w:rStyle w:val="CommentReference"/>
        </w:rPr>
        <w:commentReference w:id="150"/>
      </w:r>
      <w:r w:rsidR="00DB7130">
        <w:rPr>
          <w:rFonts w:ascii="Arial" w:hAnsi="Arial" w:cs="Arial"/>
        </w:rPr>
        <w:t>%, the hypothesis that the</w:t>
      </w:r>
      <w:r w:rsidR="00733F47">
        <w:rPr>
          <w:rFonts w:ascii="Arial" w:hAnsi="Arial" w:cs="Arial"/>
        </w:rPr>
        <w:t xml:space="preserve"> death toll</w:t>
      </w:r>
      <w:r w:rsidR="00DB7130">
        <w:rPr>
          <w:rFonts w:ascii="Arial" w:hAnsi="Arial" w:cs="Arial"/>
        </w:rPr>
        <w:t xml:space="preserve"> of the pandemic</w:t>
      </w:r>
      <w:r w:rsidR="00733F47">
        <w:rPr>
          <w:rFonts w:ascii="Arial" w:hAnsi="Arial" w:cs="Arial"/>
        </w:rPr>
        <w:t xml:space="preserve"> may be smaller than direct </w:t>
      </w:r>
      <w:r w:rsidR="00DB7130">
        <w:rPr>
          <w:rFonts w:ascii="Arial" w:hAnsi="Arial" w:cs="Arial"/>
        </w:rPr>
        <w:t xml:space="preserve">Covid-19 </w:t>
      </w:r>
      <w:r w:rsidR="00733F47">
        <w:rPr>
          <w:rFonts w:ascii="Arial" w:hAnsi="Arial" w:cs="Arial"/>
        </w:rPr>
        <w:t xml:space="preserve">deaths because some of those dying of Covid-19 would have died from other underlying </w:t>
      </w:r>
      <w:proofErr w:type="gramStart"/>
      <w:r w:rsidR="00733F47">
        <w:rPr>
          <w:rFonts w:ascii="Arial" w:hAnsi="Arial" w:cs="Arial"/>
        </w:rPr>
        <w:t>conditions.</w:t>
      </w:r>
      <w:r w:rsidR="00711BC5">
        <w:rPr>
          <w:rFonts w:ascii="Arial" w:hAnsi="Arial" w:cs="Arial"/>
        </w:rPr>
        <w:t>[</w:t>
      </w:r>
      <w:proofErr w:type="gramEnd"/>
      <w:r w:rsidR="00711BC5">
        <w:rPr>
          <w:rFonts w:ascii="Arial" w:hAnsi="Arial" w:cs="Arial"/>
        </w:rPr>
        <w:t>Coker, 2020 #5519;Knapton, 2020 #5520;Richardson, 2020 #5521]</w:t>
      </w:r>
    </w:p>
    <w:p w14:paraId="2504EA10" w14:textId="72565B0E" w:rsidR="00730E15" w:rsidRDefault="00730E15" w:rsidP="00580F14">
      <w:pPr>
        <w:spacing w:after="0" w:line="480" w:lineRule="auto"/>
        <w:jc w:val="both"/>
        <w:rPr>
          <w:rFonts w:ascii="Arial" w:hAnsi="Arial" w:cs="Arial"/>
        </w:rPr>
      </w:pPr>
    </w:p>
    <w:p w14:paraId="75F01E65" w14:textId="168B38F0" w:rsidR="00BD002B" w:rsidRDefault="0040641D" w:rsidP="00580F14">
      <w:pPr>
        <w:spacing w:after="0" w:line="480" w:lineRule="auto"/>
        <w:jc w:val="both"/>
        <w:rPr>
          <w:rFonts w:ascii="Arial" w:hAnsi="Arial" w:cs="Arial"/>
        </w:rPr>
      </w:pPr>
      <w:r>
        <w:rPr>
          <w:rFonts w:ascii="Arial" w:hAnsi="Arial" w:cs="Arial"/>
        </w:rPr>
        <w:t xml:space="preserve">Our overall estimates are similar to those </w:t>
      </w:r>
      <w:r w:rsidR="008E1DBD">
        <w:rPr>
          <w:rFonts w:ascii="Arial" w:hAnsi="Arial" w:cs="Arial"/>
        </w:rPr>
        <w:t>reporte</w:t>
      </w:r>
      <w:r>
        <w:rPr>
          <w:rFonts w:ascii="Arial" w:hAnsi="Arial" w:cs="Arial"/>
        </w:rPr>
        <w:t>d by the</w:t>
      </w:r>
      <w:r w:rsidR="00EC632D">
        <w:rPr>
          <w:rFonts w:ascii="Arial" w:hAnsi="Arial" w:cs="Arial"/>
        </w:rPr>
        <w:t xml:space="preserve"> </w:t>
      </w:r>
      <w:r w:rsidR="008E1DBD">
        <w:rPr>
          <w:rFonts w:ascii="Arial" w:hAnsi="Arial" w:cs="Arial"/>
        </w:rPr>
        <w:t>ONS[Office for National Statistics, 2020 #5522]</w:t>
      </w:r>
      <w:r w:rsidR="00EC632D">
        <w:rPr>
          <w:rFonts w:ascii="Arial" w:hAnsi="Arial" w:cs="Arial"/>
        </w:rPr>
        <w:t xml:space="preserve"> and the</w:t>
      </w:r>
      <w:r>
        <w:rPr>
          <w:rFonts w:ascii="Arial" w:hAnsi="Arial" w:cs="Arial"/>
        </w:rPr>
        <w:t xml:space="preserve"> Financial Times</w:t>
      </w:r>
      <w:r w:rsidR="00995B02">
        <w:rPr>
          <w:rFonts w:ascii="Arial" w:hAnsi="Arial" w:cs="Arial"/>
        </w:rPr>
        <w:t>[Giles, 2020 #5523]</w:t>
      </w:r>
      <w:r>
        <w:rPr>
          <w:rFonts w:ascii="Arial" w:hAnsi="Arial" w:cs="Arial"/>
        </w:rPr>
        <w:t xml:space="preserve"> </w:t>
      </w:r>
      <w:r w:rsidR="00EC632D">
        <w:rPr>
          <w:rFonts w:ascii="Arial" w:hAnsi="Arial" w:cs="Arial"/>
        </w:rPr>
        <w:t xml:space="preserve">but these sources do not report excess deaths by age group and sex, </w:t>
      </w:r>
      <w:commentRangeStart w:id="151"/>
      <w:commentRangeStart w:id="152"/>
      <w:r w:rsidR="00EC632D">
        <w:rPr>
          <w:rFonts w:ascii="Arial" w:hAnsi="Arial" w:cs="Arial"/>
        </w:rPr>
        <w:t>nor</w:t>
      </w:r>
      <w:ins w:id="153" w:author="Bennett, James E" w:date="2020-05-13T20:43:00Z">
        <w:r w:rsidR="00FB750E" w:rsidRPr="00FB750E">
          <w:rPr>
            <w:rFonts w:ascii="Arial" w:hAnsi="Arial" w:cs="Arial"/>
          </w:rPr>
          <w:t>, in the absence of a statistical model, are they able to associate uncertainties with their estimates of</w:t>
        </w:r>
      </w:ins>
      <w:del w:id="154" w:author="Bennett, James E" w:date="2020-05-13T20:43:00Z">
        <w:r w:rsidR="00EC632D" w:rsidDel="00FB750E">
          <w:rPr>
            <w:rFonts w:ascii="Arial" w:hAnsi="Arial" w:cs="Arial"/>
          </w:rPr>
          <w:delText xml:space="preserve"> do they estimate uncertainty in</w:delText>
        </w:r>
      </w:del>
      <w:r w:rsidR="00EC632D">
        <w:rPr>
          <w:rFonts w:ascii="Arial" w:hAnsi="Arial" w:cs="Arial"/>
        </w:rPr>
        <w:t xml:space="preserve"> the impacts of the pandemic</w:t>
      </w:r>
      <w:commentRangeEnd w:id="151"/>
      <w:r w:rsidR="00EC632D">
        <w:rPr>
          <w:rStyle w:val="CommentReference"/>
        </w:rPr>
        <w:commentReference w:id="151"/>
      </w:r>
      <w:commentRangeEnd w:id="152"/>
      <w:r w:rsidR="00FB750E">
        <w:rPr>
          <w:rStyle w:val="CommentReference"/>
        </w:rPr>
        <w:commentReference w:id="152"/>
      </w:r>
      <w:r w:rsidR="00EC632D">
        <w:rPr>
          <w:rFonts w:ascii="Arial" w:hAnsi="Arial" w:cs="Arial"/>
        </w:rPr>
        <w:t xml:space="preserve">. Further, the use of five-year average as the counterfactual by the ONS led to estimating negative excess deaths through late March which we did not </w:t>
      </w:r>
      <w:proofErr w:type="gramStart"/>
      <w:r w:rsidR="005B28BF">
        <w:rPr>
          <w:rFonts w:ascii="Arial" w:hAnsi="Arial" w:cs="Arial"/>
        </w:rPr>
        <w:t>detect</w:t>
      </w:r>
      <w:r w:rsidR="00EC632D" w:rsidRPr="00841E38">
        <w:rPr>
          <w:rFonts w:ascii="Arial" w:hAnsi="Arial" w:cs="Arial"/>
          <w:highlight w:val="yellow"/>
        </w:rPr>
        <w:t>.</w:t>
      </w:r>
      <w:commentRangeStart w:id="155"/>
      <w:r w:rsidR="005B28BF" w:rsidRPr="00841E38">
        <w:rPr>
          <w:rFonts w:ascii="Arial" w:hAnsi="Arial" w:cs="Arial"/>
          <w:highlight w:val="yellow"/>
        </w:rPr>
        <w:t>[</w:t>
      </w:r>
      <w:proofErr w:type="gramEnd"/>
      <w:r w:rsidR="005B28BF" w:rsidRPr="00841E38">
        <w:rPr>
          <w:rFonts w:ascii="Arial" w:hAnsi="Arial" w:cs="Arial"/>
          <w:highlight w:val="yellow"/>
        </w:rPr>
        <w:t xml:space="preserve">[[can we compare in any way with </w:t>
      </w:r>
      <w:proofErr w:type="spellStart"/>
      <w:r w:rsidR="005B28BF" w:rsidRPr="00841E38">
        <w:rPr>
          <w:rFonts w:ascii="Arial" w:hAnsi="Arial" w:cs="Arial"/>
          <w:highlight w:val="yellow"/>
        </w:rPr>
        <w:t>EuroMoMo</w:t>
      </w:r>
      <w:proofErr w:type="spellEnd"/>
      <w:r w:rsidR="005B28BF" w:rsidRPr="00841E38">
        <w:rPr>
          <w:rFonts w:ascii="Arial" w:hAnsi="Arial" w:cs="Arial"/>
          <w:highlight w:val="yellow"/>
        </w:rPr>
        <w:t xml:space="preserve"> or do they not report a number</w:t>
      </w:r>
      <w:r w:rsidR="00841E38">
        <w:rPr>
          <w:rFonts w:ascii="Arial" w:hAnsi="Arial" w:cs="Arial"/>
          <w:highlight w:val="yellow"/>
        </w:rPr>
        <w:t xml:space="preserve"> at all</w:t>
      </w:r>
      <w:r w:rsidR="005B28BF" w:rsidRPr="00841E38">
        <w:rPr>
          <w:rFonts w:ascii="Arial" w:hAnsi="Arial" w:cs="Arial"/>
          <w:highlight w:val="yellow"/>
        </w:rPr>
        <w:t>?]]]</w:t>
      </w:r>
      <w:commentRangeEnd w:id="155"/>
      <w:r w:rsidR="00BB5F7E">
        <w:rPr>
          <w:rStyle w:val="CommentReference"/>
        </w:rPr>
        <w:commentReference w:id="155"/>
      </w:r>
    </w:p>
    <w:p w14:paraId="3C895EB4" w14:textId="7CAFAA22" w:rsidR="0040641D" w:rsidRDefault="0040641D" w:rsidP="00580F14">
      <w:pPr>
        <w:spacing w:after="0" w:line="480" w:lineRule="auto"/>
        <w:jc w:val="both"/>
        <w:rPr>
          <w:rFonts w:ascii="Arial" w:hAnsi="Arial" w:cs="Arial"/>
        </w:rPr>
      </w:pPr>
    </w:p>
    <w:p w14:paraId="48F2B067" w14:textId="4A116BC9" w:rsidR="009536C6" w:rsidRDefault="009536C6" w:rsidP="00580F14">
      <w:pPr>
        <w:spacing w:after="0" w:line="480" w:lineRule="auto"/>
        <w:jc w:val="both"/>
        <w:rPr>
          <w:rFonts w:ascii="Arial" w:hAnsi="Arial" w:cs="Arial"/>
        </w:rPr>
      </w:pPr>
      <w:r>
        <w:rPr>
          <w:rFonts w:ascii="Arial" w:hAnsi="Arial" w:cs="Arial"/>
        </w:rPr>
        <w:t xml:space="preserve">The main strength of our work is </w:t>
      </w:r>
      <w:r w:rsidR="00C24E1F">
        <w:rPr>
          <w:rFonts w:ascii="Arial" w:hAnsi="Arial" w:cs="Arial"/>
        </w:rPr>
        <w:t xml:space="preserve">systematic </w:t>
      </w:r>
      <w:r>
        <w:rPr>
          <w:rFonts w:ascii="Arial" w:hAnsi="Arial" w:cs="Arial"/>
        </w:rPr>
        <w:t xml:space="preserve">use </w:t>
      </w:r>
      <w:r w:rsidR="00C24E1F">
        <w:rPr>
          <w:rFonts w:ascii="Arial" w:hAnsi="Arial" w:cs="Arial"/>
        </w:rPr>
        <w:t>of time-series</w:t>
      </w:r>
      <w:r>
        <w:rPr>
          <w:rFonts w:ascii="Arial" w:hAnsi="Arial" w:cs="Arial"/>
        </w:rPr>
        <w:t xml:space="preserve"> data</w:t>
      </w:r>
      <w:r w:rsidR="00C24E1F">
        <w:rPr>
          <w:rFonts w:ascii="Arial" w:hAnsi="Arial" w:cs="Arial"/>
        </w:rPr>
        <w:t xml:space="preserve"> from 2010-2019 as well as early 2020 to estimate how many deaths would be expected in the absence of pandemic. The models incorporated important features of mortality including seasonality of death rates, how mortality in one week may depend on previous week(s) and the seasonally-variable role of temperature.</w:t>
      </w:r>
      <w:r w:rsidR="00841E38">
        <w:rPr>
          <w:rFonts w:ascii="Arial" w:hAnsi="Arial" w:cs="Arial"/>
        </w:rPr>
        <w:t xml:space="preserve"> We used an ensemble of models which typically leads to more robust projections and represent both the uncertainty associated with each individual model and that of model </w:t>
      </w:r>
      <w:commentRangeStart w:id="156"/>
      <w:commentRangeStart w:id="157"/>
      <w:r w:rsidR="00841E38">
        <w:rPr>
          <w:rFonts w:ascii="Arial" w:hAnsi="Arial" w:cs="Arial"/>
        </w:rPr>
        <w:t>choice</w:t>
      </w:r>
      <w:commentRangeEnd w:id="156"/>
      <w:r w:rsidR="00841E38">
        <w:rPr>
          <w:rStyle w:val="CommentReference"/>
        </w:rPr>
        <w:commentReference w:id="156"/>
      </w:r>
      <w:commentRangeEnd w:id="157"/>
      <w:r w:rsidR="00225497">
        <w:rPr>
          <w:rStyle w:val="CommentReference"/>
        </w:rPr>
        <w:commentReference w:id="157"/>
      </w:r>
      <w:r w:rsidR="00841E38">
        <w:rPr>
          <w:rFonts w:ascii="Arial" w:hAnsi="Arial" w:cs="Arial"/>
        </w:rPr>
        <w:t xml:space="preserve">. </w:t>
      </w:r>
      <w:ins w:id="158" w:author="Bennett, James E" w:date="2020-05-13T20:47:00Z">
        <w:r w:rsidR="004502DB">
          <w:rPr>
            <w:rFonts w:ascii="Arial" w:hAnsi="Arial" w:cs="Arial"/>
          </w:rPr>
          <w:t>The use of a modelling framework</w:t>
        </w:r>
      </w:ins>
      <w:ins w:id="159" w:author="Bennett, James E" w:date="2020-05-13T20:48:00Z">
        <w:r w:rsidR="004502DB">
          <w:rPr>
            <w:rFonts w:ascii="Arial" w:hAnsi="Arial" w:cs="Arial"/>
          </w:rPr>
          <w:t>,</w:t>
        </w:r>
      </w:ins>
      <w:ins w:id="160" w:author="Bennett, James E" w:date="2020-05-13T20:47:00Z">
        <w:r w:rsidR="004502DB">
          <w:rPr>
            <w:rFonts w:ascii="Arial" w:hAnsi="Arial" w:cs="Arial"/>
          </w:rPr>
          <w:t xml:space="preserve"> as </w:t>
        </w:r>
      </w:ins>
      <w:ins w:id="161" w:author="Bennett, James E" w:date="2020-05-13T20:48:00Z">
        <w:r w:rsidR="004502DB">
          <w:rPr>
            <w:rFonts w:ascii="Arial" w:hAnsi="Arial" w:cs="Arial"/>
          </w:rPr>
          <w:t>det</w:t>
        </w:r>
      </w:ins>
      <w:ins w:id="162" w:author="Bennett, James E" w:date="2020-05-13T20:49:00Z">
        <w:r w:rsidR="004502DB">
          <w:rPr>
            <w:rFonts w:ascii="Arial" w:hAnsi="Arial" w:cs="Arial"/>
          </w:rPr>
          <w:t>ailed</w:t>
        </w:r>
      </w:ins>
      <w:ins w:id="163" w:author="Bennett, James E" w:date="2020-05-13T20:47:00Z">
        <w:r w:rsidR="004502DB">
          <w:rPr>
            <w:rFonts w:ascii="Arial" w:hAnsi="Arial" w:cs="Arial"/>
          </w:rPr>
          <w:t xml:space="preserve"> in this study</w:t>
        </w:r>
      </w:ins>
      <w:ins w:id="164" w:author="Bennett, James E" w:date="2020-05-13T20:48:00Z">
        <w:r w:rsidR="004502DB">
          <w:rPr>
            <w:rFonts w:ascii="Arial" w:hAnsi="Arial" w:cs="Arial"/>
          </w:rPr>
          <w:t>,</w:t>
        </w:r>
      </w:ins>
      <w:ins w:id="165" w:author="Bennett, James E" w:date="2020-05-13T20:47:00Z">
        <w:r w:rsidR="004502DB">
          <w:rPr>
            <w:rFonts w:ascii="Arial" w:hAnsi="Arial" w:cs="Arial"/>
          </w:rPr>
          <w:t xml:space="preserve"> would allow </w:t>
        </w:r>
      </w:ins>
      <w:ins w:id="166" w:author="Bennett, James E" w:date="2020-05-13T20:49:00Z">
        <w:r w:rsidR="00F861C8">
          <w:rPr>
            <w:rFonts w:ascii="Arial" w:hAnsi="Arial" w:cs="Arial"/>
          </w:rPr>
          <w:t xml:space="preserve">data to be split by cause group and or geography </w:t>
        </w:r>
      </w:ins>
      <w:ins w:id="167" w:author="Bennett, James E" w:date="2020-05-13T20:50:00Z">
        <w:r w:rsidR="00F861C8" w:rsidRPr="00F861C8">
          <w:rPr>
            <w:rFonts w:ascii="Arial" w:hAnsi="Arial" w:cs="Arial"/>
          </w:rPr>
          <w:t>which would because of smaller numbers not be possible for other methods</w:t>
        </w:r>
        <w:r w:rsidR="00F861C8">
          <w:rPr>
            <w:rFonts w:ascii="Arial" w:hAnsi="Arial" w:cs="Arial"/>
          </w:rPr>
          <w:t xml:space="preserve">. </w:t>
        </w:r>
      </w:ins>
      <w:del w:id="168" w:author="Parks, Robbie M" w:date="2020-05-13T11:46:00Z">
        <w:r w:rsidR="00841E38" w:rsidDel="00BB59C5">
          <w:rPr>
            <w:rFonts w:ascii="Arial" w:hAnsi="Arial" w:cs="Arial"/>
          </w:rPr>
          <w:delText xml:space="preserve"> </w:delText>
        </w:r>
      </w:del>
      <w:r w:rsidR="00841E38">
        <w:rPr>
          <w:rFonts w:ascii="Arial" w:hAnsi="Arial" w:cs="Arial"/>
        </w:rPr>
        <w:t xml:space="preserve">The main limitation of our work is that </w:t>
      </w:r>
      <w:r w:rsidR="00DE30B5">
        <w:rPr>
          <w:rFonts w:ascii="Arial" w:hAnsi="Arial" w:cs="Arial"/>
        </w:rPr>
        <w:t>we did not have data on underlying cause of death beyond the division between Covid-19 and non-Covid-19 deaths. Having a breakdown of deaths by underlying cause will help develop cause-specific models and understand which causes have exceeded or fallen below the levels expected. We also could not access age-specific data by region because the ONS releases only aggregated numbers for regions.</w:t>
      </w:r>
      <w:r w:rsidR="00243E4B">
        <w:rPr>
          <w:rFonts w:ascii="Arial" w:hAnsi="Arial" w:cs="Arial"/>
        </w:rPr>
        <w:t xml:space="preserve"> </w:t>
      </w:r>
      <w:ins w:id="169" w:author="Parks, Robbie M" w:date="2020-05-13T13:15:00Z">
        <w:r w:rsidR="005419FF">
          <w:rPr>
            <w:rFonts w:ascii="Arial" w:hAnsi="Arial" w:cs="Arial"/>
          </w:rPr>
          <w:t>There is also evidence of disparities in the burden of Covid-19 deaths by socio-economic group, as well as be race/</w:t>
        </w:r>
        <w:commentRangeStart w:id="170"/>
        <w:r w:rsidR="005419FF">
          <w:rPr>
            <w:rFonts w:ascii="Arial" w:hAnsi="Arial" w:cs="Arial"/>
          </w:rPr>
          <w:t>ethnicity</w:t>
        </w:r>
      </w:ins>
      <w:commentRangeEnd w:id="170"/>
      <w:ins w:id="171" w:author="Parks, Robbie M" w:date="2020-05-13T13:17:00Z">
        <w:r w:rsidR="000C77D8">
          <w:rPr>
            <w:rStyle w:val="CommentReference"/>
          </w:rPr>
          <w:commentReference w:id="170"/>
        </w:r>
      </w:ins>
      <w:ins w:id="172" w:author="Parks, Robbie M" w:date="2020-05-13T13:15:00Z">
        <w:r w:rsidR="005419FF">
          <w:rPr>
            <w:rFonts w:ascii="Arial" w:hAnsi="Arial" w:cs="Arial"/>
          </w:rPr>
          <w:t xml:space="preserve">. </w:t>
        </w:r>
      </w:ins>
      <w:r w:rsidR="00243E4B">
        <w:rPr>
          <w:rFonts w:ascii="Arial" w:hAnsi="Arial" w:cs="Arial"/>
        </w:rPr>
        <w:t xml:space="preserve">Releasing these data will help better </w:t>
      </w:r>
      <w:r w:rsidR="00243E4B">
        <w:rPr>
          <w:rFonts w:ascii="Arial" w:hAnsi="Arial" w:cs="Arial"/>
        </w:rPr>
        <w:lastRenderedPageBreak/>
        <w:t>understand the impacts of the pandemic</w:t>
      </w:r>
      <w:r w:rsidR="00F04B1A">
        <w:rPr>
          <w:rFonts w:ascii="Arial" w:hAnsi="Arial" w:cs="Arial"/>
        </w:rPr>
        <w:t>, and how it is responded to,</w:t>
      </w:r>
      <w:r w:rsidR="00243E4B">
        <w:rPr>
          <w:rFonts w:ascii="Arial" w:hAnsi="Arial" w:cs="Arial"/>
        </w:rPr>
        <w:t xml:space="preserve"> and to plan for more effective responses as it continues.</w:t>
      </w:r>
      <w:ins w:id="173" w:author="Parks, Robbie M" w:date="2020-05-13T13:12:00Z">
        <w:r w:rsidR="00C3366F">
          <w:rPr>
            <w:rFonts w:ascii="Arial" w:hAnsi="Arial" w:cs="Arial"/>
          </w:rPr>
          <w:t xml:space="preserve"> </w:t>
        </w:r>
      </w:ins>
    </w:p>
    <w:p w14:paraId="06CD54DC" w14:textId="3A464C87" w:rsidR="00DE30B5" w:rsidRDefault="00DE30B5" w:rsidP="00580F14">
      <w:pPr>
        <w:spacing w:after="0" w:line="480" w:lineRule="auto"/>
        <w:jc w:val="both"/>
        <w:rPr>
          <w:rFonts w:ascii="Arial" w:hAnsi="Arial" w:cs="Arial"/>
        </w:rPr>
      </w:pPr>
    </w:p>
    <w:p w14:paraId="620D175A" w14:textId="7AD70AE3" w:rsidR="00BD002B" w:rsidRDefault="00F04B1A" w:rsidP="00580F14">
      <w:pPr>
        <w:spacing w:after="0" w:line="480" w:lineRule="auto"/>
        <w:jc w:val="both"/>
        <w:rPr>
          <w:rFonts w:ascii="Arial" w:hAnsi="Arial" w:cs="Arial"/>
          <w:color w:val="000000"/>
        </w:rPr>
      </w:pPr>
      <w:r>
        <w:rPr>
          <w:rFonts w:ascii="Arial" w:hAnsi="Arial" w:cs="Arial"/>
        </w:rPr>
        <w:t>There are a number of potential explanations for our findings. First, it is likely that some of the apparently non-</w:t>
      </w:r>
      <w:proofErr w:type="spellStart"/>
      <w:r>
        <w:rPr>
          <w:rFonts w:ascii="Arial" w:hAnsi="Arial" w:cs="Arial"/>
        </w:rPr>
        <w:t>Covid</w:t>
      </w:r>
      <w:proofErr w:type="spellEnd"/>
      <w:r>
        <w:rPr>
          <w:rFonts w:ascii="Arial" w:hAnsi="Arial" w:cs="Arial"/>
        </w:rPr>
        <w:t xml:space="preserve"> excess</w:t>
      </w:r>
      <w:r w:rsidR="00BD002B">
        <w:rPr>
          <w:rFonts w:ascii="Arial" w:hAnsi="Arial" w:cs="Arial"/>
          <w:color w:val="000000"/>
        </w:rPr>
        <w:t xml:space="preserve"> deaths </w:t>
      </w:r>
      <w:r>
        <w:rPr>
          <w:rFonts w:ascii="Arial" w:hAnsi="Arial" w:cs="Arial"/>
          <w:color w:val="000000"/>
        </w:rPr>
        <w:t xml:space="preserve">are </w:t>
      </w:r>
      <w:r w:rsidR="00BD002B">
        <w:rPr>
          <w:rFonts w:ascii="Arial" w:hAnsi="Arial" w:cs="Arial"/>
          <w:color w:val="000000"/>
        </w:rPr>
        <w:t>due to undetected infections</w:t>
      </w:r>
      <w:commentRangeStart w:id="174"/>
      <w:commentRangeStart w:id="175"/>
      <w:commentRangeStart w:id="176"/>
      <w:commentRangeEnd w:id="174"/>
      <w:r w:rsidR="00BD002B">
        <w:rPr>
          <w:rStyle w:val="CommentReference"/>
        </w:rPr>
        <w:commentReference w:id="174"/>
      </w:r>
      <w:commentRangeEnd w:id="175"/>
      <w:r w:rsidR="00C82FA4">
        <w:rPr>
          <w:rStyle w:val="CommentReference"/>
        </w:rPr>
        <w:commentReference w:id="175"/>
      </w:r>
      <w:commentRangeEnd w:id="176"/>
      <w:r w:rsidR="00BC71DD">
        <w:rPr>
          <w:rStyle w:val="CommentReference"/>
        </w:rPr>
        <w:commentReference w:id="176"/>
      </w:r>
      <w:r w:rsidR="00BD002B">
        <w:rPr>
          <w:rFonts w:ascii="Arial" w:hAnsi="Arial" w:cs="Arial"/>
          <w:color w:val="000000"/>
        </w:rPr>
        <w:t>.</w:t>
      </w:r>
      <w:r w:rsidR="002D7177">
        <w:rPr>
          <w:rFonts w:ascii="Arial" w:hAnsi="Arial" w:cs="Arial"/>
          <w:color w:val="000000"/>
        </w:rPr>
        <w:t xml:space="preserve"> This possibility is strengthened by the fact that by 1</w:t>
      </w:r>
      <w:r w:rsidR="002D7177" w:rsidRPr="002D7177">
        <w:rPr>
          <w:rFonts w:ascii="Arial" w:hAnsi="Arial" w:cs="Arial"/>
          <w:color w:val="000000"/>
          <w:vertAlign w:val="superscript"/>
        </w:rPr>
        <w:t>st</w:t>
      </w:r>
      <w:r w:rsidR="002D7177">
        <w:rPr>
          <w:rFonts w:ascii="Arial" w:hAnsi="Arial" w:cs="Arial"/>
          <w:color w:val="000000"/>
        </w:rPr>
        <w:t xml:space="preserve"> May, the share of excess deaths from non-</w:t>
      </w:r>
      <w:proofErr w:type="spellStart"/>
      <w:r w:rsidR="002D7177">
        <w:rPr>
          <w:rFonts w:ascii="Arial" w:hAnsi="Arial" w:cs="Arial"/>
          <w:color w:val="000000"/>
        </w:rPr>
        <w:t>Covid</w:t>
      </w:r>
      <w:proofErr w:type="spellEnd"/>
      <w:r w:rsidR="002D7177">
        <w:rPr>
          <w:rFonts w:ascii="Arial" w:hAnsi="Arial" w:cs="Arial"/>
          <w:color w:val="000000"/>
        </w:rPr>
        <w:t xml:space="preserve"> causes had become much smaller than throughout late March and April. This possibility would strengthen the argument that the UK government had miscalculated or </w:t>
      </w:r>
      <w:commentRangeStart w:id="177"/>
      <w:ins w:id="178" w:author="Parks, Robbie M" w:date="2020-05-13T13:03:00Z">
        <w:r w:rsidR="00C70F45">
          <w:rPr>
            <w:rFonts w:ascii="Arial" w:hAnsi="Arial" w:cs="Arial"/>
            <w:color w:val="000000"/>
          </w:rPr>
          <w:t xml:space="preserve">inaccurately </w:t>
        </w:r>
      </w:ins>
      <w:del w:id="179" w:author="Parks, Robbie M" w:date="2020-05-13T13:03:00Z">
        <w:r w:rsidR="002D7177" w:rsidDel="00C70F45">
          <w:rPr>
            <w:rFonts w:ascii="Arial" w:hAnsi="Arial" w:cs="Arial"/>
            <w:color w:val="000000"/>
          </w:rPr>
          <w:delText>mis</w:delText>
        </w:r>
      </w:del>
      <w:r w:rsidR="002D7177">
        <w:rPr>
          <w:rFonts w:ascii="Arial" w:hAnsi="Arial" w:cs="Arial"/>
          <w:color w:val="000000"/>
        </w:rPr>
        <w:t xml:space="preserve">represented </w:t>
      </w:r>
      <w:commentRangeEnd w:id="177"/>
      <w:r w:rsidR="000B53EC">
        <w:rPr>
          <w:rStyle w:val="CommentReference"/>
        </w:rPr>
        <w:commentReference w:id="177"/>
      </w:r>
      <w:r w:rsidR="002D7177">
        <w:rPr>
          <w:rFonts w:ascii="Arial" w:hAnsi="Arial" w:cs="Arial"/>
          <w:color w:val="000000"/>
        </w:rPr>
        <w:t>the extent of the pandemic in the country.</w:t>
      </w:r>
      <w:ins w:id="180" w:author="Parks, Robbie M" w:date="2020-05-13T13:04:00Z">
        <w:r w:rsidR="00A86187">
          <w:rPr>
            <w:rFonts w:ascii="Arial" w:hAnsi="Arial" w:cs="Arial"/>
            <w:color w:val="000000"/>
          </w:rPr>
          <w:t xml:space="preserve"> Second,</w:t>
        </w:r>
      </w:ins>
      <w:ins w:id="181" w:author="Parks, Robbie M" w:date="2020-05-13T13:05:00Z">
        <w:r w:rsidR="00A86187">
          <w:rPr>
            <w:rFonts w:ascii="Arial" w:hAnsi="Arial" w:cs="Arial"/>
            <w:color w:val="000000"/>
          </w:rPr>
          <w:t xml:space="preserve"> </w:t>
        </w:r>
      </w:ins>
      <w:ins w:id="182" w:author="Parks, Robbie M" w:date="2020-05-13T13:07:00Z">
        <w:r w:rsidR="00284633">
          <w:rPr>
            <w:rFonts w:ascii="Arial" w:hAnsi="Arial" w:cs="Arial"/>
            <w:color w:val="000000"/>
          </w:rPr>
          <w:t xml:space="preserve">it is likely that </w:t>
        </w:r>
      </w:ins>
      <w:ins w:id="183" w:author="Parks, Robbie M" w:date="2020-05-13T13:05:00Z">
        <w:r w:rsidR="00A86187">
          <w:rPr>
            <w:rFonts w:ascii="Arial" w:hAnsi="Arial" w:cs="Arial"/>
            <w:color w:val="000000"/>
          </w:rPr>
          <w:t xml:space="preserve">excess deaths </w:t>
        </w:r>
      </w:ins>
      <w:ins w:id="184" w:author="Parks, Robbie M" w:date="2020-05-13T13:07:00Z">
        <w:r w:rsidR="00284633">
          <w:rPr>
            <w:rFonts w:ascii="Arial" w:hAnsi="Arial" w:cs="Arial"/>
            <w:color w:val="000000"/>
          </w:rPr>
          <w:t xml:space="preserve">have also been </w:t>
        </w:r>
      </w:ins>
      <w:ins w:id="185" w:author="Parks, Robbie M" w:date="2020-05-13T13:05:00Z">
        <w:r w:rsidR="00A86187">
          <w:rPr>
            <w:rFonts w:ascii="Arial" w:hAnsi="Arial" w:cs="Arial"/>
            <w:color w:val="000000"/>
          </w:rPr>
          <w:t>indirectly caused by the Covid-19</w:t>
        </w:r>
      </w:ins>
      <w:ins w:id="186" w:author="Parks, Robbie M" w:date="2020-05-13T13:06:00Z">
        <w:r w:rsidR="00A86187">
          <w:rPr>
            <w:rFonts w:ascii="Arial" w:hAnsi="Arial" w:cs="Arial"/>
            <w:color w:val="000000"/>
          </w:rPr>
          <w:t xml:space="preserve"> pandemic</w:t>
        </w:r>
      </w:ins>
      <w:ins w:id="187" w:author="Parks, Robbie M" w:date="2020-05-13T13:18:00Z">
        <w:r w:rsidR="00941DD8">
          <w:rPr>
            <w:rFonts w:ascii="Arial" w:hAnsi="Arial" w:cs="Arial"/>
            <w:color w:val="000000"/>
          </w:rPr>
          <w:t xml:space="preserve"> due to changes in behaviour and personal circumstance</w:t>
        </w:r>
      </w:ins>
      <w:ins w:id="188" w:author="Parks, Robbie M" w:date="2020-05-13T13:07:00Z">
        <w:r w:rsidR="00284633">
          <w:rPr>
            <w:rFonts w:ascii="Arial" w:hAnsi="Arial" w:cs="Arial"/>
            <w:color w:val="000000"/>
          </w:rPr>
          <w:t>;</w:t>
        </w:r>
      </w:ins>
      <w:ins w:id="189" w:author="Parks, Robbie M" w:date="2020-05-13T13:22:00Z">
        <w:r w:rsidR="00A97C43">
          <w:rPr>
            <w:rFonts w:ascii="Arial" w:hAnsi="Arial" w:cs="Arial"/>
            <w:color w:val="000000"/>
          </w:rPr>
          <w:t xml:space="preserve"> death</w:t>
        </w:r>
        <w:r w:rsidR="00E9067C">
          <w:rPr>
            <w:rFonts w:ascii="Arial" w:hAnsi="Arial" w:cs="Arial"/>
            <w:color w:val="000000"/>
          </w:rPr>
          <w:t xml:space="preserve"> rates</w:t>
        </w:r>
      </w:ins>
      <w:ins w:id="190" w:author="Parks, Robbie M" w:date="2020-05-13T13:19:00Z">
        <w:r w:rsidR="00941DD8">
          <w:rPr>
            <w:rFonts w:ascii="Arial" w:hAnsi="Arial" w:cs="Arial"/>
            <w:color w:val="000000"/>
          </w:rPr>
          <w:t xml:space="preserve"> due</w:t>
        </w:r>
      </w:ins>
      <w:ins w:id="191" w:author="Parks, Robbie M" w:date="2020-05-13T13:21:00Z">
        <w:r w:rsidR="00941DD8">
          <w:rPr>
            <w:rFonts w:ascii="Arial" w:hAnsi="Arial" w:cs="Arial"/>
            <w:color w:val="000000"/>
          </w:rPr>
          <w:t xml:space="preserve"> to</w:t>
        </w:r>
      </w:ins>
      <w:ins w:id="192" w:author="Parks, Robbie M" w:date="2020-05-13T13:19:00Z">
        <w:r w:rsidR="00941DD8">
          <w:rPr>
            <w:rFonts w:ascii="Arial" w:hAnsi="Arial" w:cs="Arial"/>
            <w:color w:val="000000"/>
          </w:rPr>
          <w:t xml:space="preserve"> </w:t>
        </w:r>
      </w:ins>
      <w:ins w:id="193" w:author="Parks, Robbie M" w:date="2020-05-13T13:20:00Z">
        <w:r w:rsidR="00941DD8">
          <w:rPr>
            <w:rFonts w:ascii="Arial" w:hAnsi="Arial" w:cs="Arial"/>
            <w:color w:val="000000"/>
          </w:rPr>
          <w:t>suicides, homicides, motor vehicle accidents or from</w:t>
        </w:r>
      </w:ins>
      <w:ins w:id="194" w:author="Parks, Robbie M" w:date="2020-05-13T13:19:00Z">
        <w:r w:rsidR="00941DD8">
          <w:rPr>
            <w:rFonts w:ascii="Arial" w:hAnsi="Arial" w:cs="Arial"/>
            <w:color w:val="000000"/>
          </w:rPr>
          <w:t xml:space="preserve"> emerging </w:t>
        </w:r>
      </w:ins>
      <w:ins w:id="195" w:author="Parks, Robbie M" w:date="2020-05-13T13:21:00Z">
        <w:r w:rsidR="00941DD8">
          <w:rPr>
            <w:rFonts w:ascii="Arial" w:hAnsi="Arial" w:cs="Arial"/>
            <w:color w:val="000000"/>
          </w:rPr>
          <w:t xml:space="preserve">acute </w:t>
        </w:r>
      </w:ins>
      <w:ins w:id="196" w:author="Parks, Robbie M" w:date="2020-05-13T13:19:00Z">
        <w:r w:rsidR="00941DD8">
          <w:rPr>
            <w:rFonts w:ascii="Arial" w:hAnsi="Arial" w:cs="Arial"/>
            <w:color w:val="000000"/>
          </w:rPr>
          <w:t xml:space="preserve">conditions </w:t>
        </w:r>
      </w:ins>
      <w:ins w:id="197" w:author="Parks, Robbie M" w:date="2020-05-13T13:20:00Z">
        <w:r w:rsidR="00941DD8">
          <w:rPr>
            <w:rFonts w:ascii="Arial" w:hAnsi="Arial" w:cs="Arial"/>
            <w:color w:val="000000"/>
          </w:rPr>
          <w:t>which were not cared</w:t>
        </w:r>
      </w:ins>
      <w:ins w:id="198" w:author="Parks, Robbie M" w:date="2020-05-13T13:21:00Z">
        <w:r w:rsidR="00941DD8">
          <w:rPr>
            <w:rFonts w:ascii="Arial" w:hAnsi="Arial" w:cs="Arial"/>
            <w:color w:val="000000"/>
          </w:rPr>
          <w:t xml:space="preserve"> for in time</w:t>
        </w:r>
      </w:ins>
      <w:ins w:id="199" w:author="Parks, Robbie M" w:date="2020-05-13T13:22:00Z">
        <w:r w:rsidR="00E9067C">
          <w:rPr>
            <w:rFonts w:ascii="Arial" w:hAnsi="Arial" w:cs="Arial"/>
            <w:color w:val="000000"/>
          </w:rPr>
          <w:t xml:space="preserve"> </w:t>
        </w:r>
      </w:ins>
      <w:ins w:id="200" w:author="Parks, Robbie M" w:date="2020-05-13T13:21:00Z">
        <w:r w:rsidR="00941DD8">
          <w:rPr>
            <w:rFonts w:ascii="Arial" w:hAnsi="Arial" w:cs="Arial"/>
            <w:color w:val="000000"/>
          </w:rPr>
          <w:t xml:space="preserve">may have been impacted by the Covid-19 </w:t>
        </w:r>
        <w:commentRangeStart w:id="201"/>
        <w:r w:rsidR="00941DD8">
          <w:rPr>
            <w:rFonts w:ascii="Arial" w:hAnsi="Arial" w:cs="Arial"/>
            <w:color w:val="000000"/>
          </w:rPr>
          <w:t>pandemic</w:t>
        </w:r>
        <w:commentRangeEnd w:id="201"/>
        <w:r w:rsidR="00941DD8">
          <w:rPr>
            <w:rStyle w:val="CommentReference"/>
          </w:rPr>
          <w:commentReference w:id="201"/>
        </w:r>
        <w:r w:rsidR="00941DD8">
          <w:rPr>
            <w:rFonts w:ascii="Arial" w:hAnsi="Arial" w:cs="Arial"/>
            <w:color w:val="000000"/>
          </w:rPr>
          <w:t>.</w:t>
        </w:r>
      </w:ins>
      <w:ins w:id="202" w:author="Parks, Robbie M" w:date="2020-05-13T13:22:00Z">
        <w:r w:rsidR="004E6139">
          <w:rPr>
            <w:rFonts w:ascii="Arial" w:hAnsi="Arial" w:cs="Arial"/>
            <w:color w:val="000000"/>
          </w:rPr>
          <w:t xml:space="preserve"> </w:t>
        </w:r>
      </w:ins>
      <w:del w:id="203" w:author="Parks, Robbie M" w:date="2020-05-13T13:07:00Z">
        <w:r w:rsidR="002D7177" w:rsidDel="00284633">
          <w:rPr>
            <w:rFonts w:ascii="Arial" w:hAnsi="Arial" w:cs="Arial"/>
            <w:color w:val="000000"/>
          </w:rPr>
          <w:delText xml:space="preserve"> </w:delText>
        </w:r>
      </w:del>
      <w:r w:rsidR="002D7177" w:rsidRPr="007A0C48">
        <w:rPr>
          <w:rFonts w:ascii="Arial" w:hAnsi="Arial" w:cs="Arial"/>
          <w:color w:val="000000"/>
          <w:highlight w:val="yellow"/>
        </w:rPr>
        <w:t>[[[what else</w:t>
      </w:r>
      <w:r w:rsidR="007A0C48">
        <w:rPr>
          <w:rFonts w:ascii="Arial" w:hAnsi="Arial" w:cs="Arial"/>
          <w:color w:val="000000"/>
          <w:highlight w:val="yellow"/>
        </w:rPr>
        <w:t>? How much can we say on potential other causes and what to do</w:t>
      </w:r>
      <w:r w:rsidR="002D7177" w:rsidRPr="007A0C48">
        <w:rPr>
          <w:rFonts w:ascii="Arial" w:hAnsi="Arial" w:cs="Arial"/>
          <w:color w:val="000000"/>
          <w:highlight w:val="yellow"/>
        </w:rPr>
        <w:t>]]]</w:t>
      </w:r>
    </w:p>
    <w:p w14:paraId="62E9297F" w14:textId="25E9D909" w:rsidR="002D7177" w:rsidRDefault="002D7177" w:rsidP="00580F14">
      <w:pPr>
        <w:spacing w:after="0" w:line="480" w:lineRule="auto"/>
        <w:jc w:val="both"/>
        <w:rPr>
          <w:rFonts w:ascii="Arial" w:hAnsi="Arial" w:cs="Arial"/>
          <w:color w:val="000000"/>
        </w:rPr>
      </w:pPr>
    </w:p>
    <w:p w14:paraId="1737F754" w14:textId="6C705C75" w:rsidR="002D7177" w:rsidRPr="0010373B" w:rsidRDefault="00966D72" w:rsidP="00580F14">
      <w:pPr>
        <w:spacing w:after="0" w:line="480" w:lineRule="auto"/>
        <w:jc w:val="both"/>
        <w:rPr>
          <w:rFonts w:ascii="Arial" w:hAnsi="Arial" w:cs="Arial"/>
          <w:color w:val="000000"/>
        </w:rPr>
      </w:pPr>
      <w:ins w:id="204" w:author="Parks, Robbie M" w:date="2020-05-13T13:27:00Z">
        <w:r w:rsidRPr="00966D72">
          <w:rPr>
            <w:rFonts w:ascii="Arial" w:hAnsi="Arial" w:cs="Arial"/>
            <w:color w:val="000000"/>
          </w:rPr>
          <w:t xml:space="preserve">Our work highlights how </w:t>
        </w:r>
      </w:ins>
      <w:ins w:id="205" w:author="Parks, Robbie M" w:date="2020-05-13T13:28:00Z">
        <w:r>
          <w:rPr>
            <w:rFonts w:ascii="Arial" w:hAnsi="Arial" w:cs="Arial"/>
            <w:color w:val="000000"/>
          </w:rPr>
          <w:t xml:space="preserve">current estimates of </w:t>
        </w:r>
      </w:ins>
      <w:ins w:id="206" w:author="Parks, Robbie M" w:date="2020-05-13T13:30:00Z">
        <w:r w:rsidR="005C03D6">
          <w:rPr>
            <w:rFonts w:ascii="Arial" w:hAnsi="Arial" w:cs="Arial"/>
            <w:color w:val="000000"/>
          </w:rPr>
          <w:t xml:space="preserve">total excess </w:t>
        </w:r>
      </w:ins>
      <w:ins w:id="207" w:author="Parks, Robbie M" w:date="2020-05-13T13:27:00Z">
        <w:r w:rsidRPr="00966D72">
          <w:rPr>
            <w:rFonts w:ascii="Arial" w:hAnsi="Arial" w:cs="Arial"/>
            <w:color w:val="000000"/>
          </w:rPr>
          <w:t>deaths</w:t>
        </w:r>
      </w:ins>
      <w:ins w:id="208" w:author="Parks, Robbie M" w:date="2020-05-13T13:28:00Z">
        <w:r>
          <w:rPr>
            <w:rFonts w:ascii="Arial" w:hAnsi="Arial" w:cs="Arial"/>
            <w:color w:val="000000"/>
          </w:rPr>
          <w:t xml:space="preserve"> </w:t>
        </w:r>
      </w:ins>
      <w:ins w:id="209" w:author="Parks, Robbie M" w:date="2020-05-13T13:30:00Z">
        <w:r w:rsidR="005C03D6">
          <w:rPr>
            <w:rFonts w:ascii="Arial" w:hAnsi="Arial" w:cs="Arial"/>
            <w:color w:val="000000"/>
          </w:rPr>
          <w:t>during</w:t>
        </w:r>
      </w:ins>
      <w:ins w:id="210" w:author="Parks, Robbie M" w:date="2020-05-13T13:28:00Z">
        <w:r>
          <w:rPr>
            <w:rFonts w:ascii="Arial" w:hAnsi="Arial" w:cs="Arial"/>
            <w:color w:val="000000"/>
          </w:rPr>
          <w:t xml:space="preserve"> to the Covid-19 pandemic</w:t>
        </w:r>
      </w:ins>
      <w:ins w:id="211" w:author="Parks, Robbie M" w:date="2020-05-13T13:29:00Z">
        <w:r>
          <w:rPr>
            <w:rFonts w:ascii="Arial" w:hAnsi="Arial" w:cs="Arial"/>
            <w:color w:val="000000"/>
          </w:rPr>
          <w:t xml:space="preserve"> are likely underestimated, across sexes and age groups</w:t>
        </w:r>
        <w:r w:rsidR="00B934D8">
          <w:rPr>
            <w:rFonts w:ascii="Arial" w:hAnsi="Arial" w:cs="Arial"/>
            <w:color w:val="000000"/>
          </w:rPr>
          <w:t>.</w:t>
        </w:r>
      </w:ins>
      <w:ins w:id="212" w:author="Parks, Robbie M" w:date="2020-05-13T13:30:00Z">
        <w:r w:rsidR="00B934D8">
          <w:rPr>
            <w:rFonts w:ascii="Arial" w:hAnsi="Arial" w:cs="Arial"/>
            <w:color w:val="000000"/>
          </w:rPr>
          <w:t xml:space="preserve"> </w:t>
        </w:r>
      </w:ins>
      <w:ins w:id="213" w:author="Parks, Robbie M" w:date="2020-05-13T13:31:00Z">
        <w:r w:rsidR="007D4C34">
          <w:rPr>
            <w:rFonts w:ascii="Arial" w:hAnsi="Arial" w:cs="Arial"/>
            <w:color w:val="000000"/>
          </w:rPr>
          <w:t xml:space="preserve">We have obtained an estimate which can better inform decision makers on </w:t>
        </w:r>
      </w:ins>
      <w:ins w:id="214" w:author="Parks, Robbie M" w:date="2020-05-13T13:32:00Z">
        <w:r w:rsidR="007D4C34">
          <w:rPr>
            <w:rFonts w:ascii="Arial" w:hAnsi="Arial" w:cs="Arial"/>
            <w:color w:val="000000"/>
          </w:rPr>
          <w:t>the true cost of the pandemic</w:t>
        </w:r>
        <w:r w:rsidR="004919A8">
          <w:rPr>
            <w:rFonts w:ascii="Arial" w:hAnsi="Arial" w:cs="Arial"/>
            <w:color w:val="000000"/>
          </w:rPr>
          <w:t>.</w:t>
        </w:r>
      </w:ins>
      <w:ins w:id="215" w:author="Parks, Robbie M" w:date="2020-05-13T13:31:00Z">
        <w:r w:rsidR="007D4C34">
          <w:rPr>
            <w:rFonts w:ascii="Arial" w:hAnsi="Arial" w:cs="Arial"/>
            <w:color w:val="000000"/>
          </w:rPr>
          <w:t xml:space="preserve"> </w:t>
        </w:r>
      </w:ins>
      <w:ins w:id="216" w:author="Parks, Robbie M" w:date="2020-05-13T13:33:00Z">
        <w:r w:rsidR="0079435A">
          <w:rPr>
            <w:rFonts w:ascii="Arial" w:hAnsi="Arial" w:cs="Arial"/>
            <w:color w:val="000000"/>
          </w:rPr>
          <w:t xml:space="preserve">This will inform ongoing </w:t>
        </w:r>
      </w:ins>
      <w:ins w:id="217" w:author="Parks, Robbie M" w:date="2020-05-13T13:35:00Z">
        <w:r w:rsidR="005F24F9">
          <w:rPr>
            <w:rFonts w:ascii="Arial" w:hAnsi="Arial" w:cs="Arial"/>
            <w:color w:val="000000"/>
          </w:rPr>
          <w:t>planning and communication approaches for specific age-sex groups</w:t>
        </w:r>
      </w:ins>
      <w:ins w:id="218" w:author="Parks, Robbie M" w:date="2020-05-13T13:34:00Z">
        <w:r w:rsidR="0079435A">
          <w:rPr>
            <w:rFonts w:ascii="Arial" w:hAnsi="Arial" w:cs="Arial"/>
            <w:color w:val="000000"/>
          </w:rPr>
          <w:t xml:space="preserve">. </w:t>
        </w:r>
      </w:ins>
      <w:commentRangeStart w:id="219"/>
      <w:r w:rsidR="002D7177" w:rsidRPr="007A0C48">
        <w:rPr>
          <w:rFonts w:ascii="Arial" w:hAnsi="Arial" w:cs="Arial"/>
          <w:color w:val="000000"/>
          <w:highlight w:val="yellow"/>
        </w:rPr>
        <w:t>[[[how do we end?]]]</w:t>
      </w:r>
      <w:commentRangeEnd w:id="219"/>
      <w:r w:rsidR="0010373B">
        <w:rPr>
          <w:rStyle w:val="CommentReference"/>
        </w:rPr>
        <w:commentReference w:id="219"/>
      </w:r>
    </w:p>
    <w:p w14:paraId="2E7EA680" w14:textId="77777777" w:rsidR="00BD002B" w:rsidRDefault="00BD002B" w:rsidP="00580F14">
      <w:pPr>
        <w:spacing w:after="0" w:line="480" w:lineRule="auto"/>
        <w:jc w:val="both"/>
        <w:rPr>
          <w:rFonts w:ascii="Arial" w:hAnsi="Arial" w:cs="Arial"/>
        </w:rPr>
      </w:pPr>
    </w:p>
    <w:p w14:paraId="3A62D23B" w14:textId="0E7E9B7D" w:rsidR="005740EC" w:rsidRPr="005740EC" w:rsidRDefault="005740EC" w:rsidP="00580F14">
      <w:pPr>
        <w:spacing w:after="0" w:line="480" w:lineRule="auto"/>
        <w:jc w:val="both"/>
        <w:rPr>
          <w:rFonts w:ascii="Arial" w:hAnsi="Arial" w:cs="Arial"/>
          <w:b/>
          <w:bCs/>
        </w:rPr>
      </w:pPr>
      <w:r w:rsidRPr="005740EC">
        <w:rPr>
          <w:rFonts w:ascii="Arial" w:hAnsi="Arial" w:cs="Arial"/>
          <w:b/>
          <w:bCs/>
        </w:rPr>
        <w:t>Acknowledgement</w:t>
      </w:r>
    </w:p>
    <w:p w14:paraId="2A1FD018" w14:textId="2FF5C18B" w:rsidR="005740EC" w:rsidRDefault="005740EC" w:rsidP="00580F14">
      <w:pPr>
        <w:spacing w:after="0" w:line="480" w:lineRule="auto"/>
        <w:jc w:val="both"/>
        <w:rPr>
          <w:rFonts w:ascii="Arial" w:hAnsi="Arial" w:cs="Arial"/>
        </w:rPr>
      </w:pPr>
      <w:r>
        <w:rPr>
          <w:rFonts w:ascii="Arial" w:hAnsi="Arial" w:cs="Arial"/>
        </w:rPr>
        <w:t xml:space="preserve">We thank Giulia </w:t>
      </w:r>
      <w:r w:rsidRPr="005740EC">
        <w:rPr>
          <w:rFonts w:ascii="Arial" w:hAnsi="Arial" w:cs="Arial"/>
        </w:rPr>
        <w:t>Mangiameli</w:t>
      </w:r>
      <w:r>
        <w:rPr>
          <w:rFonts w:ascii="Arial" w:hAnsi="Arial" w:cs="Arial"/>
        </w:rPr>
        <w:t xml:space="preserve"> for help with background materials and references.</w:t>
      </w:r>
    </w:p>
    <w:p w14:paraId="020ECE30" w14:textId="0D08AF01" w:rsidR="005740EC" w:rsidRDefault="005740EC" w:rsidP="00580F14">
      <w:pPr>
        <w:spacing w:after="0" w:line="480" w:lineRule="auto"/>
        <w:jc w:val="both"/>
        <w:rPr>
          <w:rFonts w:ascii="Arial" w:hAnsi="Arial" w:cs="Arial"/>
        </w:rPr>
      </w:pPr>
    </w:p>
    <w:p w14:paraId="212E693F" w14:textId="65752F77" w:rsidR="005740EC" w:rsidRPr="005740EC" w:rsidRDefault="005740EC" w:rsidP="00580F14">
      <w:pPr>
        <w:spacing w:after="0" w:line="480" w:lineRule="auto"/>
        <w:jc w:val="both"/>
        <w:rPr>
          <w:rFonts w:ascii="Arial" w:hAnsi="Arial" w:cs="Arial"/>
          <w:b/>
          <w:bCs/>
        </w:rPr>
      </w:pPr>
      <w:r w:rsidRPr="005740EC">
        <w:rPr>
          <w:rFonts w:ascii="Arial" w:hAnsi="Arial" w:cs="Arial"/>
          <w:b/>
          <w:bCs/>
        </w:rPr>
        <w:t xml:space="preserve">Author </w:t>
      </w:r>
      <w:r w:rsidR="00581B40">
        <w:rPr>
          <w:rFonts w:ascii="Arial" w:hAnsi="Arial" w:cs="Arial"/>
          <w:b/>
          <w:bCs/>
        </w:rPr>
        <w:t>c</w:t>
      </w:r>
      <w:r w:rsidRPr="005740EC">
        <w:rPr>
          <w:rFonts w:ascii="Arial" w:hAnsi="Arial" w:cs="Arial"/>
          <w:b/>
          <w:bCs/>
        </w:rPr>
        <w:t>ontributions</w:t>
      </w:r>
    </w:p>
    <w:p w14:paraId="472D6BBE" w14:textId="7D11BCAD" w:rsidR="005740EC" w:rsidRDefault="005740EC" w:rsidP="00580F14">
      <w:pPr>
        <w:spacing w:after="0" w:line="480" w:lineRule="auto"/>
        <w:jc w:val="both"/>
        <w:rPr>
          <w:rFonts w:ascii="Arial" w:hAnsi="Arial" w:cs="Arial"/>
        </w:rPr>
      </w:pPr>
      <w:r>
        <w:rPr>
          <w:rFonts w:ascii="Arial" w:hAnsi="Arial" w:cs="Arial"/>
        </w:rPr>
        <w:t xml:space="preserve">All authors contributed to study design. VK </w:t>
      </w:r>
      <w:r w:rsidR="003F787E">
        <w:rPr>
          <w:rFonts w:ascii="Arial" w:hAnsi="Arial" w:cs="Arial"/>
        </w:rPr>
        <w:t xml:space="preserve">and JEB </w:t>
      </w:r>
      <w:r>
        <w:rPr>
          <w:rFonts w:ascii="Arial" w:hAnsi="Arial" w:cs="Arial"/>
        </w:rPr>
        <w:t xml:space="preserve">developed and tested statistical methods with input from other authors. VK, RP, TR and JEB accessed, harmonised and analysed data. </w:t>
      </w:r>
      <w:r w:rsidR="003F787E">
        <w:rPr>
          <w:rFonts w:ascii="Arial" w:hAnsi="Arial" w:cs="Arial"/>
        </w:rPr>
        <w:lastRenderedPageBreak/>
        <w:t xml:space="preserve">VK prepared results. ME wrote the first draft of the paper and other authors contributed to the paper. </w:t>
      </w:r>
    </w:p>
    <w:p w14:paraId="7BD6CCCD" w14:textId="7A7BBD4B" w:rsidR="00B20EA6" w:rsidRDefault="00B20EA6" w:rsidP="00580F14">
      <w:pPr>
        <w:spacing w:after="0" w:line="480" w:lineRule="auto"/>
        <w:jc w:val="both"/>
        <w:rPr>
          <w:rFonts w:ascii="Arial" w:hAnsi="Arial" w:cs="Arial"/>
        </w:rPr>
      </w:pPr>
    </w:p>
    <w:p w14:paraId="7819EAF1" w14:textId="6C3A1E0F" w:rsidR="00B20EA6" w:rsidRPr="00581B40" w:rsidRDefault="00581B40" w:rsidP="00580F14">
      <w:pPr>
        <w:spacing w:after="0" w:line="480" w:lineRule="auto"/>
        <w:jc w:val="both"/>
        <w:rPr>
          <w:rFonts w:ascii="Arial" w:hAnsi="Arial" w:cs="Arial"/>
          <w:b/>
          <w:bCs/>
        </w:rPr>
      </w:pPr>
      <w:commentRangeStart w:id="220"/>
      <w:r w:rsidRPr="00581B40">
        <w:rPr>
          <w:rFonts w:ascii="Arial" w:hAnsi="Arial" w:cs="Arial"/>
          <w:b/>
          <w:bCs/>
        </w:rPr>
        <w:t>Declaration of interest</w:t>
      </w:r>
      <w:commentRangeEnd w:id="220"/>
      <w:r>
        <w:rPr>
          <w:rStyle w:val="CommentReference"/>
        </w:rPr>
        <w:commentReference w:id="220"/>
      </w:r>
    </w:p>
    <w:p w14:paraId="2112C670" w14:textId="3FDCD840" w:rsidR="00D615B2" w:rsidRDefault="00581B40" w:rsidP="00580F14">
      <w:pPr>
        <w:spacing w:after="0" w:line="480" w:lineRule="auto"/>
        <w:jc w:val="both"/>
        <w:rPr>
          <w:rFonts w:ascii="Arial" w:hAnsi="Arial" w:cs="Arial"/>
        </w:rPr>
      </w:pPr>
      <w:r w:rsidRPr="00581B40">
        <w:rPr>
          <w:rFonts w:ascii="Arial" w:hAnsi="Arial" w:cs="Arial"/>
        </w:rPr>
        <w:t xml:space="preserve">ME reports a charitable grant from the AstraZeneca Young Health Programme, and personal fees from Prudential and </w:t>
      </w:r>
      <w:proofErr w:type="spellStart"/>
      <w:r w:rsidRPr="00581B40">
        <w:rPr>
          <w:rFonts w:ascii="Arial" w:hAnsi="Arial" w:cs="Arial"/>
        </w:rPr>
        <w:t>Scor</w:t>
      </w:r>
      <w:proofErr w:type="spellEnd"/>
      <w:r w:rsidRPr="00581B40">
        <w:rPr>
          <w:rFonts w:ascii="Arial" w:hAnsi="Arial" w:cs="Arial"/>
        </w:rPr>
        <w:t xml:space="preserve">, outside the submitted work. </w:t>
      </w:r>
      <w:r w:rsidR="00D615B2">
        <w:rPr>
          <w:rFonts w:ascii="Arial" w:hAnsi="Arial" w:cs="Arial"/>
        </w:rPr>
        <w:br w:type="page"/>
      </w:r>
    </w:p>
    <w:p w14:paraId="7780B2E9" w14:textId="53783E33" w:rsidR="00057923" w:rsidRDefault="0007782C" w:rsidP="00865A93">
      <w:pPr>
        <w:spacing w:after="0" w:line="480" w:lineRule="auto"/>
        <w:jc w:val="both"/>
        <w:rPr>
          <w:rFonts w:ascii="Arial" w:hAnsi="Arial" w:cs="Arial"/>
        </w:rPr>
      </w:pPr>
      <w:r w:rsidRPr="001B7023">
        <w:rPr>
          <w:rFonts w:ascii="Arial" w:hAnsi="Arial" w:cs="Arial"/>
          <w:b/>
        </w:rPr>
        <w:lastRenderedPageBreak/>
        <w:t xml:space="preserve">Figure </w:t>
      </w:r>
      <w:r w:rsidR="00FD5D9D" w:rsidRPr="001B7023">
        <w:rPr>
          <w:rFonts w:ascii="Arial" w:hAnsi="Arial" w:cs="Arial"/>
          <w:b/>
        </w:rPr>
        <w:t>1</w:t>
      </w:r>
      <w:r w:rsidRPr="001B7023">
        <w:rPr>
          <w:rFonts w:ascii="Arial" w:hAnsi="Arial" w:cs="Arial"/>
          <w:b/>
        </w:rPr>
        <w:t>.</w:t>
      </w:r>
      <w:r w:rsidRPr="00B87D4C">
        <w:rPr>
          <w:rFonts w:ascii="Arial" w:hAnsi="Arial" w:cs="Arial"/>
        </w:rPr>
        <w:t xml:space="preserve"> </w:t>
      </w:r>
      <w:r w:rsidR="00865A93">
        <w:rPr>
          <w:rFonts w:ascii="Arial" w:hAnsi="Arial" w:cs="Arial"/>
        </w:rPr>
        <w:t>Weekly number of deaths by age group from January 2010 through April 2020</w:t>
      </w:r>
      <w:r w:rsidRPr="00B87D4C">
        <w:rPr>
          <w:rFonts w:ascii="Arial" w:hAnsi="Arial" w:cs="Arial"/>
        </w:rPr>
        <w:t>.</w:t>
      </w:r>
      <w:r w:rsidR="00865A93">
        <w:rPr>
          <w:rFonts w:ascii="Arial" w:hAnsi="Arial" w:cs="Arial"/>
        </w:rPr>
        <w:t xml:space="preserve"> The black points show reported deaths. </w:t>
      </w:r>
      <w:r w:rsidR="00865A93" w:rsidRPr="00865A93">
        <w:rPr>
          <w:rFonts w:ascii="Arial" w:hAnsi="Arial" w:cs="Arial"/>
        </w:rPr>
        <w:t xml:space="preserve">The grey-shaded areas show </w:t>
      </w:r>
      <w:r w:rsidR="00CD21FF">
        <w:rPr>
          <w:rFonts w:ascii="Arial" w:hAnsi="Arial" w:cs="Arial"/>
        </w:rPr>
        <w:t xml:space="preserve">the </w:t>
      </w:r>
      <w:r w:rsidR="00D87A58">
        <w:rPr>
          <w:rFonts w:ascii="Arial" w:hAnsi="Arial" w:cs="Arial"/>
        </w:rPr>
        <w:t xml:space="preserve">posterior </w:t>
      </w:r>
      <w:del w:id="221" w:author="Parks, Robbie M" w:date="2020-05-13T11:46:00Z">
        <w:r w:rsidR="00D87A58" w:rsidDel="00BB59C5">
          <w:rPr>
            <w:rFonts w:ascii="Arial" w:hAnsi="Arial" w:cs="Arial"/>
          </w:rPr>
          <w:delText xml:space="preserve"> </w:delText>
        </w:r>
      </w:del>
      <w:r w:rsidR="00D87A58">
        <w:rPr>
          <w:rFonts w:ascii="Arial" w:hAnsi="Arial" w:cs="Arial"/>
        </w:rPr>
        <w:t>distribution</w:t>
      </w:r>
      <w:r w:rsidR="00CD21FF">
        <w:rPr>
          <w:rFonts w:ascii="Arial" w:hAnsi="Arial" w:cs="Arial"/>
        </w:rPr>
        <w:t xml:space="preserve"> of how many deaths would </w:t>
      </w:r>
      <w:ins w:id="222" w:author="Parks, Robbie M" w:date="2020-05-13T13:36:00Z">
        <w:r w:rsidR="00EC79C2">
          <w:rPr>
            <w:rFonts w:ascii="Arial" w:hAnsi="Arial" w:cs="Arial"/>
          </w:rPr>
          <w:t xml:space="preserve">have </w:t>
        </w:r>
      </w:ins>
      <w:r w:rsidR="00D87A58">
        <w:rPr>
          <w:rFonts w:ascii="Arial" w:hAnsi="Arial" w:cs="Arial"/>
        </w:rPr>
        <w:t>occurred</w:t>
      </w:r>
      <w:r w:rsidR="00CD21FF">
        <w:rPr>
          <w:rFonts w:ascii="Arial" w:hAnsi="Arial" w:cs="Arial"/>
        </w:rPr>
        <w:t xml:space="preserve"> from </w:t>
      </w:r>
      <w:r w:rsidR="00D87A58">
        <w:rPr>
          <w:rFonts w:ascii="Arial" w:hAnsi="Arial" w:cs="Arial"/>
        </w:rPr>
        <w:t>the week starting on 21</w:t>
      </w:r>
      <w:r w:rsidR="00D87A58" w:rsidRPr="00D87A58">
        <w:rPr>
          <w:rFonts w:ascii="Arial" w:hAnsi="Arial" w:cs="Arial"/>
          <w:vertAlign w:val="superscript"/>
        </w:rPr>
        <w:t>st</w:t>
      </w:r>
      <w:r w:rsidR="00D87A58">
        <w:rPr>
          <w:rFonts w:ascii="Arial" w:hAnsi="Arial" w:cs="Arial"/>
        </w:rPr>
        <w:t xml:space="preserve"> </w:t>
      </w:r>
      <w:r w:rsidR="00CD21FF">
        <w:rPr>
          <w:rFonts w:ascii="Arial" w:hAnsi="Arial" w:cs="Arial"/>
        </w:rPr>
        <w:t>February 2020</w:t>
      </w:r>
      <w:r w:rsidR="00264658">
        <w:rPr>
          <w:rFonts w:ascii="Arial" w:hAnsi="Arial" w:cs="Arial"/>
        </w:rPr>
        <w:t xml:space="preserve"> (shown in the vertical dashed line)</w:t>
      </w:r>
      <w:r w:rsidR="00CD21FF">
        <w:rPr>
          <w:rFonts w:ascii="Arial" w:hAnsi="Arial" w:cs="Arial"/>
        </w:rPr>
        <w:t xml:space="preserve"> through</w:t>
      </w:r>
      <w:r w:rsidR="00D87A58">
        <w:rPr>
          <w:rFonts w:ascii="Arial" w:hAnsi="Arial" w:cs="Arial"/>
        </w:rPr>
        <w:t xml:space="preserve">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w:t>
      </w:r>
      <w:r w:rsidR="00CD21FF">
        <w:rPr>
          <w:rFonts w:ascii="Arial" w:hAnsi="Arial" w:cs="Arial"/>
        </w:rPr>
        <w:t xml:space="preserve"> had Covid-1</w:t>
      </w:r>
      <w:r w:rsidR="00D379D2">
        <w:rPr>
          <w:rFonts w:ascii="Arial" w:hAnsi="Arial" w:cs="Arial"/>
        </w:rPr>
        <w:t>9</w:t>
      </w:r>
      <w:r w:rsidR="00CD21FF">
        <w:rPr>
          <w:rFonts w:ascii="Arial" w:hAnsi="Arial" w:cs="Arial"/>
        </w:rPr>
        <w:t xml:space="preserve"> pandemic not taken place. 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865A93" w:rsidRPr="00865A93">
        <w:rPr>
          <w:rFonts w:ascii="Arial" w:hAnsi="Arial" w:cs="Arial"/>
        </w:rPr>
        <w:t>levels of credible intervals around the</w:t>
      </w:r>
      <w:r w:rsidR="00865A93">
        <w:rPr>
          <w:rFonts w:ascii="Arial" w:hAnsi="Arial" w:cs="Arial"/>
        </w:rPr>
        <w:t xml:space="preserve"> </w:t>
      </w:r>
      <w:r w:rsidR="00865A93" w:rsidRPr="00865A93">
        <w:rPr>
          <w:rFonts w:ascii="Arial" w:hAnsi="Arial" w:cs="Arial"/>
        </w:rPr>
        <w:t>median</w:t>
      </w:r>
      <w:r w:rsidR="00865A93">
        <w:rPr>
          <w:rFonts w:ascii="Arial" w:hAnsi="Arial" w:cs="Arial"/>
        </w:rPr>
        <w:t xml:space="preserve"> prediction</w:t>
      </w:r>
      <w:r w:rsidR="00865A93" w:rsidRPr="00865A93">
        <w:rPr>
          <w:rFonts w:ascii="Arial" w:hAnsi="Arial" w:cs="Arial"/>
        </w:rPr>
        <w:t xml:space="preserve">, from 10% (dark grey) to </w:t>
      </w:r>
      <w:commentRangeStart w:id="223"/>
      <w:commentRangeStart w:id="224"/>
      <w:r w:rsidR="00865A93" w:rsidRPr="00865A93">
        <w:rPr>
          <w:rFonts w:ascii="Arial" w:hAnsi="Arial" w:cs="Arial"/>
        </w:rPr>
        <w:t>9</w:t>
      </w:r>
      <w:r w:rsidR="000B117D">
        <w:rPr>
          <w:rFonts w:ascii="Arial" w:hAnsi="Arial" w:cs="Arial"/>
        </w:rPr>
        <w:t>0</w:t>
      </w:r>
      <w:r w:rsidR="00865A93" w:rsidRPr="00865A93">
        <w:rPr>
          <w:rFonts w:ascii="Arial" w:hAnsi="Arial" w:cs="Arial"/>
        </w:rPr>
        <w:t xml:space="preserve">% </w:t>
      </w:r>
      <w:commentRangeEnd w:id="223"/>
      <w:r w:rsidR="000B117D">
        <w:rPr>
          <w:rStyle w:val="CommentReference"/>
        </w:rPr>
        <w:commentReference w:id="223"/>
      </w:r>
      <w:commentRangeEnd w:id="224"/>
      <w:r w:rsidR="00E60607">
        <w:rPr>
          <w:rStyle w:val="CommentReference"/>
        </w:rPr>
        <w:commentReference w:id="224"/>
      </w:r>
      <w:r w:rsidR="00865A93" w:rsidRPr="00865A93">
        <w:rPr>
          <w:rFonts w:ascii="Arial" w:hAnsi="Arial" w:cs="Arial"/>
        </w:rPr>
        <w:t>(light grey)</w:t>
      </w:r>
      <w:r w:rsidR="00865A93">
        <w:rPr>
          <w:rFonts w:ascii="Arial" w:hAnsi="Arial" w:cs="Arial"/>
        </w:rPr>
        <w:t>.</w:t>
      </w:r>
    </w:p>
    <w:p w14:paraId="5E837087" w14:textId="7380D8F6" w:rsidR="00264658" w:rsidRDefault="00264658" w:rsidP="00865A93">
      <w:pPr>
        <w:spacing w:after="0" w:line="480" w:lineRule="auto"/>
        <w:jc w:val="both"/>
        <w:rPr>
          <w:rFonts w:ascii="Arial" w:hAnsi="Arial" w:cs="Arial"/>
        </w:rPr>
      </w:pPr>
    </w:p>
    <w:p w14:paraId="3DFAD840" w14:textId="77777777" w:rsidR="00057923" w:rsidRDefault="00057923" w:rsidP="00580F14">
      <w:pPr>
        <w:spacing w:after="0" w:line="480" w:lineRule="auto"/>
        <w:jc w:val="both"/>
        <w:rPr>
          <w:rFonts w:ascii="Arial" w:hAnsi="Arial" w:cs="Arial"/>
        </w:rPr>
      </w:pPr>
    </w:p>
    <w:p w14:paraId="68AD6C7B" w14:textId="30534C7E" w:rsidR="00CD21FF" w:rsidRDefault="0007782C" w:rsidP="00CD21FF">
      <w:pPr>
        <w:spacing w:after="0" w:line="480" w:lineRule="auto"/>
        <w:jc w:val="both"/>
        <w:rPr>
          <w:rFonts w:ascii="Arial" w:hAnsi="Arial" w:cs="Arial"/>
        </w:rPr>
      </w:pPr>
      <w:r w:rsidRPr="00B87D4C">
        <w:rPr>
          <w:rFonts w:ascii="Arial" w:hAnsi="Arial" w:cs="Arial"/>
        </w:rPr>
        <w:br w:type="page"/>
      </w:r>
      <w:bookmarkStart w:id="225" w:name="_Hlk40080058"/>
      <w:r w:rsidR="00CF7EF5" w:rsidRPr="001B7023">
        <w:rPr>
          <w:rFonts w:ascii="Arial" w:hAnsi="Arial" w:cs="Arial"/>
          <w:b/>
        </w:rPr>
        <w:lastRenderedPageBreak/>
        <w:t xml:space="preserve">Figure </w:t>
      </w:r>
      <w:r w:rsidR="001D1778" w:rsidRPr="001B7023">
        <w:rPr>
          <w:rFonts w:ascii="Arial" w:hAnsi="Arial" w:cs="Arial"/>
          <w:b/>
        </w:rPr>
        <w:t>2</w:t>
      </w:r>
      <w:r w:rsidR="00CF7EF5" w:rsidRPr="001B7023">
        <w:rPr>
          <w:rFonts w:ascii="Arial" w:hAnsi="Arial" w:cs="Arial"/>
          <w:b/>
        </w:rPr>
        <w:t>.</w:t>
      </w:r>
      <w:r w:rsidR="00CF7EF5" w:rsidRPr="00B87D4C">
        <w:rPr>
          <w:rFonts w:ascii="Arial" w:hAnsi="Arial" w:cs="Arial"/>
        </w:rPr>
        <w:t xml:space="preserve"> </w:t>
      </w:r>
      <w:r w:rsidR="00CD21FF">
        <w:rPr>
          <w:rFonts w:ascii="Arial" w:hAnsi="Arial" w:cs="Arial"/>
        </w:rPr>
        <w:t>Weekly number of deaths by age group from January 2020 through April 2020</w:t>
      </w:r>
      <w:r w:rsidR="00CD21FF" w:rsidRPr="00B87D4C">
        <w:rPr>
          <w:rFonts w:ascii="Arial" w:hAnsi="Arial" w:cs="Arial"/>
        </w:rPr>
        <w:t>.</w:t>
      </w:r>
      <w:r w:rsidR="00CD21FF">
        <w:rPr>
          <w:rFonts w:ascii="Arial" w:hAnsi="Arial" w:cs="Arial"/>
        </w:rPr>
        <w:t xml:space="preserve"> The points show reported deaths</w:t>
      </w:r>
      <w:r w:rsidR="006D3991">
        <w:rPr>
          <w:rFonts w:ascii="Arial" w:hAnsi="Arial" w:cs="Arial"/>
        </w:rPr>
        <w:t xml:space="preserve">: black for total; red for Covid-19 and blue for other causes of death. </w:t>
      </w:r>
      <w:r w:rsidR="00CD21FF" w:rsidRPr="00865A93">
        <w:rPr>
          <w:rFonts w:ascii="Arial" w:hAnsi="Arial" w:cs="Arial"/>
        </w:rPr>
        <w:t xml:space="preserve">The grey-shaded areas show </w:t>
      </w:r>
      <w:r w:rsidR="00CD21FF">
        <w:rPr>
          <w:rFonts w:ascii="Arial" w:hAnsi="Arial" w:cs="Arial"/>
        </w:rPr>
        <w:t>the predictions of how many deaths would have been expected from</w:t>
      </w:r>
      <w:r w:rsidR="00D87A58">
        <w:rPr>
          <w:rFonts w:ascii="Arial" w:hAnsi="Arial" w:cs="Arial"/>
        </w:rPr>
        <w:t xml:space="preserve"> the week starting on 21</w:t>
      </w:r>
      <w:r w:rsidR="00D87A58" w:rsidRPr="00D87A58">
        <w:rPr>
          <w:rFonts w:ascii="Arial" w:hAnsi="Arial" w:cs="Arial"/>
          <w:vertAlign w:val="superscript"/>
        </w:rPr>
        <w:t>st</w:t>
      </w:r>
      <w:r w:rsidR="00D87A58">
        <w:rPr>
          <w:rFonts w:ascii="Arial" w:hAnsi="Arial" w:cs="Arial"/>
        </w:rPr>
        <w:t xml:space="preserve"> February 2020 (shown in the vertical dashed line) through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 had Covid-19 pandemic not taken place. </w:t>
      </w:r>
      <w:del w:id="226" w:author="Parks, Robbie M" w:date="2020-05-13T11:46:00Z">
        <w:r w:rsidR="00CD21FF" w:rsidDel="00BB59C5">
          <w:rPr>
            <w:rFonts w:ascii="Arial" w:hAnsi="Arial" w:cs="Arial"/>
          </w:rPr>
          <w:delText xml:space="preserve"> </w:delText>
        </w:r>
      </w:del>
      <w:r w:rsidR="00CD21FF">
        <w:rPr>
          <w:rFonts w:ascii="Arial" w:hAnsi="Arial" w:cs="Arial"/>
        </w:rPr>
        <w:t xml:space="preserve">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CD21FF" w:rsidRPr="00865A93">
        <w:rPr>
          <w:rFonts w:ascii="Arial" w:hAnsi="Arial" w:cs="Arial"/>
        </w:rPr>
        <w:t>levels of credible intervals around the</w:t>
      </w:r>
      <w:r w:rsidR="00CD21FF">
        <w:rPr>
          <w:rFonts w:ascii="Arial" w:hAnsi="Arial" w:cs="Arial"/>
        </w:rPr>
        <w:t xml:space="preserve"> </w:t>
      </w:r>
      <w:r w:rsidR="00CD21FF" w:rsidRPr="00865A93">
        <w:rPr>
          <w:rFonts w:ascii="Arial" w:hAnsi="Arial" w:cs="Arial"/>
        </w:rPr>
        <w:t>median</w:t>
      </w:r>
      <w:r w:rsidR="00CD21FF">
        <w:rPr>
          <w:rFonts w:ascii="Arial" w:hAnsi="Arial" w:cs="Arial"/>
        </w:rPr>
        <w:t xml:space="preserve"> prediction</w:t>
      </w:r>
      <w:r w:rsidR="00CD21FF" w:rsidRPr="00865A93">
        <w:rPr>
          <w:rFonts w:ascii="Arial" w:hAnsi="Arial" w:cs="Arial"/>
        </w:rPr>
        <w:t xml:space="preserve">, from </w:t>
      </w:r>
      <w:commentRangeStart w:id="227"/>
      <w:r w:rsidR="00CD21FF" w:rsidRPr="00865A93">
        <w:rPr>
          <w:rFonts w:ascii="Arial" w:hAnsi="Arial" w:cs="Arial"/>
        </w:rPr>
        <w:t>10% (dark grey) to 9</w:t>
      </w:r>
      <w:r w:rsidR="000B117D">
        <w:rPr>
          <w:rFonts w:ascii="Arial" w:hAnsi="Arial" w:cs="Arial"/>
        </w:rPr>
        <w:t>0</w:t>
      </w:r>
      <w:r w:rsidR="00CD21FF" w:rsidRPr="00865A93">
        <w:rPr>
          <w:rFonts w:ascii="Arial" w:hAnsi="Arial" w:cs="Arial"/>
        </w:rPr>
        <w:t>% (light grey)</w:t>
      </w:r>
      <w:r w:rsidR="00CD21FF">
        <w:rPr>
          <w:rFonts w:ascii="Arial" w:hAnsi="Arial" w:cs="Arial"/>
        </w:rPr>
        <w:t>.</w:t>
      </w:r>
      <w:bookmarkEnd w:id="225"/>
      <w:commentRangeEnd w:id="227"/>
      <w:r w:rsidR="00E60607">
        <w:rPr>
          <w:rStyle w:val="CommentReference"/>
        </w:rPr>
        <w:commentReference w:id="227"/>
      </w:r>
    </w:p>
    <w:p w14:paraId="2E60643C" w14:textId="1D6CDB70" w:rsidR="00BB531F" w:rsidRDefault="00BB531F" w:rsidP="00580F14">
      <w:pPr>
        <w:spacing w:after="0" w:line="480" w:lineRule="auto"/>
        <w:jc w:val="both"/>
        <w:rPr>
          <w:rFonts w:ascii="Arial" w:hAnsi="Arial" w:cs="Arial"/>
        </w:rPr>
      </w:pPr>
    </w:p>
    <w:p w14:paraId="742B2862" w14:textId="36B9297E" w:rsidR="00273691" w:rsidRDefault="00273691">
      <w:pPr>
        <w:rPr>
          <w:rFonts w:ascii="Arial" w:hAnsi="Arial" w:cs="Arial"/>
        </w:rPr>
      </w:pPr>
      <w:r>
        <w:rPr>
          <w:rFonts w:ascii="Arial" w:hAnsi="Arial" w:cs="Arial"/>
        </w:rPr>
        <w:br w:type="page"/>
      </w:r>
    </w:p>
    <w:p w14:paraId="3762B5AF" w14:textId="68369DA6" w:rsidR="00CD21FF" w:rsidRDefault="00CD21FF" w:rsidP="00CD21FF">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3</w:t>
      </w:r>
      <w:r w:rsidRPr="001B7023">
        <w:rPr>
          <w:rFonts w:ascii="Arial" w:hAnsi="Arial" w:cs="Arial"/>
          <w:b/>
        </w:rPr>
        <w:t>.</w:t>
      </w:r>
      <w:r w:rsidRPr="00B87D4C">
        <w:rPr>
          <w:rFonts w:ascii="Arial" w:hAnsi="Arial" w:cs="Arial"/>
        </w:rPr>
        <w:t xml:space="preserve"> </w:t>
      </w:r>
      <w:r>
        <w:rPr>
          <w:rFonts w:ascii="Arial" w:hAnsi="Arial" w:cs="Arial"/>
        </w:rPr>
        <w:t>Estimated weekly number of deaths due to Covid-1</w:t>
      </w:r>
      <w:r w:rsidR="00D379D2">
        <w:rPr>
          <w:rFonts w:ascii="Arial" w:hAnsi="Arial" w:cs="Arial"/>
        </w:rPr>
        <w:t>9</w:t>
      </w:r>
      <w:r>
        <w:rPr>
          <w:rFonts w:ascii="Arial" w:hAnsi="Arial" w:cs="Arial"/>
        </w:rPr>
        <w:t xml:space="preserve"> pandemic from February 2020 through April 2020. The </w:t>
      </w:r>
      <w:r w:rsidRPr="00865A93">
        <w:rPr>
          <w:rFonts w:ascii="Arial" w:hAnsi="Arial" w:cs="Arial"/>
        </w:rPr>
        <w:t>grey</w:t>
      </w:r>
      <w:r>
        <w:rPr>
          <w:rFonts w:ascii="Arial" w:hAnsi="Arial" w:cs="Arial"/>
        </w:rPr>
        <w:t xml:space="preserve"> </w:t>
      </w:r>
      <w:r w:rsidRPr="00865A93">
        <w:rPr>
          <w:rFonts w:ascii="Arial" w:hAnsi="Arial" w:cs="Arial"/>
        </w:rPr>
        <w:t>shad</w:t>
      </w:r>
      <w:r>
        <w:rPr>
          <w:rFonts w:ascii="Arial" w:hAnsi="Arial" w:cs="Arial"/>
        </w:rPr>
        <w:t xml:space="preserve">ing shows the </w:t>
      </w:r>
      <w:r w:rsidRPr="00865A93">
        <w:rPr>
          <w:rFonts w:ascii="Arial" w:hAnsi="Arial" w:cs="Arial"/>
        </w:rPr>
        <w:t>levels of credible intervals around the</w:t>
      </w:r>
      <w:r>
        <w:rPr>
          <w:rFonts w:ascii="Arial" w:hAnsi="Arial" w:cs="Arial"/>
        </w:rPr>
        <w:t xml:space="preserve"> </w:t>
      </w:r>
      <w:r w:rsidRPr="00865A93">
        <w:rPr>
          <w:rFonts w:ascii="Arial" w:hAnsi="Arial" w:cs="Arial"/>
        </w:rPr>
        <w:t>median</w:t>
      </w:r>
      <w:r>
        <w:rPr>
          <w:rFonts w:ascii="Arial" w:hAnsi="Arial" w:cs="Arial"/>
        </w:rPr>
        <w:t xml:space="preserve"> prediction</w:t>
      </w:r>
      <w:r w:rsidRPr="00865A93">
        <w:rPr>
          <w:rFonts w:ascii="Arial" w:hAnsi="Arial" w:cs="Arial"/>
        </w:rPr>
        <w:t>, from 10% (dark grey) to 95% (light grey)</w:t>
      </w:r>
      <w:r>
        <w:rPr>
          <w:rFonts w:ascii="Arial" w:hAnsi="Arial" w:cs="Arial"/>
        </w:rPr>
        <w:t>.</w:t>
      </w:r>
      <w:r w:rsidR="00D379D2">
        <w:rPr>
          <w:rFonts w:ascii="Arial" w:hAnsi="Arial" w:cs="Arial"/>
        </w:rPr>
        <w:t xml:space="preserve"> The red points the number of deaths assigned to </w:t>
      </w:r>
      <w:r w:rsidR="009F1A67">
        <w:rPr>
          <w:rFonts w:ascii="Arial" w:hAnsi="Arial" w:cs="Arial"/>
        </w:rPr>
        <w:t>Covid-19 as underlying cause of death.</w:t>
      </w:r>
      <w:r w:rsidR="00C95138">
        <w:rPr>
          <w:rFonts w:ascii="Arial" w:hAnsi="Arial" w:cs="Arial"/>
        </w:rPr>
        <w:t xml:space="preserve"> The difference between these points and the curves is excess non-Covid-19 deaths. </w:t>
      </w:r>
    </w:p>
    <w:p w14:paraId="6690FA86" w14:textId="6DBEF968" w:rsidR="005257D5" w:rsidRDefault="005257D5" w:rsidP="00580F14">
      <w:pPr>
        <w:spacing w:after="0" w:line="480" w:lineRule="auto"/>
        <w:jc w:val="both"/>
        <w:rPr>
          <w:rFonts w:ascii="Arial" w:hAnsi="Arial" w:cs="Arial"/>
        </w:rPr>
      </w:pPr>
    </w:p>
    <w:p w14:paraId="5272FA20" w14:textId="1FF27478" w:rsidR="007B572B" w:rsidRDefault="007B572B">
      <w:pPr>
        <w:rPr>
          <w:rFonts w:ascii="Arial" w:hAnsi="Arial" w:cs="Arial"/>
        </w:rPr>
      </w:pPr>
      <w:r>
        <w:rPr>
          <w:rFonts w:ascii="Arial" w:hAnsi="Arial" w:cs="Arial"/>
        </w:rPr>
        <w:br w:type="page"/>
      </w:r>
    </w:p>
    <w:p w14:paraId="69F44B6A" w14:textId="5FD70F34" w:rsidR="00DC5358" w:rsidRDefault="00C95138" w:rsidP="00DC5358">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4</w:t>
      </w:r>
      <w:r w:rsidRPr="001B7023">
        <w:rPr>
          <w:rFonts w:ascii="Arial" w:hAnsi="Arial" w:cs="Arial"/>
          <w:b/>
        </w:rPr>
        <w:t>.</w:t>
      </w:r>
      <w:r w:rsidRPr="00B87D4C">
        <w:rPr>
          <w:rFonts w:ascii="Arial" w:hAnsi="Arial" w:cs="Arial"/>
        </w:rPr>
        <w:t xml:space="preserve"> </w:t>
      </w:r>
      <w:r w:rsidRPr="00C95138">
        <w:rPr>
          <w:rFonts w:ascii="Arial" w:hAnsi="Arial" w:cs="Arial"/>
        </w:rPr>
        <w:t xml:space="preserve">Posterior distribution of </w:t>
      </w:r>
      <w:r w:rsidR="00DC5358">
        <w:rPr>
          <w:rFonts w:ascii="Arial" w:hAnsi="Arial" w:cs="Arial"/>
        </w:rPr>
        <w:t xml:space="preserve">the cumulative number of </w:t>
      </w:r>
      <w:r w:rsidR="001F58C1">
        <w:rPr>
          <w:rFonts w:ascii="Arial" w:hAnsi="Arial" w:cs="Arial"/>
        </w:rPr>
        <w:t xml:space="preserve">excess </w:t>
      </w:r>
      <w:r w:rsidR="00DC5358">
        <w:rPr>
          <w:rFonts w:ascii="Arial" w:hAnsi="Arial" w:cs="Arial"/>
        </w:rPr>
        <w:t xml:space="preserve">deaths due to Covid-19 pandemic from February 2020 through April 2020. </w:t>
      </w:r>
      <w:r w:rsidR="001F58C1">
        <w:rPr>
          <w:rFonts w:ascii="Arial" w:hAnsi="Arial" w:cs="Arial"/>
        </w:rPr>
        <w:t>Gold</w:t>
      </w:r>
      <w:r w:rsidR="00DC5358" w:rsidRPr="00DC5358">
        <w:rPr>
          <w:rFonts w:ascii="Arial" w:hAnsi="Arial" w:cs="Arial"/>
        </w:rPr>
        <w:t xml:space="preserve"> dots show the posterior medians.</w:t>
      </w:r>
      <w:r w:rsidR="00DC5358">
        <w:rPr>
          <w:rFonts w:ascii="Arial" w:hAnsi="Arial" w:cs="Arial"/>
        </w:rPr>
        <w:t xml:space="preserve"> </w:t>
      </w:r>
      <w:r w:rsidR="001F58C1">
        <w:rPr>
          <w:rFonts w:ascii="Arial" w:hAnsi="Arial" w:cs="Arial"/>
        </w:rPr>
        <w:t>(A) All excess deaths. (B) Non-</w:t>
      </w:r>
      <w:proofErr w:type="spellStart"/>
      <w:r w:rsidR="001F58C1">
        <w:rPr>
          <w:rFonts w:ascii="Arial" w:hAnsi="Arial" w:cs="Arial"/>
        </w:rPr>
        <w:t>covid</w:t>
      </w:r>
      <w:proofErr w:type="spellEnd"/>
      <w:r w:rsidR="001F58C1">
        <w:rPr>
          <w:rFonts w:ascii="Arial" w:hAnsi="Arial" w:cs="Arial"/>
        </w:rPr>
        <w:t xml:space="preserve"> excess deaths.</w:t>
      </w:r>
    </w:p>
    <w:p w14:paraId="586F2225" w14:textId="3A7DC0A1" w:rsidR="00D81EF3" w:rsidRDefault="00D81EF3" w:rsidP="00DC5358">
      <w:pPr>
        <w:spacing w:after="0" w:line="480" w:lineRule="auto"/>
        <w:jc w:val="both"/>
        <w:rPr>
          <w:rFonts w:ascii="Arial" w:hAnsi="Arial" w:cs="Arial"/>
        </w:rPr>
      </w:pPr>
    </w:p>
    <w:p w14:paraId="0553BC81" w14:textId="77777777" w:rsidR="00D81EF3" w:rsidRDefault="00D81EF3" w:rsidP="00DC5358">
      <w:pPr>
        <w:spacing w:after="0" w:line="480" w:lineRule="auto"/>
        <w:jc w:val="both"/>
        <w:rPr>
          <w:rFonts w:ascii="Arial" w:hAnsi="Arial" w:cs="Arial"/>
        </w:rPr>
      </w:pPr>
    </w:p>
    <w:p w14:paraId="1A13A3F6" w14:textId="77777777" w:rsidR="00DC5358" w:rsidRDefault="00DC5358" w:rsidP="00DC5358">
      <w:pPr>
        <w:spacing w:after="0" w:line="480" w:lineRule="auto"/>
        <w:jc w:val="both"/>
        <w:rPr>
          <w:rFonts w:ascii="Arial" w:hAnsi="Arial" w:cs="Arial"/>
        </w:rPr>
      </w:pPr>
    </w:p>
    <w:p w14:paraId="1361807B" w14:textId="5079632F" w:rsidR="00931467" w:rsidRPr="00593EA6" w:rsidRDefault="00931467" w:rsidP="00580F14">
      <w:pPr>
        <w:spacing w:after="0" w:line="480" w:lineRule="auto"/>
        <w:jc w:val="both"/>
        <w:rPr>
          <w:rFonts w:ascii="Arial" w:hAnsi="Arial" w:cs="Arial"/>
        </w:rPr>
      </w:pPr>
      <w:r w:rsidRPr="00593EA6">
        <w:rPr>
          <w:rFonts w:ascii="Arial" w:hAnsi="Arial" w:cs="Arial"/>
        </w:rPr>
        <w:br w:type="page"/>
      </w:r>
    </w:p>
    <w:p w14:paraId="7C265E01" w14:textId="0A40AFC4" w:rsidR="00A933A3" w:rsidRPr="00A933A3" w:rsidRDefault="003053AD" w:rsidP="00580F14">
      <w:pPr>
        <w:spacing w:after="0" w:line="480" w:lineRule="auto"/>
        <w:jc w:val="both"/>
        <w:rPr>
          <w:rFonts w:ascii="Arial" w:hAnsi="Arial" w:cs="Arial"/>
          <w:b/>
        </w:rPr>
      </w:pPr>
      <w:r w:rsidRPr="00A933A3">
        <w:rPr>
          <w:rFonts w:ascii="Arial" w:hAnsi="Arial" w:cs="Arial"/>
          <w:b/>
        </w:rPr>
        <w:lastRenderedPageBreak/>
        <w:t>Reference</w:t>
      </w:r>
      <w:r w:rsidR="005728FF" w:rsidRPr="00A933A3">
        <w:rPr>
          <w:rFonts w:ascii="Arial" w:hAnsi="Arial" w:cs="Arial"/>
          <w:b/>
        </w:rPr>
        <w:t>s</w:t>
      </w:r>
    </w:p>
    <w:p w14:paraId="5958437F" w14:textId="1E7EF5ED" w:rsidR="00141CE5" w:rsidRDefault="00141CE5" w:rsidP="00580F14">
      <w:pPr>
        <w:spacing w:after="0" w:line="480" w:lineRule="auto"/>
        <w:jc w:val="both"/>
        <w:rPr>
          <w:rFonts w:ascii="Arial" w:hAnsi="Arial" w:cs="Arial"/>
          <w:b/>
        </w:rPr>
      </w:pPr>
    </w:p>
    <w:p w14:paraId="07AD4B29" w14:textId="77777777" w:rsidR="008C0801" w:rsidRDefault="008C0801" w:rsidP="00580F14">
      <w:pPr>
        <w:spacing w:after="0" w:line="480" w:lineRule="auto"/>
        <w:jc w:val="both"/>
        <w:rPr>
          <w:rFonts w:ascii="Arial" w:hAnsi="Arial" w:cs="Arial"/>
          <w:b/>
        </w:rPr>
      </w:pPr>
    </w:p>
    <w:p w14:paraId="59195912" w14:textId="3C7AFD40" w:rsidR="008C0801" w:rsidRDefault="008C0801" w:rsidP="00580F14">
      <w:pPr>
        <w:spacing w:after="0" w:line="480" w:lineRule="auto"/>
        <w:jc w:val="both"/>
        <w:rPr>
          <w:rFonts w:ascii="Arial" w:hAnsi="Arial" w:cs="Arial"/>
          <w:b/>
        </w:rPr>
      </w:pPr>
    </w:p>
    <w:p w14:paraId="555267CD" w14:textId="77777777" w:rsidR="008C0801" w:rsidRDefault="008C0801" w:rsidP="00580F14">
      <w:pPr>
        <w:spacing w:after="0" w:line="480" w:lineRule="auto"/>
        <w:jc w:val="both"/>
        <w:rPr>
          <w:rFonts w:ascii="Arial" w:hAnsi="Arial" w:cs="Arial"/>
          <w:b/>
        </w:rPr>
      </w:pPr>
    </w:p>
    <w:sectPr w:rsidR="008C0801" w:rsidSect="00A47755">
      <w:headerReference w:type="even" r:id="rId12"/>
      <w:headerReference w:type="default" r:id="rId13"/>
      <w:footerReference w:type="even"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Bennett, James E" w:date="2020-05-13T20:01:00Z" w:initials="BJE">
    <w:p w14:paraId="646D736B" w14:textId="49B59C34" w:rsidR="00CD3264" w:rsidRDefault="00CD3264">
      <w:pPr>
        <w:pStyle w:val="CommentText"/>
      </w:pPr>
      <w:r>
        <w:rPr>
          <w:rStyle w:val="CommentReference"/>
        </w:rPr>
        <w:annotationRef/>
      </w:r>
      <w:r>
        <w:t xml:space="preserve">? Not sure if want this but maybe want to emphasise why there might be under-identification of </w:t>
      </w:r>
      <w:proofErr w:type="spellStart"/>
      <w:r>
        <w:t>covid</w:t>
      </w:r>
      <w:proofErr w:type="spellEnd"/>
      <w:r>
        <w:t xml:space="preserve"> deaths</w:t>
      </w:r>
    </w:p>
  </w:comment>
  <w:comment w:id="6" w:author="Vasilis Kontis" w:date="2020-05-13T19:30:00Z" w:initials="VK">
    <w:p w14:paraId="4E4F96C7" w14:textId="035DA6DD" w:rsidR="00A2730B" w:rsidRDefault="00A2730B">
      <w:pPr>
        <w:pStyle w:val="CommentText"/>
      </w:pPr>
      <w:r>
        <w:rPr>
          <w:rStyle w:val="CommentReference"/>
        </w:rPr>
        <w:annotationRef/>
      </w:r>
      <w:r w:rsidR="00A34475">
        <w:rPr>
          <w:rStyle w:val="CommentReference"/>
        </w:rPr>
        <w:t xml:space="preserve">Should we mention </w:t>
      </w:r>
      <w:r>
        <w:t>population projections separately (actual population is given for E&amp;W but projections are separate for England and for Wales, but that’s just a detail)</w:t>
      </w:r>
    </w:p>
  </w:comment>
  <w:comment w:id="36" w:author="Ezzati, Majid" w:date="2020-05-12T11:37:00Z" w:initials="EM">
    <w:p w14:paraId="362FD275" w14:textId="476CD079" w:rsidR="0040641D" w:rsidRDefault="0040641D">
      <w:pPr>
        <w:pStyle w:val="CommentText"/>
      </w:pPr>
      <w:r>
        <w:rPr>
          <w:rStyle w:val="CommentReference"/>
        </w:rPr>
        <w:annotationRef/>
      </w:r>
      <w:r>
        <w:t>All: OK? Reword as needed</w:t>
      </w:r>
    </w:p>
  </w:comment>
  <w:comment w:id="48" w:author="Ezzati, Majid" w:date="2020-05-12T11:34:00Z" w:initials="EM">
    <w:p w14:paraId="62362C6C" w14:textId="77777777" w:rsidR="0040641D" w:rsidRDefault="0040641D" w:rsidP="009B1F02">
      <w:pPr>
        <w:pStyle w:val="CommentText"/>
      </w:pPr>
      <w:r>
        <w:rPr>
          <w:rStyle w:val="CommentReference"/>
        </w:rPr>
        <w:annotationRef/>
      </w:r>
      <w:r>
        <w:t>Vasilis: OK?</w:t>
      </w:r>
    </w:p>
  </w:comment>
  <w:comment w:id="49" w:author="Vasilis Kontis" w:date="2020-05-13T19:24:00Z" w:initials="VK">
    <w:p w14:paraId="76A5C56B" w14:textId="0E8CC8C7" w:rsidR="00E003A3" w:rsidRDefault="00E003A3">
      <w:pPr>
        <w:pStyle w:val="CommentText"/>
      </w:pPr>
      <w:r>
        <w:rPr>
          <w:rStyle w:val="CommentReference"/>
        </w:rPr>
        <w:annotationRef/>
      </w:r>
      <w:r>
        <w:t>In the absence of a global slope the AR term picks up the long term trend</w:t>
      </w:r>
      <w:r w:rsidR="002661C4">
        <w:t>, so maybe move this bullet under the AR bullet?</w:t>
      </w:r>
    </w:p>
  </w:comment>
  <w:comment w:id="50" w:author="Bennett, James E" w:date="2020-05-13T20:17:00Z" w:initials="BJE">
    <w:p w14:paraId="31C85E4A" w14:textId="3E35957A" w:rsidR="003D5B76" w:rsidRDefault="003D5B76">
      <w:pPr>
        <w:pStyle w:val="CommentText"/>
      </w:pPr>
      <w:r>
        <w:rPr>
          <w:rStyle w:val="CommentReference"/>
        </w:rPr>
        <w:annotationRef/>
      </w:r>
      <w:r>
        <w:t>Have moved below and slightly altered – to be checked.</w:t>
      </w:r>
    </w:p>
  </w:comment>
  <w:comment w:id="55" w:author="Ezzati, Majid" w:date="2020-05-12T15:30:00Z" w:initials="EM">
    <w:p w14:paraId="441E843E" w14:textId="54C451A4" w:rsidR="0040641D" w:rsidRDefault="0040641D">
      <w:pPr>
        <w:pStyle w:val="CommentText"/>
      </w:pPr>
      <w:r>
        <w:rPr>
          <w:rStyle w:val="CommentReference"/>
        </w:rPr>
        <w:annotationRef/>
      </w:r>
      <w:r>
        <w:t>Vasilis: is it correct that AR was on the random intercepts?</w:t>
      </w:r>
    </w:p>
  </w:comment>
  <w:comment w:id="56" w:author="Vasilis Kontis" w:date="2020-05-13T19:26:00Z" w:initials="VK">
    <w:p w14:paraId="49FF2142" w14:textId="31D3C6DB" w:rsidR="002661C4" w:rsidRDefault="002661C4">
      <w:pPr>
        <w:pStyle w:val="CommentText"/>
      </w:pPr>
      <w:r>
        <w:rPr>
          <w:rStyle w:val="CommentReference"/>
        </w:rPr>
        <w:annotationRef/>
      </w:r>
      <w:r>
        <w:rPr>
          <w:rStyle w:val="CommentReference"/>
        </w:rPr>
        <w:t xml:space="preserve">Yes, they are on the index of week since time zero (1 to 539) We also have an additional IID term on those for overdispersion </w:t>
      </w:r>
    </w:p>
  </w:comment>
  <w:comment w:id="58" w:author="Parks, Robbie M" w:date="2020-05-13T12:19:00Z" w:initials="PRM">
    <w:p w14:paraId="1F1D60FD" w14:textId="7E3CB864" w:rsidR="00BB672E" w:rsidRDefault="00BB672E">
      <w:pPr>
        <w:pStyle w:val="CommentText"/>
      </w:pPr>
      <w:r>
        <w:rPr>
          <w:rStyle w:val="CommentReference"/>
        </w:rPr>
        <w:annotationRef/>
      </w:r>
      <w:r>
        <w:t xml:space="preserve">I would avoid ‘prior’ in Bayesian </w:t>
      </w:r>
      <w:r w:rsidR="005E14EF">
        <w:t>paper for all but priors</w:t>
      </w:r>
    </w:p>
  </w:comment>
  <w:comment w:id="66" w:author="Parks, Robbie M" w:date="2020-05-13T12:22:00Z" w:initials="PRM">
    <w:p w14:paraId="3CD2671A" w14:textId="1AB8F36B" w:rsidR="0093794E" w:rsidRDefault="0093794E">
      <w:pPr>
        <w:pStyle w:val="CommentText"/>
      </w:pPr>
      <w:r>
        <w:rPr>
          <w:rStyle w:val="CommentReference"/>
        </w:rPr>
        <w:annotationRef/>
      </w:r>
      <w:r>
        <w:t>‘Seasonal’ might lead people to think we’re taking seasonal anomalies, when we are taking weekly anomalies</w:t>
      </w:r>
    </w:p>
  </w:comment>
  <w:comment w:id="91" w:author="Vasilis Kontis" w:date="2020-05-13T19:29:00Z" w:initials="VK">
    <w:p w14:paraId="248093EE" w14:textId="7945437F" w:rsidR="002661C4" w:rsidRDefault="002661C4">
      <w:pPr>
        <w:pStyle w:val="CommentText"/>
      </w:pPr>
      <w:r>
        <w:rPr>
          <w:rStyle w:val="CommentReference"/>
        </w:rPr>
        <w:annotationRef/>
      </w:r>
      <w:r>
        <w:t>Circular?</w:t>
      </w:r>
    </w:p>
  </w:comment>
  <w:comment w:id="94" w:author="Parks, Robbie M" w:date="2020-05-13T13:40:00Z" w:initials="PRM">
    <w:p w14:paraId="3E5A605B" w14:textId="2CBEADF9" w:rsidR="0026168C" w:rsidRDefault="0026168C">
      <w:pPr>
        <w:pStyle w:val="CommentText"/>
      </w:pPr>
      <w:r>
        <w:rPr>
          <w:rStyle w:val="CommentReference"/>
        </w:rPr>
        <w:annotationRef/>
      </w:r>
      <w:r>
        <w:t>Is it worth adding the model combination matrix to supplementary</w:t>
      </w:r>
      <w:r w:rsidR="00D60361">
        <w:t>?</w:t>
      </w:r>
    </w:p>
  </w:comment>
  <w:comment w:id="101" w:author="Ezzati, Majid" w:date="2020-05-12T11:42:00Z" w:initials="EM">
    <w:p w14:paraId="476936AB" w14:textId="626CE358" w:rsidR="0040641D" w:rsidRDefault="0040641D">
      <w:pPr>
        <w:pStyle w:val="CommentText"/>
      </w:pPr>
      <w:r>
        <w:rPr>
          <w:rStyle w:val="CommentReference"/>
        </w:rPr>
        <w:annotationRef/>
      </w:r>
      <w:r>
        <w:t>To fill</w:t>
      </w:r>
    </w:p>
  </w:comment>
  <w:comment w:id="102" w:author="Vasilis Kontis" w:date="2020-05-13T19:33:00Z" w:initials="VK">
    <w:p w14:paraId="3F52786D" w14:textId="7DA7C97A" w:rsidR="00DF05B9" w:rsidRDefault="00DF05B9">
      <w:pPr>
        <w:pStyle w:val="CommentText"/>
      </w:pPr>
      <w:r>
        <w:rPr>
          <w:rStyle w:val="CommentReference"/>
        </w:rPr>
        <w:annotationRef/>
      </w:r>
      <w:r>
        <w:t>Let’s say 5000. I did 1000 for this set of results but will do 5000 for the final numbers</w:t>
      </w:r>
    </w:p>
  </w:comment>
  <w:comment w:id="104" w:author="Ezzati, Majid" w:date="2020-04-30T10:58:00Z" w:initials="EM">
    <w:p w14:paraId="6779EF1E" w14:textId="0FA0454F" w:rsidR="0040641D" w:rsidRDefault="0040641D">
      <w:pPr>
        <w:pStyle w:val="CommentText"/>
      </w:pPr>
      <w:r>
        <w:rPr>
          <w:rStyle w:val="CommentReference"/>
        </w:rPr>
        <w:annotationRef/>
      </w:r>
      <w:r>
        <w:t>However long we do or give number of weeks</w:t>
      </w:r>
    </w:p>
  </w:comment>
  <w:comment w:id="105" w:author="Vasilis Kontis" w:date="2020-05-13T19:34:00Z" w:initials="VK">
    <w:p w14:paraId="32E8AD2E" w14:textId="26FB9B90" w:rsidR="006060BB" w:rsidRDefault="006060BB">
      <w:pPr>
        <w:pStyle w:val="CommentText"/>
      </w:pPr>
      <w:r>
        <w:rPr>
          <w:rStyle w:val="CommentReference"/>
        </w:rPr>
        <w:annotationRef/>
      </w:r>
      <w:r>
        <w:t>I think we should report this for the same number of weeks that we forecast for in 2020 (currently it’s 10).</w:t>
      </w:r>
    </w:p>
  </w:comment>
  <w:comment w:id="106" w:author="Parks, Robbie M" w:date="2020-05-13T12:35:00Z" w:initials="PRM">
    <w:p w14:paraId="27986FF1" w14:textId="5F28F39E" w:rsidR="00CB4527" w:rsidRDefault="00CB4527">
      <w:pPr>
        <w:pStyle w:val="CommentText"/>
      </w:pPr>
      <w:r>
        <w:rPr>
          <w:rStyle w:val="CommentReference"/>
        </w:rPr>
        <w:annotationRef/>
      </w:r>
      <w:r>
        <w:t xml:space="preserve">Either we use ‘to’ or ‘through’, but not both </w:t>
      </w:r>
      <w:r w:rsidR="006F271B">
        <w:t>interchangeably</w:t>
      </w:r>
      <w:r w:rsidR="0078491C">
        <w:t>, or am I misunderstanding?</w:t>
      </w:r>
      <w:r w:rsidR="00582316">
        <w:t xml:space="preserve"> I would go with ‘to’</w:t>
      </w:r>
    </w:p>
  </w:comment>
  <w:comment w:id="107" w:author="Ezzati, Majid" w:date="2020-05-12T11:46:00Z" w:initials="EM">
    <w:p w14:paraId="5F21C600" w14:textId="6A105CE9" w:rsidR="0040641D" w:rsidRDefault="0040641D">
      <w:pPr>
        <w:pStyle w:val="CommentText"/>
      </w:pPr>
      <w:r>
        <w:rPr>
          <w:rStyle w:val="CommentReference"/>
        </w:rPr>
        <w:annotationRef/>
      </w:r>
      <w:r>
        <w:t>same</w:t>
      </w:r>
    </w:p>
  </w:comment>
  <w:comment w:id="109" w:author="Ezzati, Majid" w:date="2020-05-12T11:46:00Z" w:initials="EM">
    <w:p w14:paraId="0F3F24B5" w14:textId="77777777" w:rsidR="0040641D" w:rsidRDefault="0040641D" w:rsidP="00192C1F">
      <w:pPr>
        <w:pStyle w:val="CommentText"/>
      </w:pPr>
      <w:r>
        <w:rPr>
          <w:rStyle w:val="CommentReference"/>
        </w:rPr>
        <w:annotationRef/>
      </w:r>
      <w:r>
        <w:t>same</w:t>
      </w:r>
    </w:p>
  </w:comment>
  <w:comment w:id="111" w:author="Ezzati, Majid" w:date="2020-05-12T11:46:00Z" w:initials="EM">
    <w:p w14:paraId="1CCD22AE" w14:textId="77777777" w:rsidR="0040641D" w:rsidRDefault="0040641D" w:rsidP="00192C1F">
      <w:pPr>
        <w:pStyle w:val="CommentText"/>
      </w:pPr>
      <w:r>
        <w:rPr>
          <w:rStyle w:val="CommentReference"/>
        </w:rPr>
        <w:annotationRef/>
      </w:r>
      <w:r>
        <w:t>same</w:t>
      </w:r>
    </w:p>
  </w:comment>
  <w:comment w:id="118" w:author="Vasilis Kontis" w:date="2020-05-13T19:39:00Z" w:initials="VK">
    <w:p w14:paraId="1D8BB2AA" w14:textId="787B6130" w:rsidR="006060BB" w:rsidRDefault="006060BB">
      <w:pPr>
        <w:pStyle w:val="CommentText"/>
      </w:pPr>
      <w:r>
        <w:rPr>
          <w:rStyle w:val="CommentReference"/>
        </w:rPr>
        <w:annotationRef/>
      </w:r>
      <w:r>
        <w:t>should we give the cumulative deviation over this period in parentheses</w:t>
      </w:r>
    </w:p>
  </w:comment>
  <w:comment w:id="122" w:author="Ezzati, Majid" w:date="2020-05-12T22:28:00Z" w:initials="EM">
    <w:p w14:paraId="6ADEA171" w14:textId="5B985D09" w:rsidR="0040641D" w:rsidRDefault="0040641D">
      <w:pPr>
        <w:pStyle w:val="CommentText"/>
      </w:pPr>
      <w:r>
        <w:rPr>
          <w:rStyle w:val="CommentReference"/>
        </w:rPr>
        <w:annotationRef/>
      </w:r>
      <w:r>
        <w:t xml:space="preserve">range for all these age-sex groups </w:t>
      </w:r>
    </w:p>
  </w:comment>
  <w:comment w:id="126" w:author="Ezzati, Majid" w:date="2020-05-12T21:06:00Z" w:initials="EM">
    <w:p w14:paraId="51695D8D" w14:textId="05340BB0" w:rsidR="0040641D" w:rsidRDefault="0040641D">
      <w:pPr>
        <w:pStyle w:val="CommentText"/>
      </w:pPr>
      <w:r>
        <w:rPr>
          <w:rStyle w:val="CommentReference"/>
        </w:rPr>
        <w:annotationRef/>
      </w:r>
      <w:r>
        <w:t>range across all 4 age-sex groups probably cumulative</w:t>
      </w:r>
    </w:p>
  </w:comment>
  <w:comment w:id="127" w:author="Parks, Robbie M" w:date="2020-05-13T12:46:00Z" w:initials="PRM">
    <w:p w14:paraId="18EDAA0A" w14:textId="7B470031" w:rsidR="005B3554" w:rsidRDefault="005B3554">
      <w:pPr>
        <w:pStyle w:val="CommentText"/>
      </w:pPr>
      <w:r>
        <w:rPr>
          <w:rStyle w:val="CommentReference"/>
        </w:rPr>
        <w:annotationRef/>
      </w:r>
      <w:r>
        <w:t>Inconsistency in whether we say ‘</w:t>
      </w:r>
      <w:proofErr w:type="spellStart"/>
      <w:r>
        <w:t>Covid</w:t>
      </w:r>
      <w:proofErr w:type="spellEnd"/>
      <w:r>
        <w:t>/non-</w:t>
      </w:r>
      <w:proofErr w:type="spellStart"/>
      <w:r>
        <w:t>Covid</w:t>
      </w:r>
      <w:proofErr w:type="spellEnd"/>
      <w:r>
        <w:t xml:space="preserve"> deaths’ or ‘Covid-19/non-Covid-19 deaths’. Let’s just pick one and stay consistent.</w:t>
      </w:r>
    </w:p>
  </w:comment>
  <w:comment w:id="128" w:author="Bennett, James E" w:date="2020-05-13T20:26:00Z" w:initials="BJE">
    <w:p w14:paraId="32C88792" w14:textId="77777777" w:rsidR="0035352F" w:rsidRDefault="0035352F" w:rsidP="0035352F">
      <w:pPr>
        <w:pStyle w:val="CommentText"/>
      </w:pPr>
      <w:r>
        <w:rPr>
          <w:rStyle w:val="CommentReference"/>
        </w:rPr>
        <w:annotationRef/>
      </w:r>
      <w:r>
        <w:t>this is key – can we get a figure with uncertainty?</w:t>
      </w:r>
    </w:p>
    <w:p w14:paraId="5205B6BE" w14:textId="7200608E" w:rsidR="0035352F" w:rsidRDefault="0035352F" w:rsidP="0035352F">
      <w:pPr>
        <w:pStyle w:val="CommentText"/>
      </w:pPr>
      <w:r>
        <w:t xml:space="preserve">If purely undetected </w:t>
      </w:r>
      <w:proofErr w:type="spellStart"/>
      <w:r>
        <w:t>covid</w:t>
      </w:r>
      <w:proofErr w:type="spellEnd"/>
      <w:r>
        <w:t xml:space="preserve"> then would expect this to be same as risk of </w:t>
      </w:r>
      <w:proofErr w:type="spellStart"/>
      <w:r>
        <w:t>covid</w:t>
      </w:r>
      <w:proofErr w:type="spellEnd"/>
      <w:r>
        <w:t xml:space="preserve"> </w:t>
      </w:r>
      <w:r w:rsidR="00B109E4">
        <w:t xml:space="preserve">for that </w:t>
      </w:r>
      <w:r>
        <w:t>age group</w:t>
      </w:r>
      <w:r w:rsidR="00B109E4">
        <w:t xml:space="preserve"> (this risk according to </w:t>
      </w:r>
      <w:proofErr w:type="spellStart"/>
      <w:r w:rsidR="00B109E4">
        <w:t>spiegelhalter</w:t>
      </w:r>
      <w:proofErr w:type="spellEnd"/>
      <w:r w:rsidR="00B109E4">
        <w:t xml:space="preserve"> is roughly proportional to background mortality risk)</w:t>
      </w:r>
      <w:r>
        <w:t>.</w:t>
      </w:r>
    </w:p>
    <w:p w14:paraId="4B6DB18B" w14:textId="52CDCB91" w:rsidR="00B109E4" w:rsidRDefault="00B109E4" w:rsidP="0035352F">
      <w:pPr>
        <w:pStyle w:val="CommentText"/>
      </w:pPr>
    </w:p>
    <w:p w14:paraId="1F6435A1" w14:textId="77777777" w:rsidR="0035352F" w:rsidRDefault="0035352F" w:rsidP="0035352F">
      <w:pPr>
        <w:pStyle w:val="CommentText"/>
      </w:pPr>
      <w:r>
        <w:t>But obviously not so</w:t>
      </w:r>
      <w:r w:rsidR="00B109E4">
        <w:t xml:space="preserve"> I think that implies that proportion of undetected </w:t>
      </w:r>
      <w:proofErr w:type="spellStart"/>
      <w:r w:rsidR="00B109E4">
        <w:t>covids</w:t>
      </w:r>
      <w:proofErr w:type="spellEnd"/>
      <w:r w:rsidR="00B109E4">
        <w:t xml:space="preserve"> must vary by age group beyond what underlying rate of </w:t>
      </w:r>
      <w:proofErr w:type="spellStart"/>
      <w:r w:rsidR="00B109E4">
        <w:t>covid</w:t>
      </w:r>
      <w:proofErr w:type="spellEnd"/>
      <w:r w:rsidR="00B109E4">
        <w:t xml:space="preserve"> is.</w:t>
      </w:r>
    </w:p>
    <w:p w14:paraId="343A9D6D" w14:textId="457EDDE3" w:rsidR="00D77192" w:rsidRDefault="00D77192" w:rsidP="0035352F">
      <w:pPr>
        <w:pStyle w:val="CommentText"/>
      </w:pPr>
      <w:r>
        <w:t>(will word this better tomorrow AM)</w:t>
      </w:r>
    </w:p>
  </w:comment>
  <w:comment w:id="132" w:author="Bennett, James E" w:date="2020-05-13T20:30:00Z" w:initials="BJE">
    <w:p w14:paraId="05739687" w14:textId="55621B8B" w:rsidR="007A7663" w:rsidRDefault="007A7663">
      <w:pPr>
        <w:pStyle w:val="CommentText"/>
      </w:pPr>
      <w:r>
        <w:rPr>
          <w:rStyle w:val="CommentReference"/>
        </w:rPr>
        <w:annotationRef/>
      </w:r>
      <w:proofErr w:type="gramStart"/>
      <w:r>
        <w:t>Also</w:t>
      </w:r>
      <w:proofErr w:type="gramEnd"/>
      <w:r>
        <w:t xml:space="preserve"> for 0-14 males?</w:t>
      </w:r>
    </w:p>
  </w:comment>
  <w:comment w:id="134" w:author="Ezzati, Majid" w:date="2020-05-12T16:48:00Z" w:initials="EM">
    <w:p w14:paraId="36AB6959" w14:textId="28E8A3F8" w:rsidR="0040641D" w:rsidRDefault="0040641D">
      <w:pPr>
        <w:pStyle w:val="CommentText"/>
      </w:pPr>
      <w:r>
        <w:rPr>
          <w:rStyle w:val="CommentReference"/>
        </w:rPr>
        <w:annotationRef/>
      </w:r>
      <w:r>
        <w:t>the last two weeks of March</w:t>
      </w:r>
    </w:p>
  </w:comment>
  <w:comment w:id="135" w:author="Vasilis Kontis" w:date="2020-05-13T19:41:00Z" w:initials="VK">
    <w:p w14:paraId="304C5B16" w14:textId="1E7E2A20" w:rsidR="006060BB" w:rsidRDefault="006060BB">
      <w:pPr>
        <w:pStyle w:val="CommentText"/>
      </w:pPr>
      <w:r>
        <w:rPr>
          <w:rStyle w:val="CommentReference"/>
        </w:rPr>
        <w:annotationRef/>
      </w:r>
      <w:r>
        <w:t>add uncertainty?</w:t>
      </w:r>
    </w:p>
  </w:comment>
  <w:comment w:id="140" w:author="Ezzati, Majid" w:date="2020-05-13T09:22:00Z" w:initials="EM">
    <w:p w14:paraId="1931AF1E" w14:textId="36669758" w:rsidR="0040641D" w:rsidRDefault="0040641D">
      <w:pPr>
        <w:pStyle w:val="CommentText"/>
      </w:pPr>
      <w:r>
        <w:rPr>
          <w:rStyle w:val="CommentReference"/>
        </w:rPr>
        <w:annotationRef/>
      </w:r>
      <w:r>
        <w:t>Sum of upper bounds</w:t>
      </w:r>
    </w:p>
  </w:comment>
  <w:comment w:id="141" w:author="Bennett, James E" w:date="2020-05-13T20:33:00Z" w:initials="BJE">
    <w:p w14:paraId="4E4297DA" w14:textId="01D14E87" w:rsidR="00AF63E7" w:rsidRDefault="00AF63E7">
      <w:pPr>
        <w:pStyle w:val="CommentText"/>
      </w:pPr>
      <w:r>
        <w:rPr>
          <w:rStyle w:val="CommentReference"/>
        </w:rPr>
        <w:annotationRef/>
      </w:r>
      <w:r>
        <w:t>Is this necessarily the right way to calculate? I think summing at the draw level and then taking 95% quantile might be slightly different.</w:t>
      </w:r>
    </w:p>
  </w:comment>
  <w:comment w:id="143" w:author="Ezzati, Majid" w:date="2020-05-13T09:17:00Z" w:initials="EM">
    <w:p w14:paraId="4B434474" w14:textId="6922D315" w:rsidR="0040641D" w:rsidRDefault="0040641D" w:rsidP="00AD3A85">
      <w:pPr>
        <w:pStyle w:val="CommentText"/>
      </w:pPr>
      <w:bookmarkStart w:id="146" w:name="_Hlk40189389"/>
      <w:r>
        <w:rPr>
          <w:rStyle w:val="CommentReference"/>
        </w:rPr>
        <w:annotationRef/>
      </w:r>
      <w:r>
        <w:t>33,365. I have rounded everything else. Should this be rounded.</w:t>
      </w:r>
      <w:r w:rsidR="006060BB">
        <w:t xml:space="preserve"> </w:t>
      </w:r>
    </w:p>
    <w:bookmarkEnd w:id="146"/>
  </w:comment>
  <w:comment w:id="144" w:author="Vasilis Kontis" w:date="2020-05-13T19:41:00Z" w:initials="VK">
    <w:p w14:paraId="7808B513" w14:textId="04620A1D" w:rsidR="006060BB" w:rsidRDefault="006060BB">
      <w:pPr>
        <w:pStyle w:val="CommentText"/>
      </w:pPr>
      <w:r>
        <w:rPr>
          <w:rStyle w:val="CommentReference"/>
        </w:rPr>
        <w:annotationRef/>
      </w:r>
      <w:r>
        <w:t>I am definitely pro rounding to nearest 100</w:t>
      </w:r>
    </w:p>
  </w:comment>
  <w:comment w:id="145" w:author="Bennett, James E" w:date="2020-05-13T20:35:00Z" w:initials="BJE">
    <w:p w14:paraId="55BE3E13" w14:textId="07653A4C" w:rsidR="00AF63E7" w:rsidRDefault="00AF63E7">
      <w:pPr>
        <w:pStyle w:val="CommentText"/>
      </w:pPr>
      <w:r>
        <w:rPr>
          <w:rStyle w:val="CommentReference"/>
        </w:rPr>
        <w:annotationRef/>
      </w:r>
      <w:r>
        <w:t xml:space="preserve">Agree but need to explicitly say so, the first time we do so, also apply to all </w:t>
      </w:r>
      <w:proofErr w:type="spellStart"/>
      <w:r>
        <w:t>CrI</w:t>
      </w:r>
      <w:proofErr w:type="spellEnd"/>
    </w:p>
  </w:comment>
  <w:comment w:id="150" w:author="Vasilis Kontis" w:date="2020-05-13T19:44:00Z" w:initials="VK">
    <w:p w14:paraId="0FAF4348" w14:textId="4BBB28F8" w:rsidR="00FA3FFA" w:rsidRDefault="00FA3FFA">
      <w:pPr>
        <w:pStyle w:val="CommentText"/>
      </w:pPr>
      <w:r>
        <w:rPr>
          <w:rStyle w:val="CommentReference"/>
        </w:rPr>
        <w:annotationRef/>
      </w:r>
      <w:r>
        <w:t xml:space="preserve">I am not sure I understand this sentence, let’s discuss it on the next call – Is it the probability that (total observed – model estimate) &lt; </w:t>
      </w:r>
      <w:proofErr w:type="spellStart"/>
      <w:r>
        <w:t>covid</w:t>
      </w:r>
      <w:proofErr w:type="spellEnd"/>
      <w:r>
        <w:t xml:space="preserve"> deaths? Without having calculated it I think this is zero (it means the blue line would have to be below our model estimates in figure 2)</w:t>
      </w:r>
    </w:p>
  </w:comment>
  <w:comment w:id="151" w:author="Ezzati, Majid" w:date="2020-05-13T13:45:00Z" w:initials="EM">
    <w:p w14:paraId="72527943" w14:textId="0B787060" w:rsidR="00EC632D" w:rsidRDefault="00EC632D">
      <w:pPr>
        <w:pStyle w:val="CommentText"/>
      </w:pPr>
      <w:r>
        <w:rPr>
          <w:rStyle w:val="CommentReference"/>
        </w:rPr>
        <w:annotationRef/>
      </w:r>
      <w:r>
        <w:t>is this true? And is it relevant</w:t>
      </w:r>
    </w:p>
  </w:comment>
  <w:comment w:id="152" w:author="Bennett, James E" w:date="2020-05-13T20:38:00Z" w:initials="BJE">
    <w:p w14:paraId="3A7C28B9" w14:textId="78747F4F" w:rsidR="00FB750E" w:rsidRDefault="00FB750E" w:rsidP="00FB750E">
      <w:pPr>
        <w:pStyle w:val="CommentText"/>
      </w:pPr>
      <w:r>
        <w:rPr>
          <w:rStyle w:val="CommentReference"/>
        </w:rPr>
        <w:annotationRef/>
      </w:r>
      <w:r>
        <w:t xml:space="preserve">yes </w:t>
      </w:r>
      <w:r>
        <w:rPr>
          <w:rStyle w:val="CommentReference"/>
        </w:rPr>
        <w:annotationRef/>
      </w:r>
      <w:r>
        <w:t>true, possibly not worth mentioning but have reworded in case we decide to include:</w:t>
      </w:r>
    </w:p>
    <w:p w14:paraId="2844F482" w14:textId="77777777" w:rsidR="00FB750E" w:rsidRDefault="00FB750E" w:rsidP="00FB750E">
      <w:pPr>
        <w:pStyle w:val="CommentText"/>
      </w:pPr>
    </w:p>
    <w:p w14:paraId="48331906" w14:textId="2C362AD9" w:rsidR="00FB750E" w:rsidRDefault="00FB750E" w:rsidP="00FB750E">
      <w:pPr>
        <w:pStyle w:val="CommentText"/>
      </w:pPr>
      <w:r>
        <w:t>“nor, in the absence of a statistical model, are they able to associate uncertainties with their estimates of the impacts of the pandemic”</w:t>
      </w:r>
    </w:p>
    <w:p w14:paraId="35169C67" w14:textId="77777777" w:rsidR="00FB750E" w:rsidRDefault="00FB750E" w:rsidP="00FB750E">
      <w:pPr>
        <w:pStyle w:val="CommentText"/>
      </w:pPr>
    </w:p>
    <w:p w14:paraId="334B71A7" w14:textId="77777777" w:rsidR="00FB750E" w:rsidRDefault="00F861C8">
      <w:pPr>
        <w:pStyle w:val="CommentText"/>
      </w:pPr>
      <w:r>
        <w:t>This perhaps links with the sentence below on modelling framework allowing analysis of smaller numbers?</w:t>
      </w:r>
    </w:p>
    <w:p w14:paraId="4BB570AF" w14:textId="20608E9A" w:rsidR="00F861C8" w:rsidRDefault="00F861C8">
      <w:pPr>
        <w:pStyle w:val="CommentText"/>
      </w:pPr>
    </w:p>
  </w:comment>
  <w:comment w:id="155" w:author="Bennett, James E" w:date="2020-05-13T20:58:00Z" w:initials="BJE">
    <w:p w14:paraId="3A05DCCC" w14:textId="49A083D3" w:rsidR="00BB5F7E" w:rsidRDefault="00BB5F7E">
      <w:pPr>
        <w:pStyle w:val="CommentText"/>
      </w:pPr>
      <w:r>
        <w:rPr>
          <w:rStyle w:val="CommentReference"/>
        </w:rPr>
        <w:annotationRef/>
      </w:r>
      <w:r>
        <w:t xml:space="preserve">Could only see the sum of excess for all the </w:t>
      </w:r>
      <w:proofErr w:type="spellStart"/>
      <w:r>
        <w:t>EuroMoMo</w:t>
      </w:r>
      <w:proofErr w:type="spellEnd"/>
      <w:r>
        <w:t xml:space="preserve"> countries</w:t>
      </w:r>
    </w:p>
  </w:comment>
  <w:comment w:id="156" w:author="Ezzati, Majid" w:date="2020-05-13T14:23:00Z" w:initials="EM">
    <w:p w14:paraId="44E18639" w14:textId="5B695E50" w:rsidR="00841E38" w:rsidRDefault="00841E38">
      <w:pPr>
        <w:pStyle w:val="CommentText"/>
      </w:pPr>
      <w:r>
        <w:rPr>
          <w:rStyle w:val="CommentReference"/>
        </w:rPr>
        <w:annotationRef/>
      </w:r>
      <w:r>
        <w:t>cite Raftery</w:t>
      </w:r>
    </w:p>
  </w:comment>
  <w:comment w:id="157" w:author="Bennett, James E" w:date="2020-05-13T20:52:00Z" w:initials="BJE">
    <w:p w14:paraId="641838E4" w14:textId="77777777" w:rsidR="00225497" w:rsidRDefault="00225497" w:rsidP="00225497">
      <w:pPr>
        <w:pStyle w:val="CommentText"/>
      </w:pPr>
      <w:r>
        <w:rPr>
          <w:rStyle w:val="CommentReference"/>
        </w:rPr>
        <w:annotationRef/>
      </w:r>
      <w:r>
        <w:t>Both from Vasilis paper:</w:t>
      </w:r>
    </w:p>
    <w:p w14:paraId="39175C4C" w14:textId="77777777" w:rsidR="00225497" w:rsidRDefault="00225497" w:rsidP="00225497">
      <w:pPr>
        <w:pStyle w:val="CommentText"/>
      </w:pPr>
    </w:p>
    <w:p w14:paraId="03A1CDE1" w14:textId="104B7014" w:rsidR="00225497" w:rsidRDefault="00225497" w:rsidP="00225497">
      <w:pPr>
        <w:pStyle w:val="CommentText"/>
      </w:pPr>
      <w:proofErr w:type="spellStart"/>
      <w:r>
        <w:t>Hoeting</w:t>
      </w:r>
      <w:proofErr w:type="spellEnd"/>
      <w:r>
        <w:t xml:space="preserve"> JA, Madigan D, Raftery AE, </w:t>
      </w:r>
      <w:proofErr w:type="spellStart"/>
      <w:r>
        <w:t>Volinsky</w:t>
      </w:r>
      <w:proofErr w:type="spellEnd"/>
      <w:r>
        <w:t xml:space="preserve"> CT. Bayesian model averaging: A</w:t>
      </w:r>
    </w:p>
    <w:p w14:paraId="7163F179" w14:textId="77777777" w:rsidR="00225497" w:rsidRDefault="00225497" w:rsidP="00225497">
      <w:pPr>
        <w:pStyle w:val="CommentText"/>
      </w:pPr>
      <w:r>
        <w:t>tutorial. Stat Sci 1999; 14(4): 382-401.</w:t>
      </w:r>
    </w:p>
    <w:p w14:paraId="2233ACC4" w14:textId="77777777" w:rsidR="00225497" w:rsidRDefault="00225497" w:rsidP="00225497">
      <w:pPr>
        <w:pStyle w:val="CommentText"/>
      </w:pPr>
    </w:p>
    <w:p w14:paraId="33778DC8" w14:textId="3CCC9A10" w:rsidR="00225497" w:rsidRDefault="00225497" w:rsidP="00225497">
      <w:pPr>
        <w:pStyle w:val="CommentText"/>
      </w:pPr>
      <w:r>
        <w:t>Or if want first author Raftery then:</w:t>
      </w:r>
    </w:p>
    <w:p w14:paraId="59DA5588" w14:textId="77777777" w:rsidR="00225497" w:rsidRDefault="00225497" w:rsidP="00225497">
      <w:pPr>
        <w:pStyle w:val="CommentText"/>
      </w:pPr>
    </w:p>
    <w:p w14:paraId="0C86FC70" w14:textId="77777777" w:rsidR="00225497" w:rsidRDefault="00225497" w:rsidP="00225497">
      <w:pPr>
        <w:pStyle w:val="CommentText"/>
      </w:pPr>
      <w:r>
        <w:t xml:space="preserve">Raftery AE, </w:t>
      </w:r>
      <w:proofErr w:type="spellStart"/>
      <w:r>
        <w:t>Gneiting</w:t>
      </w:r>
      <w:proofErr w:type="spellEnd"/>
      <w:r>
        <w:t xml:space="preserve"> T, </w:t>
      </w:r>
      <w:proofErr w:type="spellStart"/>
      <w:r>
        <w:t>Balabdaoui</w:t>
      </w:r>
      <w:proofErr w:type="spellEnd"/>
      <w:r>
        <w:t xml:space="preserve"> F, </w:t>
      </w:r>
      <w:proofErr w:type="spellStart"/>
      <w:r>
        <w:t>Polakowski</w:t>
      </w:r>
      <w:proofErr w:type="spellEnd"/>
      <w:r>
        <w:t xml:space="preserve"> M. Using Bayesian model</w:t>
      </w:r>
    </w:p>
    <w:p w14:paraId="318F12CE" w14:textId="77777777" w:rsidR="00225497" w:rsidRDefault="00225497" w:rsidP="00225497">
      <w:pPr>
        <w:pStyle w:val="CommentText"/>
      </w:pPr>
      <w:r>
        <w:t>averaging to calibrate forecast ensembles. Monthly Weather Review 2005; 133(5): 1155-</w:t>
      </w:r>
    </w:p>
    <w:p w14:paraId="1A77B292" w14:textId="58D13290" w:rsidR="00225497" w:rsidRDefault="00225497" w:rsidP="00225497">
      <w:pPr>
        <w:pStyle w:val="CommentText"/>
      </w:pPr>
      <w:r>
        <w:t>74.</w:t>
      </w:r>
    </w:p>
  </w:comment>
  <w:comment w:id="170" w:author="Parks, Robbie M" w:date="2020-05-13T13:17:00Z" w:initials="PRM">
    <w:p w14:paraId="5D5BC05D" w14:textId="1C82DBA1" w:rsidR="000C77D8" w:rsidRDefault="000C77D8" w:rsidP="000C77D8">
      <w:r>
        <w:rPr>
          <w:rStyle w:val="CommentReference"/>
        </w:rPr>
        <w:annotationRef/>
      </w:r>
      <w:r>
        <w:t xml:space="preserve">e.g., </w:t>
      </w:r>
      <w:hyperlink r:id="rId1" w:history="1">
        <w:r w:rsidR="00941DD8" w:rsidRPr="00514344">
          <w:rPr>
            <w:rStyle w:val="Hyperlink"/>
          </w:rPr>
          <w:t>https://jamanetwork.com/journals/jama/fullarticle/2766098</w:t>
        </w:r>
      </w:hyperlink>
    </w:p>
    <w:p w14:paraId="088DB597" w14:textId="23EF89A0" w:rsidR="000C77D8" w:rsidRDefault="000C77D8">
      <w:pPr>
        <w:pStyle w:val="CommentText"/>
      </w:pPr>
    </w:p>
  </w:comment>
  <w:comment w:id="174" w:author="Ezzati, Majid" w:date="2020-05-12T21:41:00Z" w:initials="EM">
    <w:p w14:paraId="140A77C3" w14:textId="2B196263" w:rsidR="0040641D" w:rsidRDefault="0040641D" w:rsidP="00BD002B">
      <w:pPr>
        <w:pStyle w:val="CommentText"/>
      </w:pPr>
      <w:r>
        <w:rPr>
          <w:rStyle w:val="CommentReference"/>
        </w:rPr>
        <w:annotationRef/>
      </w:r>
      <w:hyperlink r:id="rId2" w:history="1">
        <w:r w:rsidR="002D7177" w:rsidRPr="00A07272">
          <w:rPr>
            <w:rStyle w:val="Hyperlink"/>
          </w:rPr>
          <w:t>https://www.nytimes.com/2020/04/22/us/coronavirus-first-united-states-death.html</w:t>
        </w:r>
      </w:hyperlink>
    </w:p>
    <w:p w14:paraId="4290549A" w14:textId="77777777" w:rsidR="002D7177" w:rsidRDefault="002D7177" w:rsidP="00BD002B">
      <w:pPr>
        <w:pStyle w:val="CommentText"/>
      </w:pPr>
    </w:p>
    <w:p w14:paraId="4B17CE0B" w14:textId="77777777" w:rsidR="002D7177" w:rsidRDefault="002D7177" w:rsidP="00BD002B">
      <w:pPr>
        <w:pStyle w:val="CommentText"/>
      </w:pPr>
    </w:p>
    <w:p w14:paraId="0FC91D5D" w14:textId="69E5AB01" w:rsidR="002D7177" w:rsidRDefault="002D7177" w:rsidP="00BD002B">
      <w:pPr>
        <w:pStyle w:val="CommentText"/>
      </w:pPr>
      <w:r>
        <w:t>any other citations on this?</w:t>
      </w:r>
    </w:p>
  </w:comment>
  <w:comment w:id="175" w:author="Parks, Robbie M" w:date="2020-05-13T12:59:00Z" w:initials="PRM">
    <w:p w14:paraId="57AFAF51" w14:textId="77777777" w:rsidR="00C82FA4" w:rsidRDefault="00C82FA4">
      <w:pPr>
        <w:pStyle w:val="CommentText"/>
      </w:pPr>
      <w:r>
        <w:rPr>
          <w:rStyle w:val="CommentReference"/>
        </w:rPr>
        <w:annotationRef/>
      </w:r>
      <w:proofErr w:type="gramStart"/>
      <w:r>
        <w:t>Yes</w:t>
      </w:r>
      <w:proofErr w:type="gramEnd"/>
      <w:r>
        <w:t xml:space="preserve"> from colleagues at Columbia Mailman:</w:t>
      </w:r>
    </w:p>
    <w:p w14:paraId="14070CEB" w14:textId="77777777" w:rsidR="00C82FA4" w:rsidRDefault="00C82FA4">
      <w:pPr>
        <w:pStyle w:val="CommentText"/>
      </w:pPr>
    </w:p>
    <w:p w14:paraId="3207A49C" w14:textId="77777777" w:rsidR="00C82FA4" w:rsidRDefault="003947E6" w:rsidP="00C82FA4">
      <w:hyperlink r:id="rId3" w:history="1">
        <w:r w:rsidR="00C82FA4">
          <w:rPr>
            <w:rStyle w:val="Hyperlink"/>
          </w:rPr>
          <w:t>https://science.sciencemag.org/content/368/6490/489/tab-article-info</w:t>
        </w:r>
      </w:hyperlink>
    </w:p>
    <w:p w14:paraId="2187F663" w14:textId="77777777" w:rsidR="00C82FA4" w:rsidRDefault="00C82FA4">
      <w:pPr>
        <w:pStyle w:val="CommentText"/>
      </w:pPr>
    </w:p>
    <w:p w14:paraId="49C95621" w14:textId="627298B1" w:rsidR="00C82FA4" w:rsidRDefault="00C82FA4">
      <w:pPr>
        <w:pStyle w:val="CommentText"/>
      </w:pPr>
      <w:r>
        <w:t>Jeff Shaman incidentally was the senior editor on the PLOS Medicine pollution paper in 2019, a very nice guy</w:t>
      </w:r>
    </w:p>
  </w:comment>
  <w:comment w:id="176" w:author="Bennett, James E" w:date="2020-05-13T20:54:00Z" w:initials="BJE">
    <w:p w14:paraId="5982D3EF" w14:textId="77777777" w:rsidR="00BC71DD" w:rsidRDefault="00BC71DD" w:rsidP="00BC71DD">
      <w:pPr>
        <w:pStyle w:val="CommentText"/>
      </w:pPr>
      <w:r>
        <w:rPr>
          <w:rStyle w:val="CommentReference"/>
        </w:rPr>
        <w:annotationRef/>
      </w:r>
      <w:r>
        <w:t>Sex differences tell us anything?</w:t>
      </w:r>
    </w:p>
    <w:p w14:paraId="0B095903" w14:textId="5127E434" w:rsidR="00BC71DD" w:rsidRDefault="00BC71DD" w:rsidP="00BC71DD">
      <w:pPr>
        <w:pStyle w:val="CommentText"/>
      </w:pPr>
      <w:r>
        <w:t xml:space="preserve">The large number of female excess suggests they are not </w:t>
      </w:r>
      <w:proofErr w:type="gramStart"/>
      <w:r>
        <w:t>predominantly  undiagnosed</w:t>
      </w:r>
      <w:proofErr w:type="gramEnd"/>
      <w:r>
        <w:t xml:space="preserve"> </w:t>
      </w:r>
      <w:proofErr w:type="spellStart"/>
      <w:r>
        <w:t>covid</w:t>
      </w:r>
      <w:proofErr w:type="spellEnd"/>
      <w:r>
        <w:t xml:space="preserve">.  </w:t>
      </w:r>
      <w:hyperlink r:id="rId4" w:history="1">
        <w:r w:rsidR="00983537" w:rsidRPr="00456776">
          <w:rPr>
            <w:rStyle w:val="Hyperlink"/>
          </w:rPr>
          <w:t>https://thecritic.co.uk/is-the-lockdown-killing-people/</w:t>
        </w:r>
      </w:hyperlink>
    </w:p>
    <w:p w14:paraId="00A86BC3" w14:textId="77777777" w:rsidR="00BC71DD" w:rsidRDefault="00BC71DD" w:rsidP="00BC71DD">
      <w:pPr>
        <w:pStyle w:val="CommentText"/>
      </w:pPr>
    </w:p>
    <w:p w14:paraId="583AB6A2" w14:textId="52C2DA51" w:rsidR="00BC71DD" w:rsidRDefault="00BC71DD" w:rsidP="00BC71DD">
      <w:pPr>
        <w:pStyle w:val="CommentText"/>
      </w:pPr>
      <w:proofErr w:type="gramStart"/>
      <w:r>
        <w:t>A</w:t>
      </w:r>
      <w:r w:rsidR="00983537">
        <w:t>lso</w:t>
      </w:r>
      <w:proofErr w:type="gramEnd"/>
      <w:r w:rsidR="00983537">
        <w:t xml:space="preserve"> a</w:t>
      </w:r>
      <w:r>
        <w:t xml:space="preserve">necdotal evidence of increase in deaths from stroke and appendicitis and in ambulance paramedics arriving to find </w:t>
      </w:r>
      <w:r w:rsidR="0010373B">
        <w:t xml:space="preserve">greater p of </w:t>
      </w:r>
      <w:r>
        <w:t>deaths have already occurred.</w:t>
      </w:r>
      <w:r w:rsidR="00983537">
        <w:t xml:space="preserve"> Can find </w:t>
      </w:r>
      <w:r w:rsidR="0010373B">
        <w:t xml:space="preserve">news </w:t>
      </w:r>
      <w:r w:rsidR="00983537">
        <w:t>articles if wanted?</w:t>
      </w:r>
    </w:p>
    <w:p w14:paraId="365258E5" w14:textId="5F7D57CB" w:rsidR="00BC71DD" w:rsidRDefault="00BC71DD" w:rsidP="00BC71DD">
      <w:pPr>
        <w:pStyle w:val="CommentText"/>
      </w:pPr>
      <w:r>
        <w:t>This leads nicely to saying that cause specific deaths data is required as soon as possible…</w:t>
      </w:r>
    </w:p>
  </w:comment>
  <w:comment w:id="177" w:author="Parks, Robbie M" w:date="2020-05-13T13:03:00Z" w:initials="PRM">
    <w:p w14:paraId="477A6605" w14:textId="24CAE04B" w:rsidR="000B53EC" w:rsidRDefault="000B53EC">
      <w:pPr>
        <w:pStyle w:val="CommentText"/>
      </w:pPr>
      <w:r>
        <w:rPr>
          <w:rStyle w:val="CommentReference"/>
        </w:rPr>
        <w:annotationRef/>
      </w:r>
      <w:r>
        <w:t>Slightly softer than ‘misrepresented’</w:t>
      </w:r>
    </w:p>
  </w:comment>
  <w:comment w:id="201" w:author="Parks, Robbie M" w:date="2020-05-13T13:21:00Z" w:initials="PRM">
    <w:p w14:paraId="0C2B1BFC" w14:textId="77777777" w:rsidR="00941DD8" w:rsidRDefault="00941DD8">
      <w:pPr>
        <w:pStyle w:val="CommentText"/>
      </w:pPr>
      <w:r>
        <w:rPr>
          <w:rStyle w:val="CommentReference"/>
        </w:rPr>
        <w:annotationRef/>
      </w:r>
      <w:proofErr w:type="spellStart"/>
      <w:r>
        <w:t>Eg.</w:t>
      </w:r>
      <w:proofErr w:type="spellEnd"/>
    </w:p>
    <w:p w14:paraId="0318A039" w14:textId="77777777" w:rsidR="00941DD8" w:rsidRDefault="00941DD8">
      <w:pPr>
        <w:pStyle w:val="CommentText"/>
      </w:pPr>
    </w:p>
    <w:p w14:paraId="49EF1BE0" w14:textId="77777777" w:rsidR="00941DD8" w:rsidRDefault="003947E6" w:rsidP="00941DD8">
      <w:hyperlink r:id="rId5" w:history="1">
        <w:r w:rsidR="00941DD8">
          <w:rPr>
            <w:rStyle w:val="Hyperlink"/>
          </w:rPr>
          <w:t>https://www.washingtonpost.com/health/patients-with-heart-attacks-strokes-and-even-appendicitis-vanish-from-hospitals/2020/04/19/9ca3ef24-7eb4-11ea-9040-68981f488eed_story.html</w:t>
        </w:r>
      </w:hyperlink>
    </w:p>
    <w:p w14:paraId="233628E1" w14:textId="77777777" w:rsidR="00941DD8" w:rsidRDefault="00941DD8">
      <w:pPr>
        <w:pStyle w:val="CommentText"/>
      </w:pPr>
    </w:p>
    <w:p w14:paraId="27C6A75B" w14:textId="33381439" w:rsidR="00941DD8" w:rsidRDefault="003947E6" w:rsidP="00941DD8">
      <w:hyperlink r:id="rId6" w:history="1">
        <w:r w:rsidR="00941DD8">
          <w:rPr>
            <w:rStyle w:val="Hyperlink"/>
          </w:rPr>
          <w:t>https://www.reuters.com/investigates/special-report/health-coronavirus-usa-cost/</w:t>
        </w:r>
      </w:hyperlink>
    </w:p>
  </w:comment>
  <w:comment w:id="219" w:author="Bennett, James E" w:date="2020-05-13T21:01:00Z" w:initials="BJE">
    <w:p w14:paraId="183E3423" w14:textId="515D0A6F" w:rsidR="0010373B" w:rsidRDefault="0010373B">
      <w:pPr>
        <w:pStyle w:val="CommentText"/>
      </w:pPr>
      <w:r>
        <w:rPr>
          <w:rStyle w:val="CommentReference"/>
        </w:rPr>
        <w:annotationRef/>
      </w:r>
      <w:r>
        <w:t>would suggest to end by saying the uncertainties can only be narrowed once cause specific and geographical data are made available.</w:t>
      </w:r>
    </w:p>
  </w:comment>
  <w:comment w:id="220" w:author="Ezzati, Majid" w:date="2020-05-12T21:29:00Z" w:initials="EM">
    <w:p w14:paraId="1660D802" w14:textId="7DC3EE84" w:rsidR="0040641D" w:rsidRDefault="0040641D">
      <w:pPr>
        <w:pStyle w:val="CommentText"/>
      </w:pPr>
      <w:r>
        <w:rPr>
          <w:rStyle w:val="CommentReference"/>
        </w:rPr>
        <w:annotationRef/>
      </w:r>
      <w:r>
        <w:t xml:space="preserve">Jonny: to please add any role in terms of government advising </w:t>
      </w:r>
      <w:r w:rsidR="009536C6">
        <w:t>if it is beyond personal conversations</w:t>
      </w:r>
    </w:p>
  </w:comment>
  <w:comment w:id="223" w:author="Ezzati, Majid" w:date="2020-05-12T21:34:00Z" w:initials="EM">
    <w:p w14:paraId="0E76B808" w14:textId="5C5F3CBF" w:rsidR="0040641D" w:rsidRDefault="0040641D">
      <w:pPr>
        <w:pStyle w:val="CommentText"/>
      </w:pPr>
      <w:r>
        <w:rPr>
          <w:rStyle w:val="CommentReference"/>
        </w:rPr>
        <w:annotationRef/>
      </w:r>
      <w:r>
        <w:t>Or 95?</w:t>
      </w:r>
    </w:p>
  </w:comment>
  <w:comment w:id="224" w:author="Vasilis Kontis" w:date="2020-05-13T19:52:00Z" w:initials="VK">
    <w:p w14:paraId="6FE2C3D0" w14:textId="004AF787" w:rsidR="00E60607" w:rsidRDefault="00E60607">
      <w:pPr>
        <w:pStyle w:val="CommentText"/>
      </w:pPr>
      <w:r>
        <w:rPr>
          <w:rStyle w:val="CommentReference"/>
        </w:rPr>
        <w:annotationRef/>
      </w:r>
      <w:r>
        <w:t xml:space="preserve">It’s 5% to 95% (with a dark line, barely visible, showing the median) – but can be easily adjusted </w:t>
      </w:r>
    </w:p>
  </w:comment>
  <w:comment w:id="227" w:author="Vasilis Kontis" w:date="2020-05-13T19:53:00Z" w:initials="VK">
    <w:p w14:paraId="5706A64C" w14:textId="7814811C" w:rsidR="00E60607" w:rsidRDefault="00E60607">
      <w:pPr>
        <w:pStyle w:val="CommentText"/>
      </w:pPr>
      <w:r>
        <w:rPr>
          <w:rStyle w:val="CommentReference"/>
        </w:rPr>
        <w:annotationRef/>
      </w:r>
      <w:r>
        <w:t>Same as fig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46D736B" w15:done="0"/>
  <w15:commentEx w15:paraId="4E4F96C7" w15:done="0"/>
  <w15:commentEx w15:paraId="362FD275" w15:done="0"/>
  <w15:commentEx w15:paraId="62362C6C" w15:done="0"/>
  <w15:commentEx w15:paraId="76A5C56B" w15:paraIdParent="62362C6C" w15:done="0"/>
  <w15:commentEx w15:paraId="31C85E4A" w15:paraIdParent="62362C6C" w15:done="0"/>
  <w15:commentEx w15:paraId="441E843E" w15:done="0"/>
  <w15:commentEx w15:paraId="49FF2142" w15:paraIdParent="441E843E" w15:done="0"/>
  <w15:commentEx w15:paraId="1F1D60FD" w15:done="0"/>
  <w15:commentEx w15:paraId="3CD2671A" w15:done="0"/>
  <w15:commentEx w15:paraId="248093EE" w15:done="0"/>
  <w15:commentEx w15:paraId="3E5A605B" w15:done="0"/>
  <w15:commentEx w15:paraId="476936AB" w15:done="0"/>
  <w15:commentEx w15:paraId="3F52786D" w15:paraIdParent="476936AB" w15:done="0"/>
  <w15:commentEx w15:paraId="6779EF1E" w15:done="0"/>
  <w15:commentEx w15:paraId="32E8AD2E" w15:paraIdParent="6779EF1E" w15:done="0"/>
  <w15:commentEx w15:paraId="27986FF1" w15:done="0"/>
  <w15:commentEx w15:paraId="5F21C600" w15:done="0"/>
  <w15:commentEx w15:paraId="0F3F24B5" w15:done="0"/>
  <w15:commentEx w15:paraId="1CCD22AE" w15:done="0"/>
  <w15:commentEx w15:paraId="1D8BB2AA" w15:done="0"/>
  <w15:commentEx w15:paraId="6ADEA171" w15:done="0"/>
  <w15:commentEx w15:paraId="51695D8D" w15:done="0"/>
  <w15:commentEx w15:paraId="18EDAA0A" w15:done="0"/>
  <w15:commentEx w15:paraId="343A9D6D" w15:done="0"/>
  <w15:commentEx w15:paraId="05739687" w15:done="0"/>
  <w15:commentEx w15:paraId="36AB6959" w15:done="0"/>
  <w15:commentEx w15:paraId="304C5B16" w15:done="0"/>
  <w15:commentEx w15:paraId="1931AF1E" w15:done="0"/>
  <w15:commentEx w15:paraId="4E4297DA" w15:paraIdParent="1931AF1E" w15:done="0"/>
  <w15:commentEx w15:paraId="4B434474" w15:done="0"/>
  <w15:commentEx w15:paraId="7808B513" w15:paraIdParent="4B434474" w15:done="0"/>
  <w15:commentEx w15:paraId="55BE3E13" w15:paraIdParent="4B434474" w15:done="0"/>
  <w15:commentEx w15:paraId="0FAF4348" w15:done="0"/>
  <w15:commentEx w15:paraId="72527943" w15:done="0"/>
  <w15:commentEx w15:paraId="4BB570AF" w15:paraIdParent="72527943" w15:done="0"/>
  <w15:commentEx w15:paraId="3A05DCCC" w15:done="0"/>
  <w15:commentEx w15:paraId="44E18639" w15:done="0"/>
  <w15:commentEx w15:paraId="1A77B292" w15:paraIdParent="44E18639" w15:done="0"/>
  <w15:commentEx w15:paraId="088DB597" w15:done="0"/>
  <w15:commentEx w15:paraId="0FC91D5D" w15:done="0"/>
  <w15:commentEx w15:paraId="49C95621" w15:paraIdParent="0FC91D5D" w15:done="0"/>
  <w15:commentEx w15:paraId="365258E5" w15:paraIdParent="0FC91D5D" w15:done="0"/>
  <w15:commentEx w15:paraId="477A6605" w15:done="0"/>
  <w15:commentEx w15:paraId="27C6A75B" w15:done="0"/>
  <w15:commentEx w15:paraId="183E3423" w15:done="0"/>
  <w15:commentEx w15:paraId="1660D802" w15:done="0"/>
  <w15:commentEx w15:paraId="0E76B808" w15:done="0"/>
  <w15:commentEx w15:paraId="6FE2C3D0" w15:paraIdParent="0E76B808" w15:done="0"/>
  <w15:commentEx w15:paraId="5706A6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66C971" w16cex:dateUtc="2020-05-13T18:30:00Z"/>
  <w16cex:commentExtensible w16cex:durableId="2266C7FC" w16cex:dateUtc="2020-05-13T18:24:00Z"/>
  <w16cex:commentExtensible w16cex:durableId="2266C867" w16cex:dateUtc="2020-05-13T18:26:00Z"/>
  <w16cex:commentExtensible w16cex:durableId="22666437" w16cex:dateUtc="2020-05-13T16:19:00Z"/>
  <w16cex:commentExtensible w16cex:durableId="226664F9" w16cex:dateUtc="2020-05-13T16:22:00Z"/>
  <w16cex:commentExtensible w16cex:durableId="2266C91F" w16cex:dateUtc="2020-05-13T18:29:00Z"/>
  <w16cex:commentExtensible w16cex:durableId="22667741" w16cex:dateUtc="2020-05-13T17:40:00Z"/>
  <w16cex:commentExtensible w16cex:durableId="2266CA09" w16cex:dateUtc="2020-05-13T18:33:00Z"/>
  <w16cex:commentExtensible w16cex:durableId="2266CA35" w16cex:dateUtc="2020-05-13T18:34:00Z"/>
  <w16cex:commentExtensible w16cex:durableId="22666823" w16cex:dateUtc="2020-05-13T16:35:00Z"/>
  <w16cex:commentExtensible w16cex:durableId="2266CB5C" w16cex:dateUtc="2020-05-13T18:39:00Z"/>
  <w16cex:commentExtensible w16cex:durableId="22666A8D" w16cex:dateUtc="2020-05-13T16:46:00Z"/>
  <w16cex:commentExtensible w16cex:durableId="2266CBD3" w16cex:dateUtc="2020-05-13T18:41:00Z"/>
  <w16cex:commentExtensible w16cex:durableId="2266CBFD" w16cex:dateUtc="2020-05-13T18:41:00Z"/>
  <w16cex:commentExtensible w16cex:durableId="2266CC8C" w16cex:dateUtc="2020-05-13T18:44:00Z"/>
  <w16cex:commentExtensible w16cex:durableId="22667205" w16cex:dateUtc="2020-05-13T17:17:00Z"/>
  <w16cex:commentExtensible w16cex:durableId="22666DBD" w16cex:dateUtc="2020-05-13T16:59:00Z"/>
  <w16cex:commentExtensible w16cex:durableId="22666EB9" w16cex:dateUtc="2020-05-13T17:03:00Z"/>
  <w16cex:commentExtensible w16cex:durableId="226672E6" w16cex:dateUtc="2020-05-13T17:21:00Z"/>
  <w16cex:commentExtensible w16cex:durableId="2266CE7B" w16cex:dateUtc="2020-05-13T18:52:00Z"/>
  <w16cex:commentExtensible w16cex:durableId="2266CEB0" w16cex:dateUtc="2020-05-13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46D736B" w16cid:durableId="2266D0B6"/>
  <w16cid:commentId w16cid:paraId="4E4F96C7" w16cid:durableId="2266C971"/>
  <w16cid:commentId w16cid:paraId="362FD275" w16cid:durableId="226508EE"/>
  <w16cid:commentId w16cid:paraId="62362C6C" w16cid:durableId="2265085B"/>
  <w16cid:commentId w16cid:paraId="76A5C56B" w16cid:durableId="2266C7FC"/>
  <w16cid:commentId w16cid:paraId="31C85E4A" w16cid:durableId="2266D465"/>
  <w16cid:commentId w16cid:paraId="441E843E" w16cid:durableId="22653FA4"/>
  <w16cid:commentId w16cid:paraId="49FF2142" w16cid:durableId="2266C867"/>
  <w16cid:commentId w16cid:paraId="1F1D60FD" w16cid:durableId="22666437"/>
  <w16cid:commentId w16cid:paraId="3CD2671A" w16cid:durableId="226664F9"/>
  <w16cid:commentId w16cid:paraId="248093EE" w16cid:durableId="2266C91F"/>
  <w16cid:commentId w16cid:paraId="3E5A605B" w16cid:durableId="22667741"/>
  <w16cid:commentId w16cid:paraId="476936AB" w16cid:durableId="22650A37"/>
  <w16cid:commentId w16cid:paraId="3F52786D" w16cid:durableId="2266CA09"/>
  <w16cid:commentId w16cid:paraId="6779EF1E" w16cid:durableId="22552DE0"/>
  <w16cid:commentId w16cid:paraId="32E8AD2E" w16cid:durableId="2266CA35"/>
  <w16cid:commentId w16cid:paraId="27986FF1" w16cid:durableId="22666823"/>
  <w16cid:commentId w16cid:paraId="5F21C600" w16cid:durableId="22650B1B"/>
  <w16cid:commentId w16cid:paraId="0F3F24B5" w16cid:durableId="22650B35"/>
  <w16cid:commentId w16cid:paraId="1CCD22AE" w16cid:durableId="22650B49"/>
  <w16cid:commentId w16cid:paraId="1D8BB2AA" w16cid:durableId="2266CB5C"/>
  <w16cid:commentId w16cid:paraId="6ADEA171" w16cid:durableId="2265A179"/>
  <w16cid:commentId w16cid:paraId="51695D8D" w16cid:durableId="22658E6C"/>
  <w16cid:commentId w16cid:paraId="18EDAA0A" w16cid:durableId="22666A8D"/>
  <w16cid:commentId w16cid:paraId="343A9D6D" w16cid:durableId="2266D662"/>
  <w16cid:commentId w16cid:paraId="05739687" w16cid:durableId="2266D781"/>
  <w16cid:commentId w16cid:paraId="36AB6959" w16cid:durableId="226551EF"/>
  <w16cid:commentId w16cid:paraId="304C5B16" w16cid:durableId="2266CBD3"/>
  <w16cid:commentId w16cid:paraId="1931AF1E" w16cid:durableId="22663AC0"/>
  <w16cid:commentId w16cid:paraId="4E4297DA" w16cid:durableId="2266D82B"/>
  <w16cid:commentId w16cid:paraId="4B434474" w16cid:durableId="226639A0"/>
  <w16cid:commentId w16cid:paraId="7808B513" w16cid:durableId="2266CBFD"/>
  <w16cid:commentId w16cid:paraId="55BE3E13" w16cid:durableId="2266D8A7"/>
  <w16cid:commentId w16cid:paraId="0FAF4348" w16cid:durableId="2266CC8C"/>
  <w16cid:commentId w16cid:paraId="72527943" w16cid:durableId="22667867"/>
  <w16cid:commentId w16cid:paraId="4BB570AF" w16cid:durableId="2266D949"/>
  <w16cid:commentId w16cid:paraId="3A05DCCC" w16cid:durableId="2266DDE6"/>
  <w16cid:commentId w16cid:paraId="44E18639" w16cid:durableId="2266814D"/>
  <w16cid:commentId w16cid:paraId="1A77B292" w16cid:durableId="2266DC9B"/>
  <w16cid:commentId w16cid:paraId="088DB597" w16cid:durableId="22667205"/>
  <w16cid:commentId w16cid:paraId="0FC91D5D" w16cid:durableId="226696FA"/>
  <w16cid:commentId w16cid:paraId="49C95621" w16cid:durableId="22666DBD"/>
  <w16cid:commentId w16cid:paraId="365258E5" w16cid:durableId="2266DCF9"/>
  <w16cid:commentId w16cid:paraId="477A6605" w16cid:durableId="22666EB9"/>
  <w16cid:commentId w16cid:paraId="27C6A75B" w16cid:durableId="226672E6"/>
  <w16cid:commentId w16cid:paraId="183E3423" w16cid:durableId="2266DEAA"/>
  <w16cid:commentId w16cid:paraId="1660D802" w16cid:durableId="226593B8"/>
  <w16cid:commentId w16cid:paraId="0E76B808" w16cid:durableId="226594F2"/>
  <w16cid:commentId w16cid:paraId="6FE2C3D0" w16cid:durableId="2266CE7B"/>
  <w16cid:commentId w16cid:paraId="5706A64C" w16cid:durableId="2266C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FF4E6D" w14:textId="77777777" w:rsidR="003947E6" w:rsidRDefault="003947E6" w:rsidP="005C0096">
      <w:pPr>
        <w:spacing w:after="0" w:line="240" w:lineRule="auto"/>
      </w:pPr>
      <w:r>
        <w:separator/>
      </w:r>
    </w:p>
  </w:endnote>
  <w:endnote w:type="continuationSeparator" w:id="0">
    <w:p w14:paraId="48F05712" w14:textId="77777777" w:rsidR="003947E6" w:rsidRDefault="003947E6" w:rsidP="005C0096">
      <w:pPr>
        <w:spacing w:after="0" w:line="240" w:lineRule="auto"/>
      </w:pPr>
      <w:r>
        <w:continuationSeparator/>
      </w:r>
    </w:p>
  </w:endnote>
  <w:endnote w:type="continuationNotice" w:id="1">
    <w:p w14:paraId="5E2D7240" w14:textId="77777777" w:rsidR="003947E6" w:rsidRDefault="003947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604020202020204"/>
    <w:charset w:val="00"/>
    <w:family w:val="swiss"/>
    <w:pitch w:val="variable"/>
    <w:sig w:usb0="E4002EFF" w:usb1="C000E47F" w:usb2="00000009" w:usb3="00000000" w:csb0="000001FF" w:csb1="00000000"/>
  </w:font>
  <w:font w:name="Minion Pro">
    <w:panose1 w:val="02040503050201020203"/>
    <w:charset w:val="00"/>
    <w:family w:val="roman"/>
    <w:notTrueType/>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40641D" w:rsidRDefault="0040641D"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40641D" w:rsidRDefault="0040641D"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57D311" w14:textId="77777777" w:rsidR="003947E6" w:rsidRDefault="003947E6" w:rsidP="005C0096">
      <w:pPr>
        <w:spacing w:after="0" w:line="240" w:lineRule="auto"/>
      </w:pPr>
      <w:r>
        <w:separator/>
      </w:r>
    </w:p>
  </w:footnote>
  <w:footnote w:type="continuationSeparator" w:id="0">
    <w:p w14:paraId="7B84CD2D" w14:textId="77777777" w:rsidR="003947E6" w:rsidRDefault="003947E6" w:rsidP="005C0096">
      <w:pPr>
        <w:spacing w:after="0" w:line="240" w:lineRule="auto"/>
      </w:pPr>
      <w:r>
        <w:continuationSeparator/>
      </w:r>
    </w:p>
  </w:footnote>
  <w:footnote w:type="continuationNotice" w:id="1">
    <w:p w14:paraId="5967CAA9" w14:textId="77777777" w:rsidR="003947E6" w:rsidRDefault="003947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40641D" w:rsidRDefault="0040641D"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40641D" w:rsidRDefault="0040641D"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40641D" w:rsidRDefault="0040641D"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rks, Robbie M">
    <w15:presenceInfo w15:providerId="AD" w15:userId="S::rmp15@ic.ac.uk::cb6b7f8d-c7e1-44f5-b2d9-a44f305898c3"/>
  </w15:person>
  <w15:person w15:author="Bennett, James E">
    <w15:presenceInfo w15:providerId="AD" w15:userId="S::umahx99@ic.ac.uk::69b75617-9440-4f3c-8dd3-68616e7e15e7"/>
  </w15:person>
  <w15:person w15:author="Vasilis Kontis">
    <w15:presenceInfo w15:providerId="Windows Live" w15:userId="bc36d35e85c1f299"/>
  </w15:person>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90A"/>
    <w:rsid w:val="00022DBB"/>
    <w:rsid w:val="000236AF"/>
    <w:rsid w:val="00023AF5"/>
    <w:rsid w:val="000240C3"/>
    <w:rsid w:val="000247AC"/>
    <w:rsid w:val="00024830"/>
    <w:rsid w:val="000254EC"/>
    <w:rsid w:val="00026373"/>
    <w:rsid w:val="0002654E"/>
    <w:rsid w:val="000268B2"/>
    <w:rsid w:val="00026BB4"/>
    <w:rsid w:val="00027026"/>
    <w:rsid w:val="0002762B"/>
    <w:rsid w:val="0002792C"/>
    <w:rsid w:val="00027B63"/>
    <w:rsid w:val="000302DA"/>
    <w:rsid w:val="00030713"/>
    <w:rsid w:val="00030B66"/>
    <w:rsid w:val="000317C8"/>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F5F"/>
    <w:rsid w:val="000361B0"/>
    <w:rsid w:val="00036428"/>
    <w:rsid w:val="00036665"/>
    <w:rsid w:val="000378D6"/>
    <w:rsid w:val="00037DE8"/>
    <w:rsid w:val="0004095E"/>
    <w:rsid w:val="00040CB5"/>
    <w:rsid w:val="00040E15"/>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6ED3"/>
    <w:rsid w:val="0005743C"/>
    <w:rsid w:val="00057923"/>
    <w:rsid w:val="000601A0"/>
    <w:rsid w:val="00060511"/>
    <w:rsid w:val="0006123D"/>
    <w:rsid w:val="00061514"/>
    <w:rsid w:val="0006167D"/>
    <w:rsid w:val="00061AC3"/>
    <w:rsid w:val="00062D1E"/>
    <w:rsid w:val="000633B3"/>
    <w:rsid w:val="0006380A"/>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650"/>
    <w:rsid w:val="00091843"/>
    <w:rsid w:val="00092061"/>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C85"/>
    <w:rsid w:val="000A0686"/>
    <w:rsid w:val="000A09AB"/>
    <w:rsid w:val="000A103E"/>
    <w:rsid w:val="000A13B6"/>
    <w:rsid w:val="000A13E7"/>
    <w:rsid w:val="000A1925"/>
    <w:rsid w:val="000A2069"/>
    <w:rsid w:val="000A2151"/>
    <w:rsid w:val="000A236F"/>
    <w:rsid w:val="000A2B79"/>
    <w:rsid w:val="000A5776"/>
    <w:rsid w:val="000A67A3"/>
    <w:rsid w:val="000A6A30"/>
    <w:rsid w:val="000A794C"/>
    <w:rsid w:val="000B0E42"/>
    <w:rsid w:val="000B10AB"/>
    <w:rsid w:val="000B117D"/>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75C3"/>
    <w:rsid w:val="000B7A4B"/>
    <w:rsid w:val="000C024D"/>
    <w:rsid w:val="000C0411"/>
    <w:rsid w:val="000C0B2F"/>
    <w:rsid w:val="000C0BFD"/>
    <w:rsid w:val="000C0C7B"/>
    <w:rsid w:val="000C0CFE"/>
    <w:rsid w:val="000C16E7"/>
    <w:rsid w:val="000C1AFE"/>
    <w:rsid w:val="000C2519"/>
    <w:rsid w:val="000C2821"/>
    <w:rsid w:val="000C2B17"/>
    <w:rsid w:val="000C328F"/>
    <w:rsid w:val="000C3960"/>
    <w:rsid w:val="000C3E8D"/>
    <w:rsid w:val="000C479B"/>
    <w:rsid w:val="000C4E9E"/>
    <w:rsid w:val="000C5305"/>
    <w:rsid w:val="000C55BA"/>
    <w:rsid w:val="000C578A"/>
    <w:rsid w:val="000C64E8"/>
    <w:rsid w:val="000C7184"/>
    <w:rsid w:val="000C7690"/>
    <w:rsid w:val="000C77D8"/>
    <w:rsid w:val="000C7C1F"/>
    <w:rsid w:val="000D0319"/>
    <w:rsid w:val="000D0FC1"/>
    <w:rsid w:val="000D193B"/>
    <w:rsid w:val="000D2488"/>
    <w:rsid w:val="000D24BD"/>
    <w:rsid w:val="000D25BE"/>
    <w:rsid w:val="000D36A9"/>
    <w:rsid w:val="000D3EAF"/>
    <w:rsid w:val="000D4482"/>
    <w:rsid w:val="000D46A3"/>
    <w:rsid w:val="000D5028"/>
    <w:rsid w:val="000D5687"/>
    <w:rsid w:val="000D57A6"/>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742"/>
    <w:rsid w:val="000F62F9"/>
    <w:rsid w:val="0010188D"/>
    <w:rsid w:val="00101C9B"/>
    <w:rsid w:val="00102A42"/>
    <w:rsid w:val="00102BC6"/>
    <w:rsid w:val="001036BF"/>
    <w:rsid w:val="0010373B"/>
    <w:rsid w:val="00104260"/>
    <w:rsid w:val="00104322"/>
    <w:rsid w:val="00104640"/>
    <w:rsid w:val="00104F2E"/>
    <w:rsid w:val="001052EC"/>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A"/>
    <w:rsid w:val="00131F9D"/>
    <w:rsid w:val="0013216F"/>
    <w:rsid w:val="001326AD"/>
    <w:rsid w:val="00132A85"/>
    <w:rsid w:val="001341C2"/>
    <w:rsid w:val="001341E3"/>
    <w:rsid w:val="00134644"/>
    <w:rsid w:val="00134EE3"/>
    <w:rsid w:val="00134FE0"/>
    <w:rsid w:val="001355CF"/>
    <w:rsid w:val="00135A9B"/>
    <w:rsid w:val="0013688C"/>
    <w:rsid w:val="00137B4F"/>
    <w:rsid w:val="001401E9"/>
    <w:rsid w:val="00140D74"/>
    <w:rsid w:val="00141C23"/>
    <w:rsid w:val="00141CE5"/>
    <w:rsid w:val="001426E8"/>
    <w:rsid w:val="0014288F"/>
    <w:rsid w:val="00143109"/>
    <w:rsid w:val="00143634"/>
    <w:rsid w:val="00143832"/>
    <w:rsid w:val="0014389C"/>
    <w:rsid w:val="00144F74"/>
    <w:rsid w:val="0014591D"/>
    <w:rsid w:val="0014591F"/>
    <w:rsid w:val="00145E44"/>
    <w:rsid w:val="001465B1"/>
    <w:rsid w:val="00146D4F"/>
    <w:rsid w:val="001476E4"/>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1CFD"/>
    <w:rsid w:val="00181E7F"/>
    <w:rsid w:val="001822A4"/>
    <w:rsid w:val="00182629"/>
    <w:rsid w:val="00182992"/>
    <w:rsid w:val="00182AAE"/>
    <w:rsid w:val="00182B12"/>
    <w:rsid w:val="0018319D"/>
    <w:rsid w:val="001837C5"/>
    <w:rsid w:val="00183B2E"/>
    <w:rsid w:val="00183D84"/>
    <w:rsid w:val="001853E9"/>
    <w:rsid w:val="00185DD5"/>
    <w:rsid w:val="00185EF2"/>
    <w:rsid w:val="001861D2"/>
    <w:rsid w:val="00186589"/>
    <w:rsid w:val="00186E67"/>
    <w:rsid w:val="00186F0B"/>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49D"/>
    <w:rsid w:val="001B49F0"/>
    <w:rsid w:val="001B573E"/>
    <w:rsid w:val="001B5A9D"/>
    <w:rsid w:val="001B5AF5"/>
    <w:rsid w:val="001B6041"/>
    <w:rsid w:val="001B69F2"/>
    <w:rsid w:val="001B7023"/>
    <w:rsid w:val="001B7378"/>
    <w:rsid w:val="001C0869"/>
    <w:rsid w:val="001C13A3"/>
    <w:rsid w:val="001C25F0"/>
    <w:rsid w:val="001C2BB9"/>
    <w:rsid w:val="001C2BBB"/>
    <w:rsid w:val="001C2C5A"/>
    <w:rsid w:val="001C30DF"/>
    <w:rsid w:val="001C33BF"/>
    <w:rsid w:val="001C36AE"/>
    <w:rsid w:val="001C3870"/>
    <w:rsid w:val="001C3A13"/>
    <w:rsid w:val="001C3EFC"/>
    <w:rsid w:val="001C3FD0"/>
    <w:rsid w:val="001C402B"/>
    <w:rsid w:val="001C53C9"/>
    <w:rsid w:val="001C601D"/>
    <w:rsid w:val="001C6645"/>
    <w:rsid w:val="001C68AA"/>
    <w:rsid w:val="001C750F"/>
    <w:rsid w:val="001C76AB"/>
    <w:rsid w:val="001C7763"/>
    <w:rsid w:val="001D03F0"/>
    <w:rsid w:val="001D0D38"/>
    <w:rsid w:val="001D0FF1"/>
    <w:rsid w:val="001D1355"/>
    <w:rsid w:val="001D1778"/>
    <w:rsid w:val="001D1818"/>
    <w:rsid w:val="001D208A"/>
    <w:rsid w:val="001D3291"/>
    <w:rsid w:val="001D37D7"/>
    <w:rsid w:val="001D39E9"/>
    <w:rsid w:val="001D3A25"/>
    <w:rsid w:val="001D3DDE"/>
    <w:rsid w:val="001D406E"/>
    <w:rsid w:val="001D4900"/>
    <w:rsid w:val="001D513E"/>
    <w:rsid w:val="001D596D"/>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8"/>
    <w:rsid w:val="001E71E1"/>
    <w:rsid w:val="001E758F"/>
    <w:rsid w:val="001E7C90"/>
    <w:rsid w:val="001F045D"/>
    <w:rsid w:val="001F0AE9"/>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36"/>
    <w:rsid w:val="001F64CB"/>
    <w:rsid w:val="001F6B1E"/>
    <w:rsid w:val="001F7399"/>
    <w:rsid w:val="001F7AE9"/>
    <w:rsid w:val="001F7D31"/>
    <w:rsid w:val="00200527"/>
    <w:rsid w:val="002011D5"/>
    <w:rsid w:val="002012F4"/>
    <w:rsid w:val="002019F0"/>
    <w:rsid w:val="00202B6D"/>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42E9"/>
    <w:rsid w:val="0021455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497"/>
    <w:rsid w:val="00225CC1"/>
    <w:rsid w:val="002267A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168C"/>
    <w:rsid w:val="00262E46"/>
    <w:rsid w:val="0026355B"/>
    <w:rsid w:val="002639C2"/>
    <w:rsid w:val="00264658"/>
    <w:rsid w:val="002647FD"/>
    <w:rsid w:val="002657E8"/>
    <w:rsid w:val="00265B5A"/>
    <w:rsid w:val="00266033"/>
    <w:rsid w:val="00266110"/>
    <w:rsid w:val="002661C4"/>
    <w:rsid w:val="00266431"/>
    <w:rsid w:val="00266453"/>
    <w:rsid w:val="0026667A"/>
    <w:rsid w:val="00267766"/>
    <w:rsid w:val="00267856"/>
    <w:rsid w:val="00267CF8"/>
    <w:rsid w:val="00267D4D"/>
    <w:rsid w:val="0027037D"/>
    <w:rsid w:val="00270714"/>
    <w:rsid w:val="00270FAB"/>
    <w:rsid w:val="002713D6"/>
    <w:rsid w:val="00272264"/>
    <w:rsid w:val="002725F2"/>
    <w:rsid w:val="00272E98"/>
    <w:rsid w:val="00273454"/>
    <w:rsid w:val="00273691"/>
    <w:rsid w:val="00274177"/>
    <w:rsid w:val="00274639"/>
    <w:rsid w:val="00274676"/>
    <w:rsid w:val="00275CD4"/>
    <w:rsid w:val="00275DDD"/>
    <w:rsid w:val="00276055"/>
    <w:rsid w:val="00276463"/>
    <w:rsid w:val="00277C4D"/>
    <w:rsid w:val="00277EAB"/>
    <w:rsid w:val="002803A2"/>
    <w:rsid w:val="0028041F"/>
    <w:rsid w:val="0028098A"/>
    <w:rsid w:val="002809B0"/>
    <w:rsid w:val="002822A6"/>
    <w:rsid w:val="00282981"/>
    <w:rsid w:val="00282B75"/>
    <w:rsid w:val="00283264"/>
    <w:rsid w:val="00283492"/>
    <w:rsid w:val="00283C9B"/>
    <w:rsid w:val="00283F23"/>
    <w:rsid w:val="0028463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410"/>
    <w:rsid w:val="002A746E"/>
    <w:rsid w:val="002B0C32"/>
    <w:rsid w:val="002B1021"/>
    <w:rsid w:val="002B11BF"/>
    <w:rsid w:val="002B11C5"/>
    <w:rsid w:val="002B1A11"/>
    <w:rsid w:val="002B1D04"/>
    <w:rsid w:val="002B2657"/>
    <w:rsid w:val="002B3365"/>
    <w:rsid w:val="002B39C7"/>
    <w:rsid w:val="002B5539"/>
    <w:rsid w:val="002B5AC1"/>
    <w:rsid w:val="002B5B32"/>
    <w:rsid w:val="002B5BFC"/>
    <w:rsid w:val="002B5E12"/>
    <w:rsid w:val="002B7327"/>
    <w:rsid w:val="002B7495"/>
    <w:rsid w:val="002B77A0"/>
    <w:rsid w:val="002B799D"/>
    <w:rsid w:val="002B7AF0"/>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5401"/>
    <w:rsid w:val="002D5DC1"/>
    <w:rsid w:val="002D7177"/>
    <w:rsid w:val="002D7B6F"/>
    <w:rsid w:val="002D7C1F"/>
    <w:rsid w:val="002E0980"/>
    <w:rsid w:val="002E12A5"/>
    <w:rsid w:val="002E1385"/>
    <w:rsid w:val="002E311F"/>
    <w:rsid w:val="002E3326"/>
    <w:rsid w:val="002E3914"/>
    <w:rsid w:val="002E39B9"/>
    <w:rsid w:val="002E39E9"/>
    <w:rsid w:val="002E4229"/>
    <w:rsid w:val="002E451B"/>
    <w:rsid w:val="002E4E18"/>
    <w:rsid w:val="002E5EB7"/>
    <w:rsid w:val="002E62F7"/>
    <w:rsid w:val="002E7719"/>
    <w:rsid w:val="002E7CF2"/>
    <w:rsid w:val="002F01C2"/>
    <w:rsid w:val="002F049A"/>
    <w:rsid w:val="002F0834"/>
    <w:rsid w:val="002F0917"/>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BC3"/>
    <w:rsid w:val="00302049"/>
    <w:rsid w:val="003021E7"/>
    <w:rsid w:val="0030298B"/>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4C94"/>
    <w:rsid w:val="003155B4"/>
    <w:rsid w:val="0031629A"/>
    <w:rsid w:val="003162EE"/>
    <w:rsid w:val="00316947"/>
    <w:rsid w:val="003169BD"/>
    <w:rsid w:val="00316C10"/>
    <w:rsid w:val="00317A96"/>
    <w:rsid w:val="003203A6"/>
    <w:rsid w:val="00320DE4"/>
    <w:rsid w:val="0032194B"/>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4566"/>
    <w:rsid w:val="00334DFB"/>
    <w:rsid w:val="00335085"/>
    <w:rsid w:val="003353E0"/>
    <w:rsid w:val="00335529"/>
    <w:rsid w:val="00335AF9"/>
    <w:rsid w:val="00335E1B"/>
    <w:rsid w:val="00336055"/>
    <w:rsid w:val="00336774"/>
    <w:rsid w:val="0033692F"/>
    <w:rsid w:val="003373E6"/>
    <w:rsid w:val="003376DA"/>
    <w:rsid w:val="00337B67"/>
    <w:rsid w:val="00337B8F"/>
    <w:rsid w:val="00337C3A"/>
    <w:rsid w:val="003400D6"/>
    <w:rsid w:val="0034107C"/>
    <w:rsid w:val="00342065"/>
    <w:rsid w:val="00342159"/>
    <w:rsid w:val="003428BF"/>
    <w:rsid w:val="0034312D"/>
    <w:rsid w:val="00343A47"/>
    <w:rsid w:val="00343A6F"/>
    <w:rsid w:val="0034454A"/>
    <w:rsid w:val="00344CAF"/>
    <w:rsid w:val="0034539C"/>
    <w:rsid w:val="003453F5"/>
    <w:rsid w:val="00345DF9"/>
    <w:rsid w:val="00345F18"/>
    <w:rsid w:val="003462B0"/>
    <w:rsid w:val="00346303"/>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500D"/>
    <w:rsid w:val="003553FF"/>
    <w:rsid w:val="003556A3"/>
    <w:rsid w:val="003557FE"/>
    <w:rsid w:val="00355D50"/>
    <w:rsid w:val="00356DE5"/>
    <w:rsid w:val="003572DE"/>
    <w:rsid w:val="00357686"/>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A97"/>
    <w:rsid w:val="00372E0B"/>
    <w:rsid w:val="0037357B"/>
    <w:rsid w:val="00373A2C"/>
    <w:rsid w:val="00374D15"/>
    <w:rsid w:val="003754C8"/>
    <w:rsid w:val="00375546"/>
    <w:rsid w:val="0037560C"/>
    <w:rsid w:val="003756C2"/>
    <w:rsid w:val="003757C6"/>
    <w:rsid w:val="00376538"/>
    <w:rsid w:val="00376664"/>
    <w:rsid w:val="00377198"/>
    <w:rsid w:val="00377A2D"/>
    <w:rsid w:val="00377C03"/>
    <w:rsid w:val="00377CED"/>
    <w:rsid w:val="0038006F"/>
    <w:rsid w:val="00380BAE"/>
    <w:rsid w:val="00380BC5"/>
    <w:rsid w:val="00380BE7"/>
    <w:rsid w:val="00380D52"/>
    <w:rsid w:val="003810E4"/>
    <w:rsid w:val="0038141E"/>
    <w:rsid w:val="0038227D"/>
    <w:rsid w:val="0038248A"/>
    <w:rsid w:val="003827E6"/>
    <w:rsid w:val="00383540"/>
    <w:rsid w:val="003838DC"/>
    <w:rsid w:val="00383C9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47E6"/>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B76"/>
    <w:rsid w:val="003B1ED6"/>
    <w:rsid w:val="003B21A0"/>
    <w:rsid w:val="003B243F"/>
    <w:rsid w:val="003B2869"/>
    <w:rsid w:val="003B2ABC"/>
    <w:rsid w:val="003B2FDF"/>
    <w:rsid w:val="003B30C6"/>
    <w:rsid w:val="003B3911"/>
    <w:rsid w:val="003B3BB5"/>
    <w:rsid w:val="003B3F2B"/>
    <w:rsid w:val="003B419E"/>
    <w:rsid w:val="003B4C41"/>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5B0"/>
    <w:rsid w:val="003D59DA"/>
    <w:rsid w:val="003D5B76"/>
    <w:rsid w:val="003D63FE"/>
    <w:rsid w:val="003D6D84"/>
    <w:rsid w:val="003D71B0"/>
    <w:rsid w:val="003D7280"/>
    <w:rsid w:val="003D7636"/>
    <w:rsid w:val="003D77D6"/>
    <w:rsid w:val="003D7B4B"/>
    <w:rsid w:val="003D7FAD"/>
    <w:rsid w:val="003E0CB4"/>
    <w:rsid w:val="003E1439"/>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B2"/>
    <w:rsid w:val="003F1BE1"/>
    <w:rsid w:val="003F2A5D"/>
    <w:rsid w:val="003F3459"/>
    <w:rsid w:val="003F38D8"/>
    <w:rsid w:val="003F3D85"/>
    <w:rsid w:val="003F3E0F"/>
    <w:rsid w:val="003F4BE7"/>
    <w:rsid w:val="003F4FD3"/>
    <w:rsid w:val="003F5256"/>
    <w:rsid w:val="003F613F"/>
    <w:rsid w:val="003F6219"/>
    <w:rsid w:val="003F6705"/>
    <w:rsid w:val="003F6E2D"/>
    <w:rsid w:val="003F7607"/>
    <w:rsid w:val="003F787E"/>
    <w:rsid w:val="003F7C2B"/>
    <w:rsid w:val="00400AA4"/>
    <w:rsid w:val="00400C92"/>
    <w:rsid w:val="004011F4"/>
    <w:rsid w:val="0040137C"/>
    <w:rsid w:val="00401F1B"/>
    <w:rsid w:val="00402783"/>
    <w:rsid w:val="00402A12"/>
    <w:rsid w:val="00402CBC"/>
    <w:rsid w:val="00403E57"/>
    <w:rsid w:val="00403EB4"/>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534A"/>
    <w:rsid w:val="004167B0"/>
    <w:rsid w:val="0041717D"/>
    <w:rsid w:val="00420182"/>
    <w:rsid w:val="00420A88"/>
    <w:rsid w:val="00421065"/>
    <w:rsid w:val="004212FC"/>
    <w:rsid w:val="00421A15"/>
    <w:rsid w:val="00421FA1"/>
    <w:rsid w:val="004223ED"/>
    <w:rsid w:val="004223F6"/>
    <w:rsid w:val="0042240F"/>
    <w:rsid w:val="00423830"/>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52E"/>
    <w:rsid w:val="00432B4E"/>
    <w:rsid w:val="004339D7"/>
    <w:rsid w:val="004340DF"/>
    <w:rsid w:val="00434F00"/>
    <w:rsid w:val="0043650A"/>
    <w:rsid w:val="00437169"/>
    <w:rsid w:val="0043731C"/>
    <w:rsid w:val="004373D2"/>
    <w:rsid w:val="00437DDB"/>
    <w:rsid w:val="0044089F"/>
    <w:rsid w:val="00440A57"/>
    <w:rsid w:val="0044128E"/>
    <w:rsid w:val="004419D2"/>
    <w:rsid w:val="00442F00"/>
    <w:rsid w:val="00443C4D"/>
    <w:rsid w:val="00443C62"/>
    <w:rsid w:val="00444CCA"/>
    <w:rsid w:val="004453D2"/>
    <w:rsid w:val="00446804"/>
    <w:rsid w:val="00447111"/>
    <w:rsid w:val="00447469"/>
    <w:rsid w:val="0044747F"/>
    <w:rsid w:val="00447F04"/>
    <w:rsid w:val="004502DB"/>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60224"/>
    <w:rsid w:val="004604D4"/>
    <w:rsid w:val="004612FB"/>
    <w:rsid w:val="004619D9"/>
    <w:rsid w:val="00461E6C"/>
    <w:rsid w:val="00462592"/>
    <w:rsid w:val="004627DF"/>
    <w:rsid w:val="0046286E"/>
    <w:rsid w:val="00462D7A"/>
    <w:rsid w:val="00463104"/>
    <w:rsid w:val="00463AF9"/>
    <w:rsid w:val="00464090"/>
    <w:rsid w:val="004643A0"/>
    <w:rsid w:val="00465D5C"/>
    <w:rsid w:val="0046642F"/>
    <w:rsid w:val="004666C8"/>
    <w:rsid w:val="00467147"/>
    <w:rsid w:val="0046746C"/>
    <w:rsid w:val="00467707"/>
    <w:rsid w:val="00467B23"/>
    <w:rsid w:val="00470329"/>
    <w:rsid w:val="004708E7"/>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768D"/>
    <w:rsid w:val="004804A9"/>
    <w:rsid w:val="0048055D"/>
    <w:rsid w:val="0048075E"/>
    <w:rsid w:val="0048076C"/>
    <w:rsid w:val="00480799"/>
    <w:rsid w:val="00480AD4"/>
    <w:rsid w:val="00481556"/>
    <w:rsid w:val="0048183A"/>
    <w:rsid w:val="00482397"/>
    <w:rsid w:val="00482447"/>
    <w:rsid w:val="00482BB4"/>
    <w:rsid w:val="00482D0C"/>
    <w:rsid w:val="00482E4F"/>
    <w:rsid w:val="004833F3"/>
    <w:rsid w:val="00483DC5"/>
    <w:rsid w:val="004840AD"/>
    <w:rsid w:val="004841D2"/>
    <w:rsid w:val="00484426"/>
    <w:rsid w:val="00484FAA"/>
    <w:rsid w:val="00486704"/>
    <w:rsid w:val="00486AA9"/>
    <w:rsid w:val="0049039A"/>
    <w:rsid w:val="00490499"/>
    <w:rsid w:val="004919A8"/>
    <w:rsid w:val="0049233E"/>
    <w:rsid w:val="004927C7"/>
    <w:rsid w:val="00492F19"/>
    <w:rsid w:val="00492F2B"/>
    <w:rsid w:val="004932A5"/>
    <w:rsid w:val="00493540"/>
    <w:rsid w:val="004936DA"/>
    <w:rsid w:val="00494CB4"/>
    <w:rsid w:val="004952E7"/>
    <w:rsid w:val="0049586C"/>
    <w:rsid w:val="00495975"/>
    <w:rsid w:val="00495AAA"/>
    <w:rsid w:val="00495C9B"/>
    <w:rsid w:val="00495EF1"/>
    <w:rsid w:val="004A0405"/>
    <w:rsid w:val="004A0553"/>
    <w:rsid w:val="004A11DD"/>
    <w:rsid w:val="004A1414"/>
    <w:rsid w:val="004A199B"/>
    <w:rsid w:val="004A1E40"/>
    <w:rsid w:val="004A234B"/>
    <w:rsid w:val="004A2467"/>
    <w:rsid w:val="004A30F3"/>
    <w:rsid w:val="004A3788"/>
    <w:rsid w:val="004A3B70"/>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2607"/>
    <w:rsid w:val="004B2B5D"/>
    <w:rsid w:val="004B32DF"/>
    <w:rsid w:val="004B35E6"/>
    <w:rsid w:val="004B3D4C"/>
    <w:rsid w:val="004B3EC3"/>
    <w:rsid w:val="004B49A4"/>
    <w:rsid w:val="004B56A8"/>
    <w:rsid w:val="004B58F8"/>
    <w:rsid w:val="004B5D45"/>
    <w:rsid w:val="004B5D5B"/>
    <w:rsid w:val="004B6092"/>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9A"/>
    <w:rsid w:val="004E6139"/>
    <w:rsid w:val="004E6EF6"/>
    <w:rsid w:val="004E70D2"/>
    <w:rsid w:val="004E7430"/>
    <w:rsid w:val="004E7DAD"/>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E4F"/>
    <w:rsid w:val="0052173B"/>
    <w:rsid w:val="00521920"/>
    <w:rsid w:val="00521EE9"/>
    <w:rsid w:val="00522430"/>
    <w:rsid w:val="00523087"/>
    <w:rsid w:val="0052391A"/>
    <w:rsid w:val="0052391C"/>
    <w:rsid w:val="005239F0"/>
    <w:rsid w:val="00524E7F"/>
    <w:rsid w:val="005250E4"/>
    <w:rsid w:val="005251DD"/>
    <w:rsid w:val="005254E4"/>
    <w:rsid w:val="005257D5"/>
    <w:rsid w:val="00527229"/>
    <w:rsid w:val="005274C9"/>
    <w:rsid w:val="00527629"/>
    <w:rsid w:val="00527C63"/>
    <w:rsid w:val="00527E37"/>
    <w:rsid w:val="005302F7"/>
    <w:rsid w:val="00530333"/>
    <w:rsid w:val="005305AF"/>
    <w:rsid w:val="00530BD0"/>
    <w:rsid w:val="005314E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E4"/>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C45"/>
    <w:rsid w:val="00571989"/>
    <w:rsid w:val="00571A57"/>
    <w:rsid w:val="005728FF"/>
    <w:rsid w:val="00572C71"/>
    <w:rsid w:val="00572F50"/>
    <w:rsid w:val="005734A0"/>
    <w:rsid w:val="005734F6"/>
    <w:rsid w:val="005740EC"/>
    <w:rsid w:val="00574FD0"/>
    <w:rsid w:val="00575621"/>
    <w:rsid w:val="00575C09"/>
    <w:rsid w:val="00575EA2"/>
    <w:rsid w:val="00575EF7"/>
    <w:rsid w:val="005769FE"/>
    <w:rsid w:val="00576A15"/>
    <w:rsid w:val="00577094"/>
    <w:rsid w:val="00577274"/>
    <w:rsid w:val="00577683"/>
    <w:rsid w:val="00577D01"/>
    <w:rsid w:val="00580F14"/>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BC8"/>
    <w:rsid w:val="00592D71"/>
    <w:rsid w:val="005932F9"/>
    <w:rsid w:val="00593989"/>
    <w:rsid w:val="00593EA6"/>
    <w:rsid w:val="00593F2C"/>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4DF0"/>
    <w:rsid w:val="005A548A"/>
    <w:rsid w:val="005A5914"/>
    <w:rsid w:val="005A593C"/>
    <w:rsid w:val="005A67C5"/>
    <w:rsid w:val="005A7109"/>
    <w:rsid w:val="005A78A3"/>
    <w:rsid w:val="005B0095"/>
    <w:rsid w:val="005B02E2"/>
    <w:rsid w:val="005B07CA"/>
    <w:rsid w:val="005B17BC"/>
    <w:rsid w:val="005B186F"/>
    <w:rsid w:val="005B28BF"/>
    <w:rsid w:val="005B30E2"/>
    <w:rsid w:val="005B3554"/>
    <w:rsid w:val="005B391C"/>
    <w:rsid w:val="005B3A0D"/>
    <w:rsid w:val="005B3FB8"/>
    <w:rsid w:val="005B559B"/>
    <w:rsid w:val="005B5821"/>
    <w:rsid w:val="005B5B9A"/>
    <w:rsid w:val="005B5C42"/>
    <w:rsid w:val="005B6D37"/>
    <w:rsid w:val="005B7292"/>
    <w:rsid w:val="005B7AD0"/>
    <w:rsid w:val="005B7C08"/>
    <w:rsid w:val="005C0096"/>
    <w:rsid w:val="005C03D6"/>
    <w:rsid w:val="005C0438"/>
    <w:rsid w:val="005C0453"/>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754B"/>
    <w:rsid w:val="005C79E8"/>
    <w:rsid w:val="005C7DDD"/>
    <w:rsid w:val="005D098B"/>
    <w:rsid w:val="005D0A2F"/>
    <w:rsid w:val="005D16E9"/>
    <w:rsid w:val="005D261F"/>
    <w:rsid w:val="005D30F9"/>
    <w:rsid w:val="005D325A"/>
    <w:rsid w:val="005D3BCD"/>
    <w:rsid w:val="005D491E"/>
    <w:rsid w:val="005D497E"/>
    <w:rsid w:val="005D49B5"/>
    <w:rsid w:val="005D4A06"/>
    <w:rsid w:val="005D4D08"/>
    <w:rsid w:val="005D55AE"/>
    <w:rsid w:val="005D5C91"/>
    <w:rsid w:val="005D65CB"/>
    <w:rsid w:val="005D6B33"/>
    <w:rsid w:val="005D6FB2"/>
    <w:rsid w:val="005D7541"/>
    <w:rsid w:val="005D7FE1"/>
    <w:rsid w:val="005E04C1"/>
    <w:rsid w:val="005E14EF"/>
    <w:rsid w:val="005E1EFF"/>
    <w:rsid w:val="005E2309"/>
    <w:rsid w:val="005E31B0"/>
    <w:rsid w:val="005E31B9"/>
    <w:rsid w:val="005E36F8"/>
    <w:rsid w:val="005E3784"/>
    <w:rsid w:val="005E39A3"/>
    <w:rsid w:val="005E44C7"/>
    <w:rsid w:val="005E4A15"/>
    <w:rsid w:val="005E4BC4"/>
    <w:rsid w:val="005E4C8E"/>
    <w:rsid w:val="005E52E9"/>
    <w:rsid w:val="005E5303"/>
    <w:rsid w:val="005E633D"/>
    <w:rsid w:val="005E66AD"/>
    <w:rsid w:val="005E6CC1"/>
    <w:rsid w:val="005E6ED4"/>
    <w:rsid w:val="005E79D5"/>
    <w:rsid w:val="005E7AAC"/>
    <w:rsid w:val="005E7F75"/>
    <w:rsid w:val="005F1190"/>
    <w:rsid w:val="005F1B06"/>
    <w:rsid w:val="005F24F9"/>
    <w:rsid w:val="005F2C5D"/>
    <w:rsid w:val="005F35A2"/>
    <w:rsid w:val="005F36D3"/>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3572"/>
    <w:rsid w:val="00604BD6"/>
    <w:rsid w:val="00604E47"/>
    <w:rsid w:val="006053CC"/>
    <w:rsid w:val="0060590B"/>
    <w:rsid w:val="00605924"/>
    <w:rsid w:val="00605BB8"/>
    <w:rsid w:val="006060BB"/>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4486"/>
    <w:rsid w:val="006145DA"/>
    <w:rsid w:val="006146B3"/>
    <w:rsid w:val="00615176"/>
    <w:rsid w:val="00615697"/>
    <w:rsid w:val="00615707"/>
    <w:rsid w:val="00615C48"/>
    <w:rsid w:val="00616253"/>
    <w:rsid w:val="0061760D"/>
    <w:rsid w:val="00620484"/>
    <w:rsid w:val="00620833"/>
    <w:rsid w:val="00620956"/>
    <w:rsid w:val="00621F76"/>
    <w:rsid w:val="00622923"/>
    <w:rsid w:val="00622E8B"/>
    <w:rsid w:val="006230BD"/>
    <w:rsid w:val="0062399C"/>
    <w:rsid w:val="006253CB"/>
    <w:rsid w:val="0062687F"/>
    <w:rsid w:val="00626ABD"/>
    <w:rsid w:val="006271D5"/>
    <w:rsid w:val="0063003E"/>
    <w:rsid w:val="00630563"/>
    <w:rsid w:val="006305D5"/>
    <w:rsid w:val="00630B1E"/>
    <w:rsid w:val="00632224"/>
    <w:rsid w:val="006329FC"/>
    <w:rsid w:val="00632DCC"/>
    <w:rsid w:val="00633638"/>
    <w:rsid w:val="00633965"/>
    <w:rsid w:val="00633A2E"/>
    <w:rsid w:val="00633DAD"/>
    <w:rsid w:val="006342E0"/>
    <w:rsid w:val="00634F6C"/>
    <w:rsid w:val="006351BA"/>
    <w:rsid w:val="006352E6"/>
    <w:rsid w:val="0063640A"/>
    <w:rsid w:val="00636D76"/>
    <w:rsid w:val="00637F37"/>
    <w:rsid w:val="00637FB2"/>
    <w:rsid w:val="00640046"/>
    <w:rsid w:val="00640211"/>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25DD"/>
    <w:rsid w:val="00652EA9"/>
    <w:rsid w:val="00652FBB"/>
    <w:rsid w:val="006530C1"/>
    <w:rsid w:val="0065369A"/>
    <w:rsid w:val="006536C2"/>
    <w:rsid w:val="006540D6"/>
    <w:rsid w:val="00654F7D"/>
    <w:rsid w:val="00657D09"/>
    <w:rsid w:val="006619F8"/>
    <w:rsid w:val="00661B02"/>
    <w:rsid w:val="00662AF3"/>
    <w:rsid w:val="00662C84"/>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B0280"/>
    <w:rsid w:val="006B0C93"/>
    <w:rsid w:val="006B0CB8"/>
    <w:rsid w:val="006B0E31"/>
    <w:rsid w:val="006B1177"/>
    <w:rsid w:val="006B1708"/>
    <w:rsid w:val="006B20F4"/>
    <w:rsid w:val="006B29B0"/>
    <w:rsid w:val="006B2B5E"/>
    <w:rsid w:val="006B2F37"/>
    <w:rsid w:val="006B307E"/>
    <w:rsid w:val="006B3894"/>
    <w:rsid w:val="006B38D6"/>
    <w:rsid w:val="006B3BED"/>
    <w:rsid w:val="006B3D28"/>
    <w:rsid w:val="006B4428"/>
    <w:rsid w:val="006B473D"/>
    <w:rsid w:val="006B4F87"/>
    <w:rsid w:val="006B51DA"/>
    <w:rsid w:val="006B52D8"/>
    <w:rsid w:val="006B57B7"/>
    <w:rsid w:val="006B5E4C"/>
    <w:rsid w:val="006B5F42"/>
    <w:rsid w:val="006B634A"/>
    <w:rsid w:val="006B6F91"/>
    <w:rsid w:val="006B7335"/>
    <w:rsid w:val="006B7393"/>
    <w:rsid w:val="006B7941"/>
    <w:rsid w:val="006C04A5"/>
    <w:rsid w:val="006C1444"/>
    <w:rsid w:val="006C18F4"/>
    <w:rsid w:val="006C1A76"/>
    <w:rsid w:val="006C22CE"/>
    <w:rsid w:val="006C3519"/>
    <w:rsid w:val="006C38B1"/>
    <w:rsid w:val="006C3A64"/>
    <w:rsid w:val="006C3EB2"/>
    <w:rsid w:val="006C59A3"/>
    <w:rsid w:val="006C5A10"/>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A28"/>
    <w:rsid w:val="006E4A5A"/>
    <w:rsid w:val="006E55A3"/>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71B"/>
    <w:rsid w:val="006F2B56"/>
    <w:rsid w:val="006F2BF3"/>
    <w:rsid w:val="006F2C41"/>
    <w:rsid w:val="006F3B28"/>
    <w:rsid w:val="006F479D"/>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D2E"/>
    <w:rsid w:val="00707E26"/>
    <w:rsid w:val="007101A4"/>
    <w:rsid w:val="0071034E"/>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522"/>
    <w:rsid w:val="00717E47"/>
    <w:rsid w:val="0072002B"/>
    <w:rsid w:val="00720421"/>
    <w:rsid w:val="007219E2"/>
    <w:rsid w:val="00721D0E"/>
    <w:rsid w:val="00721D74"/>
    <w:rsid w:val="0072284C"/>
    <w:rsid w:val="00723414"/>
    <w:rsid w:val="00723967"/>
    <w:rsid w:val="007240F3"/>
    <w:rsid w:val="007246D2"/>
    <w:rsid w:val="00724A97"/>
    <w:rsid w:val="00724CA3"/>
    <w:rsid w:val="007264F9"/>
    <w:rsid w:val="00726D68"/>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FFF"/>
    <w:rsid w:val="0074283C"/>
    <w:rsid w:val="0074399C"/>
    <w:rsid w:val="00744089"/>
    <w:rsid w:val="00744A48"/>
    <w:rsid w:val="00744B1E"/>
    <w:rsid w:val="00744FA3"/>
    <w:rsid w:val="00745B41"/>
    <w:rsid w:val="007471BE"/>
    <w:rsid w:val="007474E1"/>
    <w:rsid w:val="007479CE"/>
    <w:rsid w:val="0075025B"/>
    <w:rsid w:val="00750864"/>
    <w:rsid w:val="00750A4B"/>
    <w:rsid w:val="00750BEF"/>
    <w:rsid w:val="00750DD1"/>
    <w:rsid w:val="00751153"/>
    <w:rsid w:val="0075167A"/>
    <w:rsid w:val="00751680"/>
    <w:rsid w:val="00751ADD"/>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87F"/>
    <w:rsid w:val="007672FC"/>
    <w:rsid w:val="00767D5A"/>
    <w:rsid w:val="007700DE"/>
    <w:rsid w:val="00770117"/>
    <w:rsid w:val="00770502"/>
    <w:rsid w:val="007705D6"/>
    <w:rsid w:val="00770767"/>
    <w:rsid w:val="00771390"/>
    <w:rsid w:val="007713E9"/>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91C"/>
    <w:rsid w:val="00784B70"/>
    <w:rsid w:val="00786035"/>
    <w:rsid w:val="0078617F"/>
    <w:rsid w:val="00786BC0"/>
    <w:rsid w:val="00787B65"/>
    <w:rsid w:val="00790052"/>
    <w:rsid w:val="007901E3"/>
    <w:rsid w:val="0079094A"/>
    <w:rsid w:val="00790A59"/>
    <w:rsid w:val="00790DA5"/>
    <w:rsid w:val="0079169D"/>
    <w:rsid w:val="007916E3"/>
    <w:rsid w:val="00791B0B"/>
    <w:rsid w:val="00792706"/>
    <w:rsid w:val="007930A0"/>
    <w:rsid w:val="007930C0"/>
    <w:rsid w:val="007933B8"/>
    <w:rsid w:val="0079435A"/>
    <w:rsid w:val="00794473"/>
    <w:rsid w:val="00794EB0"/>
    <w:rsid w:val="00795694"/>
    <w:rsid w:val="007960F7"/>
    <w:rsid w:val="00796673"/>
    <w:rsid w:val="00796AA0"/>
    <w:rsid w:val="00797172"/>
    <w:rsid w:val="00797572"/>
    <w:rsid w:val="00797646"/>
    <w:rsid w:val="00797E96"/>
    <w:rsid w:val="007A09AA"/>
    <w:rsid w:val="007A0C48"/>
    <w:rsid w:val="007A1149"/>
    <w:rsid w:val="007A170E"/>
    <w:rsid w:val="007A41E2"/>
    <w:rsid w:val="007A4D43"/>
    <w:rsid w:val="007A55B8"/>
    <w:rsid w:val="007A58D2"/>
    <w:rsid w:val="007A6465"/>
    <w:rsid w:val="007A6BBF"/>
    <w:rsid w:val="007A7663"/>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7203"/>
    <w:rsid w:val="007B7209"/>
    <w:rsid w:val="007B773D"/>
    <w:rsid w:val="007B7A8C"/>
    <w:rsid w:val="007B7FD8"/>
    <w:rsid w:val="007C01EF"/>
    <w:rsid w:val="007C058D"/>
    <w:rsid w:val="007C128B"/>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4C34"/>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F34"/>
    <w:rsid w:val="007F323E"/>
    <w:rsid w:val="007F3242"/>
    <w:rsid w:val="007F33E2"/>
    <w:rsid w:val="007F3974"/>
    <w:rsid w:val="007F4030"/>
    <w:rsid w:val="007F4182"/>
    <w:rsid w:val="007F481F"/>
    <w:rsid w:val="007F4A2A"/>
    <w:rsid w:val="007F575B"/>
    <w:rsid w:val="007F57E3"/>
    <w:rsid w:val="007F6E9B"/>
    <w:rsid w:val="007F72A1"/>
    <w:rsid w:val="007F768C"/>
    <w:rsid w:val="00801592"/>
    <w:rsid w:val="00802046"/>
    <w:rsid w:val="0080215A"/>
    <w:rsid w:val="0080225D"/>
    <w:rsid w:val="00802CC9"/>
    <w:rsid w:val="00803111"/>
    <w:rsid w:val="008032D5"/>
    <w:rsid w:val="00803865"/>
    <w:rsid w:val="00804537"/>
    <w:rsid w:val="008054D9"/>
    <w:rsid w:val="00806A07"/>
    <w:rsid w:val="008072EC"/>
    <w:rsid w:val="008078B2"/>
    <w:rsid w:val="00807968"/>
    <w:rsid w:val="00807ADE"/>
    <w:rsid w:val="00807EE5"/>
    <w:rsid w:val="0081086D"/>
    <w:rsid w:val="0081095F"/>
    <w:rsid w:val="008116EA"/>
    <w:rsid w:val="00811C22"/>
    <w:rsid w:val="008127DC"/>
    <w:rsid w:val="008129E0"/>
    <w:rsid w:val="0081317A"/>
    <w:rsid w:val="00813A87"/>
    <w:rsid w:val="00813D47"/>
    <w:rsid w:val="008143B8"/>
    <w:rsid w:val="00814B09"/>
    <w:rsid w:val="00814F58"/>
    <w:rsid w:val="00815400"/>
    <w:rsid w:val="008173AD"/>
    <w:rsid w:val="0081744D"/>
    <w:rsid w:val="00817951"/>
    <w:rsid w:val="00820AF2"/>
    <w:rsid w:val="008210E5"/>
    <w:rsid w:val="00821C96"/>
    <w:rsid w:val="0082270B"/>
    <w:rsid w:val="00823129"/>
    <w:rsid w:val="0082326F"/>
    <w:rsid w:val="00823384"/>
    <w:rsid w:val="0082355F"/>
    <w:rsid w:val="00823D89"/>
    <w:rsid w:val="00824101"/>
    <w:rsid w:val="00824A37"/>
    <w:rsid w:val="00825418"/>
    <w:rsid w:val="00825894"/>
    <w:rsid w:val="00826D46"/>
    <w:rsid w:val="00826DF8"/>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346"/>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41DD"/>
    <w:rsid w:val="00854952"/>
    <w:rsid w:val="00855008"/>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84B"/>
    <w:rsid w:val="008700F1"/>
    <w:rsid w:val="00870246"/>
    <w:rsid w:val="00870382"/>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757"/>
    <w:rsid w:val="008769D5"/>
    <w:rsid w:val="00877E95"/>
    <w:rsid w:val="008800E7"/>
    <w:rsid w:val="008801DD"/>
    <w:rsid w:val="00880A0A"/>
    <w:rsid w:val="00880F25"/>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958"/>
    <w:rsid w:val="00894BA8"/>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9B"/>
    <w:rsid w:val="008B2DEC"/>
    <w:rsid w:val="008B3223"/>
    <w:rsid w:val="008B32AF"/>
    <w:rsid w:val="008B35C6"/>
    <w:rsid w:val="008B3690"/>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10A9"/>
    <w:rsid w:val="008E1DBD"/>
    <w:rsid w:val="008E216E"/>
    <w:rsid w:val="008E245B"/>
    <w:rsid w:val="008E250F"/>
    <w:rsid w:val="008E262E"/>
    <w:rsid w:val="008E2DBD"/>
    <w:rsid w:val="008E3162"/>
    <w:rsid w:val="008E31E1"/>
    <w:rsid w:val="008E328A"/>
    <w:rsid w:val="008E3739"/>
    <w:rsid w:val="008E4432"/>
    <w:rsid w:val="008E4562"/>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112F"/>
    <w:rsid w:val="008F19BF"/>
    <w:rsid w:val="008F1E1A"/>
    <w:rsid w:val="008F2527"/>
    <w:rsid w:val="008F300E"/>
    <w:rsid w:val="008F304F"/>
    <w:rsid w:val="008F44EA"/>
    <w:rsid w:val="008F4D3F"/>
    <w:rsid w:val="008F6DAB"/>
    <w:rsid w:val="008F79F9"/>
    <w:rsid w:val="008F7C72"/>
    <w:rsid w:val="0090023E"/>
    <w:rsid w:val="00900E07"/>
    <w:rsid w:val="009013B7"/>
    <w:rsid w:val="009016F8"/>
    <w:rsid w:val="00902367"/>
    <w:rsid w:val="00902619"/>
    <w:rsid w:val="009026FB"/>
    <w:rsid w:val="0090361F"/>
    <w:rsid w:val="00903941"/>
    <w:rsid w:val="00904DD6"/>
    <w:rsid w:val="009050F6"/>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9AA"/>
    <w:rsid w:val="0092206C"/>
    <w:rsid w:val="00922AE3"/>
    <w:rsid w:val="009259B7"/>
    <w:rsid w:val="00925EE9"/>
    <w:rsid w:val="00926619"/>
    <w:rsid w:val="00926A08"/>
    <w:rsid w:val="00926AD5"/>
    <w:rsid w:val="00926D7F"/>
    <w:rsid w:val="00926DFD"/>
    <w:rsid w:val="00926E97"/>
    <w:rsid w:val="00926EB0"/>
    <w:rsid w:val="009278B9"/>
    <w:rsid w:val="0092794F"/>
    <w:rsid w:val="00930033"/>
    <w:rsid w:val="00930106"/>
    <w:rsid w:val="00930390"/>
    <w:rsid w:val="009307A0"/>
    <w:rsid w:val="009312CD"/>
    <w:rsid w:val="00931467"/>
    <w:rsid w:val="009314DD"/>
    <w:rsid w:val="0093167E"/>
    <w:rsid w:val="00932AA6"/>
    <w:rsid w:val="00932FDE"/>
    <w:rsid w:val="0093320D"/>
    <w:rsid w:val="00933885"/>
    <w:rsid w:val="00933C47"/>
    <w:rsid w:val="00933C8E"/>
    <w:rsid w:val="00934155"/>
    <w:rsid w:val="009345AD"/>
    <w:rsid w:val="009350D5"/>
    <w:rsid w:val="00935BC1"/>
    <w:rsid w:val="009364DF"/>
    <w:rsid w:val="009365A8"/>
    <w:rsid w:val="009366DA"/>
    <w:rsid w:val="00936C43"/>
    <w:rsid w:val="00936FFC"/>
    <w:rsid w:val="0093794E"/>
    <w:rsid w:val="00937C06"/>
    <w:rsid w:val="00940C4E"/>
    <w:rsid w:val="00940C91"/>
    <w:rsid w:val="00941830"/>
    <w:rsid w:val="00941A2E"/>
    <w:rsid w:val="00941DD8"/>
    <w:rsid w:val="00942376"/>
    <w:rsid w:val="0094273B"/>
    <w:rsid w:val="00942EE7"/>
    <w:rsid w:val="009435B1"/>
    <w:rsid w:val="0094365A"/>
    <w:rsid w:val="00943AE8"/>
    <w:rsid w:val="009442AA"/>
    <w:rsid w:val="0094486D"/>
    <w:rsid w:val="009448B5"/>
    <w:rsid w:val="00944D89"/>
    <w:rsid w:val="00944E16"/>
    <w:rsid w:val="00944E7C"/>
    <w:rsid w:val="009450D7"/>
    <w:rsid w:val="009452C0"/>
    <w:rsid w:val="009456D6"/>
    <w:rsid w:val="00946650"/>
    <w:rsid w:val="009468FF"/>
    <w:rsid w:val="00946C48"/>
    <w:rsid w:val="00946EF7"/>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6D72"/>
    <w:rsid w:val="00967767"/>
    <w:rsid w:val="00967813"/>
    <w:rsid w:val="009678DE"/>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538D"/>
    <w:rsid w:val="00975A3E"/>
    <w:rsid w:val="00975A97"/>
    <w:rsid w:val="00976122"/>
    <w:rsid w:val="0097612C"/>
    <w:rsid w:val="009761A8"/>
    <w:rsid w:val="00976254"/>
    <w:rsid w:val="0097671B"/>
    <w:rsid w:val="00976D29"/>
    <w:rsid w:val="0097773E"/>
    <w:rsid w:val="00977AEF"/>
    <w:rsid w:val="00977CEF"/>
    <w:rsid w:val="00981B4B"/>
    <w:rsid w:val="00982B3A"/>
    <w:rsid w:val="00982B78"/>
    <w:rsid w:val="00983537"/>
    <w:rsid w:val="00983BE4"/>
    <w:rsid w:val="009842D0"/>
    <w:rsid w:val="009844AB"/>
    <w:rsid w:val="00984689"/>
    <w:rsid w:val="0098504E"/>
    <w:rsid w:val="00985D83"/>
    <w:rsid w:val="00985EBA"/>
    <w:rsid w:val="009861E4"/>
    <w:rsid w:val="00986C83"/>
    <w:rsid w:val="00986E9C"/>
    <w:rsid w:val="00987622"/>
    <w:rsid w:val="009876B4"/>
    <w:rsid w:val="009901CC"/>
    <w:rsid w:val="009902C3"/>
    <w:rsid w:val="00990C05"/>
    <w:rsid w:val="00991242"/>
    <w:rsid w:val="009915C3"/>
    <w:rsid w:val="009917F5"/>
    <w:rsid w:val="00991FC9"/>
    <w:rsid w:val="00992713"/>
    <w:rsid w:val="00992B26"/>
    <w:rsid w:val="00993280"/>
    <w:rsid w:val="00994FDC"/>
    <w:rsid w:val="00995175"/>
    <w:rsid w:val="0099589B"/>
    <w:rsid w:val="00995A53"/>
    <w:rsid w:val="00995B02"/>
    <w:rsid w:val="00997B7B"/>
    <w:rsid w:val="00997F52"/>
    <w:rsid w:val="009A03D4"/>
    <w:rsid w:val="009A0713"/>
    <w:rsid w:val="009A0D45"/>
    <w:rsid w:val="009A1E3D"/>
    <w:rsid w:val="009A3C8E"/>
    <w:rsid w:val="009A4957"/>
    <w:rsid w:val="009A4FAA"/>
    <w:rsid w:val="009A5308"/>
    <w:rsid w:val="009A532C"/>
    <w:rsid w:val="009A53C5"/>
    <w:rsid w:val="009A55B9"/>
    <w:rsid w:val="009A5635"/>
    <w:rsid w:val="009A5711"/>
    <w:rsid w:val="009A5B96"/>
    <w:rsid w:val="009A5F61"/>
    <w:rsid w:val="009A68A5"/>
    <w:rsid w:val="009A6DA5"/>
    <w:rsid w:val="009A6F96"/>
    <w:rsid w:val="009B0C2F"/>
    <w:rsid w:val="009B1F02"/>
    <w:rsid w:val="009B23CD"/>
    <w:rsid w:val="009B27AE"/>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387"/>
    <w:rsid w:val="009B7503"/>
    <w:rsid w:val="009C02F7"/>
    <w:rsid w:val="009C0F6D"/>
    <w:rsid w:val="009C1BE4"/>
    <w:rsid w:val="009C248A"/>
    <w:rsid w:val="009C2D45"/>
    <w:rsid w:val="009C334B"/>
    <w:rsid w:val="009C365E"/>
    <w:rsid w:val="009C37CB"/>
    <w:rsid w:val="009C3A36"/>
    <w:rsid w:val="009C4749"/>
    <w:rsid w:val="009C4C98"/>
    <w:rsid w:val="009C57A3"/>
    <w:rsid w:val="009C621E"/>
    <w:rsid w:val="009C657B"/>
    <w:rsid w:val="009C74AE"/>
    <w:rsid w:val="009C7C51"/>
    <w:rsid w:val="009C7C8E"/>
    <w:rsid w:val="009D120F"/>
    <w:rsid w:val="009D1385"/>
    <w:rsid w:val="009D152E"/>
    <w:rsid w:val="009D1A54"/>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6417"/>
    <w:rsid w:val="009F6725"/>
    <w:rsid w:val="009F6CC0"/>
    <w:rsid w:val="009F6EBE"/>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07F32"/>
    <w:rsid w:val="00A10079"/>
    <w:rsid w:val="00A10249"/>
    <w:rsid w:val="00A10263"/>
    <w:rsid w:val="00A10A0D"/>
    <w:rsid w:val="00A1143C"/>
    <w:rsid w:val="00A1167B"/>
    <w:rsid w:val="00A11BD7"/>
    <w:rsid w:val="00A11E93"/>
    <w:rsid w:val="00A12656"/>
    <w:rsid w:val="00A1309E"/>
    <w:rsid w:val="00A13C60"/>
    <w:rsid w:val="00A14141"/>
    <w:rsid w:val="00A149D1"/>
    <w:rsid w:val="00A15299"/>
    <w:rsid w:val="00A153CB"/>
    <w:rsid w:val="00A15FFA"/>
    <w:rsid w:val="00A16093"/>
    <w:rsid w:val="00A167DE"/>
    <w:rsid w:val="00A1739F"/>
    <w:rsid w:val="00A17DCE"/>
    <w:rsid w:val="00A2016C"/>
    <w:rsid w:val="00A20434"/>
    <w:rsid w:val="00A213E1"/>
    <w:rsid w:val="00A23F35"/>
    <w:rsid w:val="00A240DD"/>
    <w:rsid w:val="00A2419F"/>
    <w:rsid w:val="00A2446D"/>
    <w:rsid w:val="00A249A1"/>
    <w:rsid w:val="00A24B2B"/>
    <w:rsid w:val="00A24CBC"/>
    <w:rsid w:val="00A252CC"/>
    <w:rsid w:val="00A25951"/>
    <w:rsid w:val="00A26FDB"/>
    <w:rsid w:val="00A2730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CDE"/>
    <w:rsid w:val="00A431E5"/>
    <w:rsid w:val="00A43794"/>
    <w:rsid w:val="00A43BEB"/>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E21"/>
    <w:rsid w:val="00A61EE8"/>
    <w:rsid w:val="00A627AC"/>
    <w:rsid w:val="00A6448A"/>
    <w:rsid w:val="00A64681"/>
    <w:rsid w:val="00A65B19"/>
    <w:rsid w:val="00A65F29"/>
    <w:rsid w:val="00A663A5"/>
    <w:rsid w:val="00A66E60"/>
    <w:rsid w:val="00A67C86"/>
    <w:rsid w:val="00A70521"/>
    <w:rsid w:val="00A70E9D"/>
    <w:rsid w:val="00A70FEA"/>
    <w:rsid w:val="00A7103A"/>
    <w:rsid w:val="00A71084"/>
    <w:rsid w:val="00A723C5"/>
    <w:rsid w:val="00A72B9E"/>
    <w:rsid w:val="00A73239"/>
    <w:rsid w:val="00A746F3"/>
    <w:rsid w:val="00A7491C"/>
    <w:rsid w:val="00A75794"/>
    <w:rsid w:val="00A75898"/>
    <w:rsid w:val="00A76042"/>
    <w:rsid w:val="00A76086"/>
    <w:rsid w:val="00A77A77"/>
    <w:rsid w:val="00A77FB1"/>
    <w:rsid w:val="00A80A52"/>
    <w:rsid w:val="00A81348"/>
    <w:rsid w:val="00A81E7D"/>
    <w:rsid w:val="00A820C2"/>
    <w:rsid w:val="00A8222A"/>
    <w:rsid w:val="00A82AF4"/>
    <w:rsid w:val="00A82BEF"/>
    <w:rsid w:val="00A84CE0"/>
    <w:rsid w:val="00A84EF1"/>
    <w:rsid w:val="00A85833"/>
    <w:rsid w:val="00A86108"/>
    <w:rsid w:val="00A86187"/>
    <w:rsid w:val="00A875A4"/>
    <w:rsid w:val="00A87897"/>
    <w:rsid w:val="00A87ED0"/>
    <w:rsid w:val="00A901D3"/>
    <w:rsid w:val="00A91887"/>
    <w:rsid w:val="00A933A3"/>
    <w:rsid w:val="00A9346E"/>
    <w:rsid w:val="00A935DE"/>
    <w:rsid w:val="00A93BAD"/>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462F"/>
    <w:rsid w:val="00AA4A98"/>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47B"/>
    <w:rsid w:val="00AB5AAC"/>
    <w:rsid w:val="00AB5AD3"/>
    <w:rsid w:val="00AB5D97"/>
    <w:rsid w:val="00AB5DDC"/>
    <w:rsid w:val="00AB6074"/>
    <w:rsid w:val="00AB6406"/>
    <w:rsid w:val="00AB6493"/>
    <w:rsid w:val="00AB6D88"/>
    <w:rsid w:val="00AB758D"/>
    <w:rsid w:val="00AB75D0"/>
    <w:rsid w:val="00AB76F7"/>
    <w:rsid w:val="00AB7F05"/>
    <w:rsid w:val="00AC0341"/>
    <w:rsid w:val="00AC0397"/>
    <w:rsid w:val="00AC0A01"/>
    <w:rsid w:val="00AC1605"/>
    <w:rsid w:val="00AC1921"/>
    <w:rsid w:val="00AC2184"/>
    <w:rsid w:val="00AC21B0"/>
    <w:rsid w:val="00AC242B"/>
    <w:rsid w:val="00AC2F2D"/>
    <w:rsid w:val="00AC3094"/>
    <w:rsid w:val="00AC3508"/>
    <w:rsid w:val="00AC36D5"/>
    <w:rsid w:val="00AC4BBE"/>
    <w:rsid w:val="00AC4FE3"/>
    <w:rsid w:val="00AC5577"/>
    <w:rsid w:val="00AC6ABC"/>
    <w:rsid w:val="00AC7111"/>
    <w:rsid w:val="00AC76CF"/>
    <w:rsid w:val="00AD035F"/>
    <w:rsid w:val="00AD05B0"/>
    <w:rsid w:val="00AD07D4"/>
    <w:rsid w:val="00AD14F4"/>
    <w:rsid w:val="00AD1693"/>
    <w:rsid w:val="00AD16AC"/>
    <w:rsid w:val="00AD16BC"/>
    <w:rsid w:val="00AD1886"/>
    <w:rsid w:val="00AD1C59"/>
    <w:rsid w:val="00AD2377"/>
    <w:rsid w:val="00AD2A66"/>
    <w:rsid w:val="00AD2FAA"/>
    <w:rsid w:val="00AD325C"/>
    <w:rsid w:val="00AD39A8"/>
    <w:rsid w:val="00AD3A85"/>
    <w:rsid w:val="00AD404A"/>
    <w:rsid w:val="00AD41A9"/>
    <w:rsid w:val="00AD48F0"/>
    <w:rsid w:val="00AD4D8F"/>
    <w:rsid w:val="00AD4E87"/>
    <w:rsid w:val="00AD5569"/>
    <w:rsid w:val="00AD56EC"/>
    <w:rsid w:val="00AD730F"/>
    <w:rsid w:val="00AD7BA4"/>
    <w:rsid w:val="00AE06A1"/>
    <w:rsid w:val="00AE0DD4"/>
    <w:rsid w:val="00AE0DE5"/>
    <w:rsid w:val="00AE1FFF"/>
    <w:rsid w:val="00AE2275"/>
    <w:rsid w:val="00AE313B"/>
    <w:rsid w:val="00AE3268"/>
    <w:rsid w:val="00AE37E0"/>
    <w:rsid w:val="00AE39CA"/>
    <w:rsid w:val="00AE515B"/>
    <w:rsid w:val="00AE55B8"/>
    <w:rsid w:val="00AE5C45"/>
    <w:rsid w:val="00AE6925"/>
    <w:rsid w:val="00AE730B"/>
    <w:rsid w:val="00AE73C5"/>
    <w:rsid w:val="00AF01FB"/>
    <w:rsid w:val="00AF089E"/>
    <w:rsid w:val="00AF0D81"/>
    <w:rsid w:val="00AF27E5"/>
    <w:rsid w:val="00AF2AD9"/>
    <w:rsid w:val="00AF2C99"/>
    <w:rsid w:val="00AF3FD1"/>
    <w:rsid w:val="00AF4DFC"/>
    <w:rsid w:val="00AF5DCA"/>
    <w:rsid w:val="00AF6062"/>
    <w:rsid w:val="00AF63E7"/>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21D9"/>
    <w:rsid w:val="00B1220B"/>
    <w:rsid w:val="00B124C2"/>
    <w:rsid w:val="00B12E91"/>
    <w:rsid w:val="00B13AD5"/>
    <w:rsid w:val="00B14DE1"/>
    <w:rsid w:val="00B1532E"/>
    <w:rsid w:val="00B15410"/>
    <w:rsid w:val="00B1627F"/>
    <w:rsid w:val="00B16ACF"/>
    <w:rsid w:val="00B16EDD"/>
    <w:rsid w:val="00B172DC"/>
    <w:rsid w:val="00B2023B"/>
    <w:rsid w:val="00B20EA6"/>
    <w:rsid w:val="00B21D60"/>
    <w:rsid w:val="00B22673"/>
    <w:rsid w:val="00B227FE"/>
    <w:rsid w:val="00B22910"/>
    <w:rsid w:val="00B23114"/>
    <w:rsid w:val="00B23B95"/>
    <w:rsid w:val="00B243D1"/>
    <w:rsid w:val="00B245CE"/>
    <w:rsid w:val="00B25EC6"/>
    <w:rsid w:val="00B264EC"/>
    <w:rsid w:val="00B26687"/>
    <w:rsid w:val="00B268A7"/>
    <w:rsid w:val="00B26E0B"/>
    <w:rsid w:val="00B27644"/>
    <w:rsid w:val="00B27BFE"/>
    <w:rsid w:val="00B300FF"/>
    <w:rsid w:val="00B302BC"/>
    <w:rsid w:val="00B30568"/>
    <w:rsid w:val="00B30708"/>
    <w:rsid w:val="00B30D68"/>
    <w:rsid w:val="00B32432"/>
    <w:rsid w:val="00B336DE"/>
    <w:rsid w:val="00B33D3D"/>
    <w:rsid w:val="00B33F5E"/>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917"/>
    <w:rsid w:val="00B4347D"/>
    <w:rsid w:val="00B44A74"/>
    <w:rsid w:val="00B44CB6"/>
    <w:rsid w:val="00B45536"/>
    <w:rsid w:val="00B4611F"/>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4D8"/>
    <w:rsid w:val="00B939E4"/>
    <w:rsid w:val="00B93B9C"/>
    <w:rsid w:val="00B94021"/>
    <w:rsid w:val="00B94232"/>
    <w:rsid w:val="00B9434C"/>
    <w:rsid w:val="00B94714"/>
    <w:rsid w:val="00B948E2"/>
    <w:rsid w:val="00B948E6"/>
    <w:rsid w:val="00B94EEF"/>
    <w:rsid w:val="00B951EB"/>
    <w:rsid w:val="00B9574B"/>
    <w:rsid w:val="00B957F9"/>
    <w:rsid w:val="00B95989"/>
    <w:rsid w:val="00B962A3"/>
    <w:rsid w:val="00B9637B"/>
    <w:rsid w:val="00B96B32"/>
    <w:rsid w:val="00B96E84"/>
    <w:rsid w:val="00B96E9D"/>
    <w:rsid w:val="00B976A6"/>
    <w:rsid w:val="00B97916"/>
    <w:rsid w:val="00B97A82"/>
    <w:rsid w:val="00BA0261"/>
    <w:rsid w:val="00BA0738"/>
    <w:rsid w:val="00BA0ECB"/>
    <w:rsid w:val="00BA1181"/>
    <w:rsid w:val="00BA15EF"/>
    <w:rsid w:val="00BA1B9F"/>
    <w:rsid w:val="00BA221D"/>
    <w:rsid w:val="00BA22D2"/>
    <w:rsid w:val="00BA2305"/>
    <w:rsid w:val="00BA342F"/>
    <w:rsid w:val="00BA361C"/>
    <w:rsid w:val="00BA3CC9"/>
    <w:rsid w:val="00BA484C"/>
    <w:rsid w:val="00BA56ED"/>
    <w:rsid w:val="00BA616A"/>
    <w:rsid w:val="00BA6B3B"/>
    <w:rsid w:val="00BA72BD"/>
    <w:rsid w:val="00BA7C66"/>
    <w:rsid w:val="00BA7DC1"/>
    <w:rsid w:val="00BB0B60"/>
    <w:rsid w:val="00BB0D2B"/>
    <w:rsid w:val="00BB1713"/>
    <w:rsid w:val="00BB2022"/>
    <w:rsid w:val="00BB25B6"/>
    <w:rsid w:val="00BB2B86"/>
    <w:rsid w:val="00BB43A5"/>
    <w:rsid w:val="00BB4D49"/>
    <w:rsid w:val="00BB4D52"/>
    <w:rsid w:val="00BB531F"/>
    <w:rsid w:val="00BB59C5"/>
    <w:rsid w:val="00BB5F7E"/>
    <w:rsid w:val="00BB61E9"/>
    <w:rsid w:val="00BB6529"/>
    <w:rsid w:val="00BB672E"/>
    <w:rsid w:val="00BB77BD"/>
    <w:rsid w:val="00BB7BE0"/>
    <w:rsid w:val="00BB7CA2"/>
    <w:rsid w:val="00BC0C9C"/>
    <w:rsid w:val="00BC1D42"/>
    <w:rsid w:val="00BC299E"/>
    <w:rsid w:val="00BC2AEA"/>
    <w:rsid w:val="00BC305F"/>
    <w:rsid w:val="00BC4669"/>
    <w:rsid w:val="00BC4D13"/>
    <w:rsid w:val="00BC4EA2"/>
    <w:rsid w:val="00BC5727"/>
    <w:rsid w:val="00BC5732"/>
    <w:rsid w:val="00BC665A"/>
    <w:rsid w:val="00BC68FE"/>
    <w:rsid w:val="00BC691C"/>
    <w:rsid w:val="00BC69EA"/>
    <w:rsid w:val="00BC69F1"/>
    <w:rsid w:val="00BC6A94"/>
    <w:rsid w:val="00BC71DD"/>
    <w:rsid w:val="00BC7A08"/>
    <w:rsid w:val="00BC7C45"/>
    <w:rsid w:val="00BC7C50"/>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EA"/>
    <w:rsid w:val="00BD5EE2"/>
    <w:rsid w:val="00BD6677"/>
    <w:rsid w:val="00BD6740"/>
    <w:rsid w:val="00BD7A36"/>
    <w:rsid w:val="00BD7A95"/>
    <w:rsid w:val="00BE0039"/>
    <w:rsid w:val="00BE04A8"/>
    <w:rsid w:val="00BE04C8"/>
    <w:rsid w:val="00BE0D70"/>
    <w:rsid w:val="00BE197F"/>
    <w:rsid w:val="00BE20AD"/>
    <w:rsid w:val="00BE237F"/>
    <w:rsid w:val="00BE2D8B"/>
    <w:rsid w:val="00BE30B4"/>
    <w:rsid w:val="00BE38B9"/>
    <w:rsid w:val="00BE38C8"/>
    <w:rsid w:val="00BE4389"/>
    <w:rsid w:val="00BE490D"/>
    <w:rsid w:val="00BE5635"/>
    <w:rsid w:val="00BE65CF"/>
    <w:rsid w:val="00BE6B7C"/>
    <w:rsid w:val="00BE6CC2"/>
    <w:rsid w:val="00BE6DD3"/>
    <w:rsid w:val="00BE716D"/>
    <w:rsid w:val="00BE758E"/>
    <w:rsid w:val="00BF071A"/>
    <w:rsid w:val="00BF0BF6"/>
    <w:rsid w:val="00BF0F03"/>
    <w:rsid w:val="00BF1278"/>
    <w:rsid w:val="00BF15EE"/>
    <w:rsid w:val="00BF229A"/>
    <w:rsid w:val="00BF38FF"/>
    <w:rsid w:val="00BF466C"/>
    <w:rsid w:val="00BF4ABB"/>
    <w:rsid w:val="00BF4F48"/>
    <w:rsid w:val="00BF5073"/>
    <w:rsid w:val="00BF5559"/>
    <w:rsid w:val="00BF5CC5"/>
    <w:rsid w:val="00BF5F63"/>
    <w:rsid w:val="00BF6585"/>
    <w:rsid w:val="00BF6AF0"/>
    <w:rsid w:val="00BF6C59"/>
    <w:rsid w:val="00BF6D93"/>
    <w:rsid w:val="00BF7614"/>
    <w:rsid w:val="00BF76E0"/>
    <w:rsid w:val="00BF7AB0"/>
    <w:rsid w:val="00BF7B85"/>
    <w:rsid w:val="00C00443"/>
    <w:rsid w:val="00C00564"/>
    <w:rsid w:val="00C00885"/>
    <w:rsid w:val="00C01417"/>
    <w:rsid w:val="00C01577"/>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3257"/>
    <w:rsid w:val="00C23BC3"/>
    <w:rsid w:val="00C24316"/>
    <w:rsid w:val="00C2462B"/>
    <w:rsid w:val="00C2468F"/>
    <w:rsid w:val="00C24E1F"/>
    <w:rsid w:val="00C25973"/>
    <w:rsid w:val="00C25B7F"/>
    <w:rsid w:val="00C26312"/>
    <w:rsid w:val="00C2680D"/>
    <w:rsid w:val="00C26A0E"/>
    <w:rsid w:val="00C276BF"/>
    <w:rsid w:val="00C30DE2"/>
    <w:rsid w:val="00C32381"/>
    <w:rsid w:val="00C3287C"/>
    <w:rsid w:val="00C330CE"/>
    <w:rsid w:val="00C3366F"/>
    <w:rsid w:val="00C34446"/>
    <w:rsid w:val="00C346B2"/>
    <w:rsid w:val="00C349E5"/>
    <w:rsid w:val="00C362FA"/>
    <w:rsid w:val="00C36921"/>
    <w:rsid w:val="00C3744A"/>
    <w:rsid w:val="00C375BE"/>
    <w:rsid w:val="00C37792"/>
    <w:rsid w:val="00C40075"/>
    <w:rsid w:val="00C40B48"/>
    <w:rsid w:val="00C40DDE"/>
    <w:rsid w:val="00C41A28"/>
    <w:rsid w:val="00C41C4B"/>
    <w:rsid w:val="00C44F46"/>
    <w:rsid w:val="00C4501E"/>
    <w:rsid w:val="00C469DA"/>
    <w:rsid w:val="00C46ADE"/>
    <w:rsid w:val="00C47764"/>
    <w:rsid w:val="00C47947"/>
    <w:rsid w:val="00C479D9"/>
    <w:rsid w:val="00C500F0"/>
    <w:rsid w:val="00C508CB"/>
    <w:rsid w:val="00C50A92"/>
    <w:rsid w:val="00C51003"/>
    <w:rsid w:val="00C511CE"/>
    <w:rsid w:val="00C52301"/>
    <w:rsid w:val="00C527E7"/>
    <w:rsid w:val="00C53399"/>
    <w:rsid w:val="00C545C1"/>
    <w:rsid w:val="00C54F8C"/>
    <w:rsid w:val="00C550BA"/>
    <w:rsid w:val="00C55F64"/>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F45"/>
    <w:rsid w:val="00C71E19"/>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709F"/>
    <w:rsid w:val="00C87183"/>
    <w:rsid w:val="00C8726D"/>
    <w:rsid w:val="00C873B4"/>
    <w:rsid w:val="00C905D0"/>
    <w:rsid w:val="00C913E5"/>
    <w:rsid w:val="00C918EA"/>
    <w:rsid w:val="00C91FC4"/>
    <w:rsid w:val="00C92126"/>
    <w:rsid w:val="00C92739"/>
    <w:rsid w:val="00C927B6"/>
    <w:rsid w:val="00C927FD"/>
    <w:rsid w:val="00C92FAD"/>
    <w:rsid w:val="00C9400F"/>
    <w:rsid w:val="00C94106"/>
    <w:rsid w:val="00C943C9"/>
    <w:rsid w:val="00C943D2"/>
    <w:rsid w:val="00C95138"/>
    <w:rsid w:val="00C954CC"/>
    <w:rsid w:val="00C956B2"/>
    <w:rsid w:val="00C96BFA"/>
    <w:rsid w:val="00C96F72"/>
    <w:rsid w:val="00C971CC"/>
    <w:rsid w:val="00C974BE"/>
    <w:rsid w:val="00C9753F"/>
    <w:rsid w:val="00CA069D"/>
    <w:rsid w:val="00CA1480"/>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527"/>
    <w:rsid w:val="00CB482B"/>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AFF"/>
    <w:rsid w:val="00CD21FF"/>
    <w:rsid w:val="00CD2C02"/>
    <w:rsid w:val="00CD2F90"/>
    <w:rsid w:val="00CD310B"/>
    <w:rsid w:val="00CD3264"/>
    <w:rsid w:val="00CD3B4A"/>
    <w:rsid w:val="00CD4117"/>
    <w:rsid w:val="00CD45D2"/>
    <w:rsid w:val="00CD52C5"/>
    <w:rsid w:val="00CD5D18"/>
    <w:rsid w:val="00CD607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C5B"/>
    <w:rsid w:val="00CE7FE3"/>
    <w:rsid w:val="00CF002B"/>
    <w:rsid w:val="00CF01FA"/>
    <w:rsid w:val="00CF054C"/>
    <w:rsid w:val="00CF0892"/>
    <w:rsid w:val="00CF0C09"/>
    <w:rsid w:val="00CF1144"/>
    <w:rsid w:val="00CF157F"/>
    <w:rsid w:val="00CF18E3"/>
    <w:rsid w:val="00CF2159"/>
    <w:rsid w:val="00CF21EE"/>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E0A"/>
    <w:rsid w:val="00D07618"/>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7B8"/>
    <w:rsid w:val="00D33BDF"/>
    <w:rsid w:val="00D34411"/>
    <w:rsid w:val="00D34492"/>
    <w:rsid w:val="00D34D14"/>
    <w:rsid w:val="00D35B6D"/>
    <w:rsid w:val="00D362BF"/>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EE1"/>
    <w:rsid w:val="00D5224A"/>
    <w:rsid w:val="00D529B5"/>
    <w:rsid w:val="00D52A6E"/>
    <w:rsid w:val="00D53893"/>
    <w:rsid w:val="00D5408E"/>
    <w:rsid w:val="00D5438B"/>
    <w:rsid w:val="00D54787"/>
    <w:rsid w:val="00D54E7E"/>
    <w:rsid w:val="00D56072"/>
    <w:rsid w:val="00D57705"/>
    <w:rsid w:val="00D5774C"/>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309"/>
    <w:rsid w:val="00D7545C"/>
    <w:rsid w:val="00D756B3"/>
    <w:rsid w:val="00D75F3F"/>
    <w:rsid w:val="00D7618F"/>
    <w:rsid w:val="00D77192"/>
    <w:rsid w:val="00D7793C"/>
    <w:rsid w:val="00D77A79"/>
    <w:rsid w:val="00D80071"/>
    <w:rsid w:val="00D8043D"/>
    <w:rsid w:val="00D80478"/>
    <w:rsid w:val="00D805CB"/>
    <w:rsid w:val="00D80AA5"/>
    <w:rsid w:val="00D80CD0"/>
    <w:rsid w:val="00D80EA7"/>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4F6"/>
    <w:rsid w:val="00DC3552"/>
    <w:rsid w:val="00DC3E02"/>
    <w:rsid w:val="00DC3FE1"/>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54"/>
    <w:rsid w:val="00DE6088"/>
    <w:rsid w:val="00DE6C87"/>
    <w:rsid w:val="00DE6F35"/>
    <w:rsid w:val="00DE7A20"/>
    <w:rsid w:val="00DF0230"/>
    <w:rsid w:val="00DF05B9"/>
    <w:rsid w:val="00DF0C49"/>
    <w:rsid w:val="00DF17D5"/>
    <w:rsid w:val="00DF1D95"/>
    <w:rsid w:val="00DF239C"/>
    <w:rsid w:val="00DF257D"/>
    <w:rsid w:val="00DF2F95"/>
    <w:rsid w:val="00DF3A68"/>
    <w:rsid w:val="00DF4607"/>
    <w:rsid w:val="00DF5192"/>
    <w:rsid w:val="00DF57C6"/>
    <w:rsid w:val="00DF6102"/>
    <w:rsid w:val="00DF6E19"/>
    <w:rsid w:val="00DF7057"/>
    <w:rsid w:val="00DF7530"/>
    <w:rsid w:val="00DF77F1"/>
    <w:rsid w:val="00DF7BD0"/>
    <w:rsid w:val="00E003A3"/>
    <w:rsid w:val="00E00EA6"/>
    <w:rsid w:val="00E010D5"/>
    <w:rsid w:val="00E01415"/>
    <w:rsid w:val="00E019C7"/>
    <w:rsid w:val="00E02201"/>
    <w:rsid w:val="00E024B4"/>
    <w:rsid w:val="00E04037"/>
    <w:rsid w:val="00E041A1"/>
    <w:rsid w:val="00E053F0"/>
    <w:rsid w:val="00E0618D"/>
    <w:rsid w:val="00E06275"/>
    <w:rsid w:val="00E06CC1"/>
    <w:rsid w:val="00E06ED0"/>
    <w:rsid w:val="00E072A5"/>
    <w:rsid w:val="00E074CD"/>
    <w:rsid w:val="00E079AA"/>
    <w:rsid w:val="00E07C05"/>
    <w:rsid w:val="00E1062C"/>
    <w:rsid w:val="00E109DF"/>
    <w:rsid w:val="00E10E20"/>
    <w:rsid w:val="00E12B4E"/>
    <w:rsid w:val="00E1390E"/>
    <w:rsid w:val="00E14494"/>
    <w:rsid w:val="00E156ED"/>
    <w:rsid w:val="00E1763A"/>
    <w:rsid w:val="00E209F2"/>
    <w:rsid w:val="00E20ECC"/>
    <w:rsid w:val="00E21BCE"/>
    <w:rsid w:val="00E223A3"/>
    <w:rsid w:val="00E2392B"/>
    <w:rsid w:val="00E23BB6"/>
    <w:rsid w:val="00E24184"/>
    <w:rsid w:val="00E256B3"/>
    <w:rsid w:val="00E26902"/>
    <w:rsid w:val="00E26BA1"/>
    <w:rsid w:val="00E26D27"/>
    <w:rsid w:val="00E2719E"/>
    <w:rsid w:val="00E27426"/>
    <w:rsid w:val="00E27902"/>
    <w:rsid w:val="00E27D01"/>
    <w:rsid w:val="00E27F48"/>
    <w:rsid w:val="00E31C36"/>
    <w:rsid w:val="00E32342"/>
    <w:rsid w:val="00E32DA6"/>
    <w:rsid w:val="00E33B17"/>
    <w:rsid w:val="00E3421C"/>
    <w:rsid w:val="00E35435"/>
    <w:rsid w:val="00E360BC"/>
    <w:rsid w:val="00E36840"/>
    <w:rsid w:val="00E36CF2"/>
    <w:rsid w:val="00E371FE"/>
    <w:rsid w:val="00E37409"/>
    <w:rsid w:val="00E4023F"/>
    <w:rsid w:val="00E406DF"/>
    <w:rsid w:val="00E407C9"/>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CB6"/>
    <w:rsid w:val="00E51049"/>
    <w:rsid w:val="00E511A6"/>
    <w:rsid w:val="00E514C1"/>
    <w:rsid w:val="00E516B7"/>
    <w:rsid w:val="00E51777"/>
    <w:rsid w:val="00E52000"/>
    <w:rsid w:val="00E5294A"/>
    <w:rsid w:val="00E53117"/>
    <w:rsid w:val="00E53DEA"/>
    <w:rsid w:val="00E53DEB"/>
    <w:rsid w:val="00E54578"/>
    <w:rsid w:val="00E5471B"/>
    <w:rsid w:val="00E558BE"/>
    <w:rsid w:val="00E562DB"/>
    <w:rsid w:val="00E5637E"/>
    <w:rsid w:val="00E56D6A"/>
    <w:rsid w:val="00E577C9"/>
    <w:rsid w:val="00E60607"/>
    <w:rsid w:val="00E6093B"/>
    <w:rsid w:val="00E609D1"/>
    <w:rsid w:val="00E6116A"/>
    <w:rsid w:val="00E61211"/>
    <w:rsid w:val="00E6157F"/>
    <w:rsid w:val="00E616E8"/>
    <w:rsid w:val="00E62B54"/>
    <w:rsid w:val="00E63279"/>
    <w:rsid w:val="00E63699"/>
    <w:rsid w:val="00E638B4"/>
    <w:rsid w:val="00E64443"/>
    <w:rsid w:val="00E64B5E"/>
    <w:rsid w:val="00E6507B"/>
    <w:rsid w:val="00E655DD"/>
    <w:rsid w:val="00E65614"/>
    <w:rsid w:val="00E65907"/>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36F9"/>
    <w:rsid w:val="00E74E9D"/>
    <w:rsid w:val="00E74EA8"/>
    <w:rsid w:val="00E751C6"/>
    <w:rsid w:val="00E75200"/>
    <w:rsid w:val="00E755B8"/>
    <w:rsid w:val="00E76048"/>
    <w:rsid w:val="00E764BF"/>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30F3"/>
    <w:rsid w:val="00EA3528"/>
    <w:rsid w:val="00EA399B"/>
    <w:rsid w:val="00EA3ACF"/>
    <w:rsid w:val="00EA443D"/>
    <w:rsid w:val="00EA4480"/>
    <w:rsid w:val="00EA4631"/>
    <w:rsid w:val="00EA476F"/>
    <w:rsid w:val="00EA4982"/>
    <w:rsid w:val="00EA4FD0"/>
    <w:rsid w:val="00EA56F6"/>
    <w:rsid w:val="00EA59CE"/>
    <w:rsid w:val="00EA6B4A"/>
    <w:rsid w:val="00EA73D2"/>
    <w:rsid w:val="00EA7443"/>
    <w:rsid w:val="00EB076D"/>
    <w:rsid w:val="00EB1238"/>
    <w:rsid w:val="00EB12BC"/>
    <w:rsid w:val="00EB1F12"/>
    <w:rsid w:val="00EB2CCC"/>
    <w:rsid w:val="00EB2E87"/>
    <w:rsid w:val="00EB3050"/>
    <w:rsid w:val="00EB32B5"/>
    <w:rsid w:val="00EB3842"/>
    <w:rsid w:val="00EB41F5"/>
    <w:rsid w:val="00EB4899"/>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9C2"/>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548F"/>
    <w:rsid w:val="00ED59D7"/>
    <w:rsid w:val="00ED5BAF"/>
    <w:rsid w:val="00ED5D66"/>
    <w:rsid w:val="00ED5DDD"/>
    <w:rsid w:val="00ED5FE2"/>
    <w:rsid w:val="00ED601A"/>
    <w:rsid w:val="00ED63C7"/>
    <w:rsid w:val="00ED6D4A"/>
    <w:rsid w:val="00ED746A"/>
    <w:rsid w:val="00ED7AFE"/>
    <w:rsid w:val="00EE0BB4"/>
    <w:rsid w:val="00EE1AA1"/>
    <w:rsid w:val="00EE2B34"/>
    <w:rsid w:val="00EE3F04"/>
    <w:rsid w:val="00EE4B91"/>
    <w:rsid w:val="00EE4FD0"/>
    <w:rsid w:val="00EE50C2"/>
    <w:rsid w:val="00EE556C"/>
    <w:rsid w:val="00EE6222"/>
    <w:rsid w:val="00EE624A"/>
    <w:rsid w:val="00EE6608"/>
    <w:rsid w:val="00EE6745"/>
    <w:rsid w:val="00EE7067"/>
    <w:rsid w:val="00EE7A3F"/>
    <w:rsid w:val="00EF0005"/>
    <w:rsid w:val="00EF0503"/>
    <w:rsid w:val="00EF0E89"/>
    <w:rsid w:val="00EF1335"/>
    <w:rsid w:val="00EF1D33"/>
    <w:rsid w:val="00EF2122"/>
    <w:rsid w:val="00EF35A5"/>
    <w:rsid w:val="00EF3B89"/>
    <w:rsid w:val="00EF3EC9"/>
    <w:rsid w:val="00EF4130"/>
    <w:rsid w:val="00EF4180"/>
    <w:rsid w:val="00EF4869"/>
    <w:rsid w:val="00EF5BD2"/>
    <w:rsid w:val="00EF7691"/>
    <w:rsid w:val="00EF7F83"/>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7CD"/>
    <w:rsid w:val="00F2196B"/>
    <w:rsid w:val="00F224CC"/>
    <w:rsid w:val="00F22672"/>
    <w:rsid w:val="00F228AD"/>
    <w:rsid w:val="00F24EF7"/>
    <w:rsid w:val="00F254A8"/>
    <w:rsid w:val="00F2586F"/>
    <w:rsid w:val="00F25EAF"/>
    <w:rsid w:val="00F265C2"/>
    <w:rsid w:val="00F26F33"/>
    <w:rsid w:val="00F27C93"/>
    <w:rsid w:val="00F30043"/>
    <w:rsid w:val="00F319B9"/>
    <w:rsid w:val="00F321EE"/>
    <w:rsid w:val="00F329CC"/>
    <w:rsid w:val="00F32BDC"/>
    <w:rsid w:val="00F32F4A"/>
    <w:rsid w:val="00F331C8"/>
    <w:rsid w:val="00F33EA4"/>
    <w:rsid w:val="00F33FAE"/>
    <w:rsid w:val="00F3430F"/>
    <w:rsid w:val="00F34570"/>
    <w:rsid w:val="00F34690"/>
    <w:rsid w:val="00F34CAE"/>
    <w:rsid w:val="00F352DD"/>
    <w:rsid w:val="00F3573E"/>
    <w:rsid w:val="00F35DEE"/>
    <w:rsid w:val="00F36198"/>
    <w:rsid w:val="00F36410"/>
    <w:rsid w:val="00F37DD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5A1C"/>
    <w:rsid w:val="00F4665D"/>
    <w:rsid w:val="00F46897"/>
    <w:rsid w:val="00F46B28"/>
    <w:rsid w:val="00F47C13"/>
    <w:rsid w:val="00F50108"/>
    <w:rsid w:val="00F50DB1"/>
    <w:rsid w:val="00F510D7"/>
    <w:rsid w:val="00F513A8"/>
    <w:rsid w:val="00F517D6"/>
    <w:rsid w:val="00F5215E"/>
    <w:rsid w:val="00F521C9"/>
    <w:rsid w:val="00F53019"/>
    <w:rsid w:val="00F532F5"/>
    <w:rsid w:val="00F53BFE"/>
    <w:rsid w:val="00F542AC"/>
    <w:rsid w:val="00F548FC"/>
    <w:rsid w:val="00F54E70"/>
    <w:rsid w:val="00F55D3D"/>
    <w:rsid w:val="00F56440"/>
    <w:rsid w:val="00F575ED"/>
    <w:rsid w:val="00F579DE"/>
    <w:rsid w:val="00F57BF4"/>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D4F"/>
    <w:rsid w:val="00F815BE"/>
    <w:rsid w:val="00F81861"/>
    <w:rsid w:val="00F82580"/>
    <w:rsid w:val="00F82B28"/>
    <w:rsid w:val="00F83E54"/>
    <w:rsid w:val="00F84AF8"/>
    <w:rsid w:val="00F84D15"/>
    <w:rsid w:val="00F84DEC"/>
    <w:rsid w:val="00F853F7"/>
    <w:rsid w:val="00F861C8"/>
    <w:rsid w:val="00F863C2"/>
    <w:rsid w:val="00F864DC"/>
    <w:rsid w:val="00F86726"/>
    <w:rsid w:val="00F906F7"/>
    <w:rsid w:val="00F9092E"/>
    <w:rsid w:val="00F91BCF"/>
    <w:rsid w:val="00F91C68"/>
    <w:rsid w:val="00F91C92"/>
    <w:rsid w:val="00F92713"/>
    <w:rsid w:val="00F92A65"/>
    <w:rsid w:val="00F92D54"/>
    <w:rsid w:val="00F92D5C"/>
    <w:rsid w:val="00F92FFA"/>
    <w:rsid w:val="00F9318B"/>
    <w:rsid w:val="00F9404B"/>
    <w:rsid w:val="00F943B0"/>
    <w:rsid w:val="00F952F5"/>
    <w:rsid w:val="00F95742"/>
    <w:rsid w:val="00F963BD"/>
    <w:rsid w:val="00F96864"/>
    <w:rsid w:val="00F96D46"/>
    <w:rsid w:val="00F96DDE"/>
    <w:rsid w:val="00F96F4E"/>
    <w:rsid w:val="00F97B64"/>
    <w:rsid w:val="00F97C75"/>
    <w:rsid w:val="00FA007C"/>
    <w:rsid w:val="00FA0991"/>
    <w:rsid w:val="00FA1323"/>
    <w:rsid w:val="00FA17F0"/>
    <w:rsid w:val="00FA1C44"/>
    <w:rsid w:val="00FA2CFA"/>
    <w:rsid w:val="00FA32EA"/>
    <w:rsid w:val="00FA37C1"/>
    <w:rsid w:val="00FA38C2"/>
    <w:rsid w:val="00FA3E26"/>
    <w:rsid w:val="00FA3FC9"/>
    <w:rsid w:val="00FA3FFA"/>
    <w:rsid w:val="00FA46DB"/>
    <w:rsid w:val="00FA51E2"/>
    <w:rsid w:val="00FA568E"/>
    <w:rsid w:val="00FA591B"/>
    <w:rsid w:val="00FA5FF1"/>
    <w:rsid w:val="00FA600F"/>
    <w:rsid w:val="00FA6F25"/>
    <w:rsid w:val="00FA7223"/>
    <w:rsid w:val="00FA7741"/>
    <w:rsid w:val="00FA7891"/>
    <w:rsid w:val="00FB0FCE"/>
    <w:rsid w:val="00FB1252"/>
    <w:rsid w:val="00FB2974"/>
    <w:rsid w:val="00FB2E87"/>
    <w:rsid w:val="00FB35BC"/>
    <w:rsid w:val="00FB3F11"/>
    <w:rsid w:val="00FB45B7"/>
    <w:rsid w:val="00FB4832"/>
    <w:rsid w:val="00FB4A2F"/>
    <w:rsid w:val="00FB4C99"/>
    <w:rsid w:val="00FB4D79"/>
    <w:rsid w:val="00FB6151"/>
    <w:rsid w:val="00FB6CB7"/>
    <w:rsid w:val="00FB750E"/>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F3F"/>
    <w:rsid w:val="00FE1FAD"/>
    <w:rsid w:val="00FE220D"/>
    <w:rsid w:val="00FE23CF"/>
    <w:rsid w:val="00FE257D"/>
    <w:rsid w:val="00FE2BC2"/>
    <w:rsid w:val="00FE31B3"/>
    <w:rsid w:val="00FE3658"/>
    <w:rsid w:val="00FE3680"/>
    <w:rsid w:val="00FE36E7"/>
    <w:rsid w:val="00FE3FB0"/>
    <w:rsid w:val="00FE3FC5"/>
    <w:rsid w:val="00FE40D8"/>
    <w:rsid w:val="00FE548F"/>
    <w:rsid w:val="00FE5DF9"/>
    <w:rsid w:val="00FE64DE"/>
    <w:rsid w:val="00FE65AA"/>
    <w:rsid w:val="00FE6646"/>
    <w:rsid w:val="00FE68C2"/>
    <w:rsid w:val="00FE6D9E"/>
    <w:rsid w:val="00FE78B7"/>
    <w:rsid w:val="00FF0039"/>
    <w:rsid w:val="00FF01A4"/>
    <w:rsid w:val="00FF126E"/>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675"/>
  </w:style>
  <w:style w:type="paragraph" w:styleId="Heading1">
    <w:name w:val="heading 1"/>
    <w:basedOn w:val="Normal"/>
    <w:link w:val="Heading1Char"/>
    <w:uiPriority w:val="9"/>
    <w:qFormat/>
    <w:rsid w:val="00913C0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1F2E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line="240" w:lineRule="auto"/>
    </w:pPr>
    <w:rPr>
      <w:sz w:val="20"/>
      <w:szCs w:val="20"/>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ind w:left="720"/>
      <w:contextualSpacing/>
    </w:p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pPr>
      <w:spacing w:after="0" w:line="240" w:lineRule="auto"/>
    </w:pPr>
    <w:rPr>
      <w:rFonts w:ascii="Times New Roman" w:hAnsi="Times New Roman" w:cs="Times New Roman"/>
      <w:sz w:val="24"/>
      <w:szCs w:val="24"/>
      <w:lang w:eastAsia="en-GB"/>
    </w:rPr>
  </w:style>
  <w:style w:type="paragraph" w:customStyle="1" w:styleId="p1">
    <w:name w:val="p1"/>
    <w:basedOn w:val="Normal"/>
    <w:rsid w:val="006053CC"/>
    <w:pPr>
      <w:spacing w:after="0" w:line="240" w:lineRule="auto"/>
    </w:pPr>
    <w:rPr>
      <w:rFonts w:ascii="Helvetica" w:hAnsi="Helvetica" w:cs="Times New Roman"/>
      <w:color w:val="454545"/>
      <w:sz w:val="18"/>
      <w:szCs w:val="18"/>
      <w:lang w:val="en-US"/>
    </w:rPr>
  </w:style>
  <w:style w:type="paragraph" w:customStyle="1" w:styleId="p2">
    <w:name w:val="p2"/>
    <w:basedOn w:val="Normal"/>
    <w:rsid w:val="006053CC"/>
    <w:pPr>
      <w:spacing w:after="0" w:line="240" w:lineRule="auto"/>
    </w:pPr>
    <w:rPr>
      <w:rFonts w:ascii="Helvetica" w:hAnsi="Helvetica" w:cs="Times New Roman"/>
      <w:color w:val="454545"/>
      <w:sz w:val="18"/>
      <w:szCs w:val="18"/>
      <w:lang w:val="en-US"/>
    </w:rPr>
  </w:style>
  <w:style w:type="paragraph" w:customStyle="1" w:styleId="Paragraph">
    <w:name w:val="Paragraph"/>
    <w:basedOn w:val="Normal"/>
    <w:rsid w:val="003C245F"/>
    <w:pPr>
      <w:spacing w:before="120" w:after="0" w:line="240" w:lineRule="auto"/>
      <w:ind w:firstLine="720"/>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pPr>
      <w:spacing w:after="0" w:line="240" w:lineRule="auto"/>
    </w:pPr>
    <w:rPr>
      <w:rFonts w:eastAsiaTheme="minorEastAsia"/>
      <w:sz w:val="24"/>
      <w:szCs w:val="24"/>
      <w:lang w:val="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p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sc">
    <w:name w:val="desc"/>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cience.sciencemag.org/content/368/6490/489/tab-article-info" TargetMode="External"/><Relationship Id="rId2" Type="http://schemas.openxmlformats.org/officeDocument/2006/relationships/hyperlink" Target="https://www.nytimes.com/2020/04/22/us/coronavirus-first-united-states-death.html" TargetMode="External"/><Relationship Id="rId1" Type="http://schemas.openxmlformats.org/officeDocument/2006/relationships/hyperlink" Target="https://jamanetwork.com/journals/jama/fullarticle/2766098" TargetMode="External"/><Relationship Id="rId6" Type="http://schemas.openxmlformats.org/officeDocument/2006/relationships/hyperlink" Target="https://www.reuters.com/investigates/special-report/health-coronavirus-usa-cost/" TargetMode="External"/><Relationship Id="rId5" Type="http://schemas.openxmlformats.org/officeDocument/2006/relationships/hyperlink" Target="https://www.washingtonpost.com/health/patients-with-heart-attacks-strokes-and-even-appendicitis-vanish-from-hospitals/2020/04/19/9ca3ef24-7eb4-11ea-9040-68981f488eed_story.html" TargetMode="External"/><Relationship Id="rId4" Type="http://schemas.openxmlformats.org/officeDocument/2006/relationships/hyperlink" Target="https://thecritic.co.uk/is-the-lockdown-killing-people/"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06481-10CC-2044-9DDD-8D59A8569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2855</Words>
  <Characters>16279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Parks, Robbie M</cp:lastModifiedBy>
  <cp:revision>2</cp:revision>
  <cp:lastPrinted>2020-01-14T15:14:00Z</cp:lastPrinted>
  <dcterms:created xsi:type="dcterms:W3CDTF">2020-05-13T20:12:00Z</dcterms:created>
  <dcterms:modified xsi:type="dcterms:W3CDTF">2020-05-13T20:12:00Z</dcterms:modified>
</cp:coreProperties>
</file>