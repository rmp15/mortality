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225DEDCB" w:rsidR="00DC798B" w:rsidRPr="00B87D4C" w:rsidRDefault="00A43BEB" w:rsidP="00580F14">
      <w:pPr>
        <w:spacing w:after="0" w:line="480" w:lineRule="auto"/>
        <w:jc w:val="both"/>
        <w:rPr>
          <w:rFonts w:ascii="Arial" w:hAnsi="Arial" w:cs="Arial"/>
          <w:b/>
        </w:rPr>
      </w:pPr>
      <w:r>
        <w:rPr>
          <w:rFonts w:ascii="Arial" w:hAnsi="Arial" w:cs="Arial"/>
          <w:b/>
        </w:rPr>
        <w:t>Age- and sex-specific</w:t>
      </w:r>
      <w:r w:rsidR="008C7C57">
        <w:rPr>
          <w:rFonts w:ascii="Arial" w:hAnsi="Arial" w:cs="Arial"/>
          <w:b/>
        </w:rPr>
        <w:t xml:space="preserve"> </w:t>
      </w:r>
      <w:r w:rsidR="007F72A1">
        <w:rPr>
          <w:rFonts w:ascii="Arial" w:hAnsi="Arial" w:cs="Arial"/>
          <w:b/>
        </w:rPr>
        <w:t xml:space="preserve">mortality impact of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0AB325F8" w14:textId="77777777" w:rsidR="00CD15D6" w:rsidRPr="00B87D4C" w:rsidRDefault="00CD15D6" w:rsidP="00580F14">
      <w:pPr>
        <w:spacing w:after="0" w:line="480" w:lineRule="auto"/>
        <w:jc w:val="both"/>
        <w:rPr>
          <w:rFonts w:ascii="Arial" w:hAnsi="Arial" w:cs="Arial"/>
        </w:rPr>
      </w:pPr>
    </w:p>
    <w:p w14:paraId="6E5806BE" w14:textId="77777777" w:rsidR="001B6041" w:rsidRPr="00B87D4C" w:rsidRDefault="001B6041"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580F14">
      <w:pPr>
        <w:spacing w:after="0" w:line="480" w:lineRule="auto"/>
        <w:jc w:val="both"/>
        <w:rPr>
          <w:rFonts w:ascii="Arial" w:hAnsi="Arial" w:cs="Arial"/>
        </w:rPr>
      </w:pPr>
      <w:r w:rsidRPr="00B87D4C">
        <w:rPr>
          <w:rFonts w:ascii="Arial" w:hAnsi="Arial" w:cs="Arial"/>
        </w:rPr>
        <w:br w:type="page"/>
      </w:r>
    </w:p>
    <w:p w14:paraId="2BB9B193" w14:textId="7E0FA895" w:rsidR="004A4EB1" w:rsidRPr="00B87D4C" w:rsidRDefault="006D6940" w:rsidP="00580F14">
      <w:pPr>
        <w:spacing w:after="0" w:line="480" w:lineRule="auto"/>
        <w:jc w:val="both"/>
        <w:rPr>
          <w:rFonts w:ascii="Arial" w:hAnsi="Arial" w:cs="Arial"/>
          <w:b/>
        </w:rPr>
      </w:pPr>
      <w:r>
        <w:rPr>
          <w:rFonts w:ascii="Arial" w:hAnsi="Arial" w:cs="Arial"/>
          <w:b/>
        </w:rPr>
        <w:lastRenderedPageBreak/>
        <w:t>Summary</w:t>
      </w:r>
    </w:p>
    <w:p w14:paraId="41154205" w14:textId="39C36386" w:rsidR="005C486A" w:rsidRDefault="005C486A" w:rsidP="00580F14">
      <w:pPr>
        <w:spacing w:after="0" w:line="480" w:lineRule="auto"/>
        <w:jc w:val="both"/>
        <w:rPr>
          <w:rFonts w:ascii="Arial" w:hAnsi="Arial" w:cs="Arial"/>
        </w:rPr>
      </w:pPr>
    </w:p>
    <w:p w14:paraId="17CDEE37" w14:textId="523861FC" w:rsidR="006D6940" w:rsidRDefault="006D6940" w:rsidP="00580F14">
      <w:pPr>
        <w:spacing w:after="0" w:line="480" w:lineRule="auto"/>
        <w:jc w:val="both"/>
        <w:rPr>
          <w:rFonts w:ascii="Arial" w:hAnsi="Arial" w:cs="Arial"/>
        </w:rPr>
      </w:pPr>
    </w:p>
    <w:p w14:paraId="5813EE9E" w14:textId="77777777" w:rsidR="006D6940" w:rsidRPr="00B87D4C" w:rsidRDefault="006D6940" w:rsidP="00580F14">
      <w:pPr>
        <w:spacing w:after="0" w:line="480" w:lineRule="auto"/>
        <w:jc w:val="both"/>
        <w:rPr>
          <w:rFonts w:ascii="Arial" w:hAnsi="Arial" w:cs="Arial"/>
        </w:rPr>
      </w:pPr>
    </w:p>
    <w:p w14:paraId="56B65C4C" w14:textId="4AE7FE58"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6FC59CE0"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thousands </w:t>
      </w:r>
      <w:ins w:id="0" w:author="Parks, Robbie M" w:date="2020-05-13T11:45:00Z">
        <w:r w:rsidR="00CB5426">
          <w:rPr>
            <w:rFonts w:ascii="Arial" w:hAnsi="Arial" w:cs="Arial"/>
            <w:color w:val="000000"/>
          </w:rPr>
          <w:t xml:space="preserve">of </w:t>
        </w:r>
      </w:ins>
      <w:r>
        <w:rPr>
          <w:rFonts w:ascii="Arial" w:hAnsi="Arial" w:cs="Arial"/>
          <w:color w:val="000000"/>
        </w:rPr>
        <w:t>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r>
        <w:rPr>
          <w:rFonts w:ascii="Arial" w:hAnsi="Arial" w:cs="Arial"/>
          <w:color w:val="000000"/>
        </w:rPr>
        <w:t>.</w:t>
      </w:r>
      <w:r w:rsidRPr="001F1CDF">
        <w:rPr>
          <w:rFonts w:ascii="Arial" w:hAnsi="Arial" w:cs="Arial"/>
          <w:color w:val="000000"/>
        </w:rPr>
        <w:t xml:space="preserve"> 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r>
        <w:rPr>
          <w:rFonts w:ascii="Arial" w:hAnsi="Arial" w:cs="Arial"/>
          <w:color w:val="000000"/>
        </w:rPr>
        <w:t>may impact</w:t>
      </w:r>
      <w:r w:rsidRPr="001F1CDF">
        <w:rPr>
          <w:rFonts w:ascii="Arial" w:hAnsi="Arial" w:cs="Arial"/>
          <w:color w:val="000000"/>
        </w:rPr>
        <w:t xml:space="preserve"> mortality</w:t>
      </w:r>
      <w:r w:rsidR="00AA5A51">
        <w:rPr>
          <w:rFonts w:ascii="Arial" w:hAnsi="Arial" w:cs="Arial"/>
          <w:color w:val="000000"/>
        </w:rPr>
        <w:t xml:space="preserve"> </w:t>
      </w:r>
      <w:r w:rsidR="007F72A1">
        <w:rPr>
          <w:rFonts w:ascii="Arial" w:hAnsi="Arial" w:cs="Arial"/>
          <w:color w:val="000000"/>
        </w:rPr>
        <w:t>beyond the deaths caused by infection</w:t>
      </w:r>
      <w:r w:rsidRPr="001F1CDF">
        <w:rPr>
          <w:rFonts w:ascii="Arial" w:hAnsi="Arial" w:cs="Arial"/>
          <w:color w:val="000000"/>
        </w:rPr>
        <w:t xml:space="preserve"> through</w:t>
      </w:r>
      <w:r w:rsidR="00AA5A51">
        <w:rPr>
          <w:rFonts w:ascii="Arial" w:hAnsi="Arial" w:cs="Arial"/>
          <w:color w:val="000000"/>
        </w:rPr>
        <w:t xml:space="preserve"> </w:t>
      </w:r>
      <w:del w:id="1" w:author="Parks, Robbie M" w:date="2020-05-13T11:46:00Z">
        <w:r w:rsidR="00AA5A51" w:rsidDel="00BB59C5">
          <w:rPr>
            <w:rFonts w:ascii="Arial" w:hAnsi="Arial" w:cs="Arial"/>
            <w:color w:val="000000"/>
          </w:rPr>
          <w:delText xml:space="preserve"> </w:delText>
        </w:r>
      </w:del>
      <w:r w:rsidR="00AA5A51">
        <w:rPr>
          <w:rFonts w:ascii="Arial" w:hAnsi="Arial" w:cs="Arial"/>
          <w:color w:val="000000"/>
        </w:rPr>
        <w:t>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r w:rsidRPr="001F1CDF">
        <w:rPr>
          <w:rFonts w:ascii="Arial" w:hAnsi="Arial" w:cs="Arial"/>
          <w:color w:val="000000"/>
        </w:rPr>
        <w:t>;</w:t>
      </w:r>
      <w:r w:rsidR="00FA5FF1">
        <w:rPr>
          <w:rFonts w:ascii="Arial" w:hAnsi="Arial" w:cs="Arial"/>
          <w:color w:val="000000"/>
        </w:rPr>
        <w:t>[Campbell, 2020 #5505;NHS, 2020 #5506;Sample, 2020 #5507</w:t>
      </w:r>
      <w:r w:rsidR="00C04F0F">
        <w:rPr>
          <w:rFonts w:ascii="Arial" w:hAnsi="Arial" w:cs="Arial"/>
          <w:color w:val="000000"/>
        </w:rPr>
        <w:t>;Hiom, 2020 #5516]</w:t>
      </w:r>
      <w:r w:rsidRPr="001F1CDF">
        <w:rPr>
          <w:rFonts w:ascii="Arial" w:hAnsi="Arial" w:cs="Arial"/>
          <w:color w:val="000000"/>
        </w:rPr>
        <w:t xml:space="preserve"> 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AA5A51">
        <w:rPr>
          <w:rFonts w:ascii="Arial" w:hAnsi="Arial" w:cs="Arial"/>
          <w:color w:val="000000"/>
        </w:rPr>
        <w:t xml:space="preserve">and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Pr="001F1CDF">
        <w:rPr>
          <w:rFonts w:ascii="Arial" w:hAnsi="Arial" w:cs="Arial"/>
          <w:color w:val="000000"/>
        </w:rPr>
        <w:t xml:space="preserve"> use;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BD002B" w:rsidRPr="001F1CDF">
        <w:rPr>
          <w:rFonts w:ascii="Arial" w:hAnsi="Arial" w:cs="Arial"/>
          <w:color w:val="000000"/>
        </w:rPr>
        <w:t xml:space="preserve">The impacts </w:t>
      </w:r>
      <w:r w:rsidR="00BD002B">
        <w:rPr>
          <w:rFonts w:ascii="Arial" w:hAnsi="Arial" w:cs="Arial"/>
          <w:color w:val="000000"/>
        </w:rPr>
        <w:t xml:space="preserve">of such social, environmental and healthcare determinants are likely to </w:t>
      </w:r>
      <w:r w:rsidR="00BD002B" w:rsidRPr="001F1CDF">
        <w:rPr>
          <w:rFonts w:ascii="Arial" w:hAnsi="Arial" w:cs="Arial"/>
          <w:color w:val="000000"/>
        </w:rPr>
        <w:t xml:space="preserve">vary </w:t>
      </w:r>
      <w:r w:rsidR="00BD002B">
        <w:rPr>
          <w:rFonts w:ascii="Arial" w:hAnsi="Arial" w:cs="Arial"/>
          <w:color w:val="000000"/>
        </w:rPr>
        <w:t>by age and sex</w:t>
      </w:r>
      <w:r w:rsidR="00BD002B" w:rsidRPr="001F1CDF">
        <w:rPr>
          <w:rFonts w:ascii="Arial" w:hAnsi="Arial" w:cs="Arial"/>
          <w:color w:val="000000"/>
        </w:rPr>
        <w:t xml:space="preserve">. </w:t>
      </w:r>
    </w:p>
    <w:p w14:paraId="0FDEF658" w14:textId="77777777" w:rsidR="001F1CDF" w:rsidRPr="001F1CDF" w:rsidRDefault="001F1CDF" w:rsidP="00580F14">
      <w:pPr>
        <w:spacing w:after="0" w:line="480" w:lineRule="auto"/>
        <w:jc w:val="both"/>
        <w:rPr>
          <w:rFonts w:ascii="Arial" w:hAnsi="Arial" w:cs="Arial"/>
          <w:color w:val="000000"/>
        </w:rPr>
      </w:pPr>
    </w:p>
    <w:p w14:paraId="76E5B6FD" w14:textId="5E59C3C8"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r w:rsidR="00AC36D5">
        <w:rPr>
          <w:rFonts w:ascii="Arial" w:hAnsi="Arial" w:cs="Arial"/>
          <w:color w:val="000000"/>
        </w:rPr>
        <w:t xml:space="preserve">known </w:t>
      </w:r>
      <w:r>
        <w:rPr>
          <w:rFonts w:ascii="Arial" w:hAnsi="Arial" w:cs="Arial"/>
          <w:color w:val="000000"/>
        </w:rPr>
        <w:t>infections</w:t>
      </w:r>
      <w:r w:rsidR="00580F14">
        <w:rPr>
          <w:rFonts w:ascii="Arial" w:hAnsi="Arial" w:cs="Arial"/>
          <w:color w:val="000000"/>
        </w:rPr>
        <w:t xml:space="preserve"> is needed to </w:t>
      </w:r>
      <w:r w:rsidRPr="001F1CDF">
        <w:rPr>
          <w:rFonts w:ascii="Arial" w:hAnsi="Arial" w:cs="Arial"/>
          <w:color w:val="000000"/>
        </w:rPr>
        <w:t>titrate and adjust the response</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the total</w:t>
      </w:r>
      <w:r w:rsidR="00580F14">
        <w:rPr>
          <w:rFonts w:ascii="Arial" w:hAnsi="Arial" w:cs="Arial"/>
          <w:color w:val="000000"/>
        </w:rPr>
        <w:t xml:space="preserve"> 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r w:rsidR="004E51C1">
        <w:rPr>
          <w:rFonts w:ascii="Arial" w:hAnsi="Arial" w:cs="Arial"/>
          <w:color w:val="000000"/>
        </w:rPr>
        <w:t>The methodology can also be used for comparable cross-country analysis on a real-time basis.</w:t>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2091C3FC"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reported to the ONS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Pr>
          <w:rFonts w:ascii="Arial" w:hAnsi="Arial" w:cs="Arial"/>
        </w:rPr>
        <w:t xml:space="preserve">. </w:t>
      </w:r>
      <w:r w:rsidR="007F4030">
        <w:rPr>
          <w:rFonts w:ascii="Arial" w:hAnsi="Arial" w:cs="Arial"/>
        </w:rPr>
        <w:t>We used data on mid-year population by age group and sex from the ONS. We calculated weekly population through interpolation, as done by the ONS for quarterly population.</w:t>
      </w:r>
      <w:r w:rsidR="00420A88">
        <w:rPr>
          <w:rFonts w:ascii="Arial" w:hAnsi="Arial" w:cs="Arial"/>
        </w:rPr>
        <w:t xml:space="preserve">[Office for National </w:t>
      </w:r>
      <w:r w:rsidR="00420A88">
        <w:rPr>
          <w:rFonts w:ascii="Arial" w:hAnsi="Arial" w:cs="Arial"/>
        </w:rPr>
        <w:lastRenderedPageBreak/>
        <w:t>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weighted by local authority population to national level</w:t>
      </w:r>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7E26F84F" w:rsidR="00580F14" w:rsidRDefault="00CE7FE3" w:rsidP="00580F14">
      <w:pPr>
        <w:spacing w:after="0" w:line="480" w:lineRule="auto"/>
        <w:jc w:val="both"/>
        <w:rPr>
          <w:rFonts w:ascii="Arial" w:hAnsi="Arial" w:cs="Arial"/>
        </w:rPr>
      </w:pPr>
      <w:bookmarkStart w:id="2" w:name="_Hlk40079942"/>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by</w:t>
      </w:r>
      <w:r w:rsidR="00580F14">
        <w:rPr>
          <w:rFonts w:ascii="Arial" w:hAnsi="Arial" w:cs="Arial"/>
        </w:rPr>
        <w:t xml:space="preserve"> subtract</w:t>
      </w:r>
      <w:r>
        <w:rPr>
          <w:rFonts w:ascii="Arial" w:hAnsi="Arial" w:cs="Arial"/>
        </w:rPr>
        <w:t>ing</w:t>
      </w:r>
      <w:r w:rsidR="00580F14">
        <w:rPr>
          <w:rFonts w:ascii="Arial" w:hAnsi="Arial" w:cs="Arial"/>
        </w:rPr>
        <w:t xml:space="preserve"> the number of deaths that have actually occurred from the number the number of deaths had </w:t>
      </w:r>
      <w:bookmarkStart w:id="3" w:name="_Hlk39657641"/>
      <w:r w:rsidR="00580F14">
        <w:rPr>
          <w:rFonts w:ascii="Arial" w:hAnsi="Arial" w:cs="Arial"/>
        </w:rPr>
        <w:t>the pandemic not occurred</w:t>
      </w:r>
      <w:bookmarkEnd w:id="3"/>
      <w:r w:rsidR="00580F14">
        <w:rPr>
          <w:rFonts w:ascii="Arial" w:hAnsi="Arial" w:cs="Arial"/>
        </w:rPr>
        <w:t xml:space="preserve">, which is not directly </w:t>
      </w:r>
      <w:r w:rsidR="007F4030">
        <w:rPr>
          <w:rFonts w:ascii="Arial" w:hAnsi="Arial" w:cs="Arial"/>
        </w:rPr>
        <w:t>measurable</w:t>
      </w:r>
      <w:r w:rsidR="00580F14">
        <w:rPr>
          <w:rFonts w:ascii="Arial" w:hAnsi="Arial" w:cs="Arial"/>
        </w:rPr>
        <w:t xml:space="preserve">. The most common approach to addressing this issue has been to use the average of </w:t>
      </w:r>
      <w:del w:id="4" w:author="Parks, Robbie M" w:date="2020-05-13T11:57:00Z">
        <w:r w:rsidR="00580F14" w:rsidDel="0005743C">
          <w:rPr>
            <w:rFonts w:ascii="Arial" w:hAnsi="Arial" w:cs="Arial"/>
          </w:rPr>
          <w:delText xml:space="preserve">recent </w:delText>
        </w:r>
      </w:del>
      <w:ins w:id="5" w:author="Parks, Robbie M" w:date="2020-05-13T11:57:00Z">
        <w:r w:rsidR="0005743C">
          <w:rPr>
            <w:rFonts w:ascii="Arial" w:hAnsi="Arial" w:cs="Arial"/>
          </w:rPr>
          <w:t>previous</w:t>
        </w:r>
        <w:r w:rsidR="0005743C">
          <w:rPr>
            <w:rFonts w:ascii="Arial" w:hAnsi="Arial" w:cs="Arial"/>
          </w:rPr>
          <w:t xml:space="preserve"> </w:t>
        </w:r>
      </w:ins>
      <w:r w:rsidR="00580F14">
        <w:rPr>
          <w:rFonts w:ascii="Arial" w:hAnsi="Arial" w:cs="Arial"/>
        </w:rPr>
        <w:t>years</w:t>
      </w:r>
      <w:r w:rsidR="00AD404A">
        <w:rPr>
          <w:rFonts w:ascii="Arial" w:hAnsi="Arial" w:cs="Arial"/>
        </w:rPr>
        <w:t>, e.g.</w:t>
      </w:r>
      <w:ins w:id="6" w:author="Parks, Robbie M" w:date="2020-05-13T12:16:00Z">
        <w:r w:rsidR="008B3690">
          <w:rPr>
            <w:rFonts w:ascii="Arial" w:hAnsi="Arial" w:cs="Arial"/>
          </w:rPr>
          <w:t>,</w:t>
        </w:r>
      </w:ins>
      <w:ins w:id="7" w:author="Parks, Robbie M" w:date="2020-05-13T11:55:00Z">
        <w:r w:rsidR="0005743C">
          <w:rPr>
            <w:rFonts w:ascii="Arial" w:hAnsi="Arial" w:cs="Arial"/>
          </w:rPr>
          <w:t xml:space="preserve"> the most recent</w:t>
        </w:r>
      </w:ins>
      <w:r w:rsidR="00AD404A">
        <w:rPr>
          <w:rFonts w:ascii="Arial" w:hAnsi="Arial" w:cs="Arial"/>
        </w:rPr>
        <w:t xml:space="preserve"> five years,</w:t>
      </w:r>
      <w:r w:rsidR="00580F14">
        <w:rPr>
          <w:rFonts w:ascii="Arial" w:hAnsi="Arial" w:cs="Arial"/>
        </w:rPr>
        <w:t xml:space="preserve"> for the specific week or month when the comparison is made. This approach however </w:t>
      </w:r>
      <w:r w:rsidR="00C56BE4">
        <w:rPr>
          <w:rFonts w:ascii="Arial" w:hAnsi="Arial" w:cs="Arial"/>
        </w:rPr>
        <w:t>does not take into account long- and short-term trends in mortality</w:t>
      </w:r>
      <w:ins w:id="8" w:author="Parks, Robbie M" w:date="2020-05-13T11:57:00Z">
        <w:r w:rsidR="0005743C">
          <w:rPr>
            <w:rFonts w:ascii="Arial" w:hAnsi="Arial" w:cs="Arial"/>
          </w:rPr>
          <w:t>,</w:t>
        </w:r>
      </w:ins>
      <w:r w:rsidR="00C56BE4">
        <w:rPr>
          <w:rFonts w:ascii="Arial" w:hAnsi="Arial" w:cs="Arial"/>
        </w:rPr>
        <w:t xml:space="preserve"> which are particularly pronounced for some age groups</w:t>
      </w:r>
      <w:ins w:id="9" w:author="Parks, Robbie M" w:date="2020-05-13T12:03:00Z">
        <w:r w:rsidR="00B9434C">
          <w:rPr>
            <w:rFonts w:ascii="Arial" w:hAnsi="Arial" w:cs="Arial"/>
          </w:rPr>
          <w:t>,</w:t>
        </w:r>
      </w:ins>
      <w:r w:rsidR="00C56BE4">
        <w:rPr>
          <w:rFonts w:ascii="Arial" w:hAnsi="Arial" w:cs="Arial"/>
        </w:rPr>
        <w:t>.</w:t>
      </w:r>
      <w:r w:rsidR="00420A88">
        <w:rPr>
          <w:rFonts w:ascii="Arial" w:hAnsi="Arial" w:cs="Arial"/>
        </w:rPr>
        <w:t>[Bennett, 2015 #4796;Bennett, 2018 #5453;Kontis, 2014 #3956]</w:t>
      </w:r>
      <w:ins w:id="10" w:author="Parks, Robbie M" w:date="2020-05-13T12:04:00Z">
        <w:r w:rsidR="00B9434C">
          <w:rPr>
            <w:rFonts w:ascii="Arial" w:hAnsi="Arial" w:cs="Arial"/>
          </w:rPr>
          <w:t xml:space="preserve"> </w:t>
        </w:r>
      </w:ins>
      <w:del w:id="11" w:author="Parks, Robbie M" w:date="2020-05-13T13:38:00Z">
        <w:r w:rsidR="00C56BE4" w:rsidDel="00535FD3">
          <w:rPr>
            <w:rFonts w:ascii="Arial" w:hAnsi="Arial" w:cs="Arial"/>
          </w:rPr>
          <w:delText xml:space="preserve"> </w:delText>
        </w:r>
      </w:del>
      <w:r w:rsidR="00E4692B">
        <w:rPr>
          <w:rFonts w:ascii="Arial" w:hAnsi="Arial" w:cs="Arial"/>
        </w:rPr>
        <w:t xml:space="preserve">If death rates are declining, then using past averages underestimates deaths due to the pandemic, </w:t>
      </w:r>
      <w:ins w:id="12" w:author="Parks, Robbie M" w:date="2020-05-13T12:07:00Z">
        <w:r w:rsidR="009456D6">
          <w:rPr>
            <w:rFonts w:ascii="Arial" w:hAnsi="Arial" w:cs="Arial"/>
          </w:rPr>
          <w:t>with</w:t>
        </w:r>
      </w:ins>
      <w:ins w:id="13" w:author="Parks, Robbie M" w:date="2020-05-13T12:06:00Z">
        <w:r w:rsidR="009456D6">
          <w:rPr>
            <w:rFonts w:ascii="Arial" w:hAnsi="Arial" w:cs="Arial"/>
          </w:rPr>
          <w:t xml:space="preserve"> the converse</w:t>
        </w:r>
      </w:ins>
      <w:ins w:id="14" w:author="Parks, Robbie M" w:date="2020-05-13T12:07:00Z">
        <w:r w:rsidR="009456D6">
          <w:rPr>
            <w:rFonts w:ascii="Arial" w:hAnsi="Arial" w:cs="Arial"/>
          </w:rPr>
          <w:t xml:space="preserve"> also true</w:t>
        </w:r>
      </w:ins>
      <w:del w:id="15" w:author="Parks, Robbie M" w:date="2020-05-13T12:06:00Z">
        <w:r w:rsidR="00E4692B" w:rsidDel="009456D6">
          <w:rPr>
            <w:rFonts w:ascii="Arial" w:hAnsi="Arial" w:cs="Arial"/>
          </w:rPr>
          <w:delText>and vice versa</w:delText>
        </w:r>
      </w:del>
      <w:r w:rsidR="00E4692B">
        <w:rPr>
          <w:rFonts w:ascii="Arial" w:hAnsi="Arial" w:cs="Arial"/>
        </w:rPr>
        <w:t xml:space="preserve">. </w:t>
      </w:r>
      <w:r w:rsidR="00C56BE4">
        <w:rPr>
          <w:rFonts w:ascii="Arial" w:hAnsi="Arial" w:cs="Arial"/>
        </w:rPr>
        <w:t xml:space="preserve">Nor does </w:t>
      </w:r>
      <w:del w:id="16" w:author="Parks, Robbie M" w:date="2020-05-13T12:09:00Z">
        <w:r w:rsidR="00C56BE4" w:rsidDel="0016256B">
          <w:rPr>
            <w:rFonts w:ascii="Arial" w:hAnsi="Arial" w:cs="Arial"/>
          </w:rPr>
          <w:delText xml:space="preserve">it </w:delText>
        </w:r>
      </w:del>
      <w:ins w:id="17" w:author="Parks, Robbie M" w:date="2020-05-13T12:09:00Z">
        <w:r w:rsidR="0016256B">
          <w:rPr>
            <w:rFonts w:ascii="Arial" w:hAnsi="Arial" w:cs="Arial"/>
          </w:rPr>
          <w:t>this approach</w:t>
        </w:r>
        <w:r w:rsidR="0016256B">
          <w:rPr>
            <w:rFonts w:ascii="Arial" w:hAnsi="Arial" w:cs="Arial"/>
          </w:rPr>
          <w:t xml:space="preserve"> </w:t>
        </w:r>
      </w:ins>
      <w:r w:rsidR="00C56BE4">
        <w:rPr>
          <w:rFonts w:ascii="Arial" w:hAnsi="Arial" w:cs="Arial"/>
        </w:rPr>
        <w:t xml:space="preserve">account for </w:t>
      </w:r>
      <w:ins w:id="18" w:author="Parks, Robbie M" w:date="2020-05-13T13:39:00Z">
        <w:r w:rsidR="003F1BB2">
          <w:rPr>
            <w:rFonts w:ascii="Arial" w:hAnsi="Arial" w:cs="Arial"/>
          </w:rPr>
          <w:t xml:space="preserve">time-varying </w:t>
        </w:r>
      </w:ins>
      <w:r w:rsidR="00C56BE4">
        <w:rPr>
          <w:rFonts w:ascii="Arial" w:hAnsi="Arial" w:cs="Arial"/>
        </w:rPr>
        <w:t xml:space="preserve">factors </w:t>
      </w:r>
      <w:del w:id="19" w:author="Parks, Robbie M" w:date="2020-05-13T12:09:00Z">
        <w:r w:rsidR="00C56BE4" w:rsidDel="005B0095">
          <w:rPr>
            <w:rFonts w:ascii="Arial" w:hAnsi="Arial" w:cs="Arial"/>
          </w:rPr>
          <w:delText xml:space="preserve">that </w:delText>
        </w:r>
      </w:del>
      <w:r w:rsidR="00D71EEB">
        <w:rPr>
          <w:rFonts w:ascii="Arial" w:hAnsi="Arial" w:cs="Arial"/>
        </w:rPr>
        <w:t>like temperature</w:t>
      </w:r>
      <w:ins w:id="20" w:author="Parks, Robbie M" w:date="2020-05-13T12:09:00Z">
        <w:r w:rsidR="005B0095">
          <w:rPr>
            <w:rFonts w:ascii="Arial" w:hAnsi="Arial" w:cs="Arial"/>
          </w:rPr>
          <w:t>,</w:t>
        </w:r>
      </w:ins>
      <w:r w:rsidR="00D71EEB">
        <w:rPr>
          <w:rFonts w:ascii="Arial" w:hAnsi="Arial" w:cs="Arial"/>
        </w:rPr>
        <w:t xml:space="preserve"> that </w:t>
      </w:r>
      <w:r w:rsidR="00C56BE4">
        <w:rPr>
          <w:rFonts w:ascii="Arial" w:hAnsi="Arial" w:cs="Arial"/>
        </w:rPr>
        <w:t>are external to the pandemic</w:t>
      </w:r>
      <w:ins w:id="21" w:author="Parks, Robbie M" w:date="2020-05-13T12:09:00Z">
        <w:r w:rsidR="005B0095">
          <w:rPr>
            <w:rFonts w:ascii="Arial" w:hAnsi="Arial" w:cs="Arial"/>
          </w:rPr>
          <w:t>, but also</w:t>
        </w:r>
      </w:ins>
      <w:r w:rsidR="00C56BE4">
        <w:rPr>
          <w:rFonts w:ascii="Arial" w:hAnsi="Arial" w:cs="Arial"/>
        </w:rPr>
        <w:t xml:space="preserve"> affect death rates.</w:t>
      </w:r>
      <w:r w:rsidR="00AD404A">
        <w:rPr>
          <w:rFonts w:ascii="Arial" w:hAnsi="Arial" w:cs="Arial"/>
        </w:rPr>
        <w:t xml:space="preserve"> </w:t>
      </w:r>
    </w:p>
    <w:p w14:paraId="3B8E407E" w14:textId="334688BE" w:rsidR="00C56BE4" w:rsidRDefault="00C56BE4" w:rsidP="00580F14">
      <w:pPr>
        <w:spacing w:after="0" w:line="480" w:lineRule="auto"/>
        <w:jc w:val="both"/>
        <w:rPr>
          <w:rFonts w:ascii="Arial" w:hAnsi="Arial" w:cs="Arial"/>
        </w:rPr>
      </w:pPr>
    </w:p>
    <w:p w14:paraId="40B03D1D" w14:textId="79914A17" w:rsidR="00602A2D" w:rsidRDefault="00C56BE4" w:rsidP="00783459">
      <w:pPr>
        <w:spacing w:after="0" w:line="480" w:lineRule="auto"/>
        <w:jc w:val="both"/>
        <w:rPr>
          <w:rFonts w:ascii="Arial" w:hAnsi="Arial" w:cs="Arial"/>
        </w:rPr>
      </w:pPr>
      <w:r>
        <w:rPr>
          <w:rFonts w:ascii="Arial" w:hAnsi="Arial" w:cs="Arial"/>
        </w:rPr>
        <w:t xml:space="preserve">We developed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 xml:space="preserve">mortality projections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0A83098F" w:rsidR="008F0AA6" w:rsidRPr="00BB4D49" w:rsidRDefault="00BB4D49" w:rsidP="003B1ED6">
      <w:pPr>
        <w:pStyle w:val="ListParagraph"/>
        <w:numPr>
          <w:ilvl w:val="0"/>
          <w:numId w:val="30"/>
        </w:numPr>
        <w:spacing w:after="0" w:line="480" w:lineRule="auto"/>
        <w:jc w:val="both"/>
      </w:pPr>
      <w:r w:rsidRPr="003B1ED6">
        <w:rPr>
          <w:rFonts w:ascii="Arial" w:hAnsi="Arial" w:cs="Arial"/>
        </w:rPr>
        <w:t>First, d</w:t>
      </w:r>
      <w:r w:rsidR="008F0AA6" w:rsidRPr="003B1ED6">
        <w:rPr>
          <w:rFonts w:ascii="Arial" w:hAnsi="Arial" w:cs="Arial"/>
        </w:rPr>
        <w:t>eath rates have a seasonal pattern, which varies by age group and sex.</w:t>
      </w:r>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included weekly random intercepts for each week of the year. To account for the fact that </w:t>
      </w:r>
      <w:r w:rsidR="008F0AA6" w:rsidRPr="003B1ED6">
        <w:rPr>
          <w:rFonts w:ascii="Arial" w:hAnsi="Arial" w:cs="Arial"/>
        </w:rPr>
        <w:lastRenderedPageBreak/>
        <w:t xml:space="preserve">seasonal patterns “repeat” (i.e., late December and early January are seasonally similar) we used </w:t>
      </w:r>
      <w:r w:rsidRPr="003B1ED6">
        <w:rPr>
          <w:rFonts w:ascii="Arial" w:hAnsi="Arial" w:cs="Arial"/>
        </w:rPr>
        <w:t>a seasonal structure</w:t>
      </w:r>
      <w:r w:rsidR="008C7C57">
        <w:rPr>
          <w:rFonts w:ascii="Arial" w:hAnsi="Arial" w:cs="Arial"/>
        </w:rPr>
        <w:t>[Hyndman, 2018 #5518]</w:t>
      </w:r>
      <w:r w:rsidRPr="003B1ED6">
        <w:rPr>
          <w:rFonts w:ascii="Arial" w:hAnsi="Arial" w:cs="Arial"/>
        </w:rPr>
        <w:t xml:space="preserve"> for the random intercepts. The seasonal structure allows the amplitude of the random intercepts to </w:t>
      </w:r>
      <w:r w:rsidR="00AB75D0">
        <w:rPr>
          <w:rFonts w:ascii="Arial" w:hAnsi="Arial" w:cs="Arial"/>
        </w:rPr>
        <w:t>vary over time</w:t>
      </w:r>
      <w:r w:rsidR="004E51C1">
        <w:rPr>
          <w:rFonts w:ascii="Arial" w:hAnsi="Arial" w:cs="Arial"/>
        </w:rPr>
        <w:t xml:space="preserve"> based on data</w:t>
      </w:r>
      <w:r w:rsidR="00842D86">
        <w:rPr>
          <w:rFonts w:ascii="Arial" w:hAnsi="Arial" w:cs="Arial"/>
        </w:rPr>
        <w:t xml:space="preserve">, </w:t>
      </w:r>
      <w:commentRangeStart w:id="22"/>
      <w:r w:rsidR="00842D86">
        <w:rPr>
          <w:rFonts w:ascii="Arial" w:hAnsi="Arial" w:cs="Arial"/>
        </w:rPr>
        <w:t>and implicitly accounts for time</w:t>
      </w:r>
      <w:ins w:id="23" w:author="Parks, Robbie M" w:date="2020-05-13T12:21:00Z">
        <w:r w:rsidR="0093794E">
          <w:rPr>
            <w:rFonts w:ascii="Arial" w:hAnsi="Arial" w:cs="Arial"/>
          </w:rPr>
          <w:t>-</w:t>
        </w:r>
      </w:ins>
      <w:del w:id="24" w:author="Parks, Robbie M" w:date="2020-05-13T12:21:00Z">
        <w:r w:rsidR="00842D86" w:rsidDel="0093794E">
          <w:rPr>
            <w:rFonts w:ascii="Arial" w:hAnsi="Arial" w:cs="Arial"/>
          </w:rPr>
          <w:delText xml:space="preserve"> </w:delText>
        </w:r>
      </w:del>
      <w:r w:rsidR="00842D86">
        <w:rPr>
          <w:rFonts w:ascii="Arial" w:hAnsi="Arial" w:cs="Arial"/>
        </w:rPr>
        <w:t xml:space="preserve">varying factors such as </w:t>
      </w:r>
      <w:r w:rsidR="002E3914">
        <w:rPr>
          <w:rFonts w:ascii="Arial" w:hAnsi="Arial" w:cs="Arial"/>
        </w:rPr>
        <w:t>annual fluctuations in flu season.</w:t>
      </w:r>
      <w:commentRangeEnd w:id="22"/>
      <w:r w:rsidR="002E3914">
        <w:rPr>
          <w:rStyle w:val="CommentReference"/>
        </w:rPr>
        <w:commentReference w:id="22"/>
      </w:r>
    </w:p>
    <w:p w14:paraId="3419F0C3" w14:textId="00BA78EF"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long-term trend</w:t>
      </w:r>
      <w:ins w:id="25" w:author="Parks, Robbie M" w:date="2020-05-13T12:17:00Z">
        <w:r w:rsidR="00BB672E">
          <w:rPr>
            <w:rFonts w:ascii="Arial" w:hAnsi="Arial" w:cs="Arial"/>
          </w:rPr>
          <w:t>.</w:t>
        </w:r>
      </w:ins>
      <w:del w:id="26" w:author="Parks, Robbie M" w:date="2020-05-13T12:17:00Z">
        <w:r w:rsidRPr="003B1ED6" w:rsidDel="00BB672E">
          <w:rPr>
            <w:rFonts w:ascii="Arial" w:hAnsi="Arial" w:cs="Arial"/>
          </w:rPr>
          <w:delText>.</w:delText>
        </w:r>
      </w:del>
      <w:r>
        <w:rPr>
          <w:rFonts w:ascii="Arial" w:hAnsi="Arial" w:cs="Arial"/>
        </w:rPr>
        <w:t xml:space="preserve">[Bennett, 2015 #4796;Bennett, 2018 #5453;Kontis, 2014 #3956] </w:t>
      </w:r>
      <w:del w:id="27" w:author="Parks, Robbie M" w:date="2020-05-13T11:46:00Z">
        <w:r w:rsidRPr="003B1ED6" w:rsidDel="00BB59C5">
          <w:rPr>
            <w:rFonts w:ascii="Arial" w:hAnsi="Arial" w:cs="Arial"/>
          </w:rPr>
          <w:delText xml:space="preserve"> </w:delText>
        </w:r>
      </w:del>
      <w:r w:rsidRPr="003B1ED6">
        <w:rPr>
          <w:rFonts w:ascii="Arial" w:hAnsi="Arial" w:cs="Arial"/>
        </w:rPr>
        <w:t xml:space="preserve">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commentRangeStart w:id="28"/>
      <w:r>
        <w:rPr>
          <w:rFonts w:ascii="Arial" w:hAnsi="Arial" w:cs="Arial"/>
        </w:rPr>
        <w:t>Non-linearity in trends or different trends by week of year would be captured by the above-described time-varying weekly intercepts.</w:t>
      </w:r>
      <w:commentRangeEnd w:id="28"/>
      <w:r>
        <w:rPr>
          <w:rStyle w:val="CommentReference"/>
        </w:rPr>
        <w:commentReference w:id="28"/>
      </w:r>
    </w:p>
    <w:p w14:paraId="0B091233" w14:textId="1BD2C754"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w:t>
      </w:r>
      <w:del w:id="29" w:author="Parks, Robbie M" w:date="2020-05-13T12:19:00Z">
        <w:r w:rsidRPr="003B1ED6" w:rsidDel="00C764C6">
          <w:rPr>
            <w:rFonts w:ascii="Arial" w:hAnsi="Arial" w:cs="Arial"/>
          </w:rPr>
          <w:delText xml:space="preserve">prior </w:delText>
        </w:r>
      </w:del>
      <w:ins w:id="30" w:author="Parks, Robbie M" w:date="2020-05-13T12:19:00Z">
        <w:r w:rsidR="00C764C6">
          <w:rPr>
            <w:rFonts w:ascii="Arial" w:hAnsi="Arial" w:cs="Arial"/>
          </w:rPr>
          <w:t>previous</w:t>
        </w:r>
        <w:r w:rsidR="00C764C6" w:rsidRPr="003B1ED6">
          <w:rPr>
            <w:rFonts w:ascii="Arial" w:hAnsi="Arial" w:cs="Arial"/>
          </w:rPr>
          <w:t xml:space="preserve"> </w:t>
        </w:r>
      </w:ins>
      <w:r w:rsidRPr="003B1ED6">
        <w:rPr>
          <w:rFonts w:ascii="Arial" w:hAnsi="Arial" w:cs="Arial"/>
        </w:rPr>
        <w:t xml:space="preserve">week(s) </w:t>
      </w:r>
      <w:r>
        <w:rPr>
          <w:rFonts w:ascii="Arial" w:hAnsi="Arial" w:cs="Arial"/>
        </w:rPr>
        <w:t>in</w:t>
      </w:r>
      <w:r w:rsidRPr="003B1ED6">
        <w:rPr>
          <w:rFonts w:ascii="Arial" w:hAnsi="Arial" w:cs="Arial"/>
        </w:rPr>
        <w:t xml:space="preserve"> a direct or inverse manner. We formulated four sets of models to account for this dependency. </w:t>
      </w:r>
      <w:r>
        <w:rPr>
          <w:rFonts w:ascii="Arial" w:hAnsi="Arial" w:cs="Arial"/>
        </w:rPr>
        <w:t xml:space="preserve">The </w:t>
      </w:r>
      <w:commentRangeStart w:id="31"/>
      <w:r>
        <w:rPr>
          <w:rFonts w:ascii="Arial" w:hAnsi="Arial" w:cs="Arial"/>
        </w:rPr>
        <w:t xml:space="preserve">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structure</w:t>
      </w:r>
      <w:commentRangeEnd w:id="31"/>
      <w:r>
        <w:rPr>
          <w:rStyle w:val="CommentReference"/>
        </w:rPr>
        <w:commentReference w:id="31"/>
      </w:r>
      <w:r>
        <w:rPr>
          <w:rFonts w:ascii="Arial" w:hAnsi="Arial" w:cs="Arial"/>
        </w:rPr>
        <w:t xml:space="preserve">[Hyndman, 2018 #5518] </w:t>
      </w:r>
      <w:r w:rsidRPr="003B1ED6">
        <w:rPr>
          <w:rFonts w:ascii="Arial" w:hAnsi="Arial" w:cs="Arial"/>
        </w:rPr>
        <w:t xml:space="preserve">The higher order autoregressive models allow death rates in any week to be informed by those in a progressively larger number of </w:t>
      </w:r>
      <w:commentRangeStart w:id="32"/>
      <w:del w:id="33" w:author="Parks, Robbie M" w:date="2020-05-13T12:18:00Z">
        <w:r w:rsidRPr="003B1ED6" w:rsidDel="00BB672E">
          <w:rPr>
            <w:rFonts w:ascii="Arial" w:hAnsi="Arial" w:cs="Arial"/>
          </w:rPr>
          <w:delText xml:space="preserve">prior </w:delText>
        </w:r>
      </w:del>
      <w:ins w:id="34" w:author="Parks, Robbie M" w:date="2020-05-13T12:18:00Z">
        <w:r w:rsidR="00BB672E">
          <w:rPr>
            <w:rFonts w:ascii="Arial" w:hAnsi="Arial" w:cs="Arial"/>
          </w:rPr>
          <w:t>previous</w:t>
        </w:r>
      </w:ins>
      <w:commentRangeEnd w:id="32"/>
      <w:ins w:id="35" w:author="Parks, Robbie M" w:date="2020-05-13T12:19:00Z">
        <w:r w:rsidR="00BB672E">
          <w:rPr>
            <w:rStyle w:val="CommentReference"/>
          </w:rPr>
          <w:commentReference w:id="32"/>
        </w:r>
      </w:ins>
      <w:ins w:id="36" w:author="Parks, Robbie M" w:date="2020-05-13T12:18:00Z">
        <w:r w:rsidR="00BB672E" w:rsidRPr="003B1ED6">
          <w:rPr>
            <w:rFonts w:ascii="Arial" w:hAnsi="Arial" w:cs="Arial"/>
          </w:rPr>
          <w:t xml:space="preserve"> </w:t>
        </w:r>
      </w:ins>
      <w:r w:rsidRPr="003B1ED6">
        <w:rPr>
          <w:rFonts w:ascii="Arial" w:hAnsi="Arial" w:cs="Arial"/>
        </w:rPr>
        <w:t>weeks.</w:t>
      </w:r>
    </w:p>
    <w:p w14:paraId="1D63E90D" w14:textId="79E584E3"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w:t>
      </w:r>
      <w:commentRangeStart w:id="37"/>
      <w:del w:id="38" w:author="Parks, Robbie M" w:date="2020-05-13T12:22:00Z">
        <w:r w:rsidR="00F0251C" w:rsidRPr="00F0251C" w:rsidDel="0093794E">
          <w:rPr>
            <w:rFonts w:ascii="Arial" w:hAnsi="Arial" w:cs="Arial"/>
          </w:rPr>
          <w:delText xml:space="preserve">seasonal </w:delText>
        </w:r>
      </w:del>
      <w:ins w:id="39" w:author="Parks, Robbie M" w:date="2020-05-13T12:22:00Z">
        <w:r w:rsidR="0093794E">
          <w:rPr>
            <w:rFonts w:ascii="Arial" w:hAnsi="Arial" w:cs="Arial"/>
          </w:rPr>
          <w:t>long-term</w:t>
        </w:r>
        <w:r w:rsidR="0093794E" w:rsidRPr="00F0251C">
          <w:rPr>
            <w:rFonts w:ascii="Arial" w:hAnsi="Arial" w:cs="Arial"/>
          </w:rPr>
          <w:t xml:space="preserve"> </w:t>
        </w:r>
      </w:ins>
      <w:r w:rsidR="00F0251C" w:rsidRPr="00F0251C">
        <w:rPr>
          <w:rFonts w:ascii="Arial" w:hAnsi="Arial" w:cs="Arial"/>
        </w:rPr>
        <w:t>norm</w:t>
      </w:r>
      <w:ins w:id="40" w:author="Parks, Robbie M" w:date="2020-05-13T12:22:00Z">
        <w:r w:rsidR="0093794E">
          <w:rPr>
            <w:rFonts w:ascii="Arial" w:hAnsi="Arial" w:cs="Arial"/>
          </w:rPr>
          <w:t xml:space="preserve"> </w:t>
        </w:r>
      </w:ins>
      <w:ins w:id="41" w:author="Parks, Robbie M" w:date="2020-05-13T12:23:00Z">
        <w:r w:rsidR="00C85696">
          <w:rPr>
            <w:rFonts w:ascii="Arial" w:hAnsi="Arial" w:cs="Arial"/>
          </w:rPr>
          <w:t>during</w:t>
        </w:r>
      </w:ins>
      <w:ins w:id="42" w:author="Parks, Robbie M" w:date="2020-05-13T12:22:00Z">
        <w:r w:rsidR="0093794E">
          <w:rPr>
            <w:rFonts w:ascii="Arial" w:hAnsi="Arial" w:cs="Arial"/>
          </w:rPr>
          <w:t xml:space="preserve"> a particular time of year</w:t>
        </w:r>
        <w:commentRangeEnd w:id="37"/>
        <w:r w:rsidR="0093794E">
          <w:rPr>
            <w:rStyle w:val="CommentReference"/>
          </w:rPr>
          <w:commentReference w:id="37"/>
        </w:r>
      </w:ins>
      <w:r w:rsidR="002C013C" w:rsidRPr="00F0251C">
        <w:rPr>
          <w:rFonts w:ascii="Arial" w:hAnsi="Arial" w:cs="Arial"/>
        </w:rPr>
        <w:t>.</w:t>
      </w:r>
      <w:r w:rsidR="00A54977">
        <w:rPr>
          <w:rFonts w:ascii="Arial" w:hAnsi="Arial" w:cs="Arial"/>
        </w:rPr>
        <w:t>[Basu,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w:t>
      </w:r>
      <w:ins w:id="43" w:author="Parks, Robbie M" w:date="2020-05-13T12:24:00Z">
        <w:r w:rsidR="00314C94">
          <w:rPr>
            <w:rFonts w:ascii="Arial" w:hAnsi="Arial" w:cs="Arial"/>
          </w:rPr>
          <w:t>s</w:t>
        </w:r>
      </w:ins>
      <w:r w:rsidR="002C013C" w:rsidRPr="00F0251C">
        <w:rPr>
          <w:rFonts w:ascii="Arial" w:hAnsi="Arial" w:cs="Arial"/>
        </w:rPr>
        <w:t xml:space="preserve"> </w:t>
      </w:r>
      <w:del w:id="44" w:author="Parks, Robbie M" w:date="2020-05-13T12:24:00Z">
        <w:r w:rsidR="002C013C" w:rsidRPr="00F0251C" w:rsidDel="00314C94">
          <w:rPr>
            <w:rFonts w:ascii="Arial" w:hAnsi="Arial" w:cs="Arial"/>
          </w:rPr>
          <w:delText xml:space="preserve">in </w:delText>
        </w:r>
      </w:del>
      <w:ins w:id="45" w:author="Parks, Robbie M" w:date="2020-05-13T12:24:00Z">
        <w:r w:rsidR="00314C94">
          <w:rPr>
            <w:rFonts w:ascii="Arial" w:hAnsi="Arial" w:cs="Arial"/>
          </w:rPr>
          <w:t>for</w:t>
        </w:r>
        <w:r w:rsidR="00314C94" w:rsidRPr="00F0251C">
          <w:rPr>
            <w:rFonts w:ascii="Arial" w:hAnsi="Arial" w:cs="Arial"/>
          </w:rPr>
          <w:t xml:space="preserve"> </w:t>
        </w:r>
        <w:r w:rsidR="00314C94">
          <w:rPr>
            <w:rFonts w:ascii="Arial" w:hAnsi="Arial" w:cs="Arial"/>
          </w:rPr>
          <w:t xml:space="preserve">two </w:t>
        </w:r>
      </w:ins>
      <w:r w:rsidR="002C013C" w:rsidRPr="00F0251C">
        <w:rPr>
          <w:rFonts w:ascii="Arial" w:hAnsi="Arial" w:cs="Arial"/>
        </w:rPr>
        <w:t xml:space="preserve">different </w:t>
      </w:r>
      <w:del w:id="46" w:author="Parks, Robbie M" w:date="2020-05-13T12:24:00Z">
        <w:r w:rsidR="00F0251C" w:rsidRPr="00F0251C" w:rsidDel="00314C94">
          <w:rPr>
            <w:rFonts w:ascii="Arial" w:hAnsi="Arial" w:cs="Arial"/>
          </w:rPr>
          <w:delText>seasons</w:delText>
        </w:r>
      </w:del>
      <w:ins w:id="47" w:author="Parks, Robbie M" w:date="2020-05-13T12:24:00Z">
        <w:r w:rsidR="00314C94">
          <w:rPr>
            <w:rFonts w:ascii="Arial" w:hAnsi="Arial" w:cs="Arial"/>
          </w:rPr>
          <w:t>times of year</w:t>
        </w:r>
      </w:ins>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ins w:id="48" w:author="Parks, Robbie M" w:date="2020-05-13T12:26:00Z">
        <w:r w:rsidR="00052890">
          <w:rPr>
            <w:rFonts w:ascii="Arial" w:hAnsi="Arial" w:cs="Arial"/>
          </w:rPr>
          <w:t>s</w:t>
        </w:r>
      </w:ins>
      <w:r w:rsidR="00F0251C">
        <w:rPr>
          <w:rFonts w:ascii="Arial" w:hAnsi="Arial" w:cs="Arial"/>
        </w:rPr>
        <w:t xml:space="preserve"> of </w:t>
      </w:r>
      <w:del w:id="49" w:author="Parks, Robbie M" w:date="2020-05-13T12:28:00Z">
        <w:r w:rsidR="00F0251C" w:rsidDel="00052890">
          <w:rPr>
            <w:rFonts w:ascii="Arial" w:hAnsi="Arial" w:cs="Arial"/>
          </w:rPr>
          <w:delText xml:space="preserve">the </w:delText>
        </w:r>
      </w:del>
      <w:r w:rsidR="00F0251C">
        <w:rPr>
          <w:rFonts w:ascii="Arial" w:hAnsi="Arial" w:cs="Arial"/>
        </w:rPr>
        <w:t>t</w:t>
      </w:r>
      <w:r w:rsidR="00F0251C" w:rsidRPr="00F0251C">
        <w:rPr>
          <w:rFonts w:ascii="Arial" w:hAnsi="Arial" w:cs="Arial"/>
        </w:rPr>
        <w:t>emperature anomal</w:t>
      </w:r>
      <w:ins w:id="50" w:author="Parks, Robbie M" w:date="2020-05-13T12:28:00Z">
        <w:r w:rsidR="00052890">
          <w:rPr>
            <w:rFonts w:ascii="Arial" w:hAnsi="Arial" w:cs="Arial"/>
          </w:rPr>
          <w:t>ies</w:t>
        </w:r>
      </w:ins>
      <w:del w:id="51" w:author="Parks, Robbie M" w:date="2020-05-13T12:28:00Z">
        <w:r w:rsidR="00F0251C" w:rsidRPr="00F0251C" w:rsidDel="00052890">
          <w:rPr>
            <w:rFonts w:ascii="Arial" w:hAnsi="Arial" w:cs="Arial"/>
          </w:rPr>
          <w:delText>y</w:delText>
        </w:r>
      </w:del>
      <w:r w:rsidR="00575C09" w:rsidRPr="00F0251C">
        <w:rPr>
          <w:rFonts w:ascii="Arial" w:hAnsi="Arial" w:cs="Arial"/>
        </w:rPr>
        <w:t xml:space="preserve"> </w:t>
      </w:r>
      <w:del w:id="52" w:author="Parks, Robbie M" w:date="2020-05-13T12:28:00Z">
        <w:r w:rsidR="00575C09" w:rsidRPr="00F0251C" w:rsidDel="00052890">
          <w:rPr>
            <w:rFonts w:ascii="Arial" w:hAnsi="Arial" w:cs="Arial"/>
          </w:rPr>
          <w:delText xml:space="preserve">was </w:delText>
        </w:r>
      </w:del>
      <w:ins w:id="53" w:author="Parks, Robbie M" w:date="2020-05-13T12:28:00Z">
        <w:r w:rsidR="00052890">
          <w:rPr>
            <w:rFonts w:ascii="Arial" w:hAnsi="Arial" w:cs="Arial"/>
          </w:rPr>
          <w:t>were</w:t>
        </w:r>
        <w:r w:rsidR="00052890" w:rsidRPr="00F0251C">
          <w:rPr>
            <w:rFonts w:ascii="Arial" w:hAnsi="Arial" w:cs="Arial"/>
          </w:rPr>
          <w:t xml:space="preserve"> </w:t>
        </w:r>
      </w:ins>
      <w:r w:rsidR="00575C09" w:rsidRPr="00F0251C">
        <w:rPr>
          <w:rFonts w:ascii="Arial" w:hAnsi="Arial" w:cs="Arial"/>
        </w:rPr>
        <w:t xml:space="preserve">specified </w:t>
      </w:r>
      <w:ins w:id="54" w:author="Parks, Robbie M" w:date="2020-05-13T12:29:00Z">
        <w:r w:rsidR="003B419E">
          <w:rPr>
            <w:rFonts w:ascii="Arial" w:hAnsi="Arial" w:cs="Arial"/>
          </w:rPr>
          <w:t xml:space="preserve">together </w:t>
        </w:r>
      </w:ins>
      <w:r w:rsidR="00575C09" w:rsidRPr="00F0251C">
        <w:rPr>
          <w:rFonts w:ascii="Arial" w:hAnsi="Arial" w:cs="Arial"/>
        </w:rPr>
        <w:t xml:space="preserve">as </w:t>
      </w:r>
      <w:ins w:id="55" w:author="Parks, Robbie M" w:date="2020-05-13T12:29:00Z">
        <w:r w:rsidR="003B419E">
          <w:rPr>
            <w:rFonts w:ascii="Arial" w:hAnsi="Arial" w:cs="Arial"/>
          </w:rPr>
          <w:t xml:space="preserve">a </w:t>
        </w:r>
      </w:ins>
      <w:del w:id="56" w:author="Parks, Robbie M" w:date="2020-05-13T12:28:00Z">
        <w:r w:rsidR="00575C09" w:rsidRPr="00F0251C" w:rsidDel="00052890">
          <w:rPr>
            <w:rFonts w:ascii="Arial" w:hAnsi="Arial" w:cs="Arial"/>
          </w:rPr>
          <w:delText xml:space="preserve">a </w:delText>
        </w:r>
      </w:del>
      <w:r w:rsidR="00575C09" w:rsidRPr="00F0251C">
        <w:rPr>
          <w:rFonts w:ascii="Arial" w:hAnsi="Arial" w:cs="Arial"/>
        </w:rPr>
        <w:t xml:space="preserve">random </w:t>
      </w:r>
      <w:del w:id="57" w:author="Parks, Robbie M" w:date="2020-05-13T12:28:00Z">
        <w:r w:rsidR="00575C09" w:rsidRPr="00F0251C" w:rsidDel="00052890">
          <w:rPr>
            <w:rFonts w:ascii="Arial" w:hAnsi="Arial" w:cs="Arial"/>
          </w:rPr>
          <w:delText xml:space="preserve">effect </w:delText>
        </w:r>
      </w:del>
      <w:ins w:id="58" w:author="Parks, Robbie M" w:date="2020-05-13T12:28:00Z">
        <w:r w:rsidR="003B419E">
          <w:rPr>
            <w:rFonts w:ascii="Arial" w:hAnsi="Arial" w:cs="Arial"/>
          </w:rPr>
          <w:t>effec</w:t>
        </w:r>
      </w:ins>
      <w:ins w:id="59" w:author="Parks, Robbie M" w:date="2020-05-13T12:29:00Z">
        <w:r w:rsidR="003B419E">
          <w:rPr>
            <w:rFonts w:ascii="Arial" w:hAnsi="Arial" w:cs="Arial"/>
          </w:rPr>
          <w:t>t</w:t>
        </w:r>
      </w:ins>
      <w:ins w:id="60" w:author="Parks, Robbie M" w:date="2020-05-13T12:28:00Z">
        <w:r w:rsidR="007B37E3">
          <w:rPr>
            <w:rFonts w:ascii="Arial" w:hAnsi="Arial" w:cs="Arial"/>
          </w:rPr>
          <w:t xml:space="preserve">, </w:t>
        </w:r>
      </w:ins>
      <w:r w:rsidR="00575C09" w:rsidRPr="00F0251C">
        <w:rPr>
          <w:rFonts w:ascii="Arial" w:hAnsi="Arial" w:cs="Arial"/>
        </w:rPr>
        <w:t xml:space="preserve">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The random effect had a seasonal 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January are treated as adjacent.</w:t>
      </w:r>
    </w:p>
    <w:p w14:paraId="344DF59D" w14:textId="142E9FF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lastRenderedPageBreak/>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for the week containing each of the following holidays: Christmas and/or boxing day; Good Friday</w:t>
      </w:r>
      <w:r w:rsidR="00971681">
        <w:rPr>
          <w:rFonts w:ascii="Arial" w:hAnsi="Arial" w:cs="Arial"/>
        </w:rPr>
        <w:t>;</w:t>
      </w:r>
      <w:r w:rsidR="003B1ED6">
        <w:rPr>
          <w:rFonts w:ascii="Arial" w:hAnsi="Arial" w:cs="Arial"/>
        </w:rPr>
        <w:t xml:space="preserve"> Easter Monday; New Year’s day;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4D2D49B1" w14:textId="5BFF987A" w:rsidR="001F5397" w:rsidRDefault="001F5397" w:rsidP="001F5397">
      <w:pPr>
        <w:spacing w:after="0" w:line="480" w:lineRule="auto"/>
        <w:jc w:val="both"/>
        <w:rPr>
          <w:rFonts w:ascii="Arial" w:hAnsi="Arial" w:cs="Arial"/>
        </w:rPr>
      </w:pPr>
      <w:r>
        <w:rPr>
          <w:rFonts w:ascii="Arial" w:hAnsi="Arial" w:cs="Arial"/>
        </w:rPr>
        <w:t xml:space="preserve">These choices led to a total of </w:t>
      </w:r>
      <w:r w:rsidR="00D32FD6">
        <w:rPr>
          <w:rFonts w:ascii="Arial" w:hAnsi="Arial" w:cs="Arial"/>
        </w:rPr>
        <w:t>16</w:t>
      </w:r>
      <w:r>
        <w:rPr>
          <w:rFonts w:ascii="Arial" w:hAnsi="Arial" w:cs="Arial"/>
        </w:rPr>
        <w:t xml:space="preserve"> (</w:t>
      </w:r>
      <w:commentRangeStart w:id="61"/>
      <w:r w:rsidR="00D121FB">
        <w:rPr>
          <w:rFonts w:ascii="Arial" w:hAnsi="Arial" w:cs="Arial"/>
        </w:rPr>
        <w:t>2 x</w:t>
      </w:r>
      <w:r w:rsidR="00D32FD6">
        <w:rPr>
          <w:rFonts w:ascii="Arial" w:hAnsi="Arial" w:cs="Arial"/>
        </w:rPr>
        <w:t xml:space="preserve"> </w:t>
      </w:r>
      <w:r w:rsidR="009B1F02">
        <w:rPr>
          <w:rFonts w:ascii="Arial" w:hAnsi="Arial" w:cs="Arial"/>
        </w:rPr>
        <w:t>4</w:t>
      </w:r>
      <w:r w:rsidR="00D121FB">
        <w:rPr>
          <w:rFonts w:ascii="Arial" w:hAnsi="Arial" w:cs="Arial"/>
        </w:rPr>
        <w:t xml:space="preserve"> x </w:t>
      </w:r>
      <w:r w:rsidR="009B1F02">
        <w:rPr>
          <w:rFonts w:ascii="Arial" w:hAnsi="Arial" w:cs="Arial"/>
        </w:rPr>
        <w:t>2</w:t>
      </w:r>
      <w:r>
        <w:rPr>
          <w:rFonts w:ascii="Arial" w:hAnsi="Arial" w:cs="Arial"/>
        </w:rPr>
        <w:t xml:space="preserve"> </w:t>
      </w:r>
      <w:r w:rsidR="00D121FB">
        <w:rPr>
          <w:rFonts w:ascii="Arial" w:hAnsi="Arial" w:cs="Arial"/>
        </w:rPr>
        <w:t>combinations</w:t>
      </w:r>
      <w:commentRangeEnd w:id="61"/>
      <w:r w:rsidR="0026168C">
        <w:rPr>
          <w:rStyle w:val="CommentReference"/>
        </w:rPr>
        <w:commentReference w:id="61"/>
      </w:r>
      <w:r>
        <w:rPr>
          <w:rFonts w:ascii="Arial" w:hAnsi="Arial" w:cs="Arial"/>
        </w:rPr>
        <w:t xml:space="preserve">) </w:t>
      </w:r>
      <w:r w:rsidR="00D121FB">
        <w:rPr>
          <w:rFonts w:ascii="Arial" w:hAnsi="Arial" w:cs="Arial"/>
        </w:rPr>
        <w:t xml:space="preserve">short-term mortality projections models. </w:t>
      </w:r>
      <w:r w:rsidR="0092794F" w:rsidRPr="00872AF0">
        <w:rPr>
          <w:rFonts w:ascii="Arial" w:hAnsi="Arial" w:cs="Arial"/>
        </w:rPr>
        <w:t xml:space="preserve">We used the time-series of weekly reported deaths from January 2010 to </w:t>
      </w:r>
      <w:del w:id="62" w:author="Parks, Robbie M" w:date="2020-05-13T12:32:00Z">
        <w:r w:rsidR="0092794F" w:rsidRPr="00872AF0" w:rsidDel="00DF2F95">
          <w:rPr>
            <w:rFonts w:ascii="Arial" w:hAnsi="Arial" w:cs="Arial"/>
          </w:rPr>
          <w:delText xml:space="preserve">through </w:delText>
        </w:r>
      </w:del>
      <w:r w:rsidR="00D64289">
        <w:rPr>
          <w:rFonts w:ascii="Arial" w:hAnsi="Arial" w:cs="Arial"/>
        </w:rPr>
        <w:t>mid-February 2020</w:t>
      </w:r>
      <w:r w:rsidR="00F42065">
        <w:rPr>
          <w:rFonts w:ascii="Arial" w:hAnsi="Arial" w:cs="Arial"/>
        </w:rPr>
        <w:t xml:space="preserve"> (i.e.</w:t>
      </w:r>
      <w:ins w:id="63" w:author="Parks, Robbie M" w:date="2020-05-13T12:32:00Z">
        <w:r w:rsidR="00DF2F95">
          <w:rPr>
            <w:rFonts w:ascii="Arial" w:hAnsi="Arial" w:cs="Arial"/>
          </w:rPr>
          <w:t>,</w:t>
        </w:r>
      </w:ins>
      <w:r w:rsidR="00F42065">
        <w:rPr>
          <w:rFonts w:ascii="Arial" w:hAnsi="Arial" w:cs="Arial"/>
        </w:rPr>
        <w:t xml:space="preserv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w:t>
      </w:r>
      <w:ins w:id="64" w:author="Parks, Robbie M" w:date="2020-05-13T12:33:00Z">
        <w:r w:rsidR="009A53C5">
          <w:rPr>
            <w:rFonts w:ascii="Arial" w:hAnsi="Arial" w:cs="Arial"/>
          </w:rPr>
          <w:t xml:space="preserve">Where models estimated temperature anomaly slopes, we used recorded actual temperature </w:t>
        </w:r>
      </w:ins>
      <w:ins w:id="65" w:author="Parks, Robbie M" w:date="2020-05-13T12:35:00Z">
        <w:r w:rsidR="00834346">
          <w:rPr>
            <w:rFonts w:ascii="Arial" w:hAnsi="Arial" w:cs="Arial"/>
          </w:rPr>
          <w:t xml:space="preserve">anomaly </w:t>
        </w:r>
      </w:ins>
      <w:ins w:id="66" w:author="Parks, Robbie M" w:date="2020-05-13T12:33:00Z">
        <w:r w:rsidR="009A53C5">
          <w:rPr>
            <w:rFonts w:ascii="Arial" w:hAnsi="Arial" w:cs="Arial"/>
          </w:rPr>
          <w:t xml:space="preserve">values in the </w:t>
        </w:r>
      </w:ins>
      <w:ins w:id="67" w:author="Parks, Robbie M" w:date="2020-05-13T12:34:00Z">
        <w:r w:rsidR="009A53C5">
          <w:rPr>
            <w:rFonts w:ascii="Arial" w:hAnsi="Arial" w:cs="Arial"/>
          </w:rPr>
          <w:t xml:space="preserve">projection period. </w:t>
        </w:r>
      </w:ins>
      <w:r w:rsidR="0092794F" w:rsidRPr="00872AF0">
        <w:rPr>
          <w:rFonts w:ascii="Arial" w:hAnsi="Arial" w:cs="Arial"/>
        </w:rPr>
        <w:t xml:space="preserve">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mid-February 2020</w:t>
      </w:r>
      <w:r w:rsidR="0092794F" w:rsidRPr="00872AF0">
        <w:rPr>
          <w:rFonts w:ascii="Arial" w:hAnsi="Arial" w:cs="Arial"/>
        </w:rPr>
        <w:t xml:space="preserve"> but it allows for impacts to have appeared in subsequent weeks.</w:t>
      </w:r>
      <w:r w:rsidR="0092794F">
        <w:rPr>
          <w:rFonts w:ascii="Arial" w:hAnsi="Arial" w:cs="Arial"/>
        </w:rPr>
        <w:t xml:space="preserve"> </w:t>
      </w:r>
      <w:r w:rsidRPr="001F5397">
        <w:rPr>
          <w:rFonts w:ascii="Arial" w:hAnsi="Arial" w:cs="Arial"/>
        </w:rPr>
        <w:t xml:space="preserve">We took </w:t>
      </w:r>
      <w:commentRangeStart w:id="68"/>
      <w:r w:rsidR="00D121FB">
        <w:rPr>
          <w:rFonts w:ascii="Arial" w:hAnsi="Arial" w:cs="Arial"/>
        </w:rPr>
        <w:t>XX</w:t>
      </w:r>
      <w:commentRangeEnd w:id="68"/>
      <w:r w:rsidR="00412FFE">
        <w:rPr>
          <w:rStyle w:val="CommentReference"/>
        </w:rPr>
        <w:commentReference w:id="68"/>
      </w:r>
      <w:r w:rsidRPr="001F5397">
        <w:rPr>
          <w:rFonts w:ascii="Arial" w:hAnsi="Arial" w:cs="Arial"/>
        </w:rPr>
        <w:t xml:space="preserve"> draws from the posterior</w:t>
      </w:r>
      <w:r w:rsidR="00D121FB">
        <w:rPr>
          <w:rFonts w:ascii="Arial" w:hAnsi="Arial" w:cs="Arial"/>
        </w:rPr>
        <w:t xml:space="preserve"> </w:t>
      </w:r>
      <w:r w:rsidRPr="001F5397">
        <w:rPr>
          <w:rFonts w:ascii="Arial" w:hAnsi="Arial" w:cs="Arial"/>
        </w:rPr>
        <w:t>distribution of age-specific death rates under each model, and pooled the draws to obtain the posterior</w:t>
      </w:r>
      <w:r w:rsidR="00D121FB">
        <w:rPr>
          <w:rFonts w:ascii="Arial" w:hAnsi="Arial" w:cs="Arial"/>
        </w:rPr>
        <w:t xml:space="preserve"> </w:t>
      </w:r>
      <w:r w:rsidRPr="001F5397">
        <w:rPr>
          <w:rFonts w:ascii="Arial" w:hAnsi="Arial" w:cs="Arial"/>
        </w:rPr>
        <w:t xml:space="preserve">distribution of age-specific death rates </w:t>
      </w:r>
      <w:r w:rsidR="007B2C20">
        <w:rPr>
          <w:rFonts w:ascii="Arial" w:hAnsi="Arial" w:cs="Arial"/>
        </w:rPr>
        <w:t xml:space="preserve">if Covid-19 pandemic had not taken place. This approach incorporates </w:t>
      </w:r>
      <w:r w:rsidR="00734479">
        <w:rPr>
          <w:rFonts w:ascii="Arial" w:hAnsi="Arial" w:cs="Arial"/>
        </w:rPr>
        <w:t xml:space="preserve">both </w:t>
      </w:r>
      <w:r w:rsidR="007B2C20">
        <w:rPr>
          <w:rFonts w:ascii="Arial" w:hAnsi="Arial" w:cs="Arial"/>
        </w:rPr>
        <w:t xml:space="preserve">the uncertainty of estimates from each model and </w:t>
      </w:r>
      <w:r w:rsidR="00734479">
        <w:rPr>
          <w:rFonts w:ascii="Arial" w:hAnsi="Arial" w:cs="Arial"/>
        </w:rPr>
        <w:t>that the uncertain</w:t>
      </w:r>
      <w:r w:rsidR="00412FFE">
        <w:rPr>
          <w:rFonts w:ascii="Arial" w:hAnsi="Arial" w:cs="Arial"/>
        </w:rPr>
        <w:t>ty in the choice of model</w:t>
      </w:r>
      <w:r w:rsidR="00734479">
        <w:rPr>
          <w:rFonts w:ascii="Arial" w:hAnsi="Arial" w:cs="Arial"/>
        </w:rPr>
        <w:t>.</w:t>
      </w:r>
    </w:p>
    <w:bookmarkEnd w:id="2"/>
    <w:p w14:paraId="4F769340" w14:textId="77777777" w:rsidR="001F5397" w:rsidRDefault="001F5397" w:rsidP="00783459">
      <w:pPr>
        <w:spacing w:after="0" w:line="480" w:lineRule="auto"/>
        <w:jc w:val="both"/>
        <w:rPr>
          <w:rFonts w:ascii="Arial" w:hAnsi="Arial" w:cs="Arial"/>
        </w:rPr>
      </w:pPr>
    </w:p>
    <w:p w14:paraId="0BA9BB4F" w14:textId="2D859C79" w:rsidR="006E3DF5" w:rsidRDefault="00684A05" w:rsidP="005346AF">
      <w:pPr>
        <w:spacing w:after="0" w:line="480" w:lineRule="auto"/>
        <w:jc w:val="both"/>
        <w:rPr>
          <w:ins w:id="69" w:author="Parks, Robbie M" w:date="2020-05-13T12:38:00Z"/>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 </w:t>
      </w:r>
      <w:r w:rsidR="00412FFE">
        <w:rPr>
          <w:rFonts w:ascii="Arial" w:hAnsi="Arial" w:cs="Arial"/>
        </w:rPr>
        <w:t>mid-</w:t>
      </w:r>
      <w:r w:rsidR="00771390">
        <w:rPr>
          <w:rFonts w:ascii="Arial" w:hAnsi="Arial" w:cs="Arial"/>
        </w:rPr>
        <w:t xml:space="preserve">February through </w:t>
      </w:r>
      <w:commentRangeStart w:id="70"/>
      <w:r w:rsidR="004A11DD">
        <w:rPr>
          <w:rFonts w:ascii="Arial" w:hAnsi="Arial" w:cs="Arial"/>
        </w:rPr>
        <w:t>XXXX</w:t>
      </w:r>
      <w:commentRangeEnd w:id="70"/>
      <w:r w:rsidR="004A11DD">
        <w:rPr>
          <w:rStyle w:val="CommentReference"/>
        </w:rPr>
        <w:commentReference w:id="70"/>
      </w:r>
      <w:r w:rsidR="00771390">
        <w:rPr>
          <w:rFonts w:ascii="Arial" w:hAnsi="Arial" w:cs="Arial"/>
        </w:rPr>
        <w:t xml:space="preserve"> 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r w:rsidR="000B4F79">
        <w:rPr>
          <w:rFonts w:ascii="Arial" w:hAnsi="Arial" w:cs="Arial"/>
        </w:rPr>
        <w:t xml:space="preserve">known-but-withheld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three different years: 2017 (i.e. train model using data from January 2010 </w:t>
      </w:r>
      <w:commentRangeStart w:id="71"/>
      <w:r w:rsidR="005346AF">
        <w:rPr>
          <w:rFonts w:ascii="Arial" w:hAnsi="Arial" w:cs="Arial"/>
        </w:rPr>
        <w:t xml:space="preserve">through </w:t>
      </w:r>
      <w:commentRangeEnd w:id="71"/>
      <w:r w:rsidR="00CB4527">
        <w:rPr>
          <w:rStyle w:val="CommentReference"/>
        </w:rPr>
        <w:commentReference w:id="71"/>
      </w:r>
      <w:r w:rsidR="0025216D">
        <w:rPr>
          <w:rFonts w:ascii="Arial" w:hAnsi="Arial" w:cs="Arial"/>
        </w:rPr>
        <w:t>mid-February</w:t>
      </w:r>
      <w:r w:rsidR="005346AF">
        <w:rPr>
          <w:rFonts w:ascii="Arial" w:hAnsi="Arial" w:cs="Arial"/>
        </w:rPr>
        <w:t xml:space="preserve"> 2017 and test using </w:t>
      </w:r>
      <w:r w:rsidR="0025216D">
        <w:rPr>
          <w:rFonts w:ascii="Arial" w:hAnsi="Arial" w:cs="Arial"/>
        </w:rPr>
        <w:t>mid-February</w:t>
      </w:r>
      <w:r w:rsidR="005346AF">
        <w:rPr>
          <w:rFonts w:ascii="Arial" w:hAnsi="Arial" w:cs="Arial"/>
        </w:rPr>
        <w:t xml:space="preserve"> through </w:t>
      </w:r>
      <w:commentRangeStart w:id="72"/>
      <w:r w:rsidR="0025216D">
        <w:rPr>
          <w:rFonts w:ascii="Arial" w:hAnsi="Arial" w:cs="Arial"/>
        </w:rPr>
        <w:t>XXXX</w:t>
      </w:r>
      <w:commentRangeEnd w:id="72"/>
      <w:r w:rsidR="0025216D">
        <w:rPr>
          <w:rStyle w:val="CommentReference"/>
        </w:rPr>
        <w:commentReference w:id="72"/>
      </w:r>
      <w:r w:rsidR="005346AF">
        <w:rPr>
          <w:rFonts w:ascii="Arial" w:hAnsi="Arial" w:cs="Arial"/>
        </w:rPr>
        <w:t xml:space="preserve"> 2017), 2018 (i.e.</w:t>
      </w:r>
      <w:ins w:id="73" w:author="Parks, Robbie M" w:date="2020-05-13T12:36:00Z">
        <w:r w:rsidR="00E041A1">
          <w:rPr>
            <w:rFonts w:ascii="Arial" w:hAnsi="Arial" w:cs="Arial"/>
          </w:rPr>
          <w:t>,</w:t>
        </w:r>
      </w:ins>
      <w:r w:rsidR="005346AF">
        <w:rPr>
          <w:rFonts w:ascii="Arial" w:hAnsi="Arial" w:cs="Arial"/>
        </w:rPr>
        <w:t xml:space="preserve"> train model using data from January 2010 through </w:t>
      </w:r>
      <w:r w:rsidR="00192C1F">
        <w:rPr>
          <w:rFonts w:ascii="Arial" w:hAnsi="Arial" w:cs="Arial"/>
        </w:rPr>
        <w:t xml:space="preserve">mid-February 2018 and test using mid-February </w:t>
      </w:r>
      <w:r w:rsidR="00192C1F">
        <w:rPr>
          <w:rFonts w:ascii="Arial" w:hAnsi="Arial" w:cs="Arial"/>
        </w:rPr>
        <w:lastRenderedPageBreak/>
        <w:t xml:space="preserve">through </w:t>
      </w:r>
      <w:commentRangeStart w:id="74"/>
      <w:r w:rsidR="00192C1F">
        <w:rPr>
          <w:rFonts w:ascii="Arial" w:hAnsi="Arial" w:cs="Arial"/>
        </w:rPr>
        <w:t>XXXX</w:t>
      </w:r>
      <w:commentRangeEnd w:id="74"/>
      <w:r w:rsidR="00192C1F">
        <w:rPr>
          <w:rStyle w:val="CommentReference"/>
        </w:rPr>
        <w:commentReference w:id="74"/>
      </w:r>
      <w:r w:rsidR="00192C1F">
        <w:rPr>
          <w:rFonts w:ascii="Arial" w:hAnsi="Arial" w:cs="Arial"/>
        </w:rPr>
        <w:t xml:space="preserve"> 2018</w:t>
      </w:r>
      <w:r w:rsidR="005346AF">
        <w:rPr>
          <w:rFonts w:ascii="Arial" w:hAnsi="Arial" w:cs="Arial"/>
        </w:rPr>
        <w:t>), and 2019</w:t>
      </w:r>
      <w:r w:rsidR="00192C1F">
        <w:rPr>
          <w:rFonts w:ascii="Arial" w:hAnsi="Arial" w:cs="Arial"/>
        </w:rPr>
        <w:t xml:space="preserve"> (i.e.</w:t>
      </w:r>
      <w:ins w:id="75" w:author="Parks, Robbie M" w:date="2020-05-13T12:36:00Z">
        <w:r w:rsidR="00D31C4C">
          <w:rPr>
            <w:rFonts w:ascii="Arial" w:hAnsi="Arial" w:cs="Arial"/>
          </w:rPr>
          <w:t>,</w:t>
        </w:r>
      </w:ins>
      <w:r w:rsidR="00192C1F">
        <w:rPr>
          <w:rFonts w:ascii="Arial" w:hAnsi="Arial" w:cs="Arial"/>
        </w:rPr>
        <w:t xml:space="preserve"> train model using data from January 2010 through mid-February 2019 and test using mid-February through </w:t>
      </w:r>
      <w:commentRangeStart w:id="76"/>
      <w:r w:rsidR="00192C1F">
        <w:rPr>
          <w:rFonts w:ascii="Arial" w:hAnsi="Arial" w:cs="Arial"/>
        </w:rPr>
        <w:t>XXXX</w:t>
      </w:r>
      <w:commentRangeEnd w:id="76"/>
      <w:r w:rsidR="00192C1F">
        <w:rPr>
          <w:rStyle w:val="CommentReference"/>
        </w:rPr>
        <w:commentReference w:id="76"/>
      </w:r>
      <w:r w:rsidR="00192C1F">
        <w:rPr>
          <w:rFonts w:ascii="Arial" w:hAnsi="Arial" w:cs="Arial"/>
        </w:rPr>
        <w:t xml:space="preserve"> 2019)</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and absolute forecast error (which measures any 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90% credible intervals</w:t>
      </w:r>
      <w:r w:rsidR="00A70521">
        <w:rPr>
          <w:rFonts w:ascii="Arial" w:hAnsi="Arial" w:cs="Arial"/>
        </w:rPr>
        <w:t xml:space="preserve"> </w:t>
      </w:r>
      <w:r w:rsidR="005346AF" w:rsidRPr="005346AF">
        <w:rPr>
          <w:rFonts w:ascii="Arial" w:hAnsi="Arial" w:cs="Arial"/>
        </w:rPr>
        <w:t>should cover 90% of the withheld data.</w:t>
      </w:r>
    </w:p>
    <w:p w14:paraId="79D09AC1" w14:textId="492E5C86" w:rsidR="00D31C4C" w:rsidRDefault="00D31C4C" w:rsidP="005346AF">
      <w:pPr>
        <w:spacing w:after="0" w:line="480" w:lineRule="auto"/>
        <w:jc w:val="both"/>
        <w:rPr>
          <w:ins w:id="77" w:author="Parks, Robbie M" w:date="2020-05-13T12:38:00Z"/>
          <w:rFonts w:ascii="Arial" w:hAnsi="Arial" w:cs="Arial"/>
        </w:rPr>
      </w:pPr>
    </w:p>
    <w:p w14:paraId="12A051E8" w14:textId="340A421C" w:rsidR="00D31C4C" w:rsidRDefault="00D31C4C" w:rsidP="005346AF">
      <w:pPr>
        <w:spacing w:after="0" w:line="480" w:lineRule="auto"/>
        <w:jc w:val="both"/>
        <w:rPr>
          <w:rFonts w:ascii="Arial" w:hAnsi="Arial" w:cs="Arial"/>
        </w:rPr>
      </w:pPr>
      <w:ins w:id="78" w:author="Parks, Robbie M" w:date="2020-05-13T12:38:00Z">
        <w:r>
          <w:rPr>
            <w:rFonts w:ascii="Arial" w:hAnsi="Arial" w:cs="Arial"/>
          </w:rPr>
          <w:t>Projections</w:t>
        </w:r>
        <w:r w:rsidRPr="00D31C4C">
          <w:rPr>
            <w:rFonts w:ascii="Arial" w:hAnsi="Arial" w:cs="Arial"/>
          </w:rPr>
          <w:t xml:space="preserve"> were done separately by</w:t>
        </w:r>
      </w:ins>
      <w:ins w:id="79" w:author="Parks, Robbie M" w:date="2020-05-13T12:40:00Z">
        <w:r w:rsidR="001D513E">
          <w:rPr>
            <w:rFonts w:ascii="Arial" w:hAnsi="Arial" w:cs="Arial"/>
          </w:rPr>
          <w:t xml:space="preserve"> combinations of</w:t>
        </w:r>
      </w:ins>
      <w:ins w:id="80" w:author="Parks, Robbie M" w:date="2020-05-13T12:38:00Z">
        <w:r w:rsidRPr="00D31C4C">
          <w:rPr>
            <w:rFonts w:ascii="Arial" w:hAnsi="Arial" w:cs="Arial"/>
          </w:rPr>
          <w:t xml:space="preserve"> sex and age group (0–</w:t>
        </w:r>
        <w:r>
          <w:rPr>
            <w:rFonts w:ascii="Arial" w:hAnsi="Arial" w:cs="Arial"/>
          </w:rPr>
          <w:t>1</w:t>
        </w:r>
        <w:r w:rsidRPr="00D31C4C">
          <w:rPr>
            <w:rFonts w:ascii="Arial" w:hAnsi="Arial" w:cs="Arial"/>
          </w:rPr>
          <w:t xml:space="preserve">4 years, </w:t>
        </w:r>
        <w:r>
          <w:rPr>
            <w:rFonts w:ascii="Arial" w:hAnsi="Arial" w:cs="Arial"/>
          </w:rPr>
          <w:t xml:space="preserve">15-44 years, 45-64 years, </w:t>
        </w:r>
      </w:ins>
      <w:ins w:id="81" w:author="Parks, Robbie M" w:date="2020-05-13T12:39:00Z">
        <w:r>
          <w:rPr>
            <w:rFonts w:ascii="Arial" w:hAnsi="Arial" w:cs="Arial"/>
          </w:rPr>
          <w:t xml:space="preserve">65-74 years, 75-84 years </w:t>
        </w:r>
      </w:ins>
      <w:ins w:id="82" w:author="Parks, Robbie M" w:date="2020-05-13T12:38:00Z">
        <w:r w:rsidRPr="00D31C4C">
          <w:rPr>
            <w:rFonts w:ascii="Arial" w:hAnsi="Arial" w:cs="Arial"/>
          </w:rPr>
          <w:t>and 85+ years) because death rates vary by age group and sex.</w:t>
        </w:r>
      </w:ins>
    </w:p>
    <w:p w14:paraId="268F2E33" w14:textId="77777777" w:rsidR="005346AF" w:rsidRDefault="005346AF"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7957FB4C"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21</w:t>
      </w:r>
      <w:r w:rsidR="00957CD5" w:rsidRPr="00957CD5">
        <w:rPr>
          <w:rFonts w:ascii="Arial" w:hAnsi="Arial" w:cs="Arial"/>
          <w:vertAlign w:val="superscript"/>
        </w:rPr>
        <w:t>st</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 xml:space="preserve">the observed number of deaths in every age group was virtually the same as what would </w:t>
      </w:r>
      <w:r w:rsidR="00F42065">
        <w:rPr>
          <w:rFonts w:ascii="Arial" w:hAnsi="Arial" w:cs="Arial"/>
        </w:rPr>
        <w:t>occur if</w:t>
      </w:r>
      <w:r>
        <w:rPr>
          <w:rFonts w:ascii="Arial" w:hAnsi="Arial" w:cs="Arial"/>
        </w:rPr>
        <w:t xml:space="preserve"> the Covid-19 pandemic not taken place (Figure</w:t>
      </w:r>
      <w:ins w:id="83" w:author="Parks, Robbie M" w:date="2020-05-13T12:40:00Z">
        <w:r w:rsidR="002E0980">
          <w:rPr>
            <w:rFonts w:ascii="Arial" w:hAnsi="Arial" w:cs="Arial"/>
          </w:rPr>
          <w:t>s</w:t>
        </w:r>
      </w:ins>
      <w:del w:id="84" w:author="Parks, Robbie M" w:date="2020-05-13T12:40:00Z">
        <w:r w:rsidDel="002E0980">
          <w:rPr>
            <w:rFonts w:ascii="Arial" w:hAnsi="Arial" w:cs="Arial"/>
          </w:rPr>
          <w:delText>d</w:delText>
        </w:r>
      </w:del>
      <w:r>
        <w:rPr>
          <w:rFonts w:ascii="Arial" w:hAnsi="Arial" w:cs="Arial"/>
        </w:rPr>
        <w:t xml:space="preserve"> 1 and 2). </w:t>
      </w:r>
      <w:r w:rsidR="00F42065">
        <w:rPr>
          <w:rFonts w:ascii="Arial" w:hAnsi="Arial" w:cs="Arial"/>
        </w:rPr>
        <w:t>Starting in</w:t>
      </w:r>
      <w:r>
        <w:rPr>
          <w:rFonts w:ascii="Arial" w:hAnsi="Arial" w:cs="Arial"/>
        </w:rPr>
        <w:t xml:space="preserve"> 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 there was &gt;</w:t>
      </w:r>
      <w:commentRangeStart w:id="85"/>
      <w:r w:rsidR="00001421">
        <w:rPr>
          <w:rFonts w:ascii="Arial" w:hAnsi="Arial" w:cs="Arial"/>
        </w:rPr>
        <w:t>XX</w:t>
      </w:r>
      <w:r>
        <w:rPr>
          <w:rFonts w:ascii="Arial" w:hAnsi="Arial" w:cs="Arial"/>
        </w:rPr>
        <w:t xml:space="preserve">% </w:t>
      </w:r>
      <w:commentRangeEnd w:id="85"/>
      <w:r w:rsidR="00001421">
        <w:rPr>
          <w:rStyle w:val="CommentReference"/>
        </w:rPr>
        <w:commentReference w:id="85"/>
      </w:r>
      <w:r>
        <w:rPr>
          <w:rFonts w:ascii="Arial" w:hAnsi="Arial" w:cs="Arial"/>
        </w:rPr>
        <w:t>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790A59">
        <w:rPr>
          <w:rFonts w:ascii="Arial" w:hAnsi="Arial" w:cs="Arial"/>
        </w:rPr>
        <w:t xml:space="preserve"> (Figure</w:t>
      </w:r>
      <w:ins w:id="86" w:author="Parks, Robbie M" w:date="2020-05-13T12:41:00Z">
        <w:r w:rsidR="00056ED3">
          <w:rPr>
            <w:rFonts w:ascii="Arial" w:hAnsi="Arial" w:cs="Arial"/>
          </w:rPr>
          <w:t>s</w:t>
        </w:r>
      </w:ins>
      <w:r w:rsidR="00790A59">
        <w:rPr>
          <w:rFonts w:ascii="Arial" w:hAnsi="Arial" w:cs="Arial"/>
        </w:rPr>
        <w:t xml:space="preserve"> 2 and </w:t>
      </w:r>
      <w:del w:id="87" w:author="Parks, Robbie M" w:date="2020-05-13T12:41:00Z">
        <w:r w:rsidR="00790A59" w:rsidDel="00056ED3">
          <w:rPr>
            <w:rFonts w:ascii="Arial" w:hAnsi="Arial" w:cs="Arial"/>
          </w:rPr>
          <w:delText xml:space="preserve">Figure </w:delText>
        </w:r>
      </w:del>
      <w:r w:rsidR="00790A59">
        <w:rPr>
          <w:rFonts w:ascii="Arial" w:hAnsi="Arial" w:cs="Arial"/>
        </w:rPr>
        <w:t>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3D688AA1" w14:textId="7BC99396" w:rsidR="00F12254"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of these excess deaths was Covid-19 (Figure</w:t>
      </w:r>
      <w:ins w:id="88" w:author="Parks, Robbie M" w:date="2020-05-13T12:42:00Z">
        <w:r w:rsidR="00581EC2">
          <w:rPr>
            <w:rFonts w:ascii="Arial" w:hAnsi="Arial" w:cs="Arial"/>
          </w:rPr>
          <w:t>s</w:t>
        </w:r>
      </w:ins>
      <w:r w:rsidR="0012398E">
        <w:rPr>
          <w:rFonts w:ascii="Arial" w:hAnsi="Arial" w:cs="Arial"/>
        </w:rPr>
        <w:t xml:space="preserve"> </w:t>
      </w:r>
      <w:r w:rsidR="00C6625F">
        <w:rPr>
          <w:rFonts w:ascii="Arial" w:hAnsi="Arial" w:cs="Arial"/>
        </w:rPr>
        <w:t xml:space="preserve">2 and </w:t>
      </w:r>
      <w:r w:rsidR="0012398E">
        <w:rPr>
          <w:rFonts w:ascii="Arial" w:hAnsi="Arial" w:cs="Arial"/>
        </w:rPr>
        <w:t>3)</w:t>
      </w:r>
      <w:r w:rsidR="00C6625F">
        <w:rPr>
          <w:rFonts w:ascii="Arial" w:hAnsi="Arial" w:cs="Arial"/>
        </w:rPr>
        <w:t xml:space="preserve">. However, there </w:t>
      </w:r>
      <w:r w:rsidR="002F25C4">
        <w:rPr>
          <w:rFonts w:ascii="Arial" w:hAnsi="Arial" w:cs="Arial"/>
        </w:rPr>
        <w:t xml:space="preserve">was a </w:t>
      </w:r>
      <w:commentRangeStart w:id="89"/>
      <w:r w:rsidR="002F25C4">
        <w:rPr>
          <w:rFonts w:ascii="Arial" w:hAnsi="Arial" w:cs="Arial"/>
        </w:rPr>
        <w:t>&gt;</w:t>
      </w:r>
      <w:r w:rsidR="002142E9">
        <w:rPr>
          <w:rFonts w:ascii="Arial" w:hAnsi="Arial" w:cs="Arial"/>
        </w:rPr>
        <w:t>XX</w:t>
      </w:r>
      <w:r w:rsidR="002F25C4">
        <w:rPr>
          <w:rFonts w:ascii="Arial" w:hAnsi="Arial" w:cs="Arial"/>
        </w:rPr>
        <w:t xml:space="preserve">% </w:t>
      </w:r>
      <w:commentRangeEnd w:id="89"/>
      <w:r w:rsidR="002142E9">
        <w:rPr>
          <w:rStyle w:val="CommentReference"/>
        </w:rPr>
        <w:commentReference w:id="89"/>
      </w:r>
      <w:r w:rsidR="002F25C4">
        <w:rPr>
          <w:rFonts w:ascii="Arial" w:hAnsi="Arial" w:cs="Arial"/>
        </w:rPr>
        <w:t xml:space="preserve">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2F25C4">
        <w:rPr>
          <w:rFonts w:ascii="Arial" w:hAnsi="Arial" w:cs="Arial"/>
        </w:rPr>
        <w:t>75 years</w:t>
      </w:r>
      <w:r w:rsidR="005C0438">
        <w:rPr>
          <w:rFonts w:ascii="Arial" w:hAnsi="Arial" w:cs="Arial"/>
        </w:rPr>
        <w:t>, and &gt;XX% for ages 45-74 years. T</w:t>
      </w:r>
      <w:r w:rsidR="0012398E">
        <w:rPr>
          <w:rFonts w:ascii="Arial" w:hAnsi="Arial" w:cs="Arial"/>
        </w:rPr>
        <w:t xml:space="preserve">he ratio of </w:t>
      </w:r>
      <w:commentRangeStart w:id="90"/>
      <w:r w:rsidR="0012398E">
        <w:rPr>
          <w:rFonts w:ascii="Arial" w:hAnsi="Arial" w:cs="Arial"/>
        </w:rPr>
        <w:t xml:space="preserve">non-Covid </w:t>
      </w:r>
      <w:r w:rsidR="005C0438">
        <w:rPr>
          <w:rFonts w:ascii="Arial" w:hAnsi="Arial" w:cs="Arial"/>
        </w:rPr>
        <w:t xml:space="preserve">to Covid </w:t>
      </w:r>
      <w:r w:rsidR="0012398E">
        <w:rPr>
          <w:rFonts w:ascii="Arial" w:hAnsi="Arial" w:cs="Arial"/>
        </w:rPr>
        <w:t xml:space="preserve">excess deaths </w:t>
      </w:r>
      <w:commentRangeEnd w:id="90"/>
      <w:r w:rsidR="005B3554">
        <w:rPr>
          <w:rStyle w:val="CommentReference"/>
        </w:rPr>
        <w:commentReference w:id="90"/>
      </w:r>
      <w:r w:rsidR="005C0438">
        <w:rPr>
          <w:rFonts w:ascii="Arial" w:hAnsi="Arial" w:cs="Arial"/>
        </w:rPr>
        <w:t>was</w:t>
      </w:r>
      <w:r w:rsidR="0012398E">
        <w:rPr>
          <w:rFonts w:ascii="Arial" w:hAnsi="Arial" w:cs="Arial"/>
        </w:rPr>
        <w:t xml:space="preserve"> </w:t>
      </w:r>
      <w:r w:rsidR="00787B65">
        <w:rPr>
          <w:rFonts w:ascii="Arial" w:hAnsi="Arial" w:cs="Arial"/>
        </w:rPr>
        <w:t>0.24, 0.23, 0.27</w:t>
      </w:r>
      <w:r w:rsidR="0012398E">
        <w:rPr>
          <w:rFonts w:ascii="Arial" w:hAnsi="Arial" w:cs="Arial"/>
        </w:rPr>
        <w:t xml:space="preserve"> and </w:t>
      </w:r>
      <w:r w:rsidR="00787B65">
        <w:rPr>
          <w:rFonts w:ascii="Arial" w:hAnsi="Arial" w:cs="Arial"/>
        </w:rPr>
        <w:t>0.40</w:t>
      </w:r>
      <w:r w:rsidR="0012398E">
        <w:rPr>
          <w:rFonts w:ascii="Arial" w:hAnsi="Arial" w:cs="Arial"/>
        </w:rPr>
        <w:t xml:space="preserve"> in </w:t>
      </w:r>
      <w:r w:rsidR="001D37D7">
        <w:rPr>
          <w:rFonts w:ascii="Arial" w:hAnsi="Arial" w:cs="Arial"/>
        </w:rPr>
        <w:t>men aged 45-64, 65-74, 75-84 and 85+ years</w:t>
      </w:r>
      <w:r w:rsidR="00F42065">
        <w:rPr>
          <w:rFonts w:ascii="Arial" w:hAnsi="Arial" w:cs="Arial"/>
        </w:rPr>
        <w:t>, respectively,</w:t>
      </w:r>
      <w:r w:rsidR="00854952">
        <w:rPr>
          <w:rFonts w:ascii="Arial" w:hAnsi="Arial" w:cs="Arial"/>
        </w:rPr>
        <w:t xml:space="preserve"> and </w:t>
      </w:r>
      <w:r w:rsidR="00787B65">
        <w:rPr>
          <w:rFonts w:ascii="Arial" w:hAnsi="Arial" w:cs="Arial"/>
        </w:rPr>
        <w:t>0.30</w:t>
      </w:r>
      <w:r w:rsidR="00854952">
        <w:rPr>
          <w:rFonts w:ascii="Arial" w:hAnsi="Arial" w:cs="Arial"/>
        </w:rPr>
        <w:t xml:space="preserve">, </w:t>
      </w:r>
      <w:r w:rsidR="00787B65">
        <w:rPr>
          <w:rFonts w:ascii="Arial" w:hAnsi="Arial" w:cs="Arial"/>
        </w:rPr>
        <w:t>0.19, 0.36</w:t>
      </w:r>
      <w:r w:rsidR="00854952">
        <w:rPr>
          <w:rFonts w:ascii="Arial" w:hAnsi="Arial" w:cs="Arial"/>
        </w:rPr>
        <w:t xml:space="preserve"> and </w:t>
      </w:r>
      <w:r w:rsidR="00787B65">
        <w:rPr>
          <w:rFonts w:ascii="Arial" w:hAnsi="Arial" w:cs="Arial"/>
        </w:rPr>
        <w:t>0.65</w:t>
      </w:r>
      <w:r w:rsidR="00854952">
        <w:rPr>
          <w:rFonts w:ascii="Arial" w:hAnsi="Arial" w:cs="Arial"/>
        </w:rPr>
        <w:t xml:space="preserve"> in women aged 45-64, 65-74, 75-84 and 85+ years.</w:t>
      </w:r>
      <w:ins w:id="91" w:author="Parks, Robbie M" w:date="2020-05-13T12:45:00Z">
        <w:r w:rsidR="005E36F8">
          <w:rPr>
            <w:rFonts w:ascii="Arial" w:hAnsi="Arial" w:cs="Arial"/>
          </w:rPr>
          <w:t xml:space="preserve"> </w:t>
        </w:r>
        <w:r w:rsidR="003B6F5F">
          <w:rPr>
            <w:rFonts w:ascii="Arial" w:hAnsi="Arial" w:cs="Arial"/>
          </w:rPr>
          <w:t>B</w:t>
        </w:r>
      </w:ins>
      <w:del w:id="92" w:author="Parks, Robbie M" w:date="2020-05-13T12:45:00Z">
        <w:r w:rsidR="005C0438" w:rsidDel="003B6F5F">
          <w:rPr>
            <w:rFonts w:ascii="Arial" w:hAnsi="Arial" w:cs="Arial"/>
          </w:rPr>
          <w:delText xml:space="preserve"> </w:delText>
        </w:r>
        <w:r w:rsidR="00A8222A" w:rsidDel="003B6F5F">
          <w:rPr>
            <w:rFonts w:ascii="Arial" w:hAnsi="Arial" w:cs="Arial"/>
          </w:rPr>
          <w:delText>Howev</w:delText>
        </w:r>
      </w:del>
      <w:del w:id="93" w:author="Parks, Robbie M" w:date="2020-05-13T12:44:00Z">
        <w:r w:rsidR="00A8222A" w:rsidDel="003B6F5F">
          <w:rPr>
            <w:rFonts w:ascii="Arial" w:hAnsi="Arial" w:cs="Arial"/>
          </w:rPr>
          <w:delText>er, b</w:delText>
        </w:r>
      </w:del>
      <w:r w:rsidR="00A8222A">
        <w:rPr>
          <w:rFonts w:ascii="Arial" w:hAnsi="Arial" w:cs="Arial"/>
        </w:rPr>
        <w:t xml:space="preserve">y the </w:t>
      </w:r>
      <w:r w:rsidR="00787B65">
        <w:rPr>
          <w:rFonts w:ascii="Arial" w:hAnsi="Arial" w:cs="Arial"/>
        </w:rPr>
        <w:t>1</w:t>
      </w:r>
      <w:r w:rsidR="00787B65" w:rsidRPr="00787B65">
        <w:rPr>
          <w:rFonts w:ascii="Arial" w:hAnsi="Arial" w:cs="Arial"/>
          <w:vertAlign w:val="superscript"/>
        </w:rPr>
        <w:t>st</w:t>
      </w:r>
      <w:r w:rsidR="00787B65">
        <w:rPr>
          <w:rFonts w:ascii="Arial" w:hAnsi="Arial" w:cs="Arial"/>
        </w:rPr>
        <w:t xml:space="preserve"> of May</w:t>
      </w:r>
      <w:r w:rsidR="00A8222A">
        <w:rPr>
          <w:rFonts w:ascii="Arial" w:hAnsi="Arial" w:cs="Arial"/>
        </w:rPr>
        <w:t>, the</w:t>
      </w:r>
      <w:r w:rsidR="00787B65">
        <w:rPr>
          <w:rFonts w:ascii="Arial" w:hAnsi="Arial" w:cs="Arial"/>
        </w:rPr>
        <w:t xml:space="preserve"> all-cause excess mortality had become virtually equal to deaths assigned to Covid-19, and</w:t>
      </w:r>
      <w:r w:rsidR="00A8222A">
        <w:rPr>
          <w:rFonts w:ascii="Arial" w:hAnsi="Arial" w:cs="Arial"/>
        </w:rPr>
        <w:t xml:space="preserve"> non-Covid excess deaths had diminished in all age-sex groups except </w:t>
      </w:r>
      <w:r w:rsidR="00787B65">
        <w:rPr>
          <w:rFonts w:ascii="Arial" w:hAnsi="Arial" w:cs="Arial"/>
        </w:rPr>
        <w:t xml:space="preserve">in </w:t>
      </w:r>
      <w:r w:rsidR="00A8222A">
        <w:rPr>
          <w:rFonts w:ascii="Arial" w:hAnsi="Arial" w:cs="Arial"/>
        </w:rPr>
        <w:t>women aged 85+ year</w:t>
      </w:r>
      <w:r w:rsidR="00787B65">
        <w:rPr>
          <w:rFonts w:ascii="Arial" w:hAnsi="Arial" w:cs="Arial"/>
        </w:rPr>
        <w:t xml:space="preserve">s who still experienced excess deaths </w:t>
      </w:r>
      <w:r w:rsidR="00787B65">
        <w:rPr>
          <w:rFonts w:ascii="Arial" w:hAnsi="Arial" w:cs="Arial"/>
        </w:rPr>
        <w:lastRenderedPageBreak/>
        <w:t xml:space="preserve">from non-Covid-19 causes. </w:t>
      </w:r>
      <w:r w:rsidR="005C0438">
        <w:rPr>
          <w:rFonts w:ascii="Arial" w:hAnsi="Arial" w:cs="Arial"/>
        </w:rPr>
        <w:t>In young men aged 15-44 years, there may have a short-term decline</w:t>
      </w:r>
      <w:r w:rsidR="000B5A51">
        <w:rPr>
          <w:rFonts w:ascii="Arial" w:hAnsi="Arial" w:cs="Arial"/>
        </w:rPr>
        <w:t>, lasting two weeks in late March,</w:t>
      </w:r>
      <w:r w:rsidR="005C0438">
        <w:rPr>
          <w:rFonts w:ascii="Arial" w:hAnsi="Arial" w:cs="Arial"/>
        </w:rPr>
        <w:t xml:space="preserve"> in non-Covid deaths but the probability that deaths were lower than would be expected</w:t>
      </w:r>
      <w:r w:rsidR="00596479">
        <w:rPr>
          <w:rFonts w:ascii="Arial" w:hAnsi="Arial" w:cs="Arial"/>
        </w:rPr>
        <w:t xml:space="preserve"> without the pandemic</w:t>
      </w:r>
      <w:r w:rsidR="005C0438">
        <w:rPr>
          <w:rFonts w:ascii="Arial" w:hAnsi="Arial" w:cs="Arial"/>
        </w:rPr>
        <w:t xml:space="preserve"> </w:t>
      </w:r>
      <w:commentRangeStart w:id="94"/>
      <w:r w:rsidR="000B5A51">
        <w:rPr>
          <w:rFonts w:ascii="Arial" w:hAnsi="Arial" w:cs="Arial"/>
        </w:rPr>
        <w:t>was only XX%</w:t>
      </w:r>
      <w:commentRangeEnd w:id="94"/>
      <w:r w:rsidR="000B5A51">
        <w:rPr>
          <w:rStyle w:val="CommentReference"/>
        </w:rPr>
        <w:commentReference w:id="94"/>
      </w:r>
      <w:r w:rsidR="000B5A51">
        <w:rPr>
          <w:rFonts w:ascii="Arial" w:hAnsi="Arial" w:cs="Arial"/>
        </w:rPr>
        <w:t>; this decline was smaller than the rise in deaths assigned to Covid-19.</w:t>
      </w:r>
    </w:p>
    <w:p w14:paraId="288D86F9" w14:textId="1A5EC179" w:rsidR="000B5A51" w:rsidRDefault="000B5A51" w:rsidP="00580F14">
      <w:pPr>
        <w:spacing w:after="0" w:line="480" w:lineRule="auto"/>
        <w:jc w:val="both"/>
        <w:rPr>
          <w:rFonts w:ascii="Arial" w:hAnsi="Arial" w:cs="Arial"/>
        </w:rPr>
      </w:pPr>
    </w:p>
    <w:p w14:paraId="5632399A" w14:textId="3239DD3D" w:rsidR="00596479" w:rsidRDefault="000B5A51" w:rsidP="00580F14">
      <w:pPr>
        <w:spacing w:after="0" w:line="480" w:lineRule="auto"/>
        <w:jc w:val="both"/>
        <w:rPr>
          <w:rFonts w:ascii="Arial" w:hAnsi="Arial" w:cs="Arial"/>
        </w:rPr>
      </w:pPr>
      <w:r w:rsidRPr="00596479">
        <w:rPr>
          <w:rFonts w:ascii="Arial" w:hAnsi="Arial" w:cs="Arial"/>
        </w:rPr>
        <w:t xml:space="preserve">Taken over the entire period from mid-February through </w:t>
      </w:r>
      <w:r w:rsidR="002142E9">
        <w:rPr>
          <w:rFonts w:ascii="Arial" w:hAnsi="Arial" w:cs="Arial"/>
        </w:rPr>
        <w:t>1</w:t>
      </w:r>
      <w:r w:rsidR="002142E9" w:rsidRPr="002142E9">
        <w:rPr>
          <w:rFonts w:ascii="Arial" w:hAnsi="Arial" w:cs="Arial"/>
          <w:vertAlign w:val="superscript"/>
        </w:rPr>
        <w:t>st</w:t>
      </w:r>
      <w:r w:rsidRPr="00596479">
        <w:rPr>
          <w:rFonts w:ascii="Arial" w:hAnsi="Arial" w:cs="Arial"/>
        </w:rPr>
        <w:t xml:space="preserve"> May 2020</w:t>
      </w:r>
      <w:r w:rsidR="00596479">
        <w:rPr>
          <w:rFonts w:ascii="Arial" w:hAnsi="Arial" w:cs="Arial"/>
        </w:rPr>
        <w:t xml:space="preserve"> and across all age groups</w:t>
      </w:r>
      <w:r w:rsidRPr="00596479">
        <w:rPr>
          <w:rFonts w:ascii="Arial" w:hAnsi="Arial" w:cs="Arial"/>
        </w:rPr>
        <w:t>, we estimat</w:t>
      </w:r>
      <w:r w:rsidR="00596479" w:rsidRPr="00596479">
        <w:rPr>
          <w:rFonts w:ascii="Arial" w:hAnsi="Arial" w:cs="Arial"/>
        </w:rPr>
        <w:t>ed</w:t>
      </w:r>
      <w:r w:rsidRPr="00596479">
        <w:rPr>
          <w:rFonts w:ascii="Arial" w:hAnsi="Arial" w:cs="Arial"/>
        </w:rPr>
        <w:t xml:space="preserve"> that </w:t>
      </w:r>
      <w:r w:rsidR="00596479" w:rsidRPr="00596479">
        <w:rPr>
          <w:rFonts w:ascii="Arial" w:hAnsi="Arial" w:cs="Arial"/>
        </w:rPr>
        <w:t>there were</w:t>
      </w:r>
      <w:r w:rsidR="00596479">
        <w:rPr>
          <w:rFonts w:ascii="Arial" w:hAnsi="Arial" w:cs="Arial"/>
        </w:rPr>
        <w:t xml:space="preserve"> ~</w:t>
      </w:r>
      <w:r w:rsidR="00787B65">
        <w:rPr>
          <w:rFonts w:ascii="Arial" w:hAnsi="Arial" w:cs="Arial"/>
        </w:rPr>
        <w:t>45,700</w:t>
      </w:r>
      <w:r w:rsidR="00596479">
        <w:rPr>
          <w:rFonts w:ascii="Arial" w:hAnsi="Arial" w:cs="Arial"/>
        </w:rPr>
        <w:t xml:space="preserve"> registered deaths more than would be expected had the pandemic not taken place.</w:t>
      </w:r>
      <w:ins w:id="95" w:author="Parks, Robbie M" w:date="2020-05-13T13:09:00Z">
        <w:r w:rsidR="000C0B2F">
          <w:rPr>
            <w:rFonts w:ascii="Arial" w:hAnsi="Arial" w:cs="Arial"/>
          </w:rPr>
          <w:t xml:space="preserve"> XX of these were in </w:t>
        </w:r>
      </w:ins>
      <w:ins w:id="96" w:author="Parks, Robbie M" w:date="2020-05-13T13:41:00Z">
        <w:r w:rsidR="000D57A6">
          <w:rPr>
            <w:rFonts w:ascii="Arial" w:hAnsi="Arial" w:cs="Arial"/>
          </w:rPr>
          <w:t>fe</w:t>
        </w:r>
      </w:ins>
      <w:ins w:id="97" w:author="Parks, Robbie M" w:date="2020-05-13T13:09:00Z">
        <w:r w:rsidR="000C0B2F">
          <w:rPr>
            <w:rFonts w:ascii="Arial" w:hAnsi="Arial" w:cs="Arial"/>
          </w:rPr>
          <w:t>males, with X</w:t>
        </w:r>
      </w:ins>
      <w:ins w:id="98" w:author="Parks, Robbie M" w:date="2020-05-13T13:10:00Z">
        <w:r w:rsidR="000C0B2F">
          <w:rPr>
            <w:rFonts w:ascii="Arial" w:hAnsi="Arial" w:cs="Arial"/>
          </w:rPr>
          <w:t>X in males</w:t>
        </w:r>
        <w:r w:rsidR="00183D84">
          <w:rPr>
            <w:rFonts w:ascii="Arial" w:hAnsi="Arial" w:cs="Arial"/>
          </w:rPr>
          <w:t>.</w:t>
        </w:r>
      </w:ins>
      <w:r w:rsidR="00CB5B02">
        <w:rPr>
          <w:rFonts w:ascii="Arial" w:hAnsi="Arial" w:cs="Arial"/>
        </w:rPr>
        <w:t xml:space="preserve"> This </w:t>
      </w:r>
      <w:r w:rsidR="00AD3A85">
        <w:rPr>
          <w:rFonts w:ascii="Arial" w:hAnsi="Arial" w:cs="Arial"/>
        </w:rPr>
        <w:t>represents</w:t>
      </w:r>
      <w:r w:rsidR="00CB5B02">
        <w:rPr>
          <w:rFonts w:ascii="Arial" w:hAnsi="Arial" w:cs="Arial"/>
        </w:rPr>
        <w:t xml:space="preserve"> an XX% </w:t>
      </w:r>
      <w:r w:rsidR="00AD3A85">
        <w:rPr>
          <w:rFonts w:ascii="Arial" w:hAnsi="Arial" w:cs="Arial"/>
        </w:rPr>
        <w:t>higher number of deaths</w:t>
      </w:r>
      <w:r w:rsidR="00CB5B02">
        <w:rPr>
          <w:rFonts w:ascii="Arial" w:hAnsi="Arial" w:cs="Arial"/>
        </w:rPr>
        <w:t xml:space="preserve"> compared to what would</w:t>
      </w:r>
      <w:r w:rsidR="00AD3A85">
        <w:rPr>
          <w:rFonts w:ascii="Arial" w:hAnsi="Arial" w:cs="Arial"/>
        </w:rPr>
        <w:t xml:space="preserve"> have occurred</w:t>
      </w:r>
      <w:r w:rsidR="00CB5B02">
        <w:rPr>
          <w:rFonts w:ascii="Arial" w:hAnsi="Arial" w:cs="Arial"/>
        </w:rPr>
        <w:t xml:space="preserve"> in the absence of the pandemic. </w:t>
      </w:r>
      <w:commentRangeStart w:id="99"/>
      <w:r w:rsidR="00596479">
        <w:rPr>
          <w:rFonts w:ascii="Arial" w:hAnsi="Arial" w:cs="Arial"/>
        </w:rPr>
        <w:t xml:space="preserve">There was a </w:t>
      </w:r>
      <w:r w:rsidR="00CB5B02">
        <w:rPr>
          <w:rFonts w:ascii="Arial" w:hAnsi="Arial" w:cs="Arial"/>
        </w:rPr>
        <w:t>5</w:t>
      </w:r>
      <w:r w:rsidR="00596479">
        <w:rPr>
          <w:rFonts w:ascii="Arial" w:hAnsi="Arial" w:cs="Arial"/>
        </w:rPr>
        <w:t xml:space="preserve">% probability that there were as many as </w:t>
      </w:r>
      <w:r w:rsidR="00787B65">
        <w:rPr>
          <w:rFonts w:ascii="Arial" w:hAnsi="Arial" w:cs="Arial"/>
        </w:rPr>
        <w:t>54,700</w:t>
      </w:r>
      <w:r w:rsidR="00596479">
        <w:rPr>
          <w:rFonts w:ascii="Arial" w:hAnsi="Arial" w:cs="Arial"/>
        </w:rPr>
        <w:t xml:space="preserve"> excess deaths.</w:t>
      </w:r>
      <w:r w:rsidR="002142E9">
        <w:rPr>
          <w:rFonts w:ascii="Arial" w:hAnsi="Arial" w:cs="Arial"/>
        </w:rPr>
        <w:t xml:space="preserve"> </w:t>
      </w:r>
      <w:commentRangeEnd w:id="99"/>
      <w:r w:rsidR="00CB5B02">
        <w:rPr>
          <w:rStyle w:val="CommentReference"/>
        </w:rPr>
        <w:commentReference w:id="99"/>
      </w:r>
      <w:del w:id="100" w:author="Parks, Robbie M" w:date="2020-05-13T11:46:00Z">
        <w:r w:rsidR="00AD3A85" w:rsidDel="00BB59C5">
          <w:rPr>
            <w:rFonts w:ascii="Arial" w:hAnsi="Arial" w:cs="Arial"/>
          </w:rPr>
          <w:delText xml:space="preserve"> </w:delText>
        </w:r>
      </w:del>
      <w:r w:rsidR="00AD3A85">
        <w:rPr>
          <w:rFonts w:ascii="Arial" w:hAnsi="Arial" w:cs="Arial"/>
        </w:rPr>
        <w:t xml:space="preserve">Of these deaths, </w:t>
      </w:r>
      <w:commentRangeStart w:id="101"/>
      <w:r w:rsidR="00AD3A85">
        <w:rPr>
          <w:rFonts w:ascii="Arial" w:hAnsi="Arial" w:cs="Arial"/>
        </w:rPr>
        <w:t xml:space="preserve">33,400 </w:t>
      </w:r>
      <w:commentRangeEnd w:id="101"/>
      <w:r w:rsidR="00AD3A85">
        <w:rPr>
          <w:rStyle w:val="CommentReference"/>
        </w:rPr>
        <w:commentReference w:id="101"/>
      </w:r>
      <w:r w:rsidR="00AD3A85">
        <w:rPr>
          <w:rFonts w:ascii="Arial" w:hAnsi="Arial" w:cs="Arial"/>
        </w:rPr>
        <w:t>deaths were assigned to Covid-19 and the remainder to other causes.</w:t>
      </w:r>
    </w:p>
    <w:p w14:paraId="172B90B3" w14:textId="77777777" w:rsidR="00596479" w:rsidRDefault="00596479" w:rsidP="00580F14">
      <w:pPr>
        <w:spacing w:after="0" w:line="480" w:lineRule="auto"/>
        <w:jc w:val="both"/>
        <w:rPr>
          <w:rFonts w:ascii="Arial" w:hAnsi="Arial" w:cs="Arial"/>
        </w:rPr>
      </w:pPr>
    </w:p>
    <w:p w14:paraId="403103BE" w14:textId="04B9781D" w:rsidR="000B5A51" w:rsidRDefault="00596479" w:rsidP="00580F14">
      <w:pPr>
        <w:spacing w:after="0" w:line="480" w:lineRule="auto"/>
        <w:jc w:val="both"/>
        <w:rPr>
          <w:rFonts w:ascii="Arial" w:hAnsi="Arial" w:cs="Arial"/>
        </w:rPr>
      </w:pPr>
      <w:r>
        <w:rPr>
          <w:rFonts w:ascii="Arial" w:hAnsi="Arial" w:cs="Arial"/>
        </w:rPr>
        <w:t xml:space="preserve">The largest numbers of excess deaths were among </w:t>
      </w:r>
      <w:r w:rsidR="002142E9">
        <w:rPr>
          <w:rFonts w:ascii="Arial" w:hAnsi="Arial" w:cs="Arial"/>
        </w:rPr>
        <w:t>women</w:t>
      </w:r>
      <w:r>
        <w:rPr>
          <w:rFonts w:ascii="Arial" w:hAnsi="Arial" w:cs="Arial"/>
        </w:rPr>
        <w:t xml:space="preserve"> aged </w:t>
      </w:r>
      <w:r w:rsidR="002142E9">
        <w:rPr>
          <w:rFonts w:ascii="Arial" w:hAnsi="Arial" w:cs="Arial"/>
        </w:rPr>
        <w:t>&gt;</w:t>
      </w:r>
      <w:r>
        <w:rPr>
          <w:rFonts w:ascii="Arial" w:hAnsi="Arial" w:cs="Arial"/>
        </w:rPr>
        <w:t>85 years (</w:t>
      </w:r>
      <w:r w:rsidR="0033692F" w:rsidRPr="0033692F">
        <w:rPr>
          <w:rFonts w:ascii="Arial" w:hAnsi="Arial" w:cs="Arial"/>
        </w:rPr>
        <w:t>11</w:t>
      </w:r>
      <w:r w:rsidR="00B96E84">
        <w:rPr>
          <w:rFonts w:ascii="Arial" w:hAnsi="Arial" w:cs="Arial"/>
        </w:rPr>
        <w:t>,</w:t>
      </w:r>
      <w:r w:rsidR="0033692F" w:rsidRPr="0033692F">
        <w:rPr>
          <w:rFonts w:ascii="Arial" w:hAnsi="Arial" w:cs="Arial"/>
        </w:rPr>
        <w:t>195</w:t>
      </w:r>
      <w:r w:rsidR="002142E9">
        <w:rPr>
          <w:rFonts w:ascii="Arial" w:hAnsi="Arial" w:cs="Arial"/>
        </w:rPr>
        <w:t xml:space="preserve">; </w:t>
      </w:r>
      <w:r>
        <w:rPr>
          <w:rFonts w:ascii="Arial" w:hAnsi="Arial" w:cs="Arial"/>
        </w:rPr>
        <w:t>9</w:t>
      </w:r>
      <w:r w:rsidR="00CB5B02">
        <w:rPr>
          <w:rFonts w:ascii="Arial" w:hAnsi="Arial" w:cs="Arial"/>
        </w:rPr>
        <w:t>5</w:t>
      </w:r>
      <w:r>
        <w:rPr>
          <w:rFonts w:ascii="Arial" w:hAnsi="Arial" w:cs="Arial"/>
        </w:rPr>
        <w:t xml:space="preserve">% credible interval </w:t>
      </w:r>
      <w:r w:rsidR="0033692F" w:rsidRPr="0033692F">
        <w:rPr>
          <w:rFonts w:ascii="Arial" w:hAnsi="Arial" w:cs="Arial"/>
        </w:rPr>
        <w:t>8</w:t>
      </w:r>
      <w:r w:rsidR="00B96E84">
        <w:rPr>
          <w:rFonts w:ascii="Arial" w:hAnsi="Arial" w:cs="Arial"/>
        </w:rPr>
        <w:t>,</w:t>
      </w:r>
      <w:r w:rsidR="0033692F" w:rsidRPr="0033692F">
        <w:rPr>
          <w:rFonts w:ascii="Arial" w:hAnsi="Arial" w:cs="Arial"/>
        </w:rPr>
        <w:t>302</w:t>
      </w:r>
      <w:r w:rsidR="0033692F">
        <w:rPr>
          <w:rFonts w:ascii="Arial" w:hAnsi="Arial" w:cs="Arial"/>
        </w:rPr>
        <w:t>-</w:t>
      </w:r>
      <w:r w:rsidR="0033692F" w:rsidRPr="0033692F">
        <w:rPr>
          <w:rFonts w:ascii="Arial" w:hAnsi="Arial" w:cs="Arial"/>
        </w:rPr>
        <w:t>13</w:t>
      </w:r>
      <w:r w:rsidR="00B96E84">
        <w:rPr>
          <w:rFonts w:ascii="Arial" w:hAnsi="Arial" w:cs="Arial"/>
        </w:rPr>
        <w:t>,</w:t>
      </w:r>
      <w:r w:rsidR="0033692F" w:rsidRPr="0033692F">
        <w:rPr>
          <w:rFonts w:ascii="Arial" w:hAnsi="Arial" w:cs="Arial"/>
        </w:rPr>
        <w:t>896</w:t>
      </w:r>
      <w:r>
        <w:rPr>
          <w:rFonts w:ascii="Arial" w:hAnsi="Arial" w:cs="Arial"/>
        </w:rPr>
        <w:t>)</w:t>
      </w:r>
      <w:r w:rsidR="00AD3A85">
        <w:rPr>
          <w:rFonts w:ascii="Arial" w:hAnsi="Arial" w:cs="Arial"/>
        </w:rPr>
        <w:t xml:space="preserve"> (XX% higher than no-pandemic scenario)</w:t>
      </w:r>
      <w:r>
        <w:rPr>
          <w:rFonts w:ascii="Arial" w:hAnsi="Arial" w:cs="Arial"/>
        </w:rPr>
        <w:t>, followed by men aged 85+ years (</w:t>
      </w:r>
      <w:r w:rsidR="00B96E84" w:rsidRPr="00E65614">
        <w:rPr>
          <w:rFonts w:ascii="Arial" w:hAnsi="Arial" w:cs="Arial"/>
        </w:rPr>
        <w:t>8</w:t>
      </w:r>
      <w:r w:rsidR="00B96E84">
        <w:rPr>
          <w:rFonts w:ascii="Arial" w:hAnsi="Arial" w:cs="Arial"/>
        </w:rPr>
        <w:t>,</w:t>
      </w:r>
      <w:r w:rsidR="00B96E84" w:rsidRPr="00E65614">
        <w:rPr>
          <w:rFonts w:ascii="Arial" w:hAnsi="Arial" w:cs="Arial"/>
        </w:rPr>
        <w:t>393</w:t>
      </w:r>
      <w:r>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055</w:t>
      </w:r>
      <w:r>
        <w:rPr>
          <w:rFonts w:ascii="Arial" w:hAnsi="Arial" w:cs="Arial"/>
        </w:rPr>
        <w:t>-</w:t>
      </w:r>
      <w:r w:rsidR="00B96E84" w:rsidRPr="00E65614">
        <w:rPr>
          <w:rFonts w:ascii="Arial" w:hAnsi="Arial" w:cs="Arial"/>
        </w:rPr>
        <w:t>9</w:t>
      </w:r>
      <w:r w:rsidR="00B96E84">
        <w:rPr>
          <w:rFonts w:ascii="Arial" w:hAnsi="Arial" w:cs="Arial"/>
        </w:rPr>
        <w:t>,</w:t>
      </w:r>
      <w:r w:rsidR="00B96E84" w:rsidRPr="00E65614">
        <w:rPr>
          <w:rFonts w:ascii="Arial" w:hAnsi="Arial" w:cs="Arial"/>
        </w:rPr>
        <w:t>623</w:t>
      </w:r>
      <w:r>
        <w:rPr>
          <w:rFonts w:ascii="Arial" w:hAnsi="Arial" w:cs="Arial"/>
        </w:rPr>
        <w:t>)</w:t>
      </w:r>
      <w:r w:rsidR="00E65614">
        <w:rPr>
          <w:rFonts w:ascii="Arial" w:hAnsi="Arial" w:cs="Arial"/>
        </w:rPr>
        <w:t xml:space="preserve"> </w:t>
      </w:r>
      <w:r w:rsidR="00AD3A85">
        <w:rPr>
          <w:rFonts w:ascii="Arial" w:hAnsi="Arial" w:cs="Arial"/>
        </w:rPr>
        <w:t xml:space="preserve">(XX% higher) </w:t>
      </w:r>
      <w:r w:rsidR="00E65614">
        <w:rPr>
          <w:rFonts w:ascii="Arial" w:hAnsi="Arial" w:cs="Arial"/>
        </w:rPr>
        <w:t>and 75-84 years (</w:t>
      </w:r>
      <w:r w:rsidR="00B96E84" w:rsidRPr="00E65614">
        <w:rPr>
          <w:rFonts w:ascii="Arial" w:hAnsi="Arial" w:cs="Arial"/>
        </w:rPr>
        <w:t>9</w:t>
      </w:r>
      <w:r w:rsidR="00B96E84">
        <w:rPr>
          <w:rFonts w:ascii="Arial" w:hAnsi="Arial" w:cs="Arial"/>
        </w:rPr>
        <w:t>,</w:t>
      </w:r>
      <w:r w:rsidR="00B96E84" w:rsidRPr="00E65614">
        <w:rPr>
          <w:rFonts w:ascii="Arial" w:hAnsi="Arial" w:cs="Arial"/>
        </w:rPr>
        <w:t>020</w:t>
      </w:r>
      <w:r w:rsidR="00E65614">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31</w:t>
      </w:r>
      <w:r w:rsidR="00B96E84">
        <w:rPr>
          <w:rFonts w:ascii="Arial" w:hAnsi="Arial" w:cs="Arial"/>
        </w:rPr>
        <w:t>6</w:t>
      </w:r>
      <w:r w:rsidR="00E65614">
        <w:rPr>
          <w:rFonts w:ascii="Arial" w:hAnsi="Arial" w:cs="Arial"/>
        </w:rPr>
        <w:t>-</w:t>
      </w:r>
      <w:r w:rsidR="00B96E84" w:rsidRPr="00E65614">
        <w:rPr>
          <w:rFonts w:ascii="Arial" w:hAnsi="Arial" w:cs="Arial"/>
        </w:rPr>
        <w:t>10</w:t>
      </w:r>
      <w:r w:rsidR="00B96E84">
        <w:rPr>
          <w:rFonts w:ascii="Arial" w:hAnsi="Arial" w:cs="Arial"/>
        </w:rPr>
        <w:t>,</w:t>
      </w:r>
      <w:r w:rsidR="00B96E84" w:rsidRPr="00E65614">
        <w:rPr>
          <w:rFonts w:ascii="Arial" w:hAnsi="Arial" w:cs="Arial"/>
        </w:rPr>
        <w:t>617</w:t>
      </w:r>
      <w:r w:rsidR="00E65614">
        <w:rPr>
          <w:rFonts w:ascii="Arial" w:hAnsi="Arial" w:cs="Arial"/>
        </w:rPr>
        <w:t>)</w:t>
      </w:r>
      <w:r w:rsidR="00AD3A85">
        <w:rPr>
          <w:rFonts w:ascii="Arial" w:hAnsi="Arial" w:cs="Arial"/>
        </w:rPr>
        <w:t xml:space="preserve"> (XX% higher)</w:t>
      </w:r>
      <w:r>
        <w:rPr>
          <w:rFonts w:ascii="Arial" w:hAnsi="Arial" w:cs="Arial"/>
        </w:rPr>
        <w:t>. The number of non-Covid-19 excess deaths also increased with age, reaching XX (XX-XX) and XX (XX-XX) in men and women aged 75-84 years, respectively, and XX (XX-XX) and XX (XX-XX) in men and women aged 85+ years.</w:t>
      </w:r>
      <w:r w:rsidR="002142E9">
        <w:rPr>
          <w:rFonts w:ascii="Arial" w:hAnsi="Arial" w:cs="Arial"/>
        </w:rPr>
        <w:t xml:space="preserve"> </w:t>
      </w:r>
    </w:p>
    <w:p w14:paraId="69298744" w14:textId="77777777" w:rsidR="00E65614" w:rsidRPr="00B87D4C" w:rsidRDefault="00E65614"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3068B0D5" w:rsidR="00733F47" w:rsidRDefault="0040641D" w:rsidP="00DB7130">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w:t>
      </w:r>
      <w:del w:id="103" w:author="Parks, Robbie M" w:date="2020-05-13T12:53:00Z">
        <w:r w:rsidR="00F864DC" w:rsidDel="00BD3A61">
          <w:rPr>
            <w:rFonts w:ascii="Arial" w:hAnsi="Arial" w:cs="Arial"/>
          </w:rPr>
          <w:delText xml:space="preserve">to </w:delText>
        </w:r>
      </w:del>
      <w:ins w:id="104" w:author="Parks, Robbie M" w:date="2020-05-13T12:53:00Z">
        <w:r w:rsidR="00BD3A61">
          <w:rPr>
            <w:rFonts w:ascii="Arial" w:hAnsi="Arial" w:cs="Arial"/>
          </w:rPr>
          <w:t>the</w:t>
        </w:r>
        <w:r w:rsidR="00BD3A61">
          <w:rPr>
            <w:rFonts w:ascii="Arial" w:hAnsi="Arial" w:cs="Arial"/>
          </w:rPr>
          <w:t xml:space="preserve"> </w:t>
        </w:r>
      </w:ins>
      <w:r w:rsidR="00F864DC">
        <w:rPr>
          <w:rFonts w:ascii="Arial" w:hAnsi="Arial" w:cs="Arial"/>
        </w:rPr>
        <w:t>total death toll of Covid-19 pandemic</w:t>
      </w:r>
      <w:r w:rsidR="002142E9">
        <w:rPr>
          <w:rFonts w:ascii="Arial" w:hAnsi="Arial" w:cs="Arial"/>
        </w:rPr>
        <w:t xml:space="preserve">, </w:t>
      </w:r>
      <w:r>
        <w:rPr>
          <w:rFonts w:ascii="Arial" w:hAnsi="Arial" w:cs="Arial"/>
        </w:rPr>
        <w:t xml:space="preserve">and </w:t>
      </w:r>
      <w:r w:rsidR="002142E9">
        <w:rPr>
          <w:rFonts w:ascii="Arial" w:hAnsi="Arial" w:cs="Arial"/>
        </w:rPr>
        <w:t xml:space="preserve">estimated that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 the Covid-19 pandemic </w:t>
      </w:r>
      <w:r w:rsidR="00AD3A85">
        <w:rPr>
          <w:rFonts w:ascii="Arial" w:hAnsi="Arial" w:cs="Arial"/>
        </w:rPr>
        <w:t>was</w:t>
      </w:r>
      <w:r w:rsidR="00DB7130">
        <w:rPr>
          <w:rFonts w:ascii="Arial" w:hAnsi="Arial" w:cs="Arial"/>
        </w:rPr>
        <w:t xml:space="preserve"> responsible </w:t>
      </w:r>
      <w:r w:rsidR="00AD3A85">
        <w:rPr>
          <w:rFonts w:ascii="Arial" w:hAnsi="Arial" w:cs="Arial"/>
        </w:rPr>
        <w:t xml:space="preserve">~45,700 </w:t>
      </w:r>
      <w:r w:rsidR="00DB7130">
        <w:rPr>
          <w:rFonts w:ascii="Arial" w:hAnsi="Arial" w:cs="Arial"/>
        </w:rPr>
        <w:t xml:space="preserve">deaths in England and Wales, </w:t>
      </w:r>
      <w:r w:rsidR="00AD3A85">
        <w:rPr>
          <w:rFonts w:ascii="Arial" w:hAnsi="Arial" w:cs="Arial"/>
        </w:rPr>
        <w:t xml:space="preserve">more than a quarter of which were </w:t>
      </w:r>
      <w:r>
        <w:rPr>
          <w:rFonts w:ascii="Arial" w:hAnsi="Arial" w:cs="Arial"/>
        </w:rPr>
        <w:t>assigned to</w:t>
      </w:r>
      <w:r w:rsidR="00AD3A85">
        <w:rPr>
          <w:rFonts w:ascii="Arial" w:hAnsi="Arial" w:cs="Arial"/>
        </w:rPr>
        <w:t xml:space="preserve"> causes other than Covid-19</w:t>
      </w:r>
      <w:r w:rsidR="00DB7130">
        <w:rPr>
          <w:rFonts w:ascii="Arial" w:hAnsi="Arial" w:cs="Arial"/>
        </w:rPr>
        <w:t xml:space="preserve">. </w:t>
      </w:r>
      <w:r>
        <w:rPr>
          <w:rFonts w:ascii="Arial" w:hAnsi="Arial" w:cs="Arial"/>
        </w:rPr>
        <w:t>T</w:t>
      </w:r>
      <w:r w:rsidR="00143634">
        <w:rPr>
          <w:rFonts w:ascii="Arial" w:hAnsi="Arial" w:cs="Arial"/>
        </w:rPr>
        <w:t xml:space="preserve">he non-Covid excess deaths have </w:t>
      </w:r>
      <w:r>
        <w:rPr>
          <w:rFonts w:ascii="Arial" w:hAnsi="Arial" w:cs="Arial"/>
        </w:rPr>
        <w:t xml:space="preserve">largely </w:t>
      </w:r>
      <w:r w:rsidR="00143634">
        <w:rPr>
          <w:rFonts w:ascii="Arial" w:hAnsi="Arial" w:cs="Arial"/>
        </w:rPr>
        <w:t xml:space="preserve">diminished in most age-sex groups by the beginning of May. There is a 5% probability that the death toll was approaching 55,000 by </w:t>
      </w:r>
      <w:r>
        <w:rPr>
          <w:rFonts w:ascii="Arial" w:hAnsi="Arial" w:cs="Arial"/>
        </w:rPr>
        <w:t>1</w:t>
      </w:r>
      <w:r w:rsidRPr="0040641D">
        <w:rPr>
          <w:rFonts w:ascii="Arial" w:hAnsi="Arial" w:cs="Arial"/>
          <w:vertAlign w:val="superscript"/>
        </w:rPr>
        <w:t>st</w:t>
      </w:r>
      <w:r>
        <w:rPr>
          <w:rFonts w:ascii="Arial" w:hAnsi="Arial" w:cs="Arial"/>
        </w:rPr>
        <w:t xml:space="preserve"> of</w:t>
      </w:r>
      <w:r w:rsidR="00143634">
        <w:rPr>
          <w:rFonts w:ascii="Arial" w:hAnsi="Arial" w:cs="Arial"/>
        </w:rPr>
        <w:t xml:space="preserve"> May. </w:t>
      </w:r>
      <w:r w:rsidR="00DB7130">
        <w:rPr>
          <w:rFonts w:ascii="Arial" w:hAnsi="Arial" w:cs="Arial"/>
        </w:rPr>
        <w:t>We also rule out, with a probability of &gt;XX%,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Covid-</w:t>
      </w:r>
      <w:r w:rsidR="00DB7130">
        <w:rPr>
          <w:rFonts w:ascii="Arial" w:hAnsi="Arial" w:cs="Arial"/>
        </w:rPr>
        <w:lastRenderedPageBreak/>
        <w:t xml:space="preserve">19 </w:t>
      </w:r>
      <w:r w:rsidR="00733F47">
        <w:rPr>
          <w:rFonts w:ascii="Arial" w:hAnsi="Arial" w:cs="Arial"/>
        </w:rPr>
        <w:t>deaths because some of those dying of Covid-19 would have died from other underlying conditions.</w:t>
      </w:r>
      <w:r w:rsidR="00711BC5">
        <w:rPr>
          <w:rFonts w:ascii="Arial" w:hAnsi="Arial" w:cs="Arial"/>
        </w:rPr>
        <w:t>[Coker, 2020 #5519;Knapton, 2020 #5520;Richardson, 2020 #5521]</w:t>
      </w:r>
    </w:p>
    <w:p w14:paraId="2504EA10" w14:textId="72565B0E" w:rsidR="00730E15" w:rsidRDefault="00730E15" w:rsidP="00580F14">
      <w:pPr>
        <w:spacing w:after="0" w:line="480" w:lineRule="auto"/>
        <w:jc w:val="both"/>
        <w:rPr>
          <w:rFonts w:ascii="Arial" w:hAnsi="Arial" w:cs="Arial"/>
        </w:rPr>
      </w:pPr>
    </w:p>
    <w:p w14:paraId="75F01E65" w14:textId="3B432FF1"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r w:rsidR="008E1DBD">
        <w:rPr>
          <w:rFonts w:ascii="Arial" w:hAnsi="Arial" w:cs="Arial"/>
        </w:rPr>
        <w:t>ONS[Office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these sources do not report excess deaths by age group and sex, </w:t>
      </w:r>
      <w:commentRangeStart w:id="105"/>
      <w:r w:rsidR="00EC632D">
        <w:rPr>
          <w:rFonts w:ascii="Arial" w:hAnsi="Arial" w:cs="Arial"/>
        </w:rPr>
        <w:t>nor do they estimate uncertainty in the impacts of the pandemic</w:t>
      </w:r>
      <w:commentRangeEnd w:id="105"/>
      <w:r w:rsidR="00EC632D">
        <w:rPr>
          <w:rStyle w:val="CommentReference"/>
        </w:rPr>
        <w:commentReference w:id="105"/>
      </w:r>
      <w:r w:rsidR="00EC632D">
        <w:rPr>
          <w:rFonts w:ascii="Arial" w:hAnsi="Arial" w:cs="Arial"/>
        </w:rPr>
        <w:t xml:space="preserve">. Further, the use of five-year average as the counterfactual by the ONS led to estimating negative excess deaths through late March which we did not </w:t>
      </w:r>
      <w:r w:rsidR="005B28BF">
        <w:rPr>
          <w:rFonts w:ascii="Arial" w:hAnsi="Arial" w:cs="Arial"/>
        </w:rPr>
        <w:t>detect</w:t>
      </w:r>
      <w:r w:rsidR="00EC632D" w:rsidRPr="00841E38">
        <w:rPr>
          <w:rFonts w:ascii="Arial" w:hAnsi="Arial" w:cs="Arial"/>
          <w:highlight w:val="yellow"/>
        </w:rPr>
        <w:t>.</w:t>
      </w:r>
      <w:r w:rsidR="005B28BF" w:rsidRPr="00841E38">
        <w:rPr>
          <w:rFonts w:ascii="Arial" w:hAnsi="Arial" w:cs="Arial"/>
          <w:highlight w:val="yellow"/>
        </w:rPr>
        <w:t>[[[can we compare in any way with EuroMoMo or do they not report a number</w:t>
      </w:r>
      <w:r w:rsidR="00841E38">
        <w:rPr>
          <w:rFonts w:ascii="Arial" w:hAnsi="Arial" w:cs="Arial"/>
          <w:highlight w:val="yellow"/>
        </w:rPr>
        <w:t xml:space="preserve"> at all</w:t>
      </w:r>
      <w:r w:rsidR="005B28BF" w:rsidRPr="00841E38">
        <w:rPr>
          <w:rFonts w:ascii="Arial" w:hAnsi="Arial" w:cs="Arial"/>
          <w:highlight w:val="yellow"/>
        </w:rPr>
        <w:t>?]]]</w:t>
      </w:r>
    </w:p>
    <w:p w14:paraId="3C895EB4" w14:textId="7CAFAA22" w:rsidR="0040641D" w:rsidRDefault="0040641D" w:rsidP="00580F14">
      <w:pPr>
        <w:spacing w:after="0" w:line="480" w:lineRule="auto"/>
        <w:jc w:val="both"/>
        <w:rPr>
          <w:rFonts w:ascii="Arial" w:hAnsi="Arial" w:cs="Arial"/>
        </w:rPr>
      </w:pPr>
    </w:p>
    <w:p w14:paraId="48F2B067" w14:textId="0631278F" w:rsidR="009536C6" w:rsidRDefault="009536C6" w:rsidP="00580F14">
      <w:pPr>
        <w:spacing w:after="0" w:line="480" w:lineRule="auto"/>
        <w:jc w:val="both"/>
        <w:rPr>
          <w:rFonts w:ascii="Arial" w:hAnsi="Arial" w:cs="Arial"/>
        </w:rPr>
      </w:pPr>
      <w:r>
        <w:rPr>
          <w:rFonts w:ascii="Arial" w:hAnsi="Arial" w:cs="Arial"/>
        </w:rPr>
        <w:t xml:space="preserve">The main strength of our work is </w:t>
      </w:r>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2010-2019 as well as early 2020 to estimate how many deaths would be expected in the absence of pandemic. The models incorporated important features of mortality including seasonality of death rates, how mortality in one week may depend on previous week(s) and the seasonally-variable role of temperature.</w:t>
      </w:r>
      <w:r w:rsidR="00841E38">
        <w:rPr>
          <w:rFonts w:ascii="Arial" w:hAnsi="Arial" w:cs="Arial"/>
        </w:rPr>
        <w:t xml:space="preserve"> We used an ensemble of models which typically leads to more robust projections and represent both the uncertainty associated with each individual model and that of model </w:t>
      </w:r>
      <w:commentRangeStart w:id="106"/>
      <w:r w:rsidR="00841E38">
        <w:rPr>
          <w:rFonts w:ascii="Arial" w:hAnsi="Arial" w:cs="Arial"/>
        </w:rPr>
        <w:t>choice</w:t>
      </w:r>
      <w:commentRangeEnd w:id="106"/>
      <w:r w:rsidR="00841E38">
        <w:rPr>
          <w:rStyle w:val="CommentReference"/>
        </w:rPr>
        <w:commentReference w:id="106"/>
      </w:r>
      <w:r w:rsidR="00841E38">
        <w:rPr>
          <w:rFonts w:ascii="Arial" w:hAnsi="Arial" w:cs="Arial"/>
        </w:rPr>
        <w:t xml:space="preserve">. </w:t>
      </w:r>
      <w:del w:id="107" w:author="Parks, Robbie M" w:date="2020-05-13T11:46:00Z">
        <w:r w:rsidR="00841E38" w:rsidDel="00BB59C5">
          <w:rPr>
            <w:rFonts w:ascii="Arial" w:hAnsi="Arial" w:cs="Arial"/>
          </w:rPr>
          <w:delText xml:space="preserve"> </w:delText>
        </w:r>
      </w:del>
      <w:r w:rsidR="00841E38">
        <w:rPr>
          <w:rFonts w:ascii="Arial" w:hAnsi="Arial" w:cs="Arial"/>
        </w:rPr>
        <w:t xml:space="preserve">The main limitation of our work is that </w:t>
      </w:r>
      <w:r w:rsidR="00DE30B5">
        <w:rPr>
          <w:rFonts w:ascii="Arial" w:hAnsi="Arial" w:cs="Arial"/>
        </w:rPr>
        <w:t>we did not have data on underlying cause of death beyond the division between Covid-19 and non-Covid-19 deaths. Having a breakdown of deaths by underlying cause will help develop cause-specific models and understand which causes have exceeded or fallen below the levels expected. We also could not access age-specific data by region because the ONS releases only aggregated numbers for regions.</w:t>
      </w:r>
      <w:r w:rsidR="00243E4B">
        <w:rPr>
          <w:rFonts w:ascii="Arial" w:hAnsi="Arial" w:cs="Arial"/>
        </w:rPr>
        <w:t xml:space="preserve"> </w:t>
      </w:r>
      <w:ins w:id="108" w:author="Parks, Robbie M" w:date="2020-05-13T13:15:00Z">
        <w:r w:rsidR="005419FF">
          <w:rPr>
            <w:rFonts w:ascii="Arial" w:hAnsi="Arial" w:cs="Arial"/>
          </w:rPr>
          <w:t>There is also evidence of disparities in the burden of Covid-19 deaths by socio-economic group, as well as be race/</w:t>
        </w:r>
        <w:commentRangeStart w:id="109"/>
        <w:r w:rsidR="005419FF">
          <w:rPr>
            <w:rFonts w:ascii="Arial" w:hAnsi="Arial" w:cs="Arial"/>
          </w:rPr>
          <w:t>ethnicity</w:t>
        </w:r>
      </w:ins>
      <w:commentRangeEnd w:id="109"/>
      <w:ins w:id="110" w:author="Parks, Robbie M" w:date="2020-05-13T13:17:00Z">
        <w:r w:rsidR="000C77D8">
          <w:rPr>
            <w:rStyle w:val="CommentReference"/>
          </w:rPr>
          <w:commentReference w:id="109"/>
        </w:r>
      </w:ins>
      <w:ins w:id="111" w:author="Parks, Robbie M" w:date="2020-05-13T13:15:00Z">
        <w:r w:rsidR="005419FF">
          <w:rPr>
            <w:rFonts w:ascii="Arial" w:hAnsi="Arial" w:cs="Arial"/>
          </w:rPr>
          <w:t xml:space="preserve">. </w:t>
        </w:r>
      </w:ins>
      <w:r w:rsidR="00243E4B">
        <w:rPr>
          <w:rFonts w:ascii="Arial" w:hAnsi="Arial" w:cs="Arial"/>
        </w:rPr>
        <w:t>Releasing these data will help better understand the impacts of the pandemic</w:t>
      </w:r>
      <w:r w:rsidR="00F04B1A">
        <w:rPr>
          <w:rFonts w:ascii="Arial" w:hAnsi="Arial" w:cs="Arial"/>
        </w:rPr>
        <w:t>, and how it is responded to,</w:t>
      </w:r>
      <w:r w:rsidR="00243E4B">
        <w:rPr>
          <w:rFonts w:ascii="Arial" w:hAnsi="Arial" w:cs="Arial"/>
        </w:rPr>
        <w:t xml:space="preserve"> and to plan for more effective responses as it continues.</w:t>
      </w:r>
      <w:ins w:id="112" w:author="Parks, Robbie M" w:date="2020-05-13T13:12:00Z">
        <w:r w:rsidR="00C3366F">
          <w:rPr>
            <w:rFonts w:ascii="Arial" w:hAnsi="Arial" w:cs="Arial"/>
          </w:rPr>
          <w:t xml:space="preserve"> </w:t>
        </w:r>
      </w:ins>
    </w:p>
    <w:p w14:paraId="06CD54DC" w14:textId="3A464C87" w:rsidR="00DE30B5" w:rsidRDefault="00DE30B5" w:rsidP="00580F14">
      <w:pPr>
        <w:spacing w:after="0" w:line="480" w:lineRule="auto"/>
        <w:jc w:val="both"/>
        <w:rPr>
          <w:rFonts w:ascii="Arial" w:hAnsi="Arial" w:cs="Arial"/>
        </w:rPr>
      </w:pPr>
    </w:p>
    <w:p w14:paraId="620D175A" w14:textId="7AD70AE3" w:rsidR="00BD002B" w:rsidRDefault="00F04B1A" w:rsidP="00580F14">
      <w:pPr>
        <w:spacing w:after="0" w:line="480" w:lineRule="auto"/>
        <w:jc w:val="both"/>
        <w:rPr>
          <w:rFonts w:ascii="Arial" w:hAnsi="Arial" w:cs="Arial"/>
          <w:color w:val="000000"/>
        </w:rPr>
      </w:pPr>
      <w:r>
        <w:rPr>
          <w:rFonts w:ascii="Arial" w:hAnsi="Arial" w:cs="Arial"/>
        </w:rPr>
        <w:t>There are a number of potential explanations for our findings. First, it is likely that some of the apparently non-Covid excess</w:t>
      </w:r>
      <w:r w:rsidR="00BD002B">
        <w:rPr>
          <w:rFonts w:ascii="Arial" w:hAnsi="Arial" w:cs="Arial"/>
          <w:color w:val="000000"/>
        </w:rPr>
        <w:t xml:space="preserve"> deaths </w:t>
      </w:r>
      <w:r>
        <w:rPr>
          <w:rFonts w:ascii="Arial" w:hAnsi="Arial" w:cs="Arial"/>
          <w:color w:val="000000"/>
        </w:rPr>
        <w:t xml:space="preserve">are </w:t>
      </w:r>
      <w:r w:rsidR="00BD002B">
        <w:rPr>
          <w:rFonts w:ascii="Arial" w:hAnsi="Arial" w:cs="Arial"/>
          <w:color w:val="000000"/>
        </w:rPr>
        <w:t>due to undetected infections</w:t>
      </w:r>
      <w:commentRangeStart w:id="113"/>
      <w:commentRangeStart w:id="114"/>
      <w:commentRangeEnd w:id="113"/>
      <w:r w:rsidR="00BD002B">
        <w:rPr>
          <w:rStyle w:val="CommentReference"/>
        </w:rPr>
        <w:commentReference w:id="113"/>
      </w:r>
      <w:commentRangeEnd w:id="114"/>
      <w:r w:rsidR="00C82FA4">
        <w:rPr>
          <w:rStyle w:val="CommentReference"/>
        </w:rPr>
        <w:commentReference w:id="114"/>
      </w:r>
      <w:r w:rsidR="00BD002B">
        <w:rPr>
          <w:rFonts w:ascii="Arial" w:hAnsi="Arial" w:cs="Arial"/>
          <w:color w:val="000000"/>
        </w:rPr>
        <w:t>.</w:t>
      </w:r>
      <w:r w:rsidR="002D7177">
        <w:rPr>
          <w:rFonts w:ascii="Arial" w:hAnsi="Arial" w:cs="Arial"/>
          <w:color w:val="000000"/>
        </w:rPr>
        <w:t xml:space="preserve"> This possibility is </w:t>
      </w:r>
      <w:r w:rsidR="002D7177">
        <w:rPr>
          <w:rFonts w:ascii="Arial" w:hAnsi="Arial" w:cs="Arial"/>
          <w:color w:val="000000"/>
        </w:rPr>
        <w:lastRenderedPageBreak/>
        <w:t>strengthened by the fact that by 1</w:t>
      </w:r>
      <w:r w:rsidR="002D7177" w:rsidRPr="002D7177">
        <w:rPr>
          <w:rFonts w:ascii="Arial" w:hAnsi="Arial" w:cs="Arial"/>
          <w:color w:val="000000"/>
          <w:vertAlign w:val="superscript"/>
        </w:rPr>
        <w:t>st</w:t>
      </w:r>
      <w:r w:rsidR="002D7177">
        <w:rPr>
          <w:rFonts w:ascii="Arial" w:hAnsi="Arial" w:cs="Arial"/>
          <w:color w:val="000000"/>
        </w:rPr>
        <w:t xml:space="preserve"> May, the share of excess deaths from non-Covid causes had become much smaller than throughout late March and April. This possibility would strengthen the argument that the UK government had miscalculated or </w:t>
      </w:r>
      <w:commentRangeStart w:id="115"/>
      <w:ins w:id="116" w:author="Parks, Robbie M" w:date="2020-05-13T13:03:00Z">
        <w:r w:rsidR="00C70F45">
          <w:rPr>
            <w:rFonts w:ascii="Arial" w:hAnsi="Arial" w:cs="Arial"/>
            <w:color w:val="000000"/>
          </w:rPr>
          <w:t xml:space="preserve">inaccurately </w:t>
        </w:r>
      </w:ins>
      <w:del w:id="117" w:author="Parks, Robbie M" w:date="2020-05-13T13:03:00Z">
        <w:r w:rsidR="002D7177" w:rsidDel="00C70F45">
          <w:rPr>
            <w:rFonts w:ascii="Arial" w:hAnsi="Arial" w:cs="Arial"/>
            <w:color w:val="000000"/>
          </w:rPr>
          <w:delText>mis</w:delText>
        </w:r>
      </w:del>
      <w:r w:rsidR="002D7177">
        <w:rPr>
          <w:rFonts w:ascii="Arial" w:hAnsi="Arial" w:cs="Arial"/>
          <w:color w:val="000000"/>
        </w:rPr>
        <w:t xml:space="preserve">represented </w:t>
      </w:r>
      <w:commentRangeEnd w:id="115"/>
      <w:r w:rsidR="000B53EC">
        <w:rPr>
          <w:rStyle w:val="CommentReference"/>
        </w:rPr>
        <w:commentReference w:id="115"/>
      </w:r>
      <w:r w:rsidR="002D7177">
        <w:rPr>
          <w:rFonts w:ascii="Arial" w:hAnsi="Arial" w:cs="Arial"/>
          <w:color w:val="000000"/>
        </w:rPr>
        <w:t>the extent of the pandemic in the country.</w:t>
      </w:r>
      <w:ins w:id="118" w:author="Parks, Robbie M" w:date="2020-05-13T13:04:00Z">
        <w:r w:rsidR="00A86187">
          <w:rPr>
            <w:rFonts w:ascii="Arial" w:hAnsi="Arial" w:cs="Arial"/>
            <w:color w:val="000000"/>
          </w:rPr>
          <w:t xml:space="preserve"> Second,</w:t>
        </w:r>
      </w:ins>
      <w:ins w:id="119" w:author="Parks, Robbie M" w:date="2020-05-13T13:05:00Z">
        <w:r w:rsidR="00A86187">
          <w:rPr>
            <w:rFonts w:ascii="Arial" w:hAnsi="Arial" w:cs="Arial"/>
            <w:color w:val="000000"/>
          </w:rPr>
          <w:t xml:space="preserve"> </w:t>
        </w:r>
      </w:ins>
      <w:ins w:id="120" w:author="Parks, Robbie M" w:date="2020-05-13T13:07:00Z">
        <w:r w:rsidR="00284633">
          <w:rPr>
            <w:rFonts w:ascii="Arial" w:hAnsi="Arial" w:cs="Arial"/>
            <w:color w:val="000000"/>
          </w:rPr>
          <w:t xml:space="preserve">it is likely that </w:t>
        </w:r>
      </w:ins>
      <w:ins w:id="121" w:author="Parks, Robbie M" w:date="2020-05-13T13:05:00Z">
        <w:r w:rsidR="00A86187">
          <w:rPr>
            <w:rFonts w:ascii="Arial" w:hAnsi="Arial" w:cs="Arial"/>
            <w:color w:val="000000"/>
          </w:rPr>
          <w:t xml:space="preserve">excess deaths </w:t>
        </w:r>
      </w:ins>
      <w:ins w:id="122" w:author="Parks, Robbie M" w:date="2020-05-13T13:07:00Z">
        <w:r w:rsidR="00284633">
          <w:rPr>
            <w:rFonts w:ascii="Arial" w:hAnsi="Arial" w:cs="Arial"/>
            <w:color w:val="000000"/>
          </w:rPr>
          <w:t xml:space="preserve">have also been </w:t>
        </w:r>
      </w:ins>
      <w:ins w:id="123" w:author="Parks, Robbie M" w:date="2020-05-13T13:05:00Z">
        <w:r w:rsidR="00A86187">
          <w:rPr>
            <w:rFonts w:ascii="Arial" w:hAnsi="Arial" w:cs="Arial"/>
            <w:color w:val="000000"/>
          </w:rPr>
          <w:t>indirectly caused by the Covid-19</w:t>
        </w:r>
      </w:ins>
      <w:ins w:id="124" w:author="Parks, Robbie M" w:date="2020-05-13T13:06:00Z">
        <w:r w:rsidR="00A86187">
          <w:rPr>
            <w:rFonts w:ascii="Arial" w:hAnsi="Arial" w:cs="Arial"/>
            <w:color w:val="000000"/>
          </w:rPr>
          <w:t xml:space="preserve"> pandemic</w:t>
        </w:r>
      </w:ins>
      <w:ins w:id="125" w:author="Parks, Robbie M" w:date="2020-05-13T13:18:00Z">
        <w:r w:rsidR="00941DD8">
          <w:rPr>
            <w:rFonts w:ascii="Arial" w:hAnsi="Arial" w:cs="Arial"/>
            <w:color w:val="000000"/>
          </w:rPr>
          <w:t xml:space="preserve"> due to changes in behaviour and personal circumstance</w:t>
        </w:r>
      </w:ins>
      <w:ins w:id="126" w:author="Parks, Robbie M" w:date="2020-05-13T13:07:00Z">
        <w:r w:rsidR="00284633">
          <w:rPr>
            <w:rFonts w:ascii="Arial" w:hAnsi="Arial" w:cs="Arial"/>
            <w:color w:val="000000"/>
          </w:rPr>
          <w:t>;</w:t>
        </w:r>
      </w:ins>
      <w:ins w:id="127" w:author="Parks, Robbie M" w:date="2020-05-13T13:22:00Z">
        <w:r w:rsidR="00A97C43">
          <w:rPr>
            <w:rFonts w:ascii="Arial" w:hAnsi="Arial" w:cs="Arial"/>
            <w:color w:val="000000"/>
          </w:rPr>
          <w:t xml:space="preserve"> death</w:t>
        </w:r>
        <w:r w:rsidR="00E9067C">
          <w:rPr>
            <w:rFonts w:ascii="Arial" w:hAnsi="Arial" w:cs="Arial"/>
            <w:color w:val="000000"/>
          </w:rPr>
          <w:t xml:space="preserve"> rates</w:t>
        </w:r>
      </w:ins>
      <w:ins w:id="128" w:author="Parks, Robbie M" w:date="2020-05-13T13:19:00Z">
        <w:r w:rsidR="00941DD8">
          <w:rPr>
            <w:rFonts w:ascii="Arial" w:hAnsi="Arial" w:cs="Arial"/>
            <w:color w:val="000000"/>
          </w:rPr>
          <w:t xml:space="preserve"> due</w:t>
        </w:r>
      </w:ins>
      <w:ins w:id="129" w:author="Parks, Robbie M" w:date="2020-05-13T13:21:00Z">
        <w:r w:rsidR="00941DD8">
          <w:rPr>
            <w:rFonts w:ascii="Arial" w:hAnsi="Arial" w:cs="Arial"/>
            <w:color w:val="000000"/>
          </w:rPr>
          <w:t xml:space="preserve"> to</w:t>
        </w:r>
      </w:ins>
      <w:ins w:id="130" w:author="Parks, Robbie M" w:date="2020-05-13T13:19:00Z">
        <w:r w:rsidR="00941DD8">
          <w:rPr>
            <w:rFonts w:ascii="Arial" w:hAnsi="Arial" w:cs="Arial"/>
            <w:color w:val="000000"/>
          </w:rPr>
          <w:t xml:space="preserve"> </w:t>
        </w:r>
      </w:ins>
      <w:ins w:id="131" w:author="Parks, Robbie M" w:date="2020-05-13T13:20:00Z">
        <w:r w:rsidR="00941DD8">
          <w:rPr>
            <w:rFonts w:ascii="Arial" w:hAnsi="Arial" w:cs="Arial"/>
            <w:color w:val="000000"/>
          </w:rPr>
          <w:t>suicides, homicides, motor vehicle accidents or from</w:t>
        </w:r>
      </w:ins>
      <w:ins w:id="132" w:author="Parks, Robbie M" w:date="2020-05-13T13:19:00Z">
        <w:r w:rsidR="00941DD8">
          <w:rPr>
            <w:rFonts w:ascii="Arial" w:hAnsi="Arial" w:cs="Arial"/>
            <w:color w:val="000000"/>
          </w:rPr>
          <w:t xml:space="preserve"> emerging </w:t>
        </w:r>
      </w:ins>
      <w:ins w:id="133" w:author="Parks, Robbie M" w:date="2020-05-13T13:21:00Z">
        <w:r w:rsidR="00941DD8">
          <w:rPr>
            <w:rFonts w:ascii="Arial" w:hAnsi="Arial" w:cs="Arial"/>
            <w:color w:val="000000"/>
          </w:rPr>
          <w:t xml:space="preserve">acute </w:t>
        </w:r>
      </w:ins>
      <w:ins w:id="134" w:author="Parks, Robbie M" w:date="2020-05-13T13:19:00Z">
        <w:r w:rsidR="00941DD8">
          <w:rPr>
            <w:rFonts w:ascii="Arial" w:hAnsi="Arial" w:cs="Arial"/>
            <w:color w:val="000000"/>
          </w:rPr>
          <w:t xml:space="preserve">conditions </w:t>
        </w:r>
      </w:ins>
      <w:ins w:id="135" w:author="Parks, Robbie M" w:date="2020-05-13T13:20:00Z">
        <w:r w:rsidR="00941DD8">
          <w:rPr>
            <w:rFonts w:ascii="Arial" w:hAnsi="Arial" w:cs="Arial"/>
            <w:color w:val="000000"/>
          </w:rPr>
          <w:t>which were not cared</w:t>
        </w:r>
      </w:ins>
      <w:ins w:id="136" w:author="Parks, Robbie M" w:date="2020-05-13T13:21:00Z">
        <w:r w:rsidR="00941DD8">
          <w:rPr>
            <w:rFonts w:ascii="Arial" w:hAnsi="Arial" w:cs="Arial"/>
            <w:color w:val="000000"/>
          </w:rPr>
          <w:t xml:space="preserve"> for in time</w:t>
        </w:r>
      </w:ins>
      <w:ins w:id="137" w:author="Parks, Robbie M" w:date="2020-05-13T13:22:00Z">
        <w:r w:rsidR="00E9067C">
          <w:rPr>
            <w:rFonts w:ascii="Arial" w:hAnsi="Arial" w:cs="Arial"/>
            <w:color w:val="000000"/>
          </w:rPr>
          <w:t xml:space="preserve"> </w:t>
        </w:r>
      </w:ins>
      <w:ins w:id="138" w:author="Parks, Robbie M" w:date="2020-05-13T13:21:00Z">
        <w:r w:rsidR="00941DD8">
          <w:rPr>
            <w:rFonts w:ascii="Arial" w:hAnsi="Arial" w:cs="Arial"/>
            <w:color w:val="000000"/>
          </w:rPr>
          <w:t xml:space="preserve">may have been impacted by the Covid-19 </w:t>
        </w:r>
        <w:commentRangeStart w:id="139"/>
        <w:r w:rsidR="00941DD8">
          <w:rPr>
            <w:rFonts w:ascii="Arial" w:hAnsi="Arial" w:cs="Arial"/>
            <w:color w:val="000000"/>
          </w:rPr>
          <w:t>pandemic</w:t>
        </w:r>
        <w:commentRangeEnd w:id="139"/>
        <w:r w:rsidR="00941DD8">
          <w:rPr>
            <w:rStyle w:val="CommentReference"/>
          </w:rPr>
          <w:commentReference w:id="139"/>
        </w:r>
        <w:r w:rsidR="00941DD8">
          <w:rPr>
            <w:rFonts w:ascii="Arial" w:hAnsi="Arial" w:cs="Arial"/>
            <w:color w:val="000000"/>
          </w:rPr>
          <w:t>.</w:t>
        </w:r>
      </w:ins>
      <w:ins w:id="140" w:author="Parks, Robbie M" w:date="2020-05-13T13:22:00Z">
        <w:r w:rsidR="004E6139">
          <w:rPr>
            <w:rFonts w:ascii="Arial" w:hAnsi="Arial" w:cs="Arial"/>
            <w:color w:val="000000"/>
          </w:rPr>
          <w:t xml:space="preserve"> </w:t>
        </w:r>
      </w:ins>
      <w:del w:id="141" w:author="Parks, Robbie M" w:date="2020-05-13T13:07:00Z">
        <w:r w:rsidR="002D7177" w:rsidDel="00284633">
          <w:rPr>
            <w:rFonts w:ascii="Arial" w:hAnsi="Arial" w:cs="Arial"/>
            <w:color w:val="000000"/>
          </w:rPr>
          <w:delText xml:space="preserve"> </w:delText>
        </w:r>
      </w:del>
      <w:r w:rsidR="002D7177" w:rsidRPr="007A0C48">
        <w:rPr>
          <w:rFonts w:ascii="Arial" w:hAnsi="Arial" w:cs="Arial"/>
          <w:color w:val="000000"/>
          <w:highlight w:val="yellow"/>
        </w:rPr>
        <w:t>[[[what else</w:t>
      </w:r>
      <w:r w:rsidR="007A0C48">
        <w:rPr>
          <w:rFonts w:ascii="Arial" w:hAnsi="Arial" w:cs="Arial"/>
          <w:color w:val="000000"/>
          <w:highlight w:val="yellow"/>
        </w:rPr>
        <w:t>? How much can we say on potential other causes and what to do</w:t>
      </w:r>
      <w:r w:rsidR="002D7177" w:rsidRPr="007A0C48">
        <w:rPr>
          <w:rFonts w:ascii="Arial" w:hAnsi="Arial" w:cs="Arial"/>
          <w:color w:val="000000"/>
          <w:highlight w:val="yellow"/>
        </w:rPr>
        <w:t>]]]</w:t>
      </w:r>
    </w:p>
    <w:p w14:paraId="62E9297F" w14:textId="25E9D909" w:rsidR="002D7177" w:rsidRDefault="002D7177" w:rsidP="00580F14">
      <w:pPr>
        <w:spacing w:after="0" w:line="480" w:lineRule="auto"/>
        <w:jc w:val="both"/>
        <w:rPr>
          <w:rFonts w:ascii="Arial" w:hAnsi="Arial" w:cs="Arial"/>
          <w:color w:val="000000"/>
        </w:rPr>
      </w:pPr>
    </w:p>
    <w:p w14:paraId="1737F754" w14:textId="6C705C75" w:rsidR="002D7177" w:rsidRPr="00B934D8" w:rsidRDefault="00966D72" w:rsidP="00580F14">
      <w:pPr>
        <w:spacing w:after="0" w:line="480" w:lineRule="auto"/>
        <w:jc w:val="both"/>
        <w:rPr>
          <w:rFonts w:ascii="Arial" w:hAnsi="Arial" w:cs="Arial"/>
          <w:color w:val="000000"/>
          <w:rPrChange w:id="142" w:author="Parks, Robbie M" w:date="2020-05-13T13:30:00Z">
            <w:rPr>
              <w:rFonts w:ascii="Arial" w:hAnsi="Arial" w:cs="Arial"/>
            </w:rPr>
          </w:rPrChange>
        </w:rPr>
      </w:pPr>
      <w:ins w:id="143" w:author="Parks, Robbie M" w:date="2020-05-13T13:27:00Z">
        <w:r w:rsidRPr="00966D72">
          <w:rPr>
            <w:rFonts w:ascii="Arial" w:hAnsi="Arial" w:cs="Arial"/>
            <w:color w:val="000000"/>
          </w:rPr>
          <w:t xml:space="preserve">Our work highlights how </w:t>
        </w:r>
      </w:ins>
      <w:ins w:id="144" w:author="Parks, Robbie M" w:date="2020-05-13T13:28:00Z">
        <w:r>
          <w:rPr>
            <w:rFonts w:ascii="Arial" w:hAnsi="Arial" w:cs="Arial"/>
            <w:color w:val="000000"/>
          </w:rPr>
          <w:t xml:space="preserve">current estimates of </w:t>
        </w:r>
      </w:ins>
      <w:ins w:id="145" w:author="Parks, Robbie M" w:date="2020-05-13T13:30:00Z">
        <w:r w:rsidR="005C03D6">
          <w:rPr>
            <w:rFonts w:ascii="Arial" w:hAnsi="Arial" w:cs="Arial"/>
            <w:color w:val="000000"/>
          </w:rPr>
          <w:t xml:space="preserve">total excess </w:t>
        </w:r>
      </w:ins>
      <w:ins w:id="146" w:author="Parks, Robbie M" w:date="2020-05-13T13:27:00Z">
        <w:r w:rsidRPr="00966D72">
          <w:rPr>
            <w:rFonts w:ascii="Arial" w:hAnsi="Arial" w:cs="Arial"/>
            <w:color w:val="000000"/>
          </w:rPr>
          <w:t>deaths</w:t>
        </w:r>
      </w:ins>
      <w:ins w:id="147" w:author="Parks, Robbie M" w:date="2020-05-13T13:28:00Z">
        <w:r>
          <w:rPr>
            <w:rFonts w:ascii="Arial" w:hAnsi="Arial" w:cs="Arial"/>
            <w:color w:val="000000"/>
          </w:rPr>
          <w:t xml:space="preserve"> </w:t>
        </w:r>
      </w:ins>
      <w:ins w:id="148" w:author="Parks, Robbie M" w:date="2020-05-13T13:30:00Z">
        <w:r w:rsidR="005C03D6">
          <w:rPr>
            <w:rFonts w:ascii="Arial" w:hAnsi="Arial" w:cs="Arial"/>
            <w:color w:val="000000"/>
          </w:rPr>
          <w:t>during</w:t>
        </w:r>
      </w:ins>
      <w:ins w:id="149" w:author="Parks, Robbie M" w:date="2020-05-13T13:28:00Z">
        <w:r>
          <w:rPr>
            <w:rFonts w:ascii="Arial" w:hAnsi="Arial" w:cs="Arial"/>
            <w:color w:val="000000"/>
          </w:rPr>
          <w:t xml:space="preserve"> to the Covid-19 pandemic</w:t>
        </w:r>
      </w:ins>
      <w:ins w:id="150" w:author="Parks, Robbie M" w:date="2020-05-13T13:29:00Z">
        <w:r>
          <w:rPr>
            <w:rFonts w:ascii="Arial" w:hAnsi="Arial" w:cs="Arial"/>
            <w:color w:val="000000"/>
          </w:rPr>
          <w:t xml:space="preserve"> are likely underestimated, across sexes and age groups</w:t>
        </w:r>
        <w:r w:rsidR="00B934D8">
          <w:rPr>
            <w:rFonts w:ascii="Arial" w:hAnsi="Arial" w:cs="Arial"/>
            <w:color w:val="000000"/>
          </w:rPr>
          <w:t>.</w:t>
        </w:r>
      </w:ins>
      <w:ins w:id="151" w:author="Parks, Robbie M" w:date="2020-05-13T13:30:00Z">
        <w:r w:rsidR="00B934D8">
          <w:rPr>
            <w:rFonts w:ascii="Arial" w:hAnsi="Arial" w:cs="Arial"/>
            <w:color w:val="000000"/>
          </w:rPr>
          <w:t xml:space="preserve"> </w:t>
        </w:r>
      </w:ins>
      <w:ins w:id="152" w:author="Parks, Robbie M" w:date="2020-05-13T13:31:00Z">
        <w:r w:rsidR="007D4C34">
          <w:rPr>
            <w:rFonts w:ascii="Arial" w:hAnsi="Arial" w:cs="Arial"/>
            <w:color w:val="000000"/>
          </w:rPr>
          <w:t xml:space="preserve">We have obtained an estimate which can better inform decision makers on </w:t>
        </w:r>
      </w:ins>
      <w:ins w:id="153" w:author="Parks, Robbie M" w:date="2020-05-13T13:32:00Z">
        <w:r w:rsidR="007D4C34">
          <w:rPr>
            <w:rFonts w:ascii="Arial" w:hAnsi="Arial" w:cs="Arial"/>
            <w:color w:val="000000"/>
          </w:rPr>
          <w:t>the true cost of the pandemic</w:t>
        </w:r>
        <w:r w:rsidR="004919A8">
          <w:rPr>
            <w:rFonts w:ascii="Arial" w:hAnsi="Arial" w:cs="Arial"/>
            <w:color w:val="000000"/>
          </w:rPr>
          <w:t>.</w:t>
        </w:r>
      </w:ins>
      <w:ins w:id="154" w:author="Parks, Robbie M" w:date="2020-05-13T13:31:00Z">
        <w:r w:rsidR="007D4C34">
          <w:rPr>
            <w:rFonts w:ascii="Arial" w:hAnsi="Arial" w:cs="Arial"/>
            <w:color w:val="000000"/>
          </w:rPr>
          <w:t xml:space="preserve"> </w:t>
        </w:r>
      </w:ins>
      <w:ins w:id="155" w:author="Parks, Robbie M" w:date="2020-05-13T13:33:00Z">
        <w:r w:rsidR="0079435A">
          <w:rPr>
            <w:rFonts w:ascii="Arial" w:hAnsi="Arial" w:cs="Arial"/>
            <w:color w:val="000000"/>
          </w:rPr>
          <w:t xml:space="preserve">This will inform ongoing </w:t>
        </w:r>
      </w:ins>
      <w:ins w:id="156" w:author="Parks, Robbie M" w:date="2020-05-13T13:35:00Z">
        <w:r w:rsidR="005F24F9">
          <w:rPr>
            <w:rFonts w:ascii="Arial" w:hAnsi="Arial" w:cs="Arial"/>
            <w:color w:val="000000"/>
          </w:rPr>
          <w:t>planning and communication approaches for specific age-sex groups</w:t>
        </w:r>
      </w:ins>
      <w:ins w:id="157" w:author="Parks, Robbie M" w:date="2020-05-13T13:34:00Z">
        <w:r w:rsidR="0079435A">
          <w:rPr>
            <w:rFonts w:ascii="Arial" w:hAnsi="Arial" w:cs="Arial"/>
            <w:color w:val="000000"/>
          </w:rPr>
          <w:t xml:space="preserve">. </w:t>
        </w:r>
      </w:ins>
      <w:r w:rsidR="002D7177" w:rsidRPr="007A0C48">
        <w:rPr>
          <w:rFonts w:ascii="Arial" w:hAnsi="Arial" w:cs="Arial"/>
          <w:color w:val="000000"/>
          <w:highlight w:val="yellow"/>
        </w:rPr>
        <w:t>[[[how do we end?]]]</w:t>
      </w: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7D11BCAD"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 xml:space="preserve">developed and tested statistical methods with input from other authors. VK, RP, TR and JEB accessed, harmonised and analysed data. </w:t>
      </w:r>
      <w:r w:rsidR="003F787E">
        <w:rPr>
          <w:rFonts w:ascii="Arial" w:hAnsi="Arial" w:cs="Arial"/>
        </w:rPr>
        <w:t xml:space="preserve">VK 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commentRangeStart w:id="158"/>
      <w:r w:rsidRPr="00581B40">
        <w:rPr>
          <w:rFonts w:ascii="Arial" w:hAnsi="Arial" w:cs="Arial"/>
          <w:b/>
          <w:bCs/>
        </w:rPr>
        <w:t>Declaration of interest</w:t>
      </w:r>
      <w:commentRangeEnd w:id="158"/>
      <w:r>
        <w:rPr>
          <w:rStyle w:val="CommentReference"/>
        </w:rPr>
        <w:commentReference w:id="158"/>
      </w:r>
    </w:p>
    <w:p w14:paraId="2112C670" w14:textId="3FDCD840" w:rsidR="00D615B2"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Scor, outside the submitted work. </w:t>
      </w:r>
      <w:r w:rsidR="00D615B2">
        <w:rPr>
          <w:rFonts w:ascii="Arial" w:hAnsi="Arial" w:cs="Arial"/>
        </w:rPr>
        <w:br w:type="page"/>
      </w:r>
    </w:p>
    <w:p w14:paraId="7780B2E9" w14:textId="53783E33"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Weekly number of deaths by age group from January 2010 through April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 xml:space="preserve">posterior </w:t>
      </w:r>
      <w:del w:id="159" w:author="Parks, Robbie M" w:date="2020-05-13T11:46:00Z">
        <w:r w:rsidR="00D87A58" w:rsidDel="00BB59C5">
          <w:rPr>
            <w:rFonts w:ascii="Arial" w:hAnsi="Arial" w:cs="Arial"/>
          </w:rPr>
          <w:delText xml:space="preserve"> </w:delText>
        </w:r>
      </w:del>
      <w:r w:rsidR="00D87A58">
        <w:rPr>
          <w:rFonts w:ascii="Arial" w:hAnsi="Arial" w:cs="Arial"/>
        </w:rPr>
        <w:t>distribution</w:t>
      </w:r>
      <w:r w:rsidR="00CD21FF">
        <w:rPr>
          <w:rFonts w:ascii="Arial" w:hAnsi="Arial" w:cs="Arial"/>
        </w:rPr>
        <w:t xml:space="preserve"> of how many deaths would </w:t>
      </w:r>
      <w:ins w:id="160" w:author="Parks, Robbie M" w:date="2020-05-13T13:36:00Z">
        <w:r w:rsidR="00EC79C2">
          <w:rPr>
            <w:rFonts w:ascii="Arial" w:hAnsi="Arial" w:cs="Arial"/>
          </w:rPr>
          <w:t xml:space="preserve">have </w:t>
        </w:r>
      </w:ins>
      <w:r w:rsidR="00D87A58">
        <w:rPr>
          <w:rFonts w:ascii="Arial" w:hAnsi="Arial" w:cs="Arial"/>
        </w:rPr>
        <w:t>occurred</w:t>
      </w:r>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10% (dark grey) to </w:t>
      </w:r>
      <w:commentRangeStart w:id="161"/>
      <w:r w:rsidR="00865A93" w:rsidRPr="00865A93">
        <w:rPr>
          <w:rFonts w:ascii="Arial" w:hAnsi="Arial" w:cs="Arial"/>
        </w:rPr>
        <w:t>9</w:t>
      </w:r>
      <w:r w:rsidR="000B117D">
        <w:rPr>
          <w:rFonts w:ascii="Arial" w:hAnsi="Arial" w:cs="Arial"/>
        </w:rPr>
        <w:t>0</w:t>
      </w:r>
      <w:r w:rsidR="00865A93" w:rsidRPr="00865A93">
        <w:rPr>
          <w:rFonts w:ascii="Arial" w:hAnsi="Arial" w:cs="Arial"/>
        </w:rPr>
        <w:t xml:space="preserve">% </w:t>
      </w:r>
      <w:commentRangeEnd w:id="161"/>
      <w:r w:rsidR="000B117D">
        <w:rPr>
          <w:rStyle w:val="CommentReference"/>
        </w:rPr>
        <w:commentReference w:id="161"/>
      </w:r>
      <w:r w:rsidR="00865A93" w:rsidRPr="00865A93">
        <w:rPr>
          <w:rFonts w:ascii="Arial" w:hAnsi="Arial" w:cs="Arial"/>
        </w:rPr>
        <w:t>(light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30534C7E" w:rsidR="00CD21FF" w:rsidRDefault="0007782C" w:rsidP="00CD21FF">
      <w:pPr>
        <w:spacing w:after="0" w:line="480" w:lineRule="auto"/>
        <w:jc w:val="both"/>
        <w:rPr>
          <w:rFonts w:ascii="Arial" w:hAnsi="Arial" w:cs="Arial"/>
        </w:rPr>
      </w:pPr>
      <w:r w:rsidRPr="00B87D4C">
        <w:rPr>
          <w:rFonts w:ascii="Arial" w:hAnsi="Arial" w:cs="Arial"/>
        </w:rPr>
        <w:br w:type="page"/>
      </w:r>
      <w:bookmarkStart w:id="162" w:name="_Hlk40080058"/>
      <w:r w:rsidR="00CF7EF5" w:rsidRPr="001B7023">
        <w:rPr>
          <w:rFonts w:ascii="Arial" w:hAnsi="Arial" w:cs="Arial"/>
          <w:b/>
        </w:rPr>
        <w:lastRenderedPageBreak/>
        <w:t xml:space="preserve">Figure </w:t>
      </w:r>
      <w:r w:rsidR="001D1778" w:rsidRPr="001B7023">
        <w:rPr>
          <w:rFonts w:ascii="Arial" w:hAnsi="Arial" w:cs="Arial"/>
          <w:b/>
        </w:rPr>
        <w:t>2</w:t>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Weekly number of deaths by age group from January 2020 through April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del w:id="163" w:author="Parks, Robbie M" w:date="2020-05-13T11:46:00Z">
        <w:r w:rsidR="00CD21FF" w:rsidDel="00BB59C5">
          <w:rPr>
            <w:rFonts w:ascii="Arial" w:hAnsi="Arial" w:cs="Arial"/>
          </w:rPr>
          <w:delText xml:space="preserve"> </w:delText>
        </w:r>
      </w:del>
      <w:r w:rsidR="00CD21FF">
        <w:rPr>
          <w:rFonts w:ascii="Arial" w:hAnsi="Arial" w:cs="Arial"/>
        </w:rPr>
        <w:t xml:space="preserve">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from 10% (dark grey) to 9</w:t>
      </w:r>
      <w:r w:rsidR="000B117D">
        <w:rPr>
          <w:rFonts w:ascii="Arial" w:hAnsi="Arial" w:cs="Arial"/>
        </w:rPr>
        <w:t>0</w:t>
      </w:r>
      <w:r w:rsidR="00CD21FF" w:rsidRPr="00865A93">
        <w:rPr>
          <w:rFonts w:ascii="Arial" w:hAnsi="Arial" w:cs="Arial"/>
        </w:rPr>
        <w:t>% (light grey)</w:t>
      </w:r>
      <w:r w:rsidR="00CD21FF">
        <w:rPr>
          <w:rFonts w:ascii="Arial" w:hAnsi="Arial" w:cs="Arial"/>
        </w:rPr>
        <w:t>.</w:t>
      </w:r>
      <w:bookmarkEnd w:id="162"/>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68369DA6"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weekly number of deaths due to Covid-1</w:t>
      </w:r>
      <w:r w:rsidR="00D379D2">
        <w:rPr>
          <w:rFonts w:ascii="Arial" w:hAnsi="Arial" w:cs="Arial"/>
        </w:rPr>
        <w:t>9</w:t>
      </w:r>
      <w:r>
        <w:rPr>
          <w:rFonts w:ascii="Arial" w:hAnsi="Arial" w:cs="Arial"/>
        </w:rPr>
        <w:t xml:space="preserve"> pandemic from February 2020 through April 2020. 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from 10% (dark grey) to 95% (light grey)</w:t>
      </w:r>
      <w:r>
        <w:rPr>
          <w:rFonts w:ascii="Arial" w:hAnsi="Arial" w:cs="Arial"/>
        </w:rPr>
        <w:t>.</w:t>
      </w:r>
      <w:r w:rsidR="00D379D2">
        <w:rPr>
          <w:rFonts w:ascii="Arial" w:hAnsi="Arial" w:cs="Arial"/>
        </w:rPr>
        <w:t xml:space="preserve"> The red points 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272FA20" w14:textId="1FF27478" w:rsidR="007B572B" w:rsidRDefault="007B572B">
      <w:pPr>
        <w:rPr>
          <w:rFonts w:ascii="Arial" w:hAnsi="Arial" w:cs="Arial"/>
        </w:rPr>
      </w:pPr>
      <w:r>
        <w:rPr>
          <w:rFonts w:ascii="Arial" w:hAnsi="Arial" w:cs="Arial"/>
        </w:rPr>
        <w:br w:type="page"/>
      </w:r>
    </w:p>
    <w:p w14:paraId="69F44B6A" w14:textId="5FD70F34" w:rsidR="00DC5358" w:rsidRDefault="00C95138" w:rsidP="00DC5358">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4</w:t>
      </w:r>
      <w:r w:rsidRPr="001B7023">
        <w:rPr>
          <w:rFonts w:ascii="Arial" w:hAnsi="Arial" w:cs="Arial"/>
          <w:b/>
        </w:rPr>
        <w:t>.</w:t>
      </w:r>
      <w:r w:rsidRPr="00B87D4C">
        <w:rPr>
          <w:rFonts w:ascii="Arial" w:hAnsi="Arial" w:cs="Arial"/>
        </w:rPr>
        <w:t xml:space="preserve"> </w:t>
      </w:r>
      <w:r w:rsidRPr="00C95138">
        <w:rPr>
          <w:rFonts w:ascii="Arial" w:hAnsi="Arial" w:cs="Arial"/>
        </w:rPr>
        <w:t xml:space="preserve">Posterior distribution of </w:t>
      </w:r>
      <w:r w:rsidR="00DC5358">
        <w:rPr>
          <w:rFonts w:ascii="Arial" w:hAnsi="Arial" w:cs="Arial"/>
        </w:rPr>
        <w:t xml:space="preserve">the cumulative number of </w:t>
      </w:r>
      <w:r w:rsidR="001F58C1">
        <w:rPr>
          <w:rFonts w:ascii="Arial" w:hAnsi="Arial" w:cs="Arial"/>
        </w:rPr>
        <w:t xml:space="preserve">excess </w:t>
      </w:r>
      <w:r w:rsidR="00DC5358">
        <w:rPr>
          <w:rFonts w:ascii="Arial" w:hAnsi="Arial" w:cs="Arial"/>
        </w:rPr>
        <w:t xml:space="preserve">deaths due to Covid-19 pandemic from February 2020 through April 2020. </w:t>
      </w:r>
      <w:r w:rsidR="001F58C1">
        <w:rPr>
          <w:rFonts w:ascii="Arial" w:hAnsi="Arial" w:cs="Arial"/>
        </w:rPr>
        <w:t>Gold</w:t>
      </w:r>
      <w:r w:rsidR="00DC5358" w:rsidRPr="00DC5358">
        <w:rPr>
          <w:rFonts w:ascii="Arial" w:hAnsi="Arial" w:cs="Arial"/>
        </w:rPr>
        <w:t xml:space="preserve"> dots show the posterior medians.</w:t>
      </w:r>
      <w:r w:rsidR="00DC5358">
        <w:rPr>
          <w:rFonts w:ascii="Arial" w:hAnsi="Arial" w:cs="Arial"/>
        </w:rPr>
        <w:t xml:space="preserve"> </w:t>
      </w:r>
      <w:r w:rsidR="001F58C1">
        <w:rPr>
          <w:rFonts w:ascii="Arial" w:hAnsi="Arial" w:cs="Arial"/>
        </w:rPr>
        <w:t>(A) All excess deaths. (B) Non-covid excess deaths.</w:t>
      </w: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2"/>
      <w:headerReference w:type="default" r:id="rId13"/>
      <w:footerReference w:type="even"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2" w:author="Ezzati, Majid" w:date="2020-05-12T11:37:00Z" w:initials="EM">
    <w:p w14:paraId="362FD275" w14:textId="476CD079" w:rsidR="0040641D" w:rsidRDefault="0040641D">
      <w:pPr>
        <w:pStyle w:val="CommentText"/>
      </w:pPr>
      <w:r>
        <w:rPr>
          <w:rStyle w:val="CommentReference"/>
        </w:rPr>
        <w:annotationRef/>
      </w:r>
      <w:r>
        <w:t>All: OK? Reword as needed</w:t>
      </w:r>
    </w:p>
  </w:comment>
  <w:comment w:id="28" w:author="Ezzati, Majid" w:date="2020-05-12T11:34:00Z" w:initials="EM">
    <w:p w14:paraId="62362C6C" w14:textId="77777777" w:rsidR="0040641D" w:rsidRDefault="0040641D" w:rsidP="009B1F02">
      <w:pPr>
        <w:pStyle w:val="CommentText"/>
      </w:pPr>
      <w:r>
        <w:rPr>
          <w:rStyle w:val="CommentReference"/>
        </w:rPr>
        <w:annotationRef/>
      </w:r>
      <w:r>
        <w:t>Vasilis: OK?</w:t>
      </w:r>
    </w:p>
  </w:comment>
  <w:comment w:id="31" w:author="Ezzati, Majid" w:date="2020-05-12T15:30:00Z" w:initials="EM">
    <w:p w14:paraId="441E843E" w14:textId="54C451A4" w:rsidR="0040641D" w:rsidRDefault="0040641D">
      <w:pPr>
        <w:pStyle w:val="CommentText"/>
      </w:pPr>
      <w:r>
        <w:rPr>
          <w:rStyle w:val="CommentReference"/>
        </w:rPr>
        <w:annotationRef/>
      </w:r>
      <w:r>
        <w:t>Vasilis: is it correct that AR was on the random intercepts?</w:t>
      </w:r>
    </w:p>
  </w:comment>
  <w:comment w:id="32" w:author="Parks, Robbie M" w:date="2020-05-13T12:19:00Z" w:initials="PRM">
    <w:p w14:paraId="1F1D60FD" w14:textId="7E3CB864" w:rsidR="00BB672E" w:rsidRDefault="00BB672E">
      <w:pPr>
        <w:pStyle w:val="CommentText"/>
      </w:pPr>
      <w:r>
        <w:rPr>
          <w:rStyle w:val="CommentReference"/>
        </w:rPr>
        <w:annotationRef/>
      </w:r>
      <w:r>
        <w:t xml:space="preserve">I would avoid ‘prior’ in Bayesian </w:t>
      </w:r>
      <w:r w:rsidR="005E14EF">
        <w:t>paper for all but priors</w:t>
      </w:r>
    </w:p>
  </w:comment>
  <w:comment w:id="37" w:author="Parks, Robbie M" w:date="2020-05-13T12:22:00Z" w:initials="PRM">
    <w:p w14:paraId="3CD2671A" w14:textId="1AB8F36B" w:rsidR="0093794E" w:rsidRDefault="0093794E">
      <w:pPr>
        <w:pStyle w:val="CommentText"/>
      </w:pPr>
      <w:r>
        <w:rPr>
          <w:rStyle w:val="CommentReference"/>
        </w:rPr>
        <w:annotationRef/>
      </w:r>
      <w:r>
        <w:t>‘Seasonal’ might lead people to think we’re taking seasonal anomalies, when we are taking weekly anomalies</w:t>
      </w:r>
    </w:p>
  </w:comment>
  <w:comment w:id="61" w:author="Parks, Robbie M" w:date="2020-05-13T13:40:00Z" w:initials="PRM">
    <w:p w14:paraId="3E5A605B" w14:textId="2CBEADF9" w:rsidR="0026168C" w:rsidRDefault="0026168C">
      <w:pPr>
        <w:pStyle w:val="CommentText"/>
      </w:pPr>
      <w:r>
        <w:rPr>
          <w:rStyle w:val="CommentReference"/>
        </w:rPr>
        <w:annotationRef/>
      </w:r>
      <w:r>
        <w:t>Is it worth adding the model combination matrix to supplementary</w:t>
      </w:r>
      <w:r w:rsidR="00D60361">
        <w:t>?</w:t>
      </w:r>
    </w:p>
  </w:comment>
  <w:comment w:id="68" w:author="Ezzati, Majid" w:date="2020-05-12T11:42:00Z" w:initials="EM">
    <w:p w14:paraId="476936AB" w14:textId="626CE358" w:rsidR="0040641D" w:rsidRDefault="0040641D">
      <w:pPr>
        <w:pStyle w:val="CommentText"/>
      </w:pPr>
      <w:r>
        <w:rPr>
          <w:rStyle w:val="CommentReference"/>
        </w:rPr>
        <w:annotationRef/>
      </w:r>
      <w:r>
        <w:t>To fill</w:t>
      </w:r>
    </w:p>
  </w:comment>
  <w:comment w:id="70" w:author="Ezzati, Majid" w:date="2020-04-30T10:58:00Z" w:initials="EM">
    <w:p w14:paraId="6779EF1E" w14:textId="0FA0454F" w:rsidR="0040641D" w:rsidRDefault="0040641D">
      <w:pPr>
        <w:pStyle w:val="CommentText"/>
      </w:pPr>
      <w:r>
        <w:rPr>
          <w:rStyle w:val="CommentReference"/>
        </w:rPr>
        <w:annotationRef/>
      </w:r>
      <w:r>
        <w:t>However long we do or give number of weeks</w:t>
      </w:r>
    </w:p>
  </w:comment>
  <w:comment w:id="71" w:author="Parks, Robbie M" w:date="2020-05-13T12:35:00Z" w:initials="PRM">
    <w:p w14:paraId="27986FF1" w14:textId="5F28F39E" w:rsidR="00CB4527" w:rsidRDefault="00CB4527">
      <w:pPr>
        <w:pStyle w:val="CommentText"/>
      </w:pPr>
      <w:r>
        <w:rPr>
          <w:rStyle w:val="CommentReference"/>
        </w:rPr>
        <w:annotationRef/>
      </w:r>
      <w:r>
        <w:t xml:space="preserve">Either we use ‘to’ or ‘through’, but not both </w:t>
      </w:r>
      <w:r w:rsidR="006F271B">
        <w:t>interchangeably</w:t>
      </w:r>
      <w:r w:rsidR="0078491C">
        <w:t>, or am I misunderstanding?</w:t>
      </w:r>
      <w:r w:rsidR="00582316">
        <w:t xml:space="preserve"> I would go with ‘to’</w:t>
      </w:r>
    </w:p>
  </w:comment>
  <w:comment w:id="72" w:author="Ezzati, Majid" w:date="2020-05-12T11:46:00Z" w:initials="EM">
    <w:p w14:paraId="5F21C600" w14:textId="6A105CE9" w:rsidR="0040641D" w:rsidRDefault="0040641D">
      <w:pPr>
        <w:pStyle w:val="CommentText"/>
      </w:pPr>
      <w:r>
        <w:rPr>
          <w:rStyle w:val="CommentReference"/>
        </w:rPr>
        <w:annotationRef/>
      </w:r>
      <w:r>
        <w:t>same</w:t>
      </w:r>
    </w:p>
  </w:comment>
  <w:comment w:id="74" w:author="Ezzati, Majid" w:date="2020-05-12T11:46:00Z" w:initials="EM">
    <w:p w14:paraId="0F3F24B5" w14:textId="77777777" w:rsidR="0040641D" w:rsidRDefault="0040641D" w:rsidP="00192C1F">
      <w:pPr>
        <w:pStyle w:val="CommentText"/>
      </w:pPr>
      <w:r>
        <w:rPr>
          <w:rStyle w:val="CommentReference"/>
        </w:rPr>
        <w:annotationRef/>
      </w:r>
      <w:r>
        <w:t>same</w:t>
      </w:r>
    </w:p>
  </w:comment>
  <w:comment w:id="76" w:author="Ezzati, Majid" w:date="2020-05-12T11:46:00Z" w:initials="EM">
    <w:p w14:paraId="1CCD22AE" w14:textId="77777777" w:rsidR="0040641D" w:rsidRDefault="0040641D" w:rsidP="00192C1F">
      <w:pPr>
        <w:pStyle w:val="CommentText"/>
      </w:pPr>
      <w:r>
        <w:rPr>
          <w:rStyle w:val="CommentReference"/>
        </w:rPr>
        <w:annotationRef/>
      </w:r>
      <w:r>
        <w:t>same</w:t>
      </w:r>
    </w:p>
  </w:comment>
  <w:comment w:id="85" w:author="Ezzati, Majid" w:date="2020-05-12T22:28:00Z" w:initials="EM">
    <w:p w14:paraId="6ADEA171" w14:textId="5B985D09" w:rsidR="0040641D" w:rsidRDefault="0040641D">
      <w:pPr>
        <w:pStyle w:val="CommentText"/>
      </w:pPr>
      <w:r>
        <w:rPr>
          <w:rStyle w:val="CommentReference"/>
        </w:rPr>
        <w:annotationRef/>
      </w:r>
      <w:r>
        <w:t xml:space="preserve">range for all these age-sex groups </w:t>
      </w:r>
    </w:p>
  </w:comment>
  <w:comment w:id="89" w:author="Ezzati, Majid" w:date="2020-05-12T21:06:00Z" w:initials="EM">
    <w:p w14:paraId="51695D8D" w14:textId="05340BB0" w:rsidR="0040641D" w:rsidRDefault="0040641D">
      <w:pPr>
        <w:pStyle w:val="CommentText"/>
      </w:pPr>
      <w:r>
        <w:rPr>
          <w:rStyle w:val="CommentReference"/>
        </w:rPr>
        <w:annotationRef/>
      </w:r>
      <w:r>
        <w:t>range across all 4 age-sex groups probably cumulative</w:t>
      </w:r>
    </w:p>
  </w:comment>
  <w:comment w:id="90" w:author="Parks, Robbie M" w:date="2020-05-13T12:46:00Z" w:initials="PRM">
    <w:p w14:paraId="18EDAA0A" w14:textId="7B470031" w:rsidR="005B3554" w:rsidRDefault="005B3554">
      <w:pPr>
        <w:pStyle w:val="CommentText"/>
      </w:pPr>
      <w:r>
        <w:rPr>
          <w:rStyle w:val="CommentReference"/>
        </w:rPr>
        <w:annotationRef/>
      </w:r>
      <w:r>
        <w:t>Inconsistency in whether we say ‘Covid/non-Covid deaths’ or ‘Covid-19/non-Covid-19 deaths’. Let’s just pick one and stay consistent.</w:t>
      </w:r>
    </w:p>
  </w:comment>
  <w:comment w:id="94" w:author="Ezzati, Majid" w:date="2020-05-12T16:48:00Z" w:initials="EM">
    <w:p w14:paraId="36AB6959" w14:textId="28E8A3F8" w:rsidR="0040641D" w:rsidRDefault="0040641D">
      <w:pPr>
        <w:pStyle w:val="CommentText"/>
      </w:pPr>
      <w:r>
        <w:rPr>
          <w:rStyle w:val="CommentReference"/>
        </w:rPr>
        <w:annotationRef/>
      </w:r>
      <w:r>
        <w:t>the last two weeks of March</w:t>
      </w:r>
    </w:p>
  </w:comment>
  <w:comment w:id="99" w:author="Ezzati, Majid" w:date="2020-05-13T09:22:00Z" w:initials="EM">
    <w:p w14:paraId="1931AF1E" w14:textId="36669758" w:rsidR="0040641D" w:rsidRDefault="0040641D">
      <w:pPr>
        <w:pStyle w:val="CommentText"/>
      </w:pPr>
      <w:r>
        <w:rPr>
          <w:rStyle w:val="CommentReference"/>
        </w:rPr>
        <w:annotationRef/>
      </w:r>
      <w:r>
        <w:t>Sum of upper bounds</w:t>
      </w:r>
    </w:p>
  </w:comment>
  <w:comment w:id="101" w:author="Ezzati, Majid" w:date="2020-05-13T09:17:00Z" w:initials="EM">
    <w:p w14:paraId="4B434474" w14:textId="77777777" w:rsidR="0040641D" w:rsidRDefault="0040641D" w:rsidP="00AD3A85">
      <w:pPr>
        <w:pStyle w:val="CommentText"/>
      </w:pPr>
      <w:bookmarkStart w:id="102" w:name="_Hlk40189389"/>
      <w:r>
        <w:rPr>
          <w:rStyle w:val="CommentReference"/>
        </w:rPr>
        <w:annotationRef/>
      </w:r>
      <w:r>
        <w:t>33,365. I have rounded everything else. Should this be rounded.</w:t>
      </w:r>
    </w:p>
    <w:bookmarkEnd w:id="102"/>
  </w:comment>
  <w:comment w:id="105" w:author="Ezzati, Majid" w:date="2020-05-13T13:45:00Z" w:initials="EM">
    <w:p w14:paraId="72527943" w14:textId="0B787060" w:rsidR="00EC632D" w:rsidRDefault="00EC632D">
      <w:pPr>
        <w:pStyle w:val="CommentText"/>
      </w:pPr>
      <w:r>
        <w:rPr>
          <w:rStyle w:val="CommentReference"/>
        </w:rPr>
        <w:annotationRef/>
      </w:r>
      <w:r>
        <w:t>is this true? And is it relevant</w:t>
      </w:r>
    </w:p>
  </w:comment>
  <w:comment w:id="106" w:author="Ezzati, Majid" w:date="2020-05-13T14:23:00Z" w:initials="EM">
    <w:p w14:paraId="44E18639" w14:textId="5B695E50" w:rsidR="00841E38" w:rsidRDefault="00841E38">
      <w:pPr>
        <w:pStyle w:val="CommentText"/>
      </w:pPr>
      <w:r>
        <w:rPr>
          <w:rStyle w:val="CommentReference"/>
        </w:rPr>
        <w:annotationRef/>
      </w:r>
      <w:r>
        <w:t>cite Raftery</w:t>
      </w:r>
    </w:p>
  </w:comment>
  <w:comment w:id="109" w:author="Parks, Robbie M" w:date="2020-05-13T13:17:00Z" w:initials="PRM">
    <w:p w14:paraId="5D5BC05D" w14:textId="1C82DBA1" w:rsidR="000C77D8" w:rsidRDefault="000C77D8" w:rsidP="000C77D8">
      <w:r>
        <w:rPr>
          <w:rStyle w:val="CommentReference"/>
        </w:rPr>
        <w:annotationRef/>
      </w:r>
      <w:r>
        <w:t xml:space="preserve">e.g., </w:t>
      </w:r>
      <w:hyperlink r:id="rId1" w:history="1">
        <w:r w:rsidR="00941DD8" w:rsidRPr="00514344">
          <w:rPr>
            <w:rStyle w:val="Hyperlink"/>
          </w:rPr>
          <w:t>https://jamanetwork.com/journals/jama/fullarticle/2766098</w:t>
        </w:r>
      </w:hyperlink>
    </w:p>
    <w:p w14:paraId="088DB597" w14:textId="23EF89A0" w:rsidR="000C77D8" w:rsidRDefault="000C77D8">
      <w:pPr>
        <w:pStyle w:val="CommentText"/>
      </w:pPr>
    </w:p>
  </w:comment>
  <w:comment w:id="113" w:author="Ezzati, Majid" w:date="2020-05-12T21:41:00Z" w:initials="EM">
    <w:p w14:paraId="140A77C3" w14:textId="2B196263" w:rsidR="0040641D" w:rsidRDefault="0040641D" w:rsidP="00BD002B">
      <w:pPr>
        <w:pStyle w:val="CommentText"/>
      </w:pPr>
      <w:r>
        <w:rPr>
          <w:rStyle w:val="CommentReference"/>
        </w:rPr>
        <w:annotationRef/>
      </w:r>
      <w:hyperlink r:id="rId2" w:history="1">
        <w:r w:rsidR="002D7177" w:rsidRPr="00A07272">
          <w:rPr>
            <w:rStyle w:val="Hyperlink"/>
          </w:rPr>
          <w:t>https://www.nytimes.com/2020/04/22/us/coronavirus-first-united-states-death.html</w:t>
        </w:r>
      </w:hyperlink>
    </w:p>
    <w:p w14:paraId="4290549A" w14:textId="77777777" w:rsidR="002D7177" w:rsidRDefault="002D7177" w:rsidP="00BD002B">
      <w:pPr>
        <w:pStyle w:val="CommentText"/>
      </w:pPr>
    </w:p>
    <w:p w14:paraId="4B17CE0B" w14:textId="77777777" w:rsidR="002D7177" w:rsidRDefault="002D7177" w:rsidP="00BD002B">
      <w:pPr>
        <w:pStyle w:val="CommentText"/>
      </w:pPr>
    </w:p>
    <w:p w14:paraId="0FC91D5D" w14:textId="69E5AB01" w:rsidR="002D7177" w:rsidRDefault="002D7177" w:rsidP="00BD002B">
      <w:pPr>
        <w:pStyle w:val="CommentText"/>
      </w:pPr>
      <w:r>
        <w:t>any other citations on this?</w:t>
      </w:r>
    </w:p>
  </w:comment>
  <w:comment w:id="114" w:author="Parks, Robbie M" w:date="2020-05-13T12:59:00Z" w:initials="PRM">
    <w:p w14:paraId="57AFAF51" w14:textId="77777777" w:rsidR="00C82FA4" w:rsidRDefault="00C82FA4">
      <w:pPr>
        <w:pStyle w:val="CommentText"/>
      </w:pPr>
      <w:r>
        <w:rPr>
          <w:rStyle w:val="CommentReference"/>
        </w:rPr>
        <w:annotationRef/>
      </w:r>
      <w:r>
        <w:t>Yes from colleagues at Columbia Mailman:</w:t>
      </w:r>
    </w:p>
    <w:p w14:paraId="14070CEB" w14:textId="77777777" w:rsidR="00C82FA4" w:rsidRDefault="00C82FA4">
      <w:pPr>
        <w:pStyle w:val="CommentText"/>
      </w:pPr>
    </w:p>
    <w:p w14:paraId="3207A49C" w14:textId="77777777" w:rsidR="00C82FA4" w:rsidRDefault="00C82FA4" w:rsidP="00C82FA4">
      <w:hyperlink r:id="rId3" w:history="1">
        <w:r>
          <w:rPr>
            <w:rStyle w:val="Hyperlink"/>
          </w:rPr>
          <w:t>https://science.sciencemag.org/content/368/6490/489/tab-article-info</w:t>
        </w:r>
      </w:hyperlink>
    </w:p>
    <w:p w14:paraId="2187F663" w14:textId="77777777" w:rsidR="00C82FA4" w:rsidRDefault="00C82FA4">
      <w:pPr>
        <w:pStyle w:val="CommentText"/>
      </w:pPr>
    </w:p>
    <w:p w14:paraId="49C95621" w14:textId="627298B1" w:rsidR="00C82FA4" w:rsidRDefault="00C82FA4">
      <w:pPr>
        <w:pStyle w:val="CommentText"/>
      </w:pPr>
      <w:r>
        <w:t>Jeff Shaman incidentally was the senior editor on the PLOS Medicine pollution paper in 2019, a very nice guy</w:t>
      </w:r>
    </w:p>
  </w:comment>
  <w:comment w:id="115" w:author="Parks, Robbie M" w:date="2020-05-13T13:03:00Z" w:initials="PRM">
    <w:p w14:paraId="477A6605" w14:textId="24CAE04B" w:rsidR="000B53EC" w:rsidRDefault="000B53EC">
      <w:pPr>
        <w:pStyle w:val="CommentText"/>
      </w:pPr>
      <w:r>
        <w:rPr>
          <w:rStyle w:val="CommentReference"/>
        </w:rPr>
        <w:annotationRef/>
      </w:r>
      <w:r>
        <w:t>Slightly softer than ‘misrepresented’</w:t>
      </w:r>
    </w:p>
  </w:comment>
  <w:comment w:id="139" w:author="Parks, Robbie M" w:date="2020-05-13T13:21:00Z" w:initials="PRM">
    <w:p w14:paraId="0C2B1BFC" w14:textId="77777777" w:rsidR="00941DD8" w:rsidRDefault="00941DD8">
      <w:pPr>
        <w:pStyle w:val="CommentText"/>
      </w:pPr>
      <w:r>
        <w:rPr>
          <w:rStyle w:val="CommentReference"/>
        </w:rPr>
        <w:annotationRef/>
      </w:r>
      <w:r>
        <w:t>Eg.</w:t>
      </w:r>
    </w:p>
    <w:p w14:paraId="0318A039" w14:textId="77777777" w:rsidR="00941DD8" w:rsidRDefault="00941DD8">
      <w:pPr>
        <w:pStyle w:val="CommentText"/>
      </w:pPr>
    </w:p>
    <w:p w14:paraId="49EF1BE0" w14:textId="77777777" w:rsidR="00941DD8" w:rsidRDefault="00941DD8" w:rsidP="00941DD8">
      <w:hyperlink r:id="rId4" w:history="1">
        <w:r>
          <w:rPr>
            <w:rStyle w:val="Hyperlink"/>
          </w:rPr>
          <w:t>https://www.washingtonpost.com/health/patients-with-heart-attacks-strokes-and-even-appendicitis-vanish-from-hospitals/2020/04/19/9ca3ef24-7eb4-11ea-9040-68981f488eed_story.html</w:t>
        </w:r>
      </w:hyperlink>
    </w:p>
    <w:p w14:paraId="233628E1" w14:textId="77777777" w:rsidR="00941DD8" w:rsidRDefault="00941DD8">
      <w:pPr>
        <w:pStyle w:val="CommentText"/>
      </w:pPr>
    </w:p>
    <w:p w14:paraId="27C6A75B" w14:textId="33381439" w:rsidR="00941DD8" w:rsidRDefault="00941DD8" w:rsidP="00941DD8">
      <w:hyperlink r:id="rId5" w:history="1">
        <w:r>
          <w:rPr>
            <w:rStyle w:val="Hyperlink"/>
          </w:rPr>
          <w:t>https://www.reuters.com/investigates/special-report/health-coronavirus-usa-cost/</w:t>
        </w:r>
      </w:hyperlink>
    </w:p>
  </w:comment>
  <w:comment w:id="158" w:author="Ezzati, Majid" w:date="2020-05-12T21:29:00Z" w:initials="EM">
    <w:p w14:paraId="1660D802" w14:textId="7DC3EE84" w:rsidR="0040641D" w:rsidRDefault="0040641D">
      <w:pPr>
        <w:pStyle w:val="CommentText"/>
      </w:pPr>
      <w:r>
        <w:rPr>
          <w:rStyle w:val="CommentReference"/>
        </w:rPr>
        <w:annotationRef/>
      </w:r>
      <w:r>
        <w:t xml:space="preserve">Jonny: to please add any role in terms of government advising </w:t>
      </w:r>
      <w:r w:rsidR="009536C6">
        <w:t>if it is beyond personal conversations</w:t>
      </w:r>
    </w:p>
  </w:comment>
  <w:comment w:id="161" w:author="Ezzati, Majid" w:date="2020-05-12T21:34:00Z" w:initials="EM">
    <w:p w14:paraId="0E76B808" w14:textId="5C5F3CBF" w:rsidR="0040641D" w:rsidRDefault="0040641D">
      <w:pPr>
        <w:pStyle w:val="CommentText"/>
      </w:pPr>
      <w:r>
        <w:rPr>
          <w:rStyle w:val="CommentReference"/>
        </w:rPr>
        <w:annotationRef/>
      </w:r>
      <w:r>
        <w:t>Or 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62FD275" w15:done="0"/>
  <w15:commentEx w15:paraId="62362C6C" w15:done="0"/>
  <w15:commentEx w15:paraId="441E843E" w15:done="0"/>
  <w15:commentEx w15:paraId="1F1D60FD" w15:done="0"/>
  <w15:commentEx w15:paraId="3CD2671A" w15:done="0"/>
  <w15:commentEx w15:paraId="3E5A605B" w15:done="0"/>
  <w15:commentEx w15:paraId="476936AB" w15:done="0"/>
  <w15:commentEx w15:paraId="6779EF1E" w15:done="0"/>
  <w15:commentEx w15:paraId="27986FF1" w15:done="0"/>
  <w15:commentEx w15:paraId="5F21C600" w15:done="0"/>
  <w15:commentEx w15:paraId="0F3F24B5" w15:done="0"/>
  <w15:commentEx w15:paraId="1CCD22AE" w15:done="0"/>
  <w15:commentEx w15:paraId="6ADEA171" w15:done="0"/>
  <w15:commentEx w15:paraId="51695D8D" w15:done="0"/>
  <w15:commentEx w15:paraId="18EDAA0A" w15:done="0"/>
  <w15:commentEx w15:paraId="36AB6959" w15:done="0"/>
  <w15:commentEx w15:paraId="1931AF1E" w15:done="0"/>
  <w15:commentEx w15:paraId="4B434474" w15:done="0"/>
  <w15:commentEx w15:paraId="72527943" w15:done="0"/>
  <w15:commentEx w15:paraId="44E18639" w15:done="0"/>
  <w15:commentEx w15:paraId="088DB597" w15:done="0"/>
  <w15:commentEx w15:paraId="0FC91D5D" w15:done="0"/>
  <w15:commentEx w15:paraId="49C95621" w15:paraIdParent="0FC91D5D" w15:done="0"/>
  <w15:commentEx w15:paraId="477A6605" w15:done="0"/>
  <w15:commentEx w15:paraId="27C6A75B" w15:done="0"/>
  <w15:commentEx w15:paraId="1660D802" w15:done="0"/>
  <w15:commentEx w15:paraId="0E76B8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66437" w16cex:dateUtc="2020-05-13T16:19:00Z"/>
  <w16cex:commentExtensible w16cex:durableId="226664F9" w16cex:dateUtc="2020-05-13T16:22:00Z"/>
  <w16cex:commentExtensible w16cex:durableId="22667741" w16cex:dateUtc="2020-05-13T17:40:00Z"/>
  <w16cex:commentExtensible w16cex:durableId="22666823" w16cex:dateUtc="2020-05-13T16:35:00Z"/>
  <w16cex:commentExtensible w16cex:durableId="22666A8D" w16cex:dateUtc="2020-05-13T16:46:00Z"/>
  <w16cex:commentExtensible w16cex:durableId="22667205" w16cex:dateUtc="2020-05-13T17:17:00Z"/>
  <w16cex:commentExtensible w16cex:durableId="22666DBD" w16cex:dateUtc="2020-05-13T16:59:00Z"/>
  <w16cex:commentExtensible w16cex:durableId="22666EB9" w16cex:dateUtc="2020-05-13T17:03:00Z"/>
  <w16cex:commentExtensible w16cex:durableId="226672E6" w16cex:dateUtc="2020-05-13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62FD275" w16cid:durableId="226508EE"/>
  <w16cid:commentId w16cid:paraId="62362C6C" w16cid:durableId="2265085B"/>
  <w16cid:commentId w16cid:paraId="441E843E" w16cid:durableId="22653FA4"/>
  <w16cid:commentId w16cid:paraId="1F1D60FD" w16cid:durableId="22666437"/>
  <w16cid:commentId w16cid:paraId="3CD2671A" w16cid:durableId="226664F9"/>
  <w16cid:commentId w16cid:paraId="3E5A605B" w16cid:durableId="22667741"/>
  <w16cid:commentId w16cid:paraId="476936AB" w16cid:durableId="22650A37"/>
  <w16cid:commentId w16cid:paraId="6779EF1E" w16cid:durableId="22552DE0"/>
  <w16cid:commentId w16cid:paraId="27986FF1" w16cid:durableId="22666823"/>
  <w16cid:commentId w16cid:paraId="5F21C600" w16cid:durableId="22650B1B"/>
  <w16cid:commentId w16cid:paraId="0F3F24B5" w16cid:durableId="22650B35"/>
  <w16cid:commentId w16cid:paraId="1CCD22AE" w16cid:durableId="22650B49"/>
  <w16cid:commentId w16cid:paraId="6ADEA171" w16cid:durableId="2265A179"/>
  <w16cid:commentId w16cid:paraId="51695D8D" w16cid:durableId="22658E6C"/>
  <w16cid:commentId w16cid:paraId="18EDAA0A" w16cid:durableId="22666A8D"/>
  <w16cid:commentId w16cid:paraId="36AB6959" w16cid:durableId="226551EF"/>
  <w16cid:commentId w16cid:paraId="1931AF1E" w16cid:durableId="22663AC0"/>
  <w16cid:commentId w16cid:paraId="4B434474" w16cid:durableId="226639A0"/>
  <w16cid:commentId w16cid:paraId="72527943" w16cid:durableId="22667867"/>
  <w16cid:commentId w16cid:paraId="44E18639" w16cid:durableId="2266814D"/>
  <w16cid:commentId w16cid:paraId="088DB597" w16cid:durableId="22667205"/>
  <w16cid:commentId w16cid:paraId="0FC91D5D" w16cid:durableId="226696FA"/>
  <w16cid:commentId w16cid:paraId="49C95621" w16cid:durableId="22666DBD"/>
  <w16cid:commentId w16cid:paraId="477A6605" w16cid:durableId="22666EB9"/>
  <w16cid:commentId w16cid:paraId="27C6A75B" w16cid:durableId="226672E6"/>
  <w16cid:commentId w16cid:paraId="1660D802" w16cid:durableId="226593B8"/>
  <w16cid:commentId w16cid:paraId="0E76B808" w16cid:durableId="22659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9740C" w14:textId="77777777" w:rsidR="00B1095F" w:rsidRDefault="00B1095F" w:rsidP="005C0096">
      <w:pPr>
        <w:spacing w:after="0" w:line="240" w:lineRule="auto"/>
      </w:pPr>
      <w:r>
        <w:separator/>
      </w:r>
    </w:p>
  </w:endnote>
  <w:endnote w:type="continuationSeparator" w:id="0">
    <w:p w14:paraId="545CAA82" w14:textId="77777777" w:rsidR="00B1095F" w:rsidRDefault="00B1095F" w:rsidP="005C0096">
      <w:pPr>
        <w:spacing w:after="0" w:line="240" w:lineRule="auto"/>
      </w:pPr>
      <w:r>
        <w:continuationSeparator/>
      </w:r>
    </w:p>
  </w:endnote>
  <w:endnote w:type="continuationNotice" w:id="1">
    <w:p w14:paraId="3D6527B8" w14:textId="77777777" w:rsidR="00B1095F" w:rsidRDefault="00B109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40641D" w:rsidRDefault="0040641D"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40641D" w:rsidRDefault="0040641D"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5D853D" w14:textId="77777777" w:rsidR="00B1095F" w:rsidRDefault="00B1095F" w:rsidP="005C0096">
      <w:pPr>
        <w:spacing w:after="0" w:line="240" w:lineRule="auto"/>
      </w:pPr>
      <w:r>
        <w:separator/>
      </w:r>
    </w:p>
  </w:footnote>
  <w:footnote w:type="continuationSeparator" w:id="0">
    <w:p w14:paraId="3CE39E98" w14:textId="77777777" w:rsidR="00B1095F" w:rsidRDefault="00B1095F" w:rsidP="005C0096">
      <w:pPr>
        <w:spacing w:after="0" w:line="240" w:lineRule="auto"/>
      </w:pPr>
      <w:r>
        <w:continuationSeparator/>
      </w:r>
    </w:p>
  </w:footnote>
  <w:footnote w:type="continuationNotice" w:id="1">
    <w:p w14:paraId="7CEA9721" w14:textId="77777777" w:rsidR="00B1095F" w:rsidRDefault="00B109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40641D" w:rsidRDefault="0040641D"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40641D" w:rsidRDefault="0040641D"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40641D" w:rsidRDefault="0040641D"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90A"/>
    <w:rsid w:val="00022DBB"/>
    <w:rsid w:val="000236AF"/>
    <w:rsid w:val="00023AF5"/>
    <w:rsid w:val="000240C3"/>
    <w:rsid w:val="000247AC"/>
    <w:rsid w:val="00024830"/>
    <w:rsid w:val="000254EC"/>
    <w:rsid w:val="00026373"/>
    <w:rsid w:val="0002654E"/>
    <w:rsid w:val="000268B2"/>
    <w:rsid w:val="00026BB4"/>
    <w:rsid w:val="00027026"/>
    <w:rsid w:val="0002762B"/>
    <w:rsid w:val="0002792C"/>
    <w:rsid w:val="00027B63"/>
    <w:rsid w:val="000302DA"/>
    <w:rsid w:val="00030713"/>
    <w:rsid w:val="00030B66"/>
    <w:rsid w:val="000317C8"/>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F5F"/>
    <w:rsid w:val="000361B0"/>
    <w:rsid w:val="00036428"/>
    <w:rsid w:val="00036665"/>
    <w:rsid w:val="000378D6"/>
    <w:rsid w:val="00037DE8"/>
    <w:rsid w:val="0004095E"/>
    <w:rsid w:val="00040CB5"/>
    <w:rsid w:val="00040E15"/>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923"/>
    <w:rsid w:val="000601A0"/>
    <w:rsid w:val="00060511"/>
    <w:rsid w:val="0006123D"/>
    <w:rsid w:val="00061514"/>
    <w:rsid w:val="0006167D"/>
    <w:rsid w:val="00061AC3"/>
    <w:rsid w:val="00062D1E"/>
    <w:rsid w:val="000633B3"/>
    <w:rsid w:val="0006380A"/>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650"/>
    <w:rsid w:val="00091843"/>
    <w:rsid w:val="00092061"/>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C85"/>
    <w:rsid w:val="000A0686"/>
    <w:rsid w:val="000A09AB"/>
    <w:rsid w:val="000A103E"/>
    <w:rsid w:val="000A13B6"/>
    <w:rsid w:val="000A13E7"/>
    <w:rsid w:val="000A1925"/>
    <w:rsid w:val="000A2069"/>
    <w:rsid w:val="000A2151"/>
    <w:rsid w:val="000A236F"/>
    <w:rsid w:val="000A2B79"/>
    <w:rsid w:val="000A5776"/>
    <w:rsid w:val="000A67A3"/>
    <w:rsid w:val="000A6A30"/>
    <w:rsid w:val="000A794C"/>
    <w:rsid w:val="000B0E42"/>
    <w:rsid w:val="000B10AB"/>
    <w:rsid w:val="000B117D"/>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E9E"/>
    <w:rsid w:val="000C5305"/>
    <w:rsid w:val="000C55BA"/>
    <w:rsid w:val="000C578A"/>
    <w:rsid w:val="000C64E8"/>
    <w:rsid w:val="000C7184"/>
    <w:rsid w:val="000C7690"/>
    <w:rsid w:val="000C77D8"/>
    <w:rsid w:val="000C7C1F"/>
    <w:rsid w:val="000D0319"/>
    <w:rsid w:val="000D0FC1"/>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742"/>
    <w:rsid w:val="000F62F9"/>
    <w:rsid w:val="0010188D"/>
    <w:rsid w:val="00101C9B"/>
    <w:rsid w:val="00102A42"/>
    <w:rsid w:val="00102BC6"/>
    <w:rsid w:val="001036BF"/>
    <w:rsid w:val="00104260"/>
    <w:rsid w:val="00104322"/>
    <w:rsid w:val="00104640"/>
    <w:rsid w:val="00104F2E"/>
    <w:rsid w:val="001052EC"/>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1CFD"/>
    <w:rsid w:val="00181E7F"/>
    <w:rsid w:val="001822A4"/>
    <w:rsid w:val="00182629"/>
    <w:rsid w:val="00182992"/>
    <w:rsid w:val="00182AAE"/>
    <w:rsid w:val="00182B12"/>
    <w:rsid w:val="0018319D"/>
    <w:rsid w:val="001837C5"/>
    <w:rsid w:val="00183B2E"/>
    <w:rsid w:val="00183D84"/>
    <w:rsid w:val="001853E9"/>
    <w:rsid w:val="00185DD5"/>
    <w:rsid w:val="00185EF2"/>
    <w:rsid w:val="001861D2"/>
    <w:rsid w:val="00186589"/>
    <w:rsid w:val="00186E67"/>
    <w:rsid w:val="00186F0B"/>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49D"/>
    <w:rsid w:val="001B49F0"/>
    <w:rsid w:val="001B573E"/>
    <w:rsid w:val="001B5A9D"/>
    <w:rsid w:val="001B5AF5"/>
    <w:rsid w:val="001B6041"/>
    <w:rsid w:val="001B69F2"/>
    <w:rsid w:val="001B7023"/>
    <w:rsid w:val="001B7378"/>
    <w:rsid w:val="001C0869"/>
    <w:rsid w:val="001C13A3"/>
    <w:rsid w:val="001C25F0"/>
    <w:rsid w:val="001C2BB9"/>
    <w:rsid w:val="001C2BBB"/>
    <w:rsid w:val="001C2C5A"/>
    <w:rsid w:val="001C30DF"/>
    <w:rsid w:val="001C33BF"/>
    <w:rsid w:val="001C36AE"/>
    <w:rsid w:val="001C3870"/>
    <w:rsid w:val="001C3A13"/>
    <w:rsid w:val="001C3EFC"/>
    <w:rsid w:val="001C3FD0"/>
    <w:rsid w:val="001C402B"/>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13E"/>
    <w:rsid w:val="001D596D"/>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36"/>
    <w:rsid w:val="001F64CB"/>
    <w:rsid w:val="001F6B1E"/>
    <w:rsid w:val="001F7399"/>
    <w:rsid w:val="001F7AE9"/>
    <w:rsid w:val="001F7D31"/>
    <w:rsid w:val="00200527"/>
    <w:rsid w:val="002011D5"/>
    <w:rsid w:val="002012F4"/>
    <w:rsid w:val="002019F0"/>
    <w:rsid w:val="00202B6D"/>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42E9"/>
    <w:rsid w:val="0021455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CC1"/>
    <w:rsid w:val="002267A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E46"/>
    <w:rsid w:val="0026355B"/>
    <w:rsid w:val="002639C2"/>
    <w:rsid w:val="00264658"/>
    <w:rsid w:val="002647FD"/>
    <w:rsid w:val="002657E8"/>
    <w:rsid w:val="00265B5A"/>
    <w:rsid w:val="00266033"/>
    <w:rsid w:val="00266110"/>
    <w:rsid w:val="00266431"/>
    <w:rsid w:val="00266453"/>
    <w:rsid w:val="0026667A"/>
    <w:rsid w:val="00267766"/>
    <w:rsid w:val="00267856"/>
    <w:rsid w:val="00267CF8"/>
    <w:rsid w:val="00267D4D"/>
    <w:rsid w:val="0027037D"/>
    <w:rsid w:val="00270714"/>
    <w:rsid w:val="00270FAB"/>
    <w:rsid w:val="002713D6"/>
    <w:rsid w:val="00272264"/>
    <w:rsid w:val="002725F2"/>
    <w:rsid w:val="00272E98"/>
    <w:rsid w:val="00273454"/>
    <w:rsid w:val="00273691"/>
    <w:rsid w:val="00274177"/>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B0C32"/>
    <w:rsid w:val="002B1021"/>
    <w:rsid w:val="002B11BF"/>
    <w:rsid w:val="002B11C5"/>
    <w:rsid w:val="002B1A11"/>
    <w:rsid w:val="002B1D04"/>
    <w:rsid w:val="002B2657"/>
    <w:rsid w:val="002B3365"/>
    <w:rsid w:val="002B39C7"/>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5401"/>
    <w:rsid w:val="002D5DC1"/>
    <w:rsid w:val="002D7177"/>
    <w:rsid w:val="002D7B6F"/>
    <w:rsid w:val="002D7C1F"/>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F01C2"/>
    <w:rsid w:val="002F049A"/>
    <w:rsid w:val="002F0834"/>
    <w:rsid w:val="002F0917"/>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BC3"/>
    <w:rsid w:val="00302049"/>
    <w:rsid w:val="003021E7"/>
    <w:rsid w:val="0030298B"/>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4566"/>
    <w:rsid w:val="00334DFB"/>
    <w:rsid w:val="00335085"/>
    <w:rsid w:val="003353E0"/>
    <w:rsid w:val="00335529"/>
    <w:rsid w:val="00335AF9"/>
    <w:rsid w:val="00335E1B"/>
    <w:rsid w:val="00336055"/>
    <w:rsid w:val="00336774"/>
    <w:rsid w:val="0033692F"/>
    <w:rsid w:val="003373E6"/>
    <w:rsid w:val="003376DA"/>
    <w:rsid w:val="00337B67"/>
    <w:rsid w:val="00337B8F"/>
    <w:rsid w:val="00337C3A"/>
    <w:rsid w:val="003400D6"/>
    <w:rsid w:val="0034107C"/>
    <w:rsid w:val="00342065"/>
    <w:rsid w:val="00342159"/>
    <w:rsid w:val="003428BF"/>
    <w:rsid w:val="0034312D"/>
    <w:rsid w:val="00343A47"/>
    <w:rsid w:val="00343A6F"/>
    <w:rsid w:val="00344CAF"/>
    <w:rsid w:val="0034539C"/>
    <w:rsid w:val="003453F5"/>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721"/>
    <w:rsid w:val="00353B06"/>
    <w:rsid w:val="0035500D"/>
    <w:rsid w:val="003553FF"/>
    <w:rsid w:val="003556A3"/>
    <w:rsid w:val="003557FE"/>
    <w:rsid w:val="00355D50"/>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A97"/>
    <w:rsid w:val="00372E0B"/>
    <w:rsid w:val="0037357B"/>
    <w:rsid w:val="00373A2C"/>
    <w:rsid w:val="00374D15"/>
    <w:rsid w:val="003754C8"/>
    <w:rsid w:val="00375546"/>
    <w:rsid w:val="0037560C"/>
    <w:rsid w:val="003756C2"/>
    <w:rsid w:val="003757C6"/>
    <w:rsid w:val="00376538"/>
    <w:rsid w:val="00376664"/>
    <w:rsid w:val="00377198"/>
    <w:rsid w:val="00377A2D"/>
    <w:rsid w:val="00377C03"/>
    <w:rsid w:val="00377CED"/>
    <w:rsid w:val="0038006F"/>
    <w:rsid w:val="00380BAE"/>
    <w:rsid w:val="00380BC5"/>
    <w:rsid w:val="00380BE7"/>
    <w:rsid w:val="00380D52"/>
    <w:rsid w:val="003810E4"/>
    <w:rsid w:val="0038141E"/>
    <w:rsid w:val="0038227D"/>
    <w:rsid w:val="0038248A"/>
    <w:rsid w:val="003827E6"/>
    <w:rsid w:val="00383540"/>
    <w:rsid w:val="003838DC"/>
    <w:rsid w:val="00383C9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B76"/>
    <w:rsid w:val="003B1ED6"/>
    <w:rsid w:val="003B21A0"/>
    <w:rsid w:val="003B243F"/>
    <w:rsid w:val="003B2869"/>
    <w:rsid w:val="003B2ABC"/>
    <w:rsid w:val="003B2FDF"/>
    <w:rsid w:val="003B30C6"/>
    <w:rsid w:val="003B3911"/>
    <w:rsid w:val="003B3BB5"/>
    <w:rsid w:val="003B3F2B"/>
    <w:rsid w:val="003B419E"/>
    <w:rsid w:val="003B4C41"/>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5B0"/>
    <w:rsid w:val="003D59DA"/>
    <w:rsid w:val="003D63FE"/>
    <w:rsid w:val="003D6D84"/>
    <w:rsid w:val="003D71B0"/>
    <w:rsid w:val="003D7280"/>
    <w:rsid w:val="003D7636"/>
    <w:rsid w:val="003D77D6"/>
    <w:rsid w:val="003D7B4B"/>
    <w:rsid w:val="003D7FAD"/>
    <w:rsid w:val="003E0CB4"/>
    <w:rsid w:val="003E1439"/>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A5D"/>
    <w:rsid w:val="003F3459"/>
    <w:rsid w:val="003F38D8"/>
    <w:rsid w:val="003F3D85"/>
    <w:rsid w:val="003F3E0F"/>
    <w:rsid w:val="003F4BE7"/>
    <w:rsid w:val="003F4FD3"/>
    <w:rsid w:val="003F5256"/>
    <w:rsid w:val="003F613F"/>
    <w:rsid w:val="003F6219"/>
    <w:rsid w:val="003F6705"/>
    <w:rsid w:val="003F6E2D"/>
    <w:rsid w:val="003F7607"/>
    <w:rsid w:val="003F787E"/>
    <w:rsid w:val="003F7C2B"/>
    <w:rsid w:val="00400AA4"/>
    <w:rsid w:val="00400C92"/>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534A"/>
    <w:rsid w:val="004167B0"/>
    <w:rsid w:val="0041717D"/>
    <w:rsid w:val="00420182"/>
    <w:rsid w:val="00420A88"/>
    <w:rsid w:val="00421065"/>
    <w:rsid w:val="004212FC"/>
    <w:rsid w:val="00421A15"/>
    <w:rsid w:val="00421FA1"/>
    <w:rsid w:val="004223ED"/>
    <w:rsid w:val="004223F6"/>
    <w:rsid w:val="0042240F"/>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52E"/>
    <w:rsid w:val="00432B4E"/>
    <w:rsid w:val="004339D7"/>
    <w:rsid w:val="004340DF"/>
    <w:rsid w:val="00434F00"/>
    <w:rsid w:val="0043650A"/>
    <w:rsid w:val="00437169"/>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F04"/>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60224"/>
    <w:rsid w:val="004604D4"/>
    <w:rsid w:val="004612FB"/>
    <w:rsid w:val="004619D9"/>
    <w:rsid w:val="00461E6C"/>
    <w:rsid w:val="00462592"/>
    <w:rsid w:val="004627DF"/>
    <w:rsid w:val="0046286E"/>
    <w:rsid w:val="00462D7A"/>
    <w:rsid w:val="00463104"/>
    <w:rsid w:val="00463AF9"/>
    <w:rsid w:val="00464090"/>
    <w:rsid w:val="004643A0"/>
    <w:rsid w:val="00465D5C"/>
    <w:rsid w:val="0046642F"/>
    <w:rsid w:val="004666C8"/>
    <w:rsid w:val="00467147"/>
    <w:rsid w:val="0046746C"/>
    <w:rsid w:val="00467707"/>
    <w:rsid w:val="00467B23"/>
    <w:rsid w:val="00470329"/>
    <w:rsid w:val="004708E7"/>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768D"/>
    <w:rsid w:val="004804A9"/>
    <w:rsid w:val="0048055D"/>
    <w:rsid w:val="0048075E"/>
    <w:rsid w:val="0048076C"/>
    <w:rsid w:val="00480799"/>
    <w:rsid w:val="00480AD4"/>
    <w:rsid w:val="00481556"/>
    <w:rsid w:val="0048183A"/>
    <w:rsid w:val="00482397"/>
    <w:rsid w:val="00482447"/>
    <w:rsid w:val="00482BB4"/>
    <w:rsid w:val="00482D0C"/>
    <w:rsid w:val="00482E4F"/>
    <w:rsid w:val="004833F3"/>
    <w:rsid w:val="00483DC5"/>
    <w:rsid w:val="004840AD"/>
    <w:rsid w:val="004841D2"/>
    <w:rsid w:val="00484426"/>
    <w:rsid w:val="00484FAA"/>
    <w:rsid w:val="00486704"/>
    <w:rsid w:val="00486AA9"/>
    <w:rsid w:val="0049039A"/>
    <w:rsid w:val="00490499"/>
    <w:rsid w:val="004919A8"/>
    <w:rsid w:val="0049233E"/>
    <w:rsid w:val="004927C7"/>
    <w:rsid w:val="00492F19"/>
    <w:rsid w:val="00492F2B"/>
    <w:rsid w:val="004932A5"/>
    <w:rsid w:val="00493540"/>
    <w:rsid w:val="004936DA"/>
    <w:rsid w:val="00494CB4"/>
    <w:rsid w:val="004952E7"/>
    <w:rsid w:val="0049586C"/>
    <w:rsid w:val="00495975"/>
    <w:rsid w:val="00495AAA"/>
    <w:rsid w:val="00495C9B"/>
    <w:rsid w:val="00495EF1"/>
    <w:rsid w:val="004A0405"/>
    <w:rsid w:val="004A0553"/>
    <w:rsid w:val="004A11DD"/>
    <w:rsid w:val="004A1414"/>
    <w:rsid w:val="004A199B"/>
    <w:rsid w:val="004A1E40"/>
    <w:rsid w:val="004A234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2607"/>
    <w:rsid w:val="004B2B5D"/>
    <w:rsid w:val="004B32DF"/>
    <w:rsid w:val="004B35E6"/>
    <w:rsid w:val="004B3D4C"/>
    <w:rsid w:val="004B3EC3"/>
    <w:rsid w:val="004B49A4"/>
    <w:rsid w:val="004B56A8"/>
    <w:rsid w:val="004B58F8"/>
    <w:rsid w:val="004B5D45"/>
    <w:rsid w:val="004B5D5B"/>
    <w:rsid w:val="004B6092"/>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9A"/>
    <w:rsid w:val="004E6139"/>
    <w:rsid w:val="004E6EF6"/>
    <w:rsid w:val="004E70D2"/>
    <w:rsid w:val="004E7430"/>
    <w:rsid w:val="004E7DAD"/>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E4F"/>
    <w:rsid w:val="0052173B"/>
    <w:rsid w:val="00521920"/>
    <w:rsid w:val="00521EE9"/>
    <w:rsid w:val="00522430"/>
    <w:rsid w:val="00523087"/>
    <w:rsid w:val="0052391A"/>
    <w:rsid w:val="0052391C"/>
    <w:rsid w:val="005239F0"/>
    <w:rsid w:val="00524E7F"/>
    <w:rsid w:val="005250E4"/>
    <w:rsid w:val="005251DD"/>
    <w:rsid w:val="005254E4"/>
    <w:rsid w:val="005257D5"/>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E4"/>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C45"/>
    <w:rsid w:val="00571989"/>
    <w:rsid w:val="00571A57"/>
    <w:rsid w:val="005728FF"/>
    <w:rsid w:val="00572C71"/>
    <w:rsid w:val="00572F50"/>
    <w:rsid w:val="005734A0"/>
    <w:rsid w:val="005734F6"/>
    <w:rsid w:val="005740EC"/>
    <w:rsid w:val="00574FD0"/>
    <w:rsid w:val="00575621"/>
    <w:rsid w:val="00575C09"/>
    <w:rsid w:val="00575EA2"/>
    <w:rsid w:val="00575EF7"/>
    <w:rsid w:val="005769FE"/>
    <w:rsid w:val="00577094"/>
    <w:rsid w:val="00577274"/>
    <w:rsid w:val="00577683"/>
    <w:rsid w:val="00577D01"/>
    <w:rsid w:val="00580F14"/>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4DF0"/>
    <w:rsid w:val="005A548A"/>
    <w:rsid w:val="005A5914"/>
    <w:rsid w:val="005A593C"/>
    <w:rsid w:val="005A67C5"/>
    <w:rsid w:val="005A7109"/>
    <w:rsid w:val="005A78A3"/>
    <w:rsid w:val="005B0095"/>
    <w:rsid w:val="005B02E2"/>
    <w:rsid w:val="005B07CA"/>
    <w:rsid w:val="005B17BC"/>
    <w:rsid w:val="005B186F"/>
    <w:rsid w:val="005B28BF"/>
    <w:rsid w:val="005B30E2"/>
    <w:rsid w:val="005B3554"/>
    <w:rsid w:val="005B391C"/>
    <w:rsid w:val="005B3A0D"/>
    <w:rsid w:val="005B3FB8"/>
    <w:rsid w:val="005B559B"/>
    <w:rsid w:val="005B5821"/>
    <w:rsid w:val="005B5B9A"/>
    <w:rsid w:val="005B5C42"/>
    <w:rsid w:val="005B6D37"/>
    <w:rsid w:val="005B7292"/>
    <w:rsid w:val="005B7AD0"/>
    <w:rsid w:val="005C0096"/>
    <w:rsid w:val="005C03D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261F"/>
    <w:rsid w:val="005D30F9"/>
    <w:rsid w:val="005D325A"/>
    <w:rsid w:val="005D3BCD"/>
    <w:rsid w:val="005D491E"/>
    <w:rsid w:val="005D497E"/>
    <w:rsid w:val="005D49B5"/>
    <w:rsid w:val="005D4A06"/>
    <w:rsid w:val="005D4D08"/>
    <w:rsid w:val="005D55AE"/>
    <w:rsid w:val="005D5C91"/>
    <w:rsid w:val="005D6B33"/>
    <w:rsid w:val="005D6FB2"/>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8E"/>
    <w:rsid w:val="005E52E9"/>
    <w:rsid w:val="005E5303"/>
    <w:rsid w:val="005E633D"/>
    <w:rsid w:val="005E66AD"/>
    <w:rsid w:val="005E6CC1"/>
    <w:rsid w:val="005E6ED4"/>
    <w:rsid w:val="005E79D5"/>
    <w:rsid w:val="005E7AAC"/>
    <w:rsid w:val="005E7F75"/>
    <w:rsid w:val="005F1190"/>
    <w:rsid w:val="005F1B06"/>
    <w:rsid w:val="005F24F9"/>
    <w:rsid w:val="005F2C5D"/>
    <w:rsid w:val="005F35A2"/>
    <w:rsid w:val="005F36D3"/>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3572"/>
    <w:rsid w:val="00604BD6"/>
    <w:rsid w:val="00604E47"/>
    <w:rsid w:val="006053CC"/>
    <w:rsid w:val="0060590B"/>
    <w:rsid w:val="00605924"/>
    <w:rsid w:val="00605BB8"/>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4486"/>
    <w:rsid w:val="006145DA"/>
    <w:rsid w:val="006146B3"/>
    <w:rsid w:val="00615176"/>
    <w:rsid w:val="00615697"/>
    <w:rsid w:val="00615707"/>
    <w:rsid w:val="00615C48"/>
    <w:rsid w:val="00616253"/>
    <w:rsid w:val="0061760D"/>
    <w:rsid w:val="00620484"/>
    <w:rsid w:val="00620833"/>
    <w:rsid w:val="00620956"/>
    <w:rsid w:val="00621F76"/>
    <w:rsid w:val="00622923"/>
    <w:rsid w:val="00622E8B"/>
    <w:rsid w:val="006230BD"/>
    <w:rsid w:val="0062399C"/>
    <w:rsid w:val="006253CB"/>
    <w:rsid w:val="0062687F"/>
    <w:rsid w:val="00626ABD"/>
    <w:rsid w:val="006271D5"/>
    <w:rsid w:val="0063003E"/>
    <w:rsid w:val="00630563"/>
    <w:rsid w:val="006305D5"/>
    <w:rsid w:val="00630B1E"/>
    <w:rsid w:val="00632224"/>
    <w:rsid w:val="006329FC"/>
    <w:rsid w:val="00632DCC"/>
    <w:rsid w:val="00633638"/>
    <w:rsid w:val="00633965"/>
    <w:rsid w:val="00633A2E"/>
    <w:rsid w:val="00633DAD"/>
    <w:rsid w:val="006342E0"/>
    <w:rsid w:val="00634F6C"/>
    <w:rsid w:val="006351BA"/>
    <w:rsid w:val="006352E6"/>
    <w:rsid w:val="0063640A"/>
    <w:rsid w:val="00636D76"/>
    <w:rsid w:val="00637F37"/>
    <w:rsid w:val="00637FB2"/>
    <w:rsid w:val="00640046"/>
    <w:rsid w:val="00640211"/>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25DD"/>
    <w:rsid w:val="00652EA9"/>
    <w:rsid w:val="00652FBB"/>
    <w:rsid w:val="006530C1"/>
    <w:rsid w:val="0065369A"/>
    <w:rsid w:val="006536C2"/>
    <w:rsid w:val="006540D6"/>
    <w:rsid w:val="00654F7D"/>
    <w:rsid w:val="00657D09"/>
    <w:rsid w:val="006619F8"/>
    <w:rsid w:val="00661B02"/>
    <w:rsid w:val="00662AF3"/>
    <w:rsid w:val="00662C84"/>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B0280"/>
    <w:rsid w:val="006B0C93"/>
    <w:rsid w:val="006B0CB8"/>
    <w:rsid w:val="006B0E31"/>
    <w:rsid w:val="006B1177"/>
    <w:rsid w:val="006B1708"/>
    <w:rsid w:val="006B20F4"/>
    <w:rsid w:val="006B29B0"/>
    <w:rsid w:val="006B2B5E"/>
    <w:rsid w:val="006B2F37"/>
    <w:rsid w:val="006B307E"/>
    <w:rsid w:val="006B3894"/>
    <w:rsid w:val="006B38D6"/>
    <w:rsid w:val="006B3BED"/>
    <w:rsid w:val="006B3D28"/>
    <w:rsid w:val="006B4428"/>
    <w:rsid w:val="006B473D"/>
    <w:rsid w:val="006B4F87"/>
    <w:rsid w:val="006B51DA"/>
    <w:rsid w:val="006B52D8"/>
    <w:rsid w:val="006B57B7"/>
    <w:rsid w:val="006B5E4C"/>
    <w:rsid w:val="006B5F42"/>
    <w:rsid w:val="006B634A"/>
    <w:rsid w:val="006B6F91"/>
    <w:rsid w:val="006B7335"/>
    <w:rsid w:val="006B7393"/>
    <w:rsid w:val="006B7941"/>
    <w:rsid w:val="006C04A5"/>
    <w:rsid w:val="006C1444"/>
    <w:rsid w:val="006C18F4"/>
    <w:rsid w:val="006C1A76"/>
    <w:rsid w:val="006C22CE"/>
    <w:rsid w:val="006C3519"/>
    <w:rsid w:val="006C38B1"/>
    <w:rsid w:val="006C3A64"/>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B28"/>
    <w:rsid w:val="006F479D"/>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421"/>
    <w:rsid w:val="007219E2"/>
    <w:rsid w:val="00721D0E"/>
    <w:rsid w:val="00721D74"/>
    <w:rsid w:val="0072284C"/>
    <w:rsid w:val="00723414"/>
    <w:rsid w:val="00723967"/>
    <w:rsid w:val="007240F3"/>
    <w:rsid w:val="007246D2"/>
    <w:rsid w:val="00724A97"/>
    <w:rsid w:val="00724CA3"/>
    <w:rsid w:val="007264F9"/>
    <w:rsid w:val="00726D68"/>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B41"/>
    <w:rsid w:val="007471BE"/>
    <w:rsid w:val="007474E1"/>
    <w:rsid w:val="007479CE"/>
    <w:rsid w:val="0075025B"/>
    <w:rsid w:val="00750864"/>
    <w:rsid w:val="00750A4B"/>
    <w:rsid w:val="00750BEF"/>
    <w:rsid w:val="00750DD1"/>
    <w:rsid w:val="00751153"/>
    <w:rsid w:val="0075167A"/>
    <w:rsid w:val="00751680"/>
    <w:rsid w:val="00751ADD"/>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87F"/>
    <w:rsid w:val="007672FC"/>
    <w:rsid w:val="00767D5A"/>
    <w:rsid w:val="007700DE"/>
    <w:rsid w:val="00770117"/>
    <w:rsid w:val="00770502"/>
    <w:rsid w:val="007705D6"/>
    <w:rsid w:val="00770767"/>
    <w:rsid w:val="00771390"/>
    <w:rsid w:val="007713E9"/>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9AA"/>
    <w:rsid w:val="007A0C48"/>
    <w:rsid w:val="007A1149"/>
    <w:rsid w:val="007A170E"/>
    <w:rsid w:val="007A41E2"/>
    <w:rsid w:val="007A4D43"/>
    <w:rsid w:val="007A55B8"/>
    <w:rsid w:val="007A58D2"/>
    <w:rsid w:val="007A6465"/>
    <w:rsid w:val="007A6BBF"/>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F34"/>
    <w:rsid w:val="007F323E"/>
    <w:rsid w:val="007F3242"/>
    <w:rsid w:val="007F33E2"/>
    <w:rsid w:val="007F3974"/>
    <w:rsid w:val="007F4030"/>
    <w:rsid w:val="007F4182"/>
    <w:rsid w:val="007F481F"/>
    <w:rsid w:val="007F4A2A"/>
    <w:rsid w:val="007F575B"/>
    <w:rsid w:val="007F57E3"/>
    <w:rsid w:val="007F6E9B"/>
    <w:rsid w:val="007F72A1"/>
    <w:rsid w:val="007F768C"/>
    <w:rsid w:val="00801592"/>
    <w:rsid w:val="00802046"/>
    <w:rsid w:val="0080215A"/>
    <w:rsid w:val="0080225D"/>
    <w:rsid w:val="00802CC9"/>
    <w:rsid w:val="00803111"/>
    <w:rsid w:val="008032D5"/>
    <w:rsid w:val="00803865"/>
    <w:rsid w:val="00804537"/>
    <w:rsid w:val="008054D9"/>
    <w:rsid w:val="00806A07"/>
    <w:rsid w:val="008072EC"/>
    <w:rsid w:val="008078B2"/>
    <w:rsid w:val="00807968"/>
    <w:rsid w:val="00807ADE"/>
    <w:rsid w:val="00807EE5"/>
    <w:rsid w:val="0081086D"/>
    <w:rsid w:val="0081095F"/>
    <w:rsid w:val="008116EA"/>
    <w:rsid w:val="00811C22"/>
    <w:rsid w:val="008127DC"/>
    <w:rsid w:val="008129E0"/>
    <w:rsid w:val="0081317A"/>
    <w:rsid w:val="00813A87"/>
    <w:rsid w:val="00813D47"/>
    <w:rsid w:val="008143B8"/>
    <w:rsid w:val="00814B09"/>
    <w:rsid w:val="00814F58"/>
    <w:rsid w:val="00815400"/>
    <w:rsid w:val="008173AD"/>
    <w:rsid w:val="0081744D"/>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D46"/>
    <w:rsid w:val="00826DF8"/>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41DD"/>
    <w:rsid w:val="00854952"/>
    <w:rsid w:val="00855008"/>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84B"/>
    <w:rsid w:val="008700F1"/>
    <w:rsid w:val="00870246"/>
    <w:rsid w:val="00870382"/>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958"/>
    <w:rsid w:val="00894BA8"/>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10A9"/>
    <w:rsid w:val="008E1DBD"/>
    <w:rsid w:val="008E245B"/>
    <w:rsid w:val="008E250F"/>
    <w:rsid w:val="008E262E"/>
    <w:rsid w:val="008E2DBD"/>
    <w:rsid w:val="008E3162"/>
    <w:rsid w:val="008E31E1"/>
    <w:rsid w:val="008E328A"/>
    <w:rsid w:val="008E3739"/>
    <w:rsid w:val="008E4432"/>
    <w:rsid w:val="008E4562"/>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112F"/>
    <w:rsid w:val="008F19BF"/>
    <w:rsid w:val="008F1E1A"/>
    <w:rsid w:val="008F2527"/>
    <w:rsid w:val="008F300E"/>
    <w:rsid w:val="008F304F"/>
    <w:rsid w:val="008F44EA"/>
    <w:rsid w:val="008F4D3F"/>
    <w:rsid w:val="008F6DAB"/>
    <w:rsid w:val="008F79F9"/>
    <w:rsid w:val="008F7C72"/>
    <w:rsid w:val="0090023E"/>
    <w:rsid w:val="00900E07"/>
    <w:rsid w:val="009013B7"/>
    <w:rsid w:val="009016F8"/>
    <w:rsid w:val="00902367"/>
    <w:rsid w:val="00902619"/>
    <w:rsid w:val="009026FB"/>
    <w:rsid w:val="0090361F"/>
    <w:rsid w:val="00903941"/>
    <w:rsid w:val="00904DD6"/>
    <w:rsid w:val="009050F6"/>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9AA"/>
    <w:rsid w:val="0092206C"/>
    <w:rsid w:val="00922AE3"/>
    <w:rsid w:val="009259B7"/>
    <w:rsid w:val="00925EE9"/>
    <w:rsid w:val="00926619"/>
    <w:rsid w:val="00926A08"/>
    <w:rsid w:val="00926AD5"/>
    <w:rsid w:val="00926D7F"/>
    <w:rsid w:val="00926DFD"/>
    <w:rsid w:val="00926E97"/>
    <w:rsid w:val="00926EB0"/>
    <w:rsid w:val="009278B9"/>
    <w:rsid w:val="0092794F"/>
    <w:rsid w:val="00930033"/>
    <w:rsid w:val="00930106"/>
    <w:rsid w:val="00930390"/>
    <w:rsid w:val="009307A0"/>
    <w:rsid w:val="009312CD"/>
    <w:rsid w:val="00931467"/>
    <w:rsid w:val="009314DD"/>
    <w:rsid w:val="0093167E"/>
    <w:rsid w:val="00932AA6"/>
    <w:rsid w:val="00932FDE"/>
    <w:rsid w:val="0093320D"/>
    <w:rsid w:val="00933885"/>
    <w:rsid w:val="00933C47"/>
    <w:rsid w:val="00933C8E"/>
    <w:rsid w:val="00934155"/>
    <w:rsid w:val="009345AD"/>
    <w:rsid w:val="009350D5"/>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56D6"/>
    <w:rsid w:val="00946650"/>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538D"/>
    <w:rsid w:val="00975A3E"/>
    <w:rsid w:val="00975A97"/>
    <w:rsid w:val="00976122"/>
    <w:rsid w:val="0097612C"/>
    <w:rsid w:val="009761A8"/>
    <w:rsid w:val="00976254"/>
    <w:rsid w:val="0097671B"/>
    <w:rsid w:val="00976D29"/>
    <w:rsid w:val="0097773E"/>
    <w:rsid w:val="00977AEF"/>
    <w:rsid w:val="00977CEF"/>
    <w:rsid w:val="00981B4B"/>
    <w:rsid w:val="00982B3A"/>
    <w:rsid w:val="00982B78"/>
    <w:rsid w:val="00983BE4"/>
    <w:rsid w:val="009842D0"/>
    <w:rsid w:val="009844AB"/>
    <w:rsid w:val="00984689"/>
    <w:rsid w:val="0098504E"/>
    <w:rsid w:val="00985D83"/>
    <w:rsid w:val="00985EBA"/>
    <w:rsid w:val="009861E4"/>
    <w:rsid w:val="00986C83"/>
    <w:rsid w:val="00986E9C"/>
    <w:rsid w:val="00987622"/>
    <w:rsid w:val="009876B4"/>
    <w:rsid w:val="009901CC"/>
    <w:rsid w:val="009902C3"/>
    <w:rsid w:val="00990C05"/>
    <w:rsid w:val="00991242"/>
    <w:rsid w:val="009915C3"/>
    <w:rsid w:val="009917F5"/>
    <w:rsid w:val="00991FC9"/>
    <w:rsid w:val="00992713"/>
    <w:rsid w:val="00992B26"/>
    <w:rsid w:val="00993280"/>
    <w:rsid w:val="00994FDC"/>
    <w:rsid w:val="00995175"/>
    <w:rsid w:val="0099589B"/>
    <w:rsid w:val="00995A53"/>
    <w:rsid w:val="00995B02"/>
    <w:rsid w:val="00997B7B"/>
    <w:rsid w:val="00997F52"/>
    <w:rsid w:val="009A03D4"/>
    <w:rsid w:val="009A0713"/>
    <w:rsid w:val="009A0D45"/>
    <w:rsid w:val="009A1E3D"/>
    <w:rsid w:val="009A3C8E"/>
    <w:rsid w:val="009A4957"/>
    <w:rsid w:val="009A4FAA"/>
    <w:rsid w:val="009A5308"/>
    <w:rsid w:val="009A532C"/>
    <w:rsid w:val="009A53C5"/>
    <w:rsid w:val="009A55B9"/>
    <w:rsid w:val="009A5635"/>
    <w:rsid w:val="009A5711"/>
    <w:rsid w:val="009A5B96"/>
    <w:rsid w:val="009A5F61"/>
    <w:rsid w:val="009A68A5"/>
    <w:rsid w:val="009A6DA5"/>
    <w:rsid w:val="009A6F96"/>
    <w:rsid w:val="009B0C2F"/>
    <w:rsid w:val="009B1F02"/>
    <w:rsid w:val="009B23CD"/>
    <w:rsid w:val="009B27AE"/>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387"/>
    <w:rsid w:val="009B7503"/>
    <w:rsid w:val="009C02F7"/>
    <w:rsid w:val="009C0F6D"/>
    <w:rsid w:val="009C1BE4"/>
    <w:rsid w:val="009C248A"/>
    <w:rsid w:val="009C2D45"/>
    <w:rsid w:val="009C334B"/>
    <w:rsid w:val="009C365E"/>
    <w:rsid w:val="009C37CB"/>
    <w:rsid w:val="009C3A36"/>
    <w:rsid w:val="009C4749"/>
    <w:rsid w:val="009C4C98"/>
    <w:rsid w:val="009C57A3"/>
    <w:rsid w:val="009C621E"/>
    <w:rsid w:val="009C657B"/>
    <w:rsid w:val="009C74AE"/>
    <w:rsid w:val="009C7C51"/>
    <w:rsid w:val="009C7C8E"/>
    <w:rsid w:val="009D120F"/>
    <w:rsid w:val="009D1385"/>
    <w:rsid w:val="009D152E"/>
    <w:rsid w:val="009D1A54"/>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143C"/>
    <w:rsid w:val="00A11BD7"/>
    <w:rsid w:val="00A11E93"/>
    <w:rsid w:val="00A12656"/>
    <w:rsid w:val="00A1309E"/>
    <w:rsid w:val="00A13C60"/>
    <w:rsid w:val="00A14141"/>
    <w:rsid w:val="00A149D1"/>
    <w:rsid w:val="00A15299"/>
    <w:rsid w:val="00A153CB"/>
    <w:rsid w:val="00A15FFA"/>
    <w:rsid w:val="00A16093"/>
    <w:rsid w:val="00A167DE"/>
    <w:rsid w:val="00A1739F"/>
    <w:rsid w:val="00A17DCE"/>
    <w:rsid w:val="00A2016C"/>
    <w:rsid w:val="00A20434"/>
    <w:rsid w:val="00A213E1"/>
    <w:rsid w:val="00A23F35"/>
    <w:rsid w:val="00A240DD"/>
    <w:rsid w:val="00A2419F"/>
    <w:rsid w:val="00A2446D"/>
    <w:rsid w:val="00A249A1"/>
    <w:rsid w:val="00A24B2B"/>
    <w:rsid w:val="00A24CBC"/>
    <w:rsid w:val="00A252CC"/>
    <w:rsid w:val="00A25951"/>
    <w:rsid w:val="00A26FD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CDE"/>
    <w:rsid w:val="00A431E5"/>
    <w:rsid w:val="00A43794"/>
    <w:rsid w:val="00A43BEB"/>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5794"/>
    <w:rsid w:val="00A75898"/>
    <w:rsid w:val="00A76042"/>
    <w:rsid w:val="00A76086"/>
    <w:rsid w:val="00A77A77"/>
    <w:rsid w:val="00A77FB1"/>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47B"/>
    <w:rsid w:val="00AB5AAC"/>
    <w:rsid w:val="00AB5AD3"/>
    <w:rsid w:val="00AB5D97"/>
    <w:rsid w:val="00AB5DDC"/>
    <w:rsid w:val="00AB6074"/>
    <w:rsid w:val="00AB6406"/>
    <w:rsid w:val="00AB6493"/>
    <w:rsid w:val="00AB6D88"/>
    <w:rsid w:val="00AB758D"/>
    <w:rsid w:val="00AB75D0"/>
    <w:rsid w:val="00AB76F7"/>
    <w:rsid w:val="00AB7F05"/>
    <w:rsid w:val="00AC0341"/>
    <w:rsid w:val="00AC0397"/>
    <w:rsid w:val="00AC0A01"/>
    <w:rsid w:val="00AC1605"/>
    <w:rsid w:val="00AC1921"/>
    <w:rsid w:val="00AC2184"/>
    <w:rsid w:val="00AC21B0"/>
    <w:rsid w:val="00AC242B"/>
    <w:rsid w:val="00AC2F2D"/>
    <w:rsid w:val="00AC3094"/>
    <w:rsid w:val="00AC3508"/>
    <w:rsid w:val="00AC36D5"/>
    <w:rsid w:val="00AC4BBE"/>
    <w:rsid w:val="00AC4FE3"/>
    <w:rsid w:val="00AC5577"/>
    <w:rsid w:val="00AC6ABC"/>
    <w:rsid w:val="00AC7111"/>
    <w:rsid w:val="00AC76CF"/>
    <w:rsid w:val="00AD035F"/>
    <w:rsid w:val="00AD05B0"/>
    <w:rsid w:val="00AD07D4"/>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E06A1"/>
    <w:rsid w:val="00AE0DD4"/>
    <w:rsid w:val="00AE0DE5"/>
    <w:rsid w:val="00AE1FFF"/>
    <w:rsid w:val="00AE2275"/>
    <w:rsid w:val="00AE313B"/>
    <w:rsid w:val="00AE3268"/>
    <w:rsid w:val="00AE37E0"/>
    <w:rsid w:val="00AE39CA"/>
    <w:rsid w:val="00AE515B"/>
    <w:rsid w:val="00AE55B8"/>
    <w:rsid w:val="00AE5C45"/>
    <w:rsid w:val="00AE6925"/>
    <w:rsid w:val="00AE730B"/>
    <w:rsid w:val="00AE73C5"/>
    <w:rsid w:val="00AF01FB"/>
    <w:rsid w:val="00AF089E"/>
    <w:rsid w:val="00AF0D81"/>
    <w:rsid w:val="00AF27E5"/>
    <w:rsid w:val="00AF2AD9"/>
    <w:rsid w:val="00AF2C99"/>
    <w:rsid w:val="00AF3FD1"/>
    <w:rsid w:val="00AF4DFC"/>
    <w:rsid w:val="00AF5DCA"/>
    <w:rsid w:val="00AF6062"/>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E48"/>
    <w:rsid w:val="00B1106C"/>
    <w:rsid w:val="00B121D9"/>
    <w:rsid w:val="00B1220B"/>
    <w:rsid w:val="00B124C2"/>
    <w:rsid w:val="00B12E91"/>
    <w:rsid w:val="00B13AD5"/>
    <w:rsid w:val="00B14DE1"/>
    <w:rsid w:val="00B1532E"/>
    <w:rsid w:val="00B15410"/>
    <w:rsid w:val="00B1627F"/>
    <w:rsid w:val="00B16ACF"/>
    <w:rsid w:val="00B16EDD"/>
    <w:rsid w:val="00B172DC"/>
    <w:rsid w:val="00B2023B"/>
    <w:rsid w:val="00B20EA6"/>
    <w:rsid w:val="00B21D60"/>
    <w:rsid w:val="00B22673"/>
    <w:rsid w:val="00B227FE"/>
    <w:rsid w:val="00B22910"/>
    <w:rsid w:val="00B23114"/>
    <w:rsid w:val="00B23B95"/>
    <w:rsid w:val="00B243D1"/>
    <w:rsid w:val="00B245CE"/>
    <w:rsid w:val="00B25EC6"/>
    <w:rsid w:val="00B264EC"/>
    <w:rsid w:val="00B26687"/>
    <w:rsid w:val="00B268A7"/>
    <w:rsid w:val="00B26E0B"/>
    <w:rsid w:val="00B27644"/>
    <w:rsid w:val="00B27BFE"/>
    <w:rsid w:val="00B300FF"/>
    <w:rsid w:val="00B302BC"/>
    <w:rsid w:val="00B30568"/>
    <w:rsid w:val="00B30708"/>
    <w:rsid w:val="00B30D68"/>
    <w:rsid w:val="00B32432"/>
    <w:rsid w:val="00B336DE"/>
    <w:rsid w:val="00B33D3D"/>
    <w:rsid w:val="00B33F5E"/>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917"/>
    <w:rsid w:val="00B4347D"/>
    <w:rsid w:val="00B44A74"/>
    <w:rsid w:val="00B44CB6"/>
    <w:rsid w:val="00B45536"/>
    <w:rsid w:val="00B4611F"/>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714"/>
    <w:rsid w:val="00B948E2"/>
    <w:rsid w:val="00B948E6"/>
    <w:rsid w:val="00B94EEF"/>
    <w:rsid w:val="00B951EB"/>
    <w:rsid w:val="00B9574B"/>
    <w:rsid w:val="00B957F9"/>
    <w:rsid w:val="00B95989"/>
    <w:rsid w:val="00B962A3"/>
    <w:rsid w:val="00B9637B"/>
    <w:rsid w:val="00B96B32"/>
    <w:rsid w:val="00B96E84"/>
    <w:rsid w:val="00B96E9D"/>
    <w:rsid w:val="00B976A6"/>
    <w:rsid w:val="00B97916"/>
    <w:rsid w:val="00B97A82"/>
    <w:rsid w:val="00BA0261"/>
    <w:rsid w:val="00BA0738"/>
    <w:rsid w:val="00BA0ECB"/>
    <w:rsid w:val="00BA1181"/>
    <w:rsid w:val="00BA15EF"/>
    <w:rsid w:val="00BA1B9F"/>
    <w:rsid w:val="00BA221D"/>
    <w:rsid w:val="00BA22D2"/>
    <w:rsid w:val="00BA2305"/>
    <w:rsid w:val="00BA342F"/>
    <w:rsid w:val="00BA361C"/>
    <w:rsid w:val="00BA3CC9"/>
    <w:rsid w:val="00BA484C"/>
    <w:rsid w:val="00BA56ED"/>
    <w:rsid w:val="00BA616A"/>
    <w:rsid w:val="00BA6B3B"/>
    <w:rsid w:val="00BA72BD"/>
    <w:rsid w:val="00BA7C66"/>
    <w:rsid w:val="00BA7DC1"/>
    <w:rsid w:val="00BB0B60"/>
    <w:rsid w:val="00BB0D2B"/>
    <w:rsid w:val="00BB1713"/>
    <w:rsid w:val="00BB2022"/>
    <w:rsid w:val="00BB25B6"/>
    <w:rsid w:val="00BB2B86"/>
    <w:rsid w:val="00BB43A5"/>
    <w:rsid w:val="00BB4D49"/>
    <w:rsid w:val="00BB4D52"/>
    <w:rsid w:val="00BB531F"/>
    <w:rsid w:val="00BB59C5"/>
    <w:rsid w:val="00BB61E9"/>
    <w:rsid w:val="00BB6529"/>
    <w:rsid w:val="00BB672E"/>
    <w:rsid w:val="00BB77BD"/>
    <w:rsid w:val="00BB7BE0"/>
    <w:rsid w:val="00BB7CA2"/>
    <w:rsid w:val="00BC0C9C"/>
    <w:rsid w:val="00BC1D42"/>
    <w:rsid w:val="00BC299E"/>
    <w:rsid w:val="00BC2AEA"/>
    <w:rsid w:val="00BC305F"/>
    <w:rsid w:val="00BC4669"/>
    <w:rsid w:val="00BC4D13"/>
    <w:rsid w:val="00BC4EA2"/>
    <w:rsid w:val="00BC5727"/>
    <w:rsid w:val="00BC5732"/>
    <w:rsid w:val="00BC665A"/>
    <w:rsid w:val="00BC68FE"/>
    <w:rsid w:val="00BC691C"/>
    <w:rsid w:val="00BC69EA"/>
    <w:rsid w:val="00BC69F1"/>
    <w:rsid w:val="00BC6A94"/>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97F"/>
    <w:rsid w:val="00BE20AD"/>
    <w:rsid w:val="00BE237F"/>
    <w:rsid w:val="00BE2D8B"/>
    <w:rsid w:val="00BE30B4"/>
    <w:rsid w:val="00BE38B9"/>
    <w:rsid w:val="00BE38C8"/>
    <w:rsid w:val="00BE4389"/>
    <w:rsid w:val="00BE490D"/>
    <w:rsid w:val="00BE5635"/>
    <w:rsid w:val="00BE65CF"/>
    <w:rsid w:val="00BE6B7C"/>
    <w:rsid w:val="00BE6CC2"/>
    <w:rsid w:val="00BE6DD3"/>
    <w:rsid w:val="00BE716D"/>
    <w:rsid w:val="00BE758E"/>
    <w:rsid w:val="00BF071A"/>
    <w:rsid w:val="00BF0BF6"/>
    <w:rsid w:val="00BF0F03"/>
    <w:rsid w:val="00BF1278"/>
    <w:rsid w:val="00BF15EE"/>
    <w:rsid w:val="00BF229A"/>
    <w:rsid w:val="00BF38FF"/>
    <w:rsid w:val="00BF466C"/>
    <w:rsid w:val="00BF4ABB"/>
    <w:rsid w:val="00BF4F48"/>
    <w:rsid w:val="00BF5073"/>
    <w:rsid w:val="00BF5559"/>
    <w:rsid w:val="00BF5CC5"/>
    <w:rsid w:val="00BF5F63"/>
    <w:rsid w:val="00BF6585"/>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3257"/>
    <w:rsid w:val="00C23BC3"/>
    <w:rsid w:val="00C24316"/>
    <w:rsid w:val="00C2462B"/>
    <w:rsid w:val="00C2468F"/>
    <w:rsid w:val="00C24E1F"/>
    <w:rsid w:val="00C25973"/>
    <w:rsid w:val="00C25B7F"/>
    <w:rsid w:val="00C26312"/>
    <w:rsid w:val="00C2680D"/>
    <w:rsid w:val="00C26A0E"/>
    <w:rsid w:val="00C276BF"/>
    <w:rsid w:val="00C30DE2"/>
    <w:rsid w:val="00C32381"/>
    <w:rsid w:val="00C3287C"/>
    <w:rsid w:val="00C330CE"/>
    <w:rsid w:val="00C3366F"/>
    <w:rsid w:val="00C34446"/>
    <w:rsid w:val="00C346B2"/>
    <w:rsid w:val="00C349E5"/>
    <w:rsid w:val="00C362FA"/>
    <w:rsid w:val="00C36921"/>
    <w:rsid w:val="00C3744A"/>
    <w:rsid w:val="00C375BE"/>
    <w:rsid w:val="00C37792"/>
    <w:rsid w:val="00C40075"/>
    <w:rsid w:val="00C40B48"/>
    <w:rsid w:val="00C40DDE"/>
    <w:rsid w:val="00C41A28"/>
    <w:rsid w:val="00C41C4B"/>
    <w:rsid w:val="00C44F46"/>
    <w:rsid w:val="00C4501E"/>
    <w:rsid w:val="00C469DA"/>
    <w:rsid w:val="00C46ADE"/>
    <w:rsid w:val="00C47764"/>
    <w:rsid w:val="00C47947"/>
    <w:rsid w:val="00C479D9"/>
    <w:rsid w:val="00C500F0"/>
    <w:rsid w:val="00C508CB"/>
    <w:rsid w:val="00C50A92"/>
    <w:rsid w:val="00C51003"/>
    <w:rsid w:val="00C511CE"/>
    <w:rsid w:val="00C52301"/>
    <w:rsid w:val="00C527E7"/>
    <w:rsid w:val="00C53399"/>
    <w:rsid w:val="00C545C1"/>
    <w:rsid w:val="00C54F8C"/>
    <w:rsid w:val="00C550BA"/>
    <w:rsid w:val="00C55F64"/>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8EA"/>
    <w:rsid w:val="00C91FC4"/>
    <w:rsid w:val="00C92126"/>
    <w:rsid w:val="00C92739"/>
    <w:rsid w:val="00C927B6"/>
    <w:rsid w:val="00C927FD"/>
    <w:rsid w:val="00C92FAD"/>
    <w:rsid w:val="00C9400F"/>
    <w:rsid w:val="00C94106"/>
    <w:rsid w:val="00C943C9"/>
    <w:rsid w:val="00C943D2"/>
    <w:rsid w:val="00C95138"/>
    <w:rsid w:val="00C954CC"/>
    <w:rsid w:val="00C956B2"/>
    <w:rsid w:val="00C96BFA"/>
    <w:rsid w:val="00C96F72"/>
    <w:rsid w:val="00C971CC"/>
    <w:rsid w:val="00C974BE"/>
    <w:rsid w:val="00C9753F"/>
    <w:rsid w:val="00CA069D"/>
    <w:rsid w:val="00CA1480"/>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AFF"/>
    <w:rsid w:val="00CD21FF"/>
    <w:rsid w:val="00CD2C02"/>
    <w:rsid w:val="00CD2F90"/>
    <w:rsid w:val="00CD310B"/>
    <w:rsid w:val="00CD3B4A"/>
    <w:rsid w:val="00CD4117"/>
    <w:rsid w:val="00CD45D2"/>
    <w:rsid w:val="00CD52C5"/>
    <w:rsid w:val="00CD5D18"/>
    <w:rsid w:val="00CD607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C5B"/>
    <w:rsid w:val="00CE7FE3"/>
    <w:rsid w:val="00CF002B"/>
    <w:rsid w:val="00CF01FA"/>
    <w:rsid w:val="00CF054C"/>
    <w:rsid w:val="00CF0892"/>
    <w:rsid w:val="00CF0C09"/>
    <w:rsid w:val="00CF1144"/>
    <w:rsid w:val="00CF157F"/>
    <w:rsid w:val="00CF18E3"/>
    <w:rsid w:val="00CF2159"/>
    <w:rsid w:val="00CF21EE"/>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7B8"/>
    <w:rsid w:val="00D33BDF"/>
    <w:rsid w:val="00D34411"/>
    <w:rsid w:val="00D34492"/>
    <w:rsid w:val="00D34D14"/>
    <w:rsid w:val="00D35B6D"/>
    <w:rsid w:val="00D362BF"/>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309"/>
    <w:rsid w:val="00D7545C"/>
    <w:rsid w:val="00D756B3"/>
    <w:rsid w:val="00D75F3F"/>
    <w:rsid w:val="00D7618F"/>
    <w:rsid w:val="00D7793C"/>
    <w:rsid w:val="00D77A79"/>
    <w:rsid w:val="00D80071"/>
    <w:rsid w:val="00D8043D"/>
    <w:rsid w:val="00D80478"/>
    <w:rsid w:val="00D805CB"/>
    <w:rsid w:val="00D80AA5"/>
    <w:rsid w:val="00D80CD0"/>
    <w:rsid w:val="00D80EA7"/>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54"/>
    <w:rsid w:val="00DE6088"/>
    <w:rsid w:val="00DE6C87"/>
    <w:rsid w:val="00DE6F35"/>
    <w:rsid w:val="00DE7A20"/>
    <w:rsid w:val="00DF0230"/>
    <w:rsid w:val="00DF0C49"/>
    <w:rsid w:val="00DF17D5"/>
    <w:rsid w:val="00DF1D95"/>
    <w:rsid w:val="00DF239C"/>
    <w:rsid w:val="00DF257D"/>
    <w:rsid w:val="00DF2F95"/>
    <w:rsid w:val="00DF3A68"/>
    <w:rsid w:val="00DF4607"/>
    <w:rsid w:val="00DF5192"/>
    <w:rsid w:val="00DF57C6"/>
    <w:rsid w:val="00DF6102"/>
    <w:rsid w:val="00DF6E19"/>
    <w:rsid w:val="00DF7057"/>
    <w:rsid w:val="00DF7530"/>
    <w:rsid w:val="00DF77F1"/>
    <w:rsid w:val="00DF7BD0"/>
    <w:rsid w:val="00E00EA6"/>
    <w:rsid w:val="00E010D5"/>
    <w:rsid w:val="00E01415"/>
    <w:rsid w:val="00E019C7"/>
    <w:rsid w:val="00E02201"/>
    <w:rsid w:val="00E024B4"/>
    <w:rsid w:val="00E04037"/>
    <w:rsid w:val="00E041A1"/>
    <w:rsid w:val="00E053F0"/>
    <w:rsid w:val="00E0618D"/>
    <w:rsid w:val="00E06275"/>
    <w:rsid w:val="00E06CC1"/>
    <w:rsid w:val="00E06ED0"/>
    <w:rsid w:val="00E072A5"/>
    <w:rsid w:val="00E074CD"/>
    <w:rsid w:val="00E079AA"/>
    <w:rsid w:val="00E07C05"/>
    <w:rsid w:val="00E1062C"/>
    <w:rsid w:val="00E109DF"/>
    <w:rsid w:val="00E10E20"/>
    <w:rsid w:val="00E12B4E"/>
    <w:rsid w:val="00E1390E"/>
    <w:rsid w:val="00E14494"/>
    <w:rsid w:val="00E156ED"/>
    <w:rsid w:val="00E1763A"/>
    <w:rsid w:val="00E209F2"/>
    <w:rsid w:val="00E20ECC"/>
    <w:rsid w:val="00E21BCE"/>
    <w:rsid w:val="00E223A3"/>
    <w:rsid w:val="00E2392B"/>
    <w:rsid w:val="00E23BB6"/>
    <w:rsid w:val="00E24184"/>
    <w:rsid w:val="00E256B3"/>
    <w:rsid w:val="00E26902"/>
    <w:rsid w:val="00E26BA1"/>
    <w:rsid w:val="00E26D27"/>
    <w:rsid w:val="00E2719E"/>
    <w:rsid w:val="00E27426"/>
    <w:rsid w:val="00E27902"/>
    <w:rsid w:val="00E27D01"/>
    <w:rsid w:val="00E27F48"/>
    <w:rsid w:val="00E31C36"/>
    <w:rsid w:val="00E32342"/>
    <w:rsid w:val="00E32DA6"/>
    <w:rsid w:val="00E33B17"/>
    <w:rsid w:val="00E3421C"/>
    <w:rsid w:val="00E35435"/>
    <w:rsid w:val="00E360BC"/>
    <w:rsid w:val="00E36840"/>
    <w:rsid w:val="00E36CF2"/>
    <w:rsid w:val="00E371FE"/>
    <w:rsid w:val="00E37409"/>
    <w:rsid w:val="00E4023F"/>
    <w:rsid w:val="00E406DF"/>
    <w:rsid w:val="00E407C9"/>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CB6"/>
    <w:rsid w:val="00E51049"/>
    <w:rsid w:val="00E511A6"/>
    <w:rsid w:val="00E514C1"/>
    <w:rsid w:val="00E516B7"/>
    <w:rsid w:val="00E51777"/>
    <w:rsid w:val="00E52000"/>
    <w:rsid w:val="00E5294A"/>
    <w:rsid w:val="00E53117"/>
    <w:rsid w:val="00E53DEA"/>
    <w:rsid w:val="00E53DEB"/>
    <w:rsid w:val="00E54578"/>
    <w:rsid w:val="00E5471B"/>
    <w:rsid w:val="00E558BE"/>
    <w:rsid w:val="00E562DB"/>
    <w:rsid w:val="00E5637E"/>
    <w:rsid w:val="00E56D6A"/>
    <w:rsid w:val="00E577C9"/>
    <w:rsid w:val="00E6093B"/>
    <w:rsid w:val="00E609D1"/>
    <w:rsid w:val="00E6116A"/>
    <w:rsid w:val="00E61211"/>
    <w:rsid w:val="00E6157F"/>
    <w:rsid w:val="00E616E8"/>
    <w:rsid w:val="00E62B54"/>
    <w:rsid w:val="00E63279"/>
    <w:rsid w:val="00E63699"/>
    <w:rsid w:val="00E638B4"/>
    <w:rsid w:val="00E64443"/>
    <w:rsid w:val="00E64B5E"/>
    <w:rsid w:val="00E6507B"/>
    <w:rsid w:val="00E655DD"/>
    <w:rsid w:val="00E65614"/>
    <w:rsid w:val="00E65907"/>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30F3"/>
    <w:rsid w:val="00EA3528"/>
    <w:rsid w:val="00EA399B"/>
    <w:rsid w:val="00EA3ACF"/>
    <w:rsid w:val="00EA443D"/>
    <w:rsid w:val="00EA4480"/>
    <w:rsid w:val="00EA4631"/>
    <w:rsid w:val="00EA476F"/>
    <w:rsid w:val="00EA4982"/>
    <w:rsid w:val="00EA4FD0"/>
    <w:rsid w:val="00EA56F6"/>
    <w:rsid w:val="00EA59CE"/>
    <w:rsid w:val="00EA6B4A"/>
    <w:rsid w:val="00EA73D2"/>
    <w:rsid w:val="00EA7443"/>
    <w:rsid w:val="00EB076D"/>
    <w:rsid w:val="00EB1238"/>
    <w:rsid w:val="00EB12BC"/>
    <w:rsid w:val="00EB1F12"/>
    <w:rsid w:val="00EB2CCC"/>
    <w:rsid w:val="00EB2E87"/>
    <w:rsid w:val="00EB3050"/>
    <w:rsid w:val="00EB32B5"/>
    <w:rsid w:val="00EB3842"/>
    <w:rsid w:val="00EB41F5"/>
    <w:rsid w:val="00EB4899"/>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548F"/>
    <w:rsid w:val="00ED59D7"/>
    <w:rsid w:val="00ED5BAF"/>
    <w:rsid w:val="00ED5D66"/>
    <w:rsid w:val="00ED5DDD"/>
    <w:rsid w:val="00ED5FE2"/>
    <w:rsid w:val="00ED601A"/>
    <w:rsid w:val="00ED63C7"/>
    <w:rsid w:val="00ED6D4A"/>
    <w:rsid w:val="00ED746A"/>
    <w:rsid w:val="00ED7AFE"/>
    <w:rsid w:val="00EE0BB4"/>
    <w:rsid w:val="00EE1AA1"/>
    <w:rsid w:val="00EE2B34"/>
    <w:rsid w:val="00EE3F04"/>
    <w:rsid w:val="00EE4B91"/>
    <w:rsid w:val="00EE4FD0"/>
    <w:rsid w:val="00EE50C2"/>
    <w:rsid w:val="00EE556C"/>
    <w:rsid w:val="00EE6222"/>
    <w:rsid w:val="00EE624A"/>
    <w:rsid w:val="00EE6608"/>
    <w:rsid w:val="00EE6745"/>
    <w:rsid w:val="00EE7067"/>
    <w:rsid w:val="00EE7A3F"/>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7054"/>
    <w:rsid w:val="00F17374"/>
    <w:rsid w:val="00F204DF"/>
    <w:rsid w:val="00F2087A"/>
    <w:rsid w:val="00F20AC1"/>
    <w:rsid w:val="00F217CD"/>
    <w:rsid w:val="00F2196B"/>
    <w:rsid w:val="00F224CC"/>
    <w:rsid w:val="00F22672"/>
    <w:rsid w:val="00F228AD"/>
    <w:rsid w:val="00F24EF7"/>
    <w:rsid w:val="00F254A8"/>
    <w:rsid w:val="00F2586F"/>
    <w:rsid w:val="00F25EAF"/>
    <w:rsid w:val="00F265C2"/>
    <w:rsid w:val="00F26F33"/>
    <w:rsid w:val="00F27C93"/>
    <w:rsid w:val="00F30043"/>
    <w:rsid w:val="00F319B9"/>
    <w:rsid w:val="00F321EE"/>
    <w:rsid w:val="00F329CC"/>
    <w:rsid w:val="00F32BDC"/>
    <w:rsid w:val="00F32F4A"/>
    <w:rsid w:val="00F331C8"/>
    <w:rsid w:val="00F33EA4"/>
    <w:rsid w:val="00F33FAE"/>
    <w:rsid w:val="00F3430F"/>
    <w:rsid w:val="00F34570"/>
    <w:rsid w:val="00F34690"/>
    <w:rsid w:val="00F34CAE"/>
    <w:rsid w:val="00F352DD"/>
    <w:rsid w:val="00F3573E"/>
    <w:rsid w:val="00F35DEE"/>
    <w:rsid w:val="00F36198"/>
    <w:rsid w:val="00F36410"/>
    <w:rsid w:val="00F37DD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5A1C"/>
    <w:rsid w:val="00F4665D"/>
    <w:rsid w:val="00F46897"/>
    <w:rsid w:val="00F46B28"/>
    <w:rsid w:val="00F47C13"/>
    <w:rsid w:val="00F50108"/>
    <w:rsid w:val="00F50DB1"/>
    <w:rsid w:val="00F510D7"/>
    <w:rsid w:val="00F513A8"/>
    <w:rsid w:val="00F517D6"/>
    <w:rsid w:val="00F5215E"/>
    <w:rsid w:val="00F521C9"/>
    <w:rsid w:val="00F53019"/>
    <w:rsid w:val="00F532F5"/>
    <w:rsid w:val="00F53BFE"/>
    <w:rsid w:val="00F542AC"/>
    <w:rsid w:val="00F548FC"/>
    <w:rsid w:val="00F54E70"/>
    <w:rsid w:val="00F55D3D"/>
    <w:rsid w:val="00F56440"/>
    <w:rsid w:val="00F575ED"/>
    <w:rsid w:val="00F579DE"/>
    <w:rsid w:val="00F57BF4"/>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D4F"/>
    <w:rsid w:val="00F815BE"/>
    <w:rsid w:val="00F81861"/>
    <w:rsid w:val="00F82580"/>
    <w:rsid w:val="00F82B28"/>
    <w:rsid w:val="00F83E54"/>
    <w:rsid w:val="00F84AF8"/>
    <w:rsid w:val="00F84D15"/>
    <w:rsid w:val="00F84DEC"/>
    <w:rsid w:val="00F853F7"/>
    <w:rsid w:val="00F863C2"/>
    <w:rsid w:val="00F864DC"/>
    <w:rsid w:val="00F86726"/>
    <w:rsid w:val="00F906F7"/>
    <w:rsid w:val="00F9092E"/>
    <w:rsid w:val="00F91BCF"/>
    <w:rsid w:val="00F91C68"/>
    <w:rsid w:val="00F91C92"/>
    <w:rsid w:val="00F92713"/>
    <w:rsid w:val="00F92A65"/>
    <w:rsid w:val="00F92D54"/>
    <w:rsid w:val="00F92D5C"/>
    <w:rsid w:val="00F92FFA"/>
    <w:rsid w:val="00F9318B"/>
    <w:rsid w:val="00F9404B"/>
    <w:rsid w:val="00F943B0"/>
    <w:rsid w:val="00F952F5"/>
    <w:rsid w:val="00F95742"/>
    <w:rsid w:val="00F963BD"/>
    <w:rsid w:val="00F96864"/>
    <w:rsid w:val="00F96D46"/>
    <w:rsid w:val="00F96DDE"/>
    <w:rsid w:val="00F96F4E"/>
    <w:rsid w:val="00F97B64"/>
    <w:rsid w:val="00F97C75"/>
    <w:rsid w:val="00FA007C"/>
    <w:rsid w:val="00FA0991"/>
    <w:rsid w:val="00FA1323"/>
    <w:rsid w:val="00FA17F0"/>
    <w:rsid w:val="00FA1C44"/>
    <w:rsid w:val="00FA2CFA"/>
    <w:rsid w:val="00FA32EA"/>
    <w:rsid w:val="00FA37C1"/>
    <w:rsid w:val="00FA38C2"/>
    <w:rsid w:val="00FA3E26"/>
    <w:rsid w:val="00FA3FC9"/>
    <w:rsid w:val="00FA46DB"/>
    <w:rsid w:val="00FA51E2"/>
    <w:rsid w:val="00FA568E"/>
    <w:rsid w:val="00FA591B"/>
    <w:rsid w:val="00FA5FF1"/>
    <w:rsid w:val="00FA600F"/>
    <w:rsid w:val="00FA6F25"/>
    <w:rsid w:val="00FA7223"/>
    <w:rsid w:val="00FA7741"/>
    <w:rsid w:val="00FA7891"/>
    <w:rsid w:val="00FB0FCE"/>
    <w:rsid w:val="00FB1252"/>
    <w:rsid w:val="00FB2974"/>
    <w:rsid w:val="00FB2E87"/>
    <w:rsid w:val="00FB35BC"/>
    <w:rsid w:val="00FB3F11"/>
    <w:rsid w:val="00FB45B7"/>
    <w:rsid w:val="00FB4832"/>
    <w:rsid w:val="00FB4A2F"/>
    <w:rsid w:val="00FB4C99"/>
    <w:rsid w:val="00FB4D79"/>
    <w:rsid w:val="00FB6151"/>
    <w:rsid w:val="00FB6CB7"/>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cience.sciencemag.org/content/368/6490/489/tab-article-info" TargetMode="External"/><Relationship Id="rId2" Type="http://schemas.openxmlformats.org/officeDocument/2006/relationships/hyperlink" Target="https://www.nytimes.com/2020/04/22/us/coronavirus-first-united-states-death.html" TargetMode="External"/><Relationship Id="rId1" Type="http://schemas.openxmlformats.org/officeDocument/2006/relationships/hyperlink" Target="https://jamanetwork.com/journals/jama/fullarticle/2766098" TargetMode="External"/><Relationship Id="rId5" Type="http://schemas.openxmlformats.org/officeDocument/2006/relationships/hyperlink" Target="https://www.reuters.com/investigates/special-report/health-coronavirus-usa-cost/" TargetMode="External"/><Relationship Id="rId4" Type="http://schemas.openxmlformats.org/officeDocument/2006/relationships/hyperlink" Target="https://www.washingtonpost.com/health/patients-with-heart-attacks-strokes-and-even-appendicitis-vanish-from-hospitals/2020/04/19/9ca3ef24-7eb4-11ea-9040-68981f488eed_story.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58FAF-0B5B-1A47-B2B4-3C3FBD262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15</Pages>
  <Words>2751</Words>
  <Characters>15686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144</cp:revision>
  <cp:lastPrinted>2020-01-14T15:14:00Z</cp:lastPrinted>
  <dcterms:created xsi:type="dcterms:W3CDTF">2020-05-07T05:53:00Z</dcterms:created>
  <dcterms:modified xsi:type="dcterms:W3CDTF">2020-05-13T17:41:00Z</dcterms:modified>
</cp:coreProperties>
</file>