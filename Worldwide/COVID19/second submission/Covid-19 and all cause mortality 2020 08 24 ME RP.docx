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9F7C69" w14:textId="1B846E55" w:rsidR="00AC26E4" w:rsidRPr="005B3E97" w:rsidRDefault="00865700" w:rsidP="00A816C7">
      <w:pPr>
        <w:jc w:val="both"/>
        <w:rPr>
          <w:rFonts w:ascii="Arial" w:hAnsi="Arial" w:cs="Arial"/>
          <w:b/>
          <w:sz w:val="22"/>
          <w:szCs w:val="22"/>
        </w:rPr>
      </w:pPr>
      <w:r>
        <w:rPr>
          <w:rFonts w:ascii="Arial" w:hAnsi="Arial" w:cs="Arial"/>
          <w:b/>
          <w:sz w:val="22"/>
          <w:szCs w:val="22"/>
        </w:rPr>
        <w:t>M</w:t>
      </w:r>
      <w:r w:rsidR="00AC26E4" w:rsidRPr="005B3E97">
        <w:rPr>
          <w:rFonts w:ascii="Arial" w:hAnsi="Arial" w:cs="Arial"/>
          <w:b/>
          <w:sz w:val="22"/>
          <w:szCs w:val="22"/>
        </w:rPr>
        <w:t>agnitude</w:t>
      </w:r>
      <w:r w:rsidR="00285F89">
        <w:rPr>
          <w:rFonts w:ascii="Arial" w:hAnsi="Arial" w:cs="Arial"/>
          <w:b/>
          <w:sz w:val="22"/>
          <w:szCs w:val="22"/>
        </w:rPr>
        <w:t xml:space="preserve">, </w:t>
      </w:r>
      <w:r w:rsidR="00C4590B">
        <w:rPr>
          <w:rFonts w:ascii="Arial" w:hAnsi="Arial" w:cs="Arial"/>
          <w:b/>
          <w:sz w:val="22"/>
          <w:szCs w:val="22"/>
        </w:rPr>
        <w:t>demographics</w:t>
      </w:r>
      <w:r w:rsidR="00AC26E4" w:rsidRPr="005B3E97">
        <w:rPr>
          <w:rFonts w:ascii="Arial" w:hAnsi="Arial" w:cs="Arial"/>
          <w:b/>
          <w:sz w:val="22"/>
          <w:szCs w:val="22"/>
        </w:rPr>
        <w:t xml:space="preserve"> and dynamics of </w:t>
      </w:r>
      <w:r w:rsidR="003E2276">
        <w:rPr>
          <w:rFonts w:ascii="Arial" w:hAnsi="Arial" w:cs="Arial"/>
          <w:b/>
          <w:sz w:val="22"/>
          <w:szCs w:val="22"/>
        </w:rPr>
        <w:t>the impact of</w:t>
      </w:r>
      <w:r w:rsidR="00AC26E4" w:rsidRPr="005B3E97">
        <w:rPr>
          <w:rFonts w:ascii="Arial" w:hAnsi="Arial" w:cs="Arial"/>
          <w:b/>
          <w:sz w:val="22"/>
          <w:szCs w:val="22"/>
        </w:rPr>
        <w:t xml:space="preserve"> the first </w:t>
      </w:r>
      <w:r w:rsidR="00285F89">
        <w:rPr>
          <w:rFonts w:ascii="Arial" w:hAnsi="Arial" w:cs="Arial"/>
          <w:b/>
          <w:sz w:val="22"/>
          <w:szCs w:val="22"/>
        </w:rPr>
        <w:t>phase</w:t>
      </w:r>
      <w:r w:rsidR="00AC26E4" w:rsidRPr="005B3E97">
        <w:rPr>
          <w:rFonts w:ascii="Arial" w:hAnsi="Arial" w:cs="Arial"/>
          <w:b/>
          <w:sz w:val="22"/>
          <w:szCs w:val="22"/>
        </w:rPr>
        <w:t xml:space="preserve"> of the Covid-19 pandemic </w:t>
      </w:r>
      <w:r w:rsidR="001B70D9">
        <w:rPr>
          <w:rFonts w:ascii="Arial" w:hAnsi="Arial" w:cs="Arial"/>
          <w:b/>
          <w:sz w:val="22"/>
          <w:szCs w:val="22"/>
        </w:rPr>
        <w:t>on all-cause mortality</w:t>
      </w:r>
      <w:r w:rsidR="001B70D9" w:rsidRPr="005B3E97">
        <w:rPr>
          <w:rFonts w:ascii="Arial" w:hAnsi="Arial" w:cs="Arial"/>
          <w:b/>
          <w:sz w:val="22"/>
          <w:szCs w:val="22"/>
        </w:rPr>
        <w:t xml:space="preserve"> </w:t>
      </w:r>
      <w:r w:rsidR="00AC26E4" w:rsidRPr="005B3E97">
        <w:rPr>
          <w:rFonts w:ascii="Arial" w:hAnsi="Arial" w:cs="Arial"/>
          <w:b/>
          <w:sz w:val="22"/>
          <w:szCs w:val="22"/>
        </w:rPr>
        <w:t xml:space="preserve">in </w:t>
      </w:r>
      <w:r w:rsidR="008617DD">
        <w:rPr>
          <w:rFonts w:ascii="Arial" w:hAnsi="Arial" w:cs="Arial"/>
          <w:b/>
          <w:sz w:val="22"/>
          <w:szCs w:val="22"/>
        </w:rPr>
        <w:t>21</w:t>
      </w:r>
      <w:r w:rsidR="008617DD" w:rsidRPr="005B3E97">
        <w:rPr>
          <w:rFonts w:ascii="Arial" w:hAnsi="Arial" w:cs="Arial"/>
          <w:b/>
          <w:sz w:val="22"/>
          <w:szCs w:val="22"/>
        </w:rPr>
        <w:t xml:space="preserve"> </w:t>
      </w:r>
      <w:r w:rsidR="00AC26E4" w:rsidRPr="005B3E97">
        <w:rPr>
          <w:rFonts w:ascii="Arial" w:hAnsi="Arial" w:cs="Arial"/>
          <w:b/>
          <w:sz w:val="22"/>
          <w:szCs w:val="22"/>
        </w:rPr>
        <w:t>industrialised countries</w:t>
      </w:r>
      <w:r w:rsidR="003E2276">
        <w:rPr>
          <w:rFonts w:ascii="Arial" w:hAnsi="Arial" w:cs="Arial"/>
          <w:b/>
          <w:sz w:val="22"/>
          <w:szCs w:val="22"/>
        </w:rPr>
        <w:t xml:space="preserve"> </w:t>
      </w:r>
    </w:p>
    <w:p w14:paraId="0274CC79" w14:textId="77777777" w:rsidR="00AC26E4" w:rsidRPr="005B3E97" w:rsidRDefault="00AC26E4" w:rsidP="00A816C7">
      <w:pPr>
        <w:jc w:val="both"/>
        <w:rPr>
          <w:rFonts w:ascii="Arial" w:hAnsi="Arial" w:cs="Arial"/>
          <w:sz w:val="22"/>
          <w:szCs w:val="22"/>
        </w:rPr>
      </w:pPr>
    </w:p>
    <w:p w14:paraId="6D304852" w14:textId="43A855F0" w:rsidR="007B730D" w:rsidRPr="005B3E97" w:rsidRDefault="007B730D" w:rsidP="00A816C7">
      <w:pPr>
        <w:jc w:val="both"/>
        <w:rPr>
          <w:rFonts w:ascii="Arial" w:hAnsi="Arial" w:cs="Arial"/>
          <w:sz w:val="22"/>
          <w:szCs w:val="22"/>
        </w:rPr>
      </w:pPr>
      <w:r w:rsidRPr="005B3E97">
        <w:rPr>
          <w:rFonts w:ascii="Arial" w:hAnsi="Arial" w:cs="Arial"/>
          <w:sz w:val="22"/>
          <w:szCs w:val="22"/>
        </w:rPr>
        <w:t>Vasilis Kontis</w:t>
      </w:r>
      <w:r w:rsidRPr="005B3E97">
        <w:rPr>
          <w:rFonts w:ascii="Arial" w:hAnsi="Arial" w:cs="Arial"/>
          <w:sz w:val="22"/>
          <w:szCs w:val="22"/>
          <w:vertAlign w:val="superscript"/>
        </w:rPr>
        <w:t>1</w:t>
      </w:r>
      <w:r w:rsidRPr="005B3E97">
        <w:rPr>
          <w:rFonts w:ascii="Arial" w:hAnsi="Arial" w:cs="Arial"/>
          <w:sz w:val="22"/>
          <w:szCs w:val="22"/>
        </w:rPr>
        <w:t>, James E Bennett</w:t>
      </w:r>
      <w:r w:rsidRPr="005B3E97">
        <w:rPr>
          <w:rFonts w:ascii="Arial" w:hAnsi="Arial" w:cs="Arial"/>
          <w:sz w:val="22"/>
          <w:szCs w:val="22"/>
          <w:vertAlign w:val="superscript"/>
        </w:rPr>
        <w:t>1</w:t>
      </w:r>
      <w:r w:rsidRPr="005B3E97">
        <w:rPr>
          <w:rFonts w:ascii="Arial" w:hAnsi="Arial" w:cs="Arial"/>
          <w:sz w:val="22"/>
          <w:szCs w:val="22"/>
        </w:rPr>
        <w:t xml:space="preserve">, </w:t>
      </w:r>
      <w:r w:rsidRPr="00D15A6A">
        <w:rPr>
          <w:rFonts w:ascii="Arial" w:hAnsi="Arial" w:cs="Arial"/>
          <w:sz w:val="22"/>
          <w:szCs w:val="22"/>
        </w:rPr>
        <w:t>Theo Rashid</w:t>
      </w:r>
      <w:r w:rsidRPr="00D15A6A">
        <w:rPr>
          <w:rFonts w:ascii="Arial" w:hAnsi="Arial" w:cs="Arial"/>
          <w:sz w:val="22"/>
          <w:szCs w:val="22"/>
          <w:vertAlign w:val="superscript"/>
        </w:rPr>
        <w:t>1</w:t>
      </w:r>
      <w:r w:rsidRPr="00D15A6A">
        <w:rPr>
          <w:rFonts w:ascii="Arial" w:hAnsi="Arial" w:cs="Arial"/>
          <w:sz w:val="22"/>
          <w:szCs w:val="22"/>
        </w:rPr>
        <w:t>, Robbie M Parks</w:t>
      </w:r>
      <w:r w:rsidRPr="00D15A6A">
        <w:rPr>
          <w:rFonts w:ascii="Arial" w:hAnsi="Arial" w:cs="Arial"/>
          <w:sz w:val="22"/>
          <w:szCs w:val="22"/>
          <w:vertAlign w:val="superscript"/>
        </w:rPr>
        <w:t>2</w:t>
      </w:r>
      <w:r w:rsidR="00B35C3D">
        <w:rPr>
          <w:rFonts w:ascii="Arial" w:hAnsi="Arial" w:cs="Arial"/>
          <w:sz w:val="22"/>
          <w:szCs w:val="22"/>
          <w:vertAlign w:val="superscript"/>
        </w:rPr>
        <w:t>,3</w:t>
      </w:r>
      <w:r w:rsidRPr="00D15A6A">
        <w:rPr>
          <w:rFonts w:ascii="Arial" w:hAnsi="Arial" w:cs="Arial"/>
          <w:sz w:val="22"/>
          <w:szCs w:val="22"/>
        </w:rPr>
        <w:t>, Jonathan Pearson-Stuttard</w:t>
      </w:r>
      <w:r w:rsidRPr="00D15A6A">
        <w:rPr>
          <w:rFonts w:ascii="Arial" w:hAnsi="Arial" w:cs="Arial"/>
          <w:sz w:val="22"/>
          <w:szCs w:val="22"/>
          <w:vertAlign w:val="superscript"/>
        </w:rPr>
        <w:t>1</w:t>
      </w:r>
      <w:r w:rsidRPr="00D15A6A">
        <w:rPr>
          <w:rFonts w:ascii="Arial" w:hAnsi="Arial" w:cs="Arial"/>
          <w:sz w:val="22"/>
          <w:szCs w:val="22"/>
        </w:rPr>
        <w:t>, Michel Guillot</w:t>
      </w:r>
      <w:r w:rsidR="00B35C3D">
        <w:rPr>
          <w:rFonts w:ascii="Arial" w:hAnsi="Arial" w:cs="Arial"/>
          <w:sz w:val="22"/>
          <w:szCs w:val="22"/>
          <w:vertAlign w:val="superscript"/>
        </w:rPr>
        <w:t>4</w:t>
      </w:r>
      <w:r w:rsidRPr="00D15A6A">
        <w:rPr>
          <w:rFonts w:ascii="Arial" w:hAnsi="Arial" w:cs="Arial"/>
          <w:sz w:val="22"/>
          <w:szCs w:val="22"/>
          <w:vertAlign w:val="superscript"/>
        </w:rPr>
        <w:t>,</w:t>
      </w:r>
      <w:r w:rsidR="00B35C3D">
        <w:rPr>
          <w:rFonts w:ascii="Arial" w:hAnsi="Arial" w:cs="Arial"/>
          <w:sz w:val="22"/>
          <w:szCs w:val="22"/>
          <w:vertAlign w:val="superscript"/>
        </w:rPr>
        <w:t>5</w:t>
      </w:r>
      <w:r w:rsidRPr="00D15A6A">
        <w:rPr>
          <w:rFonts w:ascii="Arial" w:hAnsi="Arial" w:cs="Arial"/>
          <w:sz w:val="22"/>
          <w:szCs w:val="22"/>
        </w:rPr>
        <w:t xml:space="preserve">, </w:t>
      </w:r>
      <w:proofErr w:type="spellStart"/>
      <w:r w:rsidRPr="00D15A6A">
        <w:rPr>
          <w:rFonts w:ascii="Arial" w:hAnsi="Arial" w:cs="Arial"/>
          <w:sz w:val="22"/>
          <w:szCs w:val="22"/>
        </w:rPr>
        <w:t>Perviz</w:t>
      </w:r>
      <w:proofErr w:type="spellEnd"/>
      <w:r w:rsidRPr="00D15A6A">
        <w:rPr>
          <w:rFonts w:ascii="Arial" w:hAnsi="Arial" w:cs="Arial"/>
          <w:sz w:val="22"/>
          <w:szCs w:val="22"/>
        </w:rPr>
        <w:t xml:space="preserve"> Asaria</w:t>
      </w:r>
      <w:r w:rsidRPr="00D15A6A">
        <w:rPr>
          <w:rFonts w:ascii="Arial" w:hAnsi="Arial" w:cs="Arial"/>
          <w:sz w:val="22"/>
          <w:szCs w:val="22"/>
          <w:vertAlign w:val="superscript"/>
        </w:rPr>
        <w:t>1</w:t>
      </w:r>
      <w:r w:rsidRPr="00D15A6A">
        <w:rPr>
          <w:rFonts w:ascii="Arial" w:hAnsi="Arial" w:cs="Arial"/>
          <w:sz w:val="22"/>
          <w:szCs w:val="22"/>
        </w:rPr>
        <w:t>, Bin Zhou</w:t>
      </w:r>
      <w:r w:rsidRPr="00D15A6A">
        <w:rPr>
          <w:rFonts w:ascii="Arial" w:hAnsi="Arial" w:cs="Arial"/>
          <w:sz w:val="22"/>
          <w:szCs w:val="22"/>
          <w:vertAlign w:val="superscript"/>
        </w:rPr>
        <w:t>1</w:t>
      </w:r>
      <w:r w:rsidRPr="00D15A6A">
        <w:rPr>
          <w:rFonts w:ascii="Arial" w:hAnsi="Arial" w:cs="Arial"/>
          <w:sz w:val="22"/>
          <w:szCs w:val="22"/>
        </w:rPr>
        <w:t>, Marco Battaglini</w:t>
      </w:r>
      <w:r w:rsidR="00B35C3D">
        <w:rPr>
          <w:rFonts w:ascii="Arial" w:hAnsi="Arial" w:cs="Arial"/>
          <w:sz w:val="22"/>
          <w:szCs w:val="22"/>
          <w:vertAlign w:val="superscript"/>
        </w:rPr>
        <w:t>6</w:t>
      </w:r>
      <w:r w:rsidRPr="00D15A6A">
        <w:rPr>
          <w:rFonts w:ascii="Arial" w:hAnsi="Arial" w:cs="Arial"/>
          <w:sz w:val="22"/>
          <w:szCs w:val="22"/>
        </w:rPr>
        <w:t xml:space="preserve">, Gianni </w:t>
      </w:r>
      <w:r w:rsidRPr="000262BF">
        <w:rPr>
          <w:rFonts w:ascii="Arial" w:hAnsi="Arial" w:cs="Arial"/>
          <w:sz w:val="22"/>
          <w:szCs w:val="22"/>
        </w:rPr>
        <w:t>Corsetti</w:t>
      </w:r>
      <w:r w:rsidR="00B35C3D">
        <w:rPr>
          <w:rFonts w:ascii="Arial" w:hAnsi="Arial" w:cs="Arial"/>
          <w:sz w:val="22"/>
          <w:szCs w:val="22"/>
          <w:vertAlign w:val="superscript"/>
        </w:rPr>
        <w:t>6</w:t>
      </w:r>
      <w:r w:rsidRPr="000262BF">
        <w:rPr>
          <w:rFonts w:ascii="Arial" w:hAnsi="Arial" w:cs="Arial"/>
          <w:sz w:val="22"/>
          <w:szCs w:val="22"/>
        </w:rPr>
        <w:t xml:space="preserve">, </w:t>
      </w:r>
      <w:r>
        <w:rPr>
          <w:rFonts w:ascii="Arial" w:hAnsi="Arial" w:cs="Arial"/>
          <w:sz w:val="22"/>
          <w:szCs w:val="22"/>
        </w:rPr>
        <w:t>Martin McKee</w:t>
      </w:r>
      <w:r w:rsidR="006D69A1">
        <w:rPr>
          <w:rFonts w:ascii="Arial" w:hAnsi="Arial" w:cs="Arial"/>
          <w:sz w:val="22"/>
          <w:szCs w:val="22"/>
          <w:vertAlign w:val="superscript"/>
        </w:rPr>
        <w:t>7</w:t>
      </w:r>
      <w:r>
        <w:rPr>
          <w:rFonts w:ascii="Arial" w:hAnsi="Arial" w:cs="Arial"/>
          <w:sz w:val="22"/>
          <w:szCs w:val="22"/>
        </w:rPr>
        <w:t xml:space="preserve">, </w:t>
      </w:r>
      <w:proofErr w:type="spellStart"/>
      <w:r w:rsidRPr="000262BF">
        <w:rPr>
          <w:rFonts w:ascii="Arial" w:hAnsi="Arial" w:cs="Arial"/>
          <w:sz w:val="22"/>
          <w:szCs w:val="22"/>
        </w:rPr>
        <w:t>Mariachiara</w:t>
      </w:r>
      <w:proofErr w:type="spellEnd"/>
      <w:r w:rsidRPr="005B3E97">
        <w:rPr>
          <w:rFonts w:ascii="Arial" w:hAnsi="Arial" w:cs="Arial"/>
          <w:sz w:val="22"/>
          <w:szCs w:val="22"/>
        </w:rPr>
        <w:t xml:space="preserve"> Di </w:t>
      </w:r>
      <w:r w:rsidRPr="000262BF">
        <w:rPr>
          <w:rFonts w:ascii="Arial" w:hAnsi="Arial" w:cs="Arial"/>
          <w:sz w:val="22"/>
          <w:szCs w:val="22"/>
        </w:rPr>
        <w:t>Cesare</w:t>
      </w:r>
      <w:r w:rsidRPr="000262BF">
        <w:rPr>
          <w:rFonts w:ascii="Arial" w:hAnsi="Arial" w:cs="Arial"/>
          <w:sz w:val="22"/>
          <w:szCs w:val="22"/>
          <w:vertAlign w:val="superscript"/>
        </w:rPr>
        <w:t>1,</w:t>
      </w:r>
      <w:r w:rsidR="006D69A1">
        <w:rPr>
          <w:rFonts w:ascii="Arial" w:hAnsi="Arial" w:cs="Arial"/>
          <w:sz w:val="22"/>
          <w:szCs w:val="22"/>
          <w:vertAlign w:val="superscript"/>
        </w:rPr>
        <w:t>8</w:t>
      </w:r>
      <w:r w:rsidRPr="000262BF">
        <w:rPr>
          <w:rFonts w:ascii="Arial" w:hAnsi="Arial" w:cs="Arial"/>
          <w:sz w:val="22"/>
          <w:szCs w:val="22"/>
        </w:rPr>
        <w:t>, Colin D Mathers</w:t>
      </w:r>
      <w:r w:rsidR="006D69A1">
        <w:rPr>
          <w:rFonts w:ascii="Arial" w:hAnsi="Arial" w:cs="Arial"/>
          <w:sz w:val="22"/>
          <w:szCs w:val="22"/>
          <w:vertAlign w:val="superscript"/>
        </w:rPr>
        <w:t>9</w:t>
      </w:r>
      <w:r w:rsidRPr="000262BF">
        <w:rPr>
          <w:rFonts w:ascii="Arial" w:hAnsi="Arial" w:cs="Arial"/>
          <w:sz w:val="22"/>
          <w:szCs w:val="22"/>
        </w:rPr>
        <w:t>, Majid Ezzati</w:t>
      </w:r>
      <w:r w:rsidRPr="000262BF">
        <w:rPr>
          <w:rFonts w:ascii="Arial" w:hAnsi="Arial" w:cs="Arial"/>
          <w:sz w:val="22"/>
          <w:szCs w:val="22"/>
          <w:vertAlign w:val="superscript"/>
        </w:rPr>
        <w:t>1</w:t>
      </w:r>
      <w:r>
        <w:rPr>
          <w:rFonts w:ascii="Arial" w:hAnsi="Arial" w:cs="Arial"/>
          <w:sz w:val="22"/>
          <w:szCs w:val="22"/>
          <w:vertAlign w:val="superscript"/>
        </w:rPr>
        <w:t>,1</w:t>
      </w:r>
      <w:r w:rsidR="006D69A1">
        <w:rPr>
          <w:rFonts w:ascii="Arial" w:hAnsi="Arial" w:cs="Arial"/>
          <w:sz w:val="22"/>
          <w:szCs w:val="22"/>
          <w:vertAlign w:val="superscript"/>
        </w:rPr>
        <w:t>0</w:t>
      </w:r>
    </w:p>
    <w:p w14:paraId="7053584A" w14:textId="77777777" w:rsidR="007B730D" w:rsidRPr="005B3E97" w:rsidRDefault="007B730D" w:rsidP="00A816C7">
      <w:pPr>
        <w:jc w:val="both"/>
        <w:rPr>
          <w:rFonts w:ascii="Arial" w:hAnsi="Arial" w:cs="Arial"/>
          <w:sz w:val="22"/>
          <w:szCs w:val="22"/>
        </w:rPr>
      </w:pPr>
    </w:p>
    <w:p w14:paraId="64ABB2E1" w14:textId="77777777" w:rsidR="007B730D" w:rsidRPr="005B3E97" w:rsidRDefault="007B730D" w:rsidP="00A816C7">
      <w:pPr>
        <w:jc w:val="both"/>
        <w:rPr>
          <w:rFonts w:ascii="Arial" w:hAnsi="Arial" w:cs="Arial"/>
          <w:sz w:val="22"/>
          <w:szCs w:val="22"/>
        </w:rPr>
      </w:pPr>
      <w:r w:rsidRPr="005B3E97">
        <w:rPr>
          <w:rFonts w:ascii="Arial" w:hAnsi="Arial" w:cs="Arial"/>
          <w:sz w:val="22"/>
          <w:szCs w:val="22"/>
        </w:rPr>
        <w:t>1 MRC Centre for Environment and Health, School of Public Health, Imperial College London, London, UK</w:t>
      </w:r>
    </w:p>
    <w:p w14:paraId="29FA4FE2" w14:textId="5DF0935E" w:rsidR="007B730D" w:rsidRDefault="007B730D" w:rsidP="00A816C7">
      <w:pPr>
        <w:jc w:val="both"/>
        <w:rPr>
          <w:rFonts w:ascii="Arial" w:hAnsi="Arial" w:cs="Arial"/>
          <w:sz w:val="22"/>
          <w:szCs w:val="22"/>
        </w:rPr>
      </w:pPr>
      <w:r w:rsidRPr="005B3E97">
        <w:rPr>
          <w:rFonts w:ascii="Arial" w:hAnsi="Arial" w:cs="Arial"/>
          <w:sz w:val="22"/>
          <w:szCs w:val="22"/>
        </w:rPr>
        <w:t>2 The Earth Institute, Columbia University, New York, NY, USA</w:t>
      </w:r>
    </w:p>
    <w:p w14:paraId="71526BE4" w14:textId="7A02E5AA" w:rsidR="00B35C3D" w:rsidRPr="005B3E97" w:rsidRDefault="00B35C3D" w:rsidP="00A816C7">
      <w:pPr>
        <w:jc w:val="both"/>
        <w:rPr>
          <w:rFonts w:ascii="Arial" w:hAnsi="Arial" w:cs="Arial"/>
          <w:sz w:val="22"/>
          <w:szCs w:val="22"/>
        </w:rPr>
      </w:pPr>
      <w:r>
        <w:rPr>
          <w:rFonts w:ascii="Arial" w:hAnsi="Arial" w:cs="Arial"/>
          <w:sz w:val="22"/>
          <w:szCs w:val="22"/>
        </w:rPr>
        <w:t xml:space="preserve">3 </w:t>
      </w:r>
      <w:r w:rsidRPr="00B35C3D">
        <w:rPr>
          <w:rFonts w:ascii="Arial" w:hAnsi="Arial" w:cs="Arial"/>
          <w:sz w:val="22"/>
          <w:szCs w:val="22"/>
        </w:rPr>
        <w:t>Department of Environmental Health Sciences, Mailman School of Public Health, Columbia University, New York, NY, USA</w:t>
      </w:r>
    </w:p>
    <w:p w14:paraId="02D76B65" w14:textId="76912A89" w:rsidR="007B730D" w:rsidRPr="005B3E97" w:rsidRDefault="00B35C3D" w:rsidP="00A816C7">
      <w:pPr>
        <w:jc w:val="both"/>
        <w:rPr>
          <w:rFonts w:ascii="Arial" w:hAnsi="Arial" w:cs="Arial"/>
          <w:sz w:val="22"/>
          <w:szCs w:val="22"/>
        </w:rPr>
      </w:pPr>
      <w:r>
        <w:rPr>
          <w:rFonts w:ascii="Arial" w:hAnsi="Arial" w:cs="Arial"/>
          <w:sz w:val="22"/>
          <w:szCs w:val="22"/>
        </w:rPr>
        <w:t>4</w:t>
      </w:r>
      <w:r w:rsidR="007B730D" w:rsidRPr="005B3E97">
        <w:rPr>
          <w:rFonts w:ascii="Arial" w:hAnsi="Arial" w:cs="Arial"/>
          <w:sz w:val="22"/>
          <w:szCs w:val="22"/>
        </w:rPr>
        <w:t xml:space="preserve"> Population Studies Center, Department of Sociology, University of Pennsylvania, Philadelphia, PA, USA</w:t>
      </w:r>
    </w:p>
    <w:p w14:paraId="1D3FB073" w14:textId="07ABA68F" w:rsidR="007B730D" w:rsidRPr="000262BF" w:rsidRDefault="00B35C3D" w:rsidP="00A816C7">
      <w:pPr>
        <w:jc w:val="both"/>
        <w:rPr>
          <w:rFonts w:ascii="Arial" w:hAnsi="Arial" w:cs="Arial"/>
          <w:sz w:val="22"/>
          <w:szCs w:val="22"/>
        </w:rPr>
      </w:pPr>
      <w:r>
        <w:rPr>
          <w:rFonts w:ascii="Arial" w:hAnsi="Arial" w:cs="Arial"/>
          <w:sz w:val="22"/>
          <w:szCs w:val="22"/>
        </w:rPr>
        <w:t>5</w:t>
      </w:r>
      <w:r w:rsidR="007B730D" w:rsidRPr="000262BF">
        <w:rPr>
          <w:rFonts w:ascii="Arial" w:hAnsi="Arial" w:cs="Arial"/>
          <w:sz w:val="22"/>
          <w:szCs w:val="22"/>
        </w:rPr>
        <w:t xml:space="preserve"> French Institute for Demographic Studies (INED), Paris, France</w:t>
      </w:r>
    </w:p>
    <w:p w14:paraId="2F60EC72" w14:textId="21439432" w:rsidR="007B730D" w:rsidRPr="000262BF" w:rsidRDefault="00B35C3D" w:rsidP="00A816C7">
      <w:pPr>
        <w:jc w:val="both"/>
        <w:rPr>
          <w:rFonts w:ascii="Arial" w:hAnsi="Arial" w:cs="Arial"/>
          <w:sz w:val="22"/>
          <w:szCs w:val="22"/>
        </w:rPr>
      </w:pPr>
      <w:r>
        <w:rPr>
          <w:rFonts w:ascii="Arial" w:hAnsi="Arial" w:cs="Arial"/>
          <w:sz w:val="22"/>
          <w:szCs w:val="22"/>
        </w:rPr>
        <w:t>6</w:t>
      </w:r>
      <w:r w:rsidR="007B730D" w:rsidRPr="000262BF">
        <w:rPr>
          <w:rFonts w:ascii="Arial" w:hAnsi="Arial" w:cs="Arial"/>
          <w:sz w:val="22"/>
          <w:szCs w:val="22"/>
        </w:rPr>
        <w:t xml:space="preserve"> Directorate for Social Statistics and Population Census</w:t>
      </w:r>
      <w:r w:rsidR="00280D2D">
        <w:rPr>
          <w:rFonts w:ascii="Arial" w:hAnsi="Arial" w:cs="Arial"/>
          <w:sz w:val="22"/>
          <w:szCs w:val="22"/>
        </w:rPr>
        <w:t>,</w:t>
      </w:r>
      <w:r w:rsidR="003E08C9" w:rsidRPr="003E08C9">
        <w:t xml:space="preserve"> </w:t>
      </w:r>
      <w:r w:rsidR="003E08C9" w:rsidRPr="003E08C9">
        <w:rPr>
          <w:rFonts w:ascii="Arial" w:hAnsi="Arial" w:cs="Arial"/>
          <w:sz w:val="22"/>
          <w:szCs w:val="22"/>
        </w:rPr>
        <w:t>Italian National Institute of Statistics</w:t>
      </w:r>
      <w:r w:rsidR="00280D2D">
        <w:rPr>
          <w:rFonts w:ascii="Arial" w:hAnsi="Arial" w:cs="Arial"/>
          <w:sz w:val="22"/>
          <w:szCs w:val="22"/>
        </w:rPr>
        <w:t xml:space="preserve"> </w:t>
      </w:r>
      <w:r>
        <w:rPr>
          <w:rFonts w:ascii="Arial" w:hAnsi="Arial" w:cs="Arial"/>
          <w:sz w:val="22"/>
          <w:szCs w:val="22"/>
        </w:rPr>
        <w:t>(</w:t>
      </w:r>
      <w:proofErr w:type="spellStart"/>
      <w:r>
        <w:rPr>
          <w:rFonts w:ascii="Arial" w:hAnsi="Arial" w:cs="Arial"/>
          <w:sz w:val="22"/>
          <w:szCs w:val="22"/>
        </w:rPr>
        <w:t>Istat</w:t>
      </w:r>
      <w:proofErr w:type="spellEnd"/>
      <w:r>
        <w:rPr>
          <w:rFonts w:ascii="Arial" w:hAnsi="Arial" w:cs="Arial"/>
          <w:sz w:val="22"/>
          <w:szCs w:val="22"/>
        </w:rPr>
        <w:t xml:space="preserve">), </w:t>
      </w:r>
      <w:r w:rsidR="00280D2D">
        <w:rPr>
          <w:rFonts w:ascii="Arial" w:hAnsi="Arial" w:cs="Arial"/>
          <w:sz w:val="22"/>
          <w:szCs w:val="22"/>
        </w:rPr>
        <w:t>Rome, Italy</w:t>
      </w:r>
      <w:r w:rsidR="007B730D" w:rsidRPr="000262BF">
        <w:rPr>
          <w:rFonts w:ascii="Arial" w:hAnsi="Arial" w:cs="Arial"/>
          <w:sz w:val="22"/>
          <w:szCs w:val="22"/>
        </w:rPr>
        <w:t xml:space="preserve"> </w:t>
      </w:r>
    </w:p>
    <w:p w14:paraId="381118F7" w14:textId="2A5E90B9" w:rsidR="007B730D" w:rsidRDefault="00B35C3D" w:rsidP="00A816C7">
      <w:pPr>
        <w:jc w:val="both"/>
        <w:rPr>
          <w:rFonts w:ascii="Arial" w:hAnsi="Arial" w:cs="Arial"/>
          <w:sz w:val="22"/>
          <w:szCs w:val="22"/>
        </w:rPr>
      </w:pPr>
      <w:r>
        <w:rPr>
          <w:rFonts w:ascii="Arial" w:hAnsi="Arial" w:cs="Arial"/>
          <w:sz w:val="22"/>
          <w:szCs w:val="22"/>
        </w:rPr>
        <w:t>7</w:t>
      </w:r>
      <w:r w:rsidR="007B730D" w:rsidRPr="000262BF">
        <w:rPr>
          <w:rFonts w:ascii="Arial" w:hAnsi="Arial" w:cs="Arial"/>
          <w:sz w:val="22"/>
          <w:szCs w:val="22"/>
        </w:rPr>
        <w:t xml:space="preserve"> </w:t>
      </w:r>
      <w:r w:rsidR="007B730D" w:rsidRPr="00E0521E">
        <w:rPr>
          <w:rFonts w:ascii="Arial" w:hAnsi="Arial" w:cs="Arial"/>
          <w:sz w:val="22"/>
          <w:szCs w:val="22"/>
        </w:rPr>
        <w:t>Department of Health Services Research and Policy</w:t>
      </w:r>
      <w:r w:rsidR="007B730D">
        <w:rPr>
          <w:rFonts w:ascii="Arial" w:hAnsi="Arial" w:cs="Arial"/>
          <w:sz w:val="22"/>
          <w:szCs w:val="22"/>
        </w:rPr>
        <w:t>, London School of Hygiene &amp; Tropical Medicine</w:t>
      </w:r>
      <w:r w:rsidR="007B730D" w:rsidRPr="005B3E97">
        <w:rPr>
          <w:rFonts w:ascii="Arial" w:hAnsi="Arial" w:cs="Arial"/>
          <w:sz w:val="22"/>
          <w:szCs w:val="22"/>
        </w:rPr>
        <w:t>, London, UK</w:t>
      </w:r>
    </w:p>
    <w:p w14:paraId="02F77FFF" w14:textId="7F4A81C6" w:rsidR="007B730D" w:rsidRPr="005B3E97" w:rsidRDefault="006D69A1" w:rsidP="00A816C7">
      <w:pPr>
        <w:jc w:val="both"/>
        <w:rPr>
          <w:rFonts w:ascii="Arial" w:hAnsi="Arial" w:cs="Arial"/>
          <w:sz w:val="22"/>
          <w:szCs w:val="22"/>
        </w:rPr>
      </w:pPr>
      <w:r>
        <w:rPr>
          <w:rFonts w:ascii="Arial" w:hAnsi="Arial" w:cs="Arial"/>
          <w:sz w:val="22"/>
          <w:szCs w:val="22"/>
        </w:rPr>
        <w:t>8</w:t>
      </w:r>
      <w:r w:rsidR="007B730D">
        <w:rPr>
          <w:rFonts w:ascii="Arial" w:hAnsi="Arial" w:cs="Arial"/>
          <w:sz w:val="22"/>
          <w:szCs w:val="22"/>
        </w:rPr>
        <w:t xml:space="preserve"> </w:t>
      </w:r>
      <w:r w:rsidR="007B730D" w:rsidRPr="005B3E97">
        <w:rPr>
          <w:rFonts w:ascii="Arial" w:hAnsi="Arial" w:cs="Arial"/>
          <w:sz w:val="22"/>
          <w:szCs w:val="22"/>
        </w:rPr>
        <w:t>Department of Natural Sciences, Middlesex University London, London, UK</w:t>
      </w:r>
    </w:p>
    <w:p w14:paraId="6BF5F8F4" w14:textId="3D0949B2" w:rsidR="007B730D" w:rsidRDefault="006D69A1" w:rsidP="00A816C7">
      <w:pPr>
        <w:jc w:val="both"/>
        <w:rPr>
          <w:rFonts w:ascii="Arial" w:hAnsi="Arial" w:cs="Arial"/>
          <w:sz w:val="22"/>
          <w:szCs w:val="22"/>
        </w:rPr>
      </w:pPr>
      <w:r>
        <w:rPr>
          <w:rFonts w:ascii="Arial" w:hAnsi="Arial" w:cs="Arial"/>
          <w:sz w:val="22"/>
          <w:szCs w:val="22"/>
        </w:rPr>
        <w:t>9</w:t>
      </w:r>
      <w:r w:rsidR="007B730D">
        <w:rPr>
          <w:rFonts w:ascii="Arial" w:hAnsi="Arial" w:cs="Arial"/>
          <w:sz w:val="22"/>
          <w:szCs w:val="22"/>
        </w:rPr>
        <w:t xml:space="preserve"> Independent Researcher, Geneva, Switzerland</w:t>
      </w:r>
    </w:p>
    <w:p w14:paraId="3B59140F" w14:textId="10F1A62F" w:rsidR="007B730D" w:rsidRDefault="007B730D" w:rsidP="00A816C7">
      <w:pPr>
        <w:jc w:val="both"/>
        <w:rPr>
          <w:rFonts w:ascii="Arial" w:hAnsi="Arial" w:cs="Arial"/>
          <w:sz w:val="22"/>
          <w:szCs w:val="22"/>
        </w:rPr>
      </w:pPr>
      <w:r>
        <w:rPr>
          <w:rFonts w:ascii="Arial" w:hAnsi="Arial" w:cs="Arial"/>
          <w:sz w:val="22"/>
          <w:szCs w:val="22"/>
        </w:rPr>
        <w:t>1</w:t>
      </w:r>
      <w:r w:rsidR="006D69A1">
        <w:rPr>
          <w:rFonts w:ascii="Arial" w:hAnsi="Arial" w:cs="Arial"/>
          <w:sz w:val="22"/>
          <w:szCs w:val="22"/>
        </w:rPr>
        <w:t>0</w:t>
      </w:r>
      <w:r>
        <w:rPr>
          <w:rFonts w:ascii="Arial" w:hAnsi="Arial" w:cs="Arial"/>
          <w:sz w:val="22"/>
          <w:szCs w:val="22"/>
        </w:rPr>
        <w:t xml:space="preserve"> Regional Institute for Population Studies, University of Ghana, Legon, Ghana</w:t>
      </w:r>
    </w:p>
    <w:p w14:paraId="01C71D06" w14:textId="77777777" w:rsidR="009F4FD7" w:rsidRPr="005B3E97" w:rsidRDefault="009F4FD7" w:rsidP="00580F14">
      <w:pPr>
        <w:spacing w:line="480" w:lineRule="auto"/>
        <w:jc w:val="both"/>
        <w:rPr>
          <w:rFonts w:ascii="Arial" w:hAnsi="Arial" w:cs="Arial"/>
          <w:sz w:val="22"/>
          <w:szCs w:val="22"/>
        </w:rPr>
      </w:pPr>
    </w:p>
    <w:p w14:paraId="20004210" w14:textId="28B1F9A5" w:rsidR="007819F9" w:rsidRPr="005B3E97" w:rsidRDefault="007819F9" w:rsidP="00CD6FE3">
      <w:pPr>
        <w:spacing w:line="480" w:lineRule="auto"/>
        <w:ind w:left="720" w:hanging="720"/>
        <w:jc w:val="both"/>
        <w:rPr>
          <w:rFonts w:ascii="Arial" w:hAnsi="Arial" w:cs="Arial"/>
          <w:sz w:val="22"/>
          <w:szCs w:val="22"/>
        </w:rPr>
      </w:pPr>
      <w:r w:rsidRPr="005B3E97">
        <w:rPr>
          <w:rFonts w:ascii="Arial" w:hAnsi="Arial" w:cs="Arial"/>
          <w:sz w:val="22"/>
          <w:szCs w:val="22"/>
        </w:rPr>
        <w:br w:type="page"/>
      </w:r>
    </w:p>
    <w:p w14:paraId="7C7DA3DE" w14:textId="11DAEB59" w:rsidR="009579FE" w:rsidRPr="00F65D04" w:rsidRDefault="00F37EF9" w:rsidP="00DD367E">
      <w:pPr>
        <w:spacing w:line="480" w:lineRule="auto"/>
        <w:jc w:val="both"/>
        <w:rPr>
          <w:rFonts w:ascii="Arial" w:hAnsi="Arial" w:cs="Arial"/>
          <w:b/>
          <w:bCs/>
          <w:color w:val="000000"/>
          <w:sz w:val="22"/>
          <w:szCs w:val="22"/>
        </w:rPr>
      </w:pPr>
      <w:r w:rsidRPr="00284C81">
        <w:rPr>
          <w:rFonts w:ascii="Arial" w:hAnsi="Arial" w:cs="Arial"/>
          <w:b/>
          <w:bCs/>
          <w:sz w:val="22"/>
          <w:szCs w:val="22"/>
        </w:rPr>
        <w:lastRenderedPageBreak/>
        <w:t>T</w:t>
      </w:r>
      <w:r w:rsidR="000746ED" w:rsidRPr="00284C81">
        <w:rPr>
          <w:rFonts w:ascii="Arial" w:hAnsi="Arial" w:cs="Arial"/>
          <w:b/>
          <w:bCs/>
          <w:sz w:val="22"/>
          <w:szCs w:val="22"/>
        </w:rPr>
        <w:t>he Covid-19 pandemic affect</w:t>
      </w:r>
      <w:r w:rsidRPr="00284C81">
        <w:rPr>
          <w:rFonts w:ascii="Arial" w:hAnsi="Arial" w:cs="Arial"/>
          <w:b/>
          <w:bCs/>
          <w:sz w:val="22"/>
          <w:szCs w:val="22"/>
        </w:rPr>
        <w:t>s</w:t>
      </w:r>
      <w:r w:rsidR="000746ED" w:rsidRPr="00284C81">
        <w:rPr>
          <w:rFonts w:ascii="Arial" w:hAnsi="Arial" w:cs="Arial"/>
          <w:b/>
          <w:bCs/>
          <w:sz w:val="22"/>
          <w:szCs w:val="22"/>
        </w:rPr>
        <w:t xml:space="preserve"> mortality directly through infection as well as through changes in the social, environmental and healthcare determinants of health</w:t>
      </w:r>
      <w:r w:rsidR="00301B20" w:rsidRPr="00B35C3D">
        <w:rPr>
          <w:rFonts w:ascii="Arial" w:hAnsi="Arial" w:cs="Arial"/>
          <w:b/>
          <w:bCs/>
          <w:color w:val="000000"/>
          <w:sz w:val="22"/>
          <w:szCs w:val="22"/>
        </w:rPr>
        <w:t>[Douglas, 2020 #5504]</w:t>
      </w:r>
      <w:r w:rsidR="00790903">
        <w:rPr>
          <w:rFonts w:ascii="Arial" w:hAnsi="Arial" w:cs="Arial"/>
          <w:b/>
          <w:bCs/>
          <w:color w:val="000000"/>
          <w:sz w:val="22"/>
          <w:szCs w:val="22"/>
        </w:rPr>
        <w:t>.</w:t>
      </w:r>
      <w:r w:rsidR="00301B20" w:rsidRPr="00284C81">
        <w:rPr>
          <w:rFonts w:ascii="Arial" w:hAnsi="Arial" w:cs="Arial"/>
          <w:b/>
          <w:bCs/>
          <w:color w:val="000000"/>
          <w:sz w:val="22"/>
          <w:szCs w:val="22"/>
        </w:rPr>
        <w:t xml:space="preserve"> </w:t>
      </w:r>
      <w:r w:rsidR="00A1169F">
        <w:rPr>
          <w:rFonts w:ascii="Arial" w:hAnsi="Arial" w:cs="Arial"/>
          <w:b/>
          <w:bCs/>
          <w:sz w:val="22"/>
          <w:szCs w:val="22"/>
        </w:rPr>
        <w:t>W</w:t>
      </w:r>
      <w:r w:rsidR="000746ED" w:rsidRPr="00284C81">
        <w:rPr>
          <w:rFonts w:ascii="Arial" w:hAnsi="Arial" w:cs="Arial"/>
          <w:b/>
          <w:bCs/>
          <w:sz w:val="22"/>
          <w:szCs w:val="22"/>
        </w:rPr>
        <w:t xml:space="preserve">e </w:t>
      </w:r>
      <w:r w:rsidR="00C2307B" w:rsidRPr="00284C81">
        <w:rPr>
          <w:rFonts w:ascii="Arial" w:hAnsi="Arial" w:cs="Arial"/>
          <w:b/>
          <w:bCs/>
          <w:sz w:val="22"/>
          <w:szCs w:val="22"/>
        </w:rPr>
        <w:t>applied</w:t>
      </w:r>
      <w:r w:rsidR="000746ED" w:rsidRPr="00284C81">
        <w:rPr>
          <w:rFonts w:ascii="Arial" w:hAnsi="Arial" w:cs="Arial"/>
          <w:b/>
          <w:bCs/>
          <w:sz w:val="22"/>
          <w:szCs w:val="22"/>
        </w:rPr>
        <w:t xml:space="preserve"> an ensemble of 16 Bayesian </w:t>
      </w:r>
      <w:r w:rsidR="00C2307B" w:rsidRPr="00284C81">
        <w:rPr>
          <w:rFonts w:ascii="Arial" w:hAnsi="Arial" w:cs="Arial"/>
          <w:b/>
          <w:bCs/>
          <w:sz w:val="22"/>
          <w:szCs w:val="22"/>
        </w:rPr>
        <w:t xml:space="preserve">probabilistic </w:t>
      </w:r>
      <w:r w:rsidR="000746ED" w:rsidRPr="00284C81">
        <w:rPr>
          <w:rFonts w:ascii="Arial" w:hAnsi="Arial" w:cs="Arial"/>
          <w:b/>
          <w:bCs/>
          <w:sz w:val="22"/>
          <w:szCs w:val="22"/>
        </w:rPr>
        <w:t>models</w:t>
      </w:r>
      <w:r w:rsidR="00C2307B" w:rsidRPr="00284C81">
        <w:rPr>
          <w:rFonts w:ascii="Arial" w:hAnsi="Arial" w:cs="Arial"/>
          <w:b/>
          <w:bCs/>
          <w:sz w:val="22"/>
          <w:szCs w:val="22"/>
        </w:rPr>
        <w:t xml:space="preserve"> to vital statistics data to estimate the impacts of the pandemic</w:t>
      </w:r>
      <w:r w:rsidR="00B93C5A" w:rsidRPr="00B93C5A">
        <w:rPr>
          <w:rFonts w:ascii="Arial" w:hAnsi="Arial" w:cs="Arial"/>
          <w:b/>
          <w:bCs/>
          <w:sz w:val="22"/>
          <w:szCs w:val="22"/>
        </w:rPr>
        <w:t xml:space="preserve"> </w:t>
      </w:r>
      <w:r w:rsidR="00B93C5A" w:rsidRPr="00284C81">
        <w:rPr>
          <w:rFonts w:ascii="Arial" w:hAnsi="Arial" w:cs="Arial"/>
          <w:b/>
          <w:bCs/>
          <w:sz w:val="22"/>
          <w:szCs w:val="22"/>
        </w:rPr>
        <w:t>on all-cause mortality</w:t>
      </w:r>
      <w:r w:rsidR="00C2307B" w:rsidRPr="00284C81">
        <w:rPr>
          <w:rFonts w:ascii="Arial" w:hAnsi="Arial" w:cs="Arial"/>
          <w:b/>
          <w:bCs/>
          <w:sz w:val="22"/>
          <w:szCs w:val="22"/>
        </w:rPr>
        <w:t xml:space="preserve"> for </w:t>
      </w:r>
      <w:r w:rsidR="00D276FE">
        <w:rPr>
          <w:rFonts w:ascii="Arial" w:hAnsi="Arial" w:cs="Arial"/>
          <w:b/>
          <w:bCs/>
          <w:sz w:val="22"/>
          <w:szCs w:val="22"/>
        </w:rPr>
        <w:t>21</w:t>
      </w:r>
      <w:r w:rsidR="00D276FE" w:rsidRPr="00284C81">
        <w:rPr>
          <w:rFonts w:ascii="Arial" w:hAnsi="Arial" w:cs="Arial"/>
          <w:b/>
          <w:bCs/>
          <w:sz w:val="22"/>
          <w:szCs w:val="22"/>
        </w:rPr>
        <w:t xml:space="preserve"> </w:t>
      </w:r>
      <w:r w:rsidR="00F64D2A" w:rsidRPr="00284C81">
        <w:rPr>
          <w:rFonts w:ascii="Arial" w:hAnsi="Arial" w:cs="Arial"/>
          <w:b/>
          <w:bCs/>
          <w:sz w:val="22"/>
          <w:szCs w:val="22"/>
        </w:rPr>
        <w:t>industrialised</w:t>
      </w:r>
      <w:r w:rsidR="00C2307B" w:rsidRPr="00284C81">
        <w:rPr>
          <w:rFonts w:ascii="Arial" w:hAnsi="Arial" w:cs="Arial"/>
          <w:b/>
          <w:bCs/>
          <w:sz w:val="22"/>
          <w:szCs w:val="22"/>
        </w:rPr>
        <w:t xml:space="preserve"> countries. </w:t>
      </w:r>
      <w:r w:rsidR="004F4B3F" w:rsidRPr="00284C81">
        <w:rPr>
          <w:rFonts w:ascii="Arial" w:hAnsi="Arial" w:cs="Arial"/>
          <w:b/>
          <w:bCs/>
          <w:color w:val="000000"/>
          <w:sz w:val="22"/>
          <w:szCs w:val="22"/>
        </w:rPr>
        <w:t xml:space="preserve">From mid-February through the end of May 2020, </w:t>
      </w:r>
      <w:r w:rsidR="00D65599" w:rsidRPr="00D65599">
        <w:rPr>
          <w:rFonts w:ascii="Arial" w:hAnsi="Arial" w:cs="Arial"/>
          <w:b/>
          <w:bCs/>
          <w:color w:val="000000"/>
          <w:sz w:val="22"/>
          <w:szCs w:val="22"/>
        </w:rPr>
        <w:t>206,000</w:t>
      </w:r>
      <w:r w:rsidR="004F4B3F" w:rsidRPr="00284C81">
        <w:rPr>
          <w:rFonts w:ascii="Arial" w:hAnsi="Arial" w:cs="Arial"/>
          <w:b/>
          <w:bCs/>
          <w:color w:val="000000"/>
          <w:sz w:val="22"/>
          <w:szCs w:val="22"/>
        </w:rPr>
        <w:t xml:space="preserve"> (95% credible interval </w:t>
      </w:r>
      <w:r w:rsidR="00D65599" w:rsidRPr="00D65599">
        <w:rPr>
          <w:rFonts w:ascii="Arial" w:hAnsi="Arial" w:cs="Arial"/>
          <w:b/>
          <w:bCs/>
          <w:color w:val="000000"/>
          <w:sz w:val="22"/>
          <w:szCs w:val="22"/>
        </w:rPr>
        <w:t>178,100-231,000</w:t>
      </w:r>
      <w:r w:rsidR="004F4B3F" w:rsidRPr="00284C81">
        <w:rPr>
          <w:rFonts w:ascii="Arial" w:hAnsi="Arial" w:cs="Arial"/>
          <w:b/>
          <w:bCs/>
          <w:color w:val="000000"/>
          <w:sz w:val="22"/>
          <w:szCs w:val="22"/>
        </w:rPr>
        <w:t xml:space="preserve">) more people died in these </w:t>
      </w:r>
      <w:r w:rsidR="00D65599">
        <w:rPr>
          <w:rFonts w:ascii="Arial" w:hAnsi="Arial" w:cs="Arial"/>
          <w:b/>
          <w:bCs/>
          <w:color w:val="000000"/>
          <w:sz w:val="22"/>
          <w:szCs w:val="22"/>
        </w:rPr>
        <w:t>21</w:t>
      </w:r>
      <w:r w:rsidR="00D65599" w:rsidRPr="00284C81">
        <w:rPr>
          <w:rFonts w:ascii="Arial" w:hAnsi="Arial" w:cs="Arial"/>
          <w:b/>
          <w:bCs/>
          <w:color w:val="000000"/>
          <w:sz w:val="22"/>
          <w:szCs w:val="22"/>
        </w:rPr>
        <w:t xml:space="preserve"> </w:t>
      </w:r>
      <w:r w:rsidR="004F4B3F" w:rsidRPr="00284C81">
        <w:rPr>
          <w:rFonts w:ascii="Arial" w:hAnsi="Arial" w:cs="Arial"/>
          <w:b/>
          <w:bCs/>
          <w:color w:val="000000"/>
          <w:sz w:val="22"/>
          <w:szCs w:val="22"/>
        </w:rPr>
        <w:t xml:space="preserve">countries than would have had the pandemic not taken place. </w:t>
      </w:r>
      <w:r w:rsidR="00A1169F">
        <w:rPr>
          <w:rFonts w:ascii="Arial" w:hAnsi="Arial" w:cs="Arial"/>
          <w:b/>
          <w:bCs/>
          <w:color w:val="000000"/>
          <w:sz w:val="22"/>
          <w:szCs w:val="22"/>
        </w:rPr>
        <w:t>T</w:t>
      </w:r>
      <w:r w:rsidR="004F4B3F" w:rsidRPr="00284C81">
        <w:rPr>
          <w:rFonts w:ascii="Arial" w:hAnsi="Arial" w:cs="Arial"/>
          <w:b/>
          <w:bCs/>
          <w:color w:val="000000"/>
          <w:sz w:val="22"/>
          <w:szCs w:val="22"/>
        </w:rPr>
        <w:t xml:space="preserve">he total number of </w:t>
      </w:r>
      <w:r w:rsidR="002152A3">
        <w:rPr>
          <w:rFonts w:ascii="Arial" w:hAnsi="Arial" w:cs="Arial"/>
          <w:b/>
          <w:bCs/>
          <w:color w:val="000000"/>
          <w:sz w:val="22"/>
          <w:szCs w:val="22"/>
        </w:rPr>
        <w:t xml:space="preserve">excess </w:t>
      </w:r>
      <w:r w:rsidR="004F4B3F" w:rsidRPr="00284C81">
        <w:rPr>
          <w:rFonts w:ascii="Arial" w:hAnsi="Arial" w:cs="Arial"/>
          <w:b/>
          <w:bCs/>
          <w:color w:val="000000"/>
          <w:sz w:val="22"/>
          <w:szCs w:val="22"/>
        </w:rPr>
        <w:t xml:space="preserve">deaths, </w:t>
      </w:r>
      <w:r w:rsidR="002152A3">
        <w:rPr>
          <w:rFonts w:ascii="Arial" w:hAnsi="Arial" w:cs="Arial"/>
          <w:b/>
          <w:bCs/>
          <w:color w:val="000000"/>
          <w:sz w:val="22"/>
          <w:szCs w:val="22"/>
        </w:rPr>
        <w:t xml:space="preserve">excess </w:t>
      </w:r>
      <w:r w:rsidR="004F4B3F" w:rsidRPr="00284C81">
        <w:rPr>
          <w:rFonts w:ascii="Arial" w:hAnsi="Arial" w:cs="Arial"/>
          <w:b/>
          <w:bCs/>
          <w:color w:val="000000"/>
          <w:sz w:val="22"/>
          <w:szCs w:val="22"/>
        </w:rPr>
        <w:t xml:space="preserve">deaths per 100,000 people, and relative increase in deaths were similar between men and women in most countries. </w:t>
      </w:r>
      <w:r w:rsidR="00CD1534" w:rsidRPr="00284C81">
        <w:rPr>
          <w:rFonts w:ascii="Arial" w:hAnsi="Arial" w:cs="Arial"/>
          <w:b/>
          <w:bCs/>
          <w:sz w:val="22"/>
          <w:szCs w:val="22"/>
        </w:rPr>
        <w:t xml:space="preserve"> </w:t>
      </w:r>
      <w:r w:rsidR="002B714E" w:rsidRPr="00284C81">
        <w:rPr>
          <w:rFonts w:ascii="Arial" w:hAnsi="Arial" w:cs="Arial"/>
          <w:b/>
          <w:bCs/>
          <w:sz w:val="22"/>
          <w:szCs w:val="22"/>
        </w:rPr>
        <w:t>After accounting for population</w:t>
      </w:r>
      <w:r w:rsidR="00280D2D">
        <w:rPr>
          <w:rFonts w:ascii="Arial" w:hAnsi="Arial" w:cs="Arial"/>
          <w:b/>
          <w:bCs/>
          <w:sz w:val="22"/>
          <w:szCs w:val="22"/>
        </w:rPr>
        <w:t xml:space="preserve"> size</w:t>
      </w:r>
      <w:r w:rsidR="002B714E" w:rsidRPr="00284C81">
        <w:rPr>
          <w:rFonts w:ascii="Arial" w:hAnsi="Arial" w:cs="Arial"/>
          <w:b/>
          <w:bCs/>
          <w:sz w:val="22"/>
          <w:szCs w:val="22"/>
        </w:rPr>
        <w:t xml:space="preserve">, </w:t>
      </w:r>
      <w:r w:rsidR="008E5416" w:rsidRPr="00284C81">
        <w:rPr>
          <w:rFonts w:ascii="Arial" w:hAnsi="Arial" w:cs="Arial"/>
          <w:b/>
          <w:bCs/>
          <w:sz w:val="22"/>
          <w:szCs w:val="22"/>
        </w:rPr>
        <w:t>England and Wales and Spain</w:t>
      </w:r>
      <w:r w:rsidR="002B714E" w:rsidRPr="00284C81">
        <w:rPr>
          <w:rFonts w:ascii="Arial" w:hAnsi="Arial" w:cs="Arial"/>
          <w:b/>
          <w:bCs/>
          <w:sz w:val="22"/>
          <w:szCs w:val="22"/>
        </w:rPr>
        <w:t xml:space="preserve"> experienced the highest death toll</w:t>
      </w:r>
      <w:r w:rsidR="008E5416" w:rsidRPr="00284C81">
        <w:rPr>
          <w:rFonts w:ascii="Arial" w:hAnsi="Arial" w:cs="Arial"/>
          <w:b/>
          <w:bCs/>
          <w:sz w:val="22"/>
          <w:szCs w:val="22"/>
        </w:rPr>
        <w:t>,</w:t>
      </w:r>
      <w:r w:rsidR="002B714E" w:rsidRPr="00284C81">
        <w:rPr>
          <w:rFonts w:ascii="Arial" w:hAnsi="Arial" w:cs="Arial"/>
          <w:b/>
          <w:bCs/>
          <w:sz w:val="22"/>
          <w:szCs w:val="22"/>
        </w:rPr>
        <w:t xml:space="preserve"> </w:t>
      </w:r>
      <w:r w:rsidR="00F65D04">
        <w:rPr>
          <w:rFonts w:ascii="Arial" w:hAnsi="Arial" w:cs="Arial"/>
          <w:b/>
          <w:bCs/>
          <w:sz w:val="22"/>
          <w:szCs w:val="22"/>
        </w:rPr>
        <w:t>~</w:t>
      </w:r>
      <w:r w:rsidR="002B714E" w:rsidRPr="00284C81">
        <w:rPr>
          <w:rFonts w:ascii="Arial" w:hAnsi="Arial" w:cs="Arial"/>
          <w:b/>
          <w:bCs/>
          <w:sz w:val="22"/>
          <w:szCs w:val="22"/>
        </w:rPr>
        <w:t xml:space="preserve">100 </w:t>
      </w:r>
      <w:r w:rsidR="00B02466">
        <w:rPr>
          <w:rFonts w:ascii="Arial" w:hAnsi="Arial" w:cs="Arial"/>
          <w:b/>
          <w:bCs/>
          <w:sz w:val="22"/>
          <w:szCs w:val="22"/>
        </w:rPr>
        <w:t xml:space="preserve">excess </w:t>
      </w:r>
      <w:r w:rsidR="002B714E" w:rsidRPr="00284C81">
        <w:rPr>
          <w:rFonts w:ascii="Arial" w:hAnsi="Arial" w:cs="Arial"/>
          <w:b/>
          <w:bCs/>
          <w:sz w:val="22"/>
          <w:szCs w:val="22"/>
        </w:rPr>
        <w:t>deaths per 100</w:t>
      </w:r>
      <w:r w:rsidR="00FD2092" w:rsidRPr="00284C81">
        <w:rPr>
          <w:rFonts w:ascii="Arial" w:hAnsi="Arial" w:cs="Arial"/>
          <w:b/>
          <w:bCs/>
          <w:sz w:val="22"/>
          <w:szCs w:val="22"/>
        </w:rPr>
        <w:t>,000</w:t>
      </w:r>
      <w:r w:rsidR="002B714E" w:rsidRPr="00284C81">
        <w:rPr>
          <w:rFonts w:ascii="Arial" w:hAnsi="Arial" w:cs="Arial"/>
          <w:b/>
          <w:bCs/>
          <w:sz w:val="22"/>
          <w:szCs w:val="22"/>
        </w:rPr>
        <w:t xml:space="preserve"> people</w:t>
      </w:r>
      <w:r w:rsidR="00876E74">
        <w:rPr>
          <w:rFonts w:ascii="Arial" w:hAnsi="Arial" w:cs="Arial"/>
          <w:b/>
          <w:bCs/>
          <w:sz w:val="22"/>
          <w:szCs w:val="22"/>
        </w:rPr>
        <w:t>;</w:t>
      </w:r>
      <w:r w:rsidR="008E5416" w:rsidRPr="00284C81">
        <w:rPr>
          <w:rFonts w:ascii="Arial" w:hAnsi="Arial" w:cs="Arial"/>
          <w:b/>
          <w:bCs/>
          <w:sz w:val="22"/>
          <w:szCs w:val="22"/>
        </w:rPr>
        <w:t xml:space="preserve"> </w:t>
      </w:r>
      <w:r w:rsidR="00876E74">
        <w:rPr>
          <w:rFonts w:ascii="Arial" w:hAnsi="Arial" w:cs="Arial"/>
          <w:b/>
          <w:bCs/>
          <w:sz w:val="22"/>
          <w:szCs w:val="22"/>
        </w:rPr>
        <w:t>they also had the largest</w:t>
      </w:r>
      <w:r w:rsidR="008E5416" w:rsidRPr="00284C81">
        <w:rPr>
          <w:rFonts w:ascii="Arial" w:hAnsi="Arial" w:cs="Arial"/>
          <w:b/>
          <w:bCs/>
          <w:sz w:val="22"/>
          <w:szCs w:val="22"/>
        </w:rPr>
        <w:t xml:space="preserve"> relative increase in deaths </w:t>
      </w:r>
      <w:r w:rsidR="00182D7E" w:rsidRPr="00284C81">
        <w:rPr>
          <w:rFonts w:ascii="Arial" w:hAnsi="Arial" w:cs="Arial"/>
          <w:b/>
          <w:bCs/>
          <w:sz w:val="22"/>
          <w:szCs w:val="22"/>
        </w:rPr>
        <w:t>(</w:t>
      </w:r>
      <w:r w:rsidR="0059262D">
        <w:rPr>
          <w:rFonts w:ascii="Arial" w:hAnsi="Arial" w:cs="Arial"/>
          <w:b/>
          <w:bCs/>
          <w:sz w:val="22"/>
          <w:szCs w:val="22"/>
        </w:rPr>
        <w:t>37</w:t>
      </w:r>
      <w:r w:rsidR="00CF35D7" w:rsidRPr="00284C81">
        <w:rPr>
          <w:rFonts w:ascii="Arial" w:hAnsi="Arial" w:cs="Arial"/>
          <w:b/>
          <w:bCs/>
          <w:sz w:val="22"/>
          <w:szCs w:val="22"/>
        </w:rPr>
        <w:t xml:space="preserve">% </w:t>
      </w:r>
      <w:r w:rsidR="00CF35D7">
        <w:rPr>
          <w:rFonts w:ascii="Arial" w:hAnsi="Arial" w:cs="Arial"/>
          <w:b/>
          <w:bCs/>
          <w:sz w:val="22"/>
          <w:szCs w:val="22"/>
        </w:rPr>
        <w:t xml:space="preserve">(95% credible interval </w:t>
      </w:r>
      <w:r w:rsidR="00CF35D7" w:rsidRPr="00284C81">
        <w:rPr>
          <w:rFonts w:ascii="Arial" w:hAnsi="Arial" w:cs="Arial"/>
          <w:b/>
          <w:bCs/>
          <w:sz w:val="22"/>
          <w:szCs w:val="22"/>
        </w:rPr>
        <w:t>30-</w:t>
      </w:r>
      <w:r w:rsidR="0059262D">
        <w:rPr>
          <w:rFonts w:ascii="Arial" w:hAnsi="Arial" w:cs="Arial"/>
          <w:b/>
          <w:bCs/>
          <w:sz w:val="22"/>
          <w:szCs w:val="22"/>
        </w:rPr>
        <w:t>44</w:t>
      </w:r>
      <w:r w:rsidR="00CF35D7">
        <w:rPr>
          <w:rFonts w:ascii="Arial" w:hAnsi="Arial" w:cs="Arial"/>
          <w:b/>
          <w:bCs/>
          <w:sz w:val="22"/>
          <w:szCs w:val="22"/>
        </w:rPr>
        <w:t>)</w:t>
      </w:r>
      <w:r w:rsidR="00CF35D7" w:rsidRPr="00284C81">
        <w:rPr>
          <w:rFonts w:ascii="Arial" w:hAnsi="Arial" w:cs="Arial"/>
          <w:b/>
          <w:bCs/>
          <w:sz w:val="22"/>
          <w:szCs w:val="22"/>
        </w:rPr>
        <w:t xml:space="preserve"> in England and Wales</w:t>
      </w:r>
      <w:r w:rsidR="00CF35D7">
        <w:rPr>
          <w:rFonts w:ascii="Arial" w:hAnsi="Arial" w:cs="Arial"/>
          <w:b/>
          <w:bCs/>
          <w:sz w:val="22"/>
          <w:szCs w:val="22"/>
        </w:rPr>
        <w:t xml:space="preserve">; </w:t>
      </w:r>
      <w:r w:rsidR="00733CF9">
        <w:rPr>
          <w:rFonts w:ascii="Arial" w:hAnsi="Arial" w:cs="Arial"/>
          <w:b/>
          <w:bCs/>
          <w:sz w:val="22"/>
          <w:szCs w:val="22"/>
        </w:rPr>
        <w:t>38</w:t>
      </w:r>
      <w:r w:rsidR="008E5416" w:rsidRPr="00284C81">
        <w:rPr>
          <w:rFonts w:ascii="Arial" w:hAnsi="Arial" w:cs="Arial"/>
          <w:b/>
          <w:bCs/>
          <w:sz w:val="22"/>
          <w:szCs w:val="22"/>
        </w:rPr>
        <w:t xml:space="preserve">% </w:t>
      </w:r>
      <w:r w:rsidR="00CF35D7">
        <w:rPr>
          <w:rFonts w:ascii="Arial" w:hAnsi="Arial" w:cs="Arial"/>
          <w:b/>
          <w:bCs/>
          <w:sz w:val="22"/>
          <w:szCs w:val="22"/>
        </w:rPr>
        <w:t>(</w:t>
      </w:r>
      <w:r w:rsidR="00852347">
        <w:rPr>
          <w:rFonts w:ascii="Arial" w:hAnsi="Arial" w:cs="Arial"/>
          <w:b/>
          <w:bCs/>
          <w:sz w:val="22"/>
          <w:szCs w:val="22"/>
        </w:rPr>
        <w:t>3</w:t>
      </w:r>
      <w:r w:rsidR="00735CF7">
        <w:rPr>
          <w:rFonts w:ascii="Arial" w:hAnsi="Arial" w:cs="Arial"/>
          <w:b/>
          <w:bCs/>
          <w:sz w:val="22"/>
          <w:szCs w:val="22"/>
        </w:rPr>
        <w:t>1</w:t>
      </w:r>
      <w:r w:rsidR="00852347">
        <w:rPr>
          <w:rFonts w:ascii="Arial" w:hAnsi="Arial" w:cs="Arial"/>
          <w:b/>
          <w:bCs/>
          <w:sz w:val="22"/>
          <w:szCs w:val="22"/>
        </w:rPr>
        <w:t>-</w:t>
      </w:r>
      <w:r w:rsidR="00055F32">
        <w:rPr>
          <w:rFonts w:ascii="Arial" w:hAnsi="Arial" w:cs="Arial"/>
          <w:b/>
          <w:bCs/>
          <w:sz w:val="22"/>
          <w:szCs w:val="22"/>
        </w:rPr>
        <w:t>45</w:t>
      </w:r>
      <w:r w:rsidR="00CF35D7">
        <w:rPr>
          <w:rFonts w:ascii="Arial" w:hAnsi="Arial" w:cs="Arial"/>
          <w:b/>
          <w:bCs/>
          <w:sz w:val="22"/>
          <w:szCs w:val="22"/>
        </w:rPr>
        <w:t>)</w:t>
      </w:r>
      <w:r w:rsidR="008E5416" w:rsidRPr="00284C81">
        <w:rPr>
          <w:rFonts w:ascii="Arial" w:hAnsi="Arial" w:cs="Arial"/>
          <w:b/>
          <w:bCs/>
          <w:sz w:val="22"/>
          <w:szCs w:val="22"/>
        </w:rPr>
        <w:t xml:space="preserve"> in Spain</w:t>
      </w:r>
      <w:r w:rsidR="00DB22BE" w:rsidRPr="00284C81">
        <w:rPr>
          <w:rFonts w:ascii="Arial" w:hAnsi="Arial" w:cs="Arial"/>
          <w:b/>
          <w:bCs/>
          <w:sz w:val="22"/>
          <w:szCs w:val="22"/>
        </w:rPr>
        <w:t>)</w:t>
      </w:r>
      <w:r w:rsidR="00B05A98" w:rsidRPr="00284C81">
        <w:rPr>
          <w:rFonts w:ascii="Arial" w:hAnsi="Arial" w:cs="Arial"/>
          <w:b/>
          <w:bCs/>
          <w:sz w:val="22"/>
          <w:szCs w:val="22"/>
        </w:rPr>
        <w:t xml:space="preserve">. </w:t>
      </w:r>
      <w:r w:rsidR="00A1169F" w:rsidRPr="00284C81">
        <w:rPr>
          <w:rFonts w:ascii="Arial" w:hAnsi="Arial" w:cs="Arial"/>
          <w:b/>
          <w:bCs/>
          <w:sz w:val="22"/>
          <w:szCs w:val="22"/>
        </w:rPr>
        <w:t>Bulgaria</w:t>
      </w:r>
      <w:r w:rsidR="00A1169F">
        <w:rPr>
          <w:rFonts w:ascii="Arial" w:hAnsi="Arial" w:cs="Arial"/>
          <w:b/>
          <w:bCs/>
          <w:sz w:val="22"/>
          <w:szCs w:val="22"/>
        </w:rPr>
        <w:t xml:space="preserve">, </w:t>
      </w:r>
      <w:r w:rsidR="00A1169F" w:rsidRPr="00284C81">
        <w:rPr>
          <w:rFonts w:ascii="Arial" w:hAnsi="Arial" w:cs="Arial"/>
          <w:b/>
          <w:bCs/>
          <w:sz w:val="22"/>
          <w:szCs w:val="22"/>
        </w:rPr>
        <w:t xml:space="preserve">New Zealand, </w:t>
      </w:r>
      <w:r w:rsidR="00A1169F">
        <w:rPr>
          <w:rFonts w:ascii="Arial" w:hAnsi="Arial" w:cs="Arial"/>
          <w:b/>
          <w:bCs/>
          <w:sz w:val="22"/>
          <w:szCs w:val="22"/>
        </w:rPr>
        <w:t xml:space="preserve">Slovakia, </w:t>
      </w:r>
      <w:r w:rsidR="00A1169F" w:rsidRPr="00284C81">
        <w:rPr>
          <w:rFonts w:ascii="Arial" w:hAnsi="Arial" w:cs="Arial"/>
          <w:b/>
          <w:bCs/>
          <w:sz w:val="22"/>
          <w:szCs w:val="22"/>
        </w:rPr>
        <w:t>Hungary</w:t>
      </w:r>
      <w:r w:rsidR="00A1169F">
        <w:rPr>
          <w:rFonts w:ascii="Arial" w:hAnsi="Arial" w:cs="Arial"/>
          <w:b/>
          <w:bCs/>
          <w:sz w:val="22"/>
          <w:szCs w:val="22"/>
        </w:rPr>
        <w:t xml:space="preserve">, Czechia, Australia, Poland, Norway, Denmark </w:t>
      </w:r>
      <w:r w:rsidR="00B93C5A">
        <w:rPr>
          <w:rFonts w:ascii="Arial" w:hAnsi="Arial" w:cs="Arial"/>
          <w:b/>
          <w:bCs/>
          <w:sz w:val="22"/>
          <w:szCs w:val="22"/>
        </w:rPr>
        <w:t xml:space="preserve">and </w:t>
      </w:r>
      <w:r w:rsidR="00B05A98" w:rsidRPr="00284C81">
        <w:rPr>
          <w:rFonts w:ascii="Arial" w:hAnsi="Arial" w:cs="Arial"/>
          <w:b/>
          <w:bCs/>
          <w:sz w:val="22"/>
          <w:szCs w:val="22"/>
        </w:rPr>
        <w:t>Finland</w:t>
      </w:r>
      <w:r w:rsidR="00B05A98" w:rsidRPr="006C2628">
        <w:rPr>
          <w:rFonts w:ascii="Arial" w:hAnsi="Arial" w:cs="Arial"/>
          <w:b/>
          <w:bCs/>
          <w:sz w:val="22"/>
          <w:szCs w:val="22"/>
        </w:rPr>
        <w:t xml:space="preserve"> experienced change</w:t>
      </w:r>
      <w:r w:rsidR="00284C81" w:rsidRPr="006C2628">
        <w:rPr>
          <w:rFonts w:ascii="Arial" w:hAnsi="Arial" w:cs="Arial"/>
          <w:b/>
          <w:bCs/>
          <w:sz w:val="22"/>
          <w:szCs w:val="22"/>
        </w:rPr>
        <w:t>s</w:t>
      </w:r>
      <w:r w:rsidR="00B05A98" w:rsidRPr="006C2628">
        <w:rPr>
          <w:rFonts w:ascii="Arial" w:hAnsi="Arial" w:cs="Arial"/>
          <w:b/>
          <w:bCs/>
          <w:sz w:val="22"/>
          <w:szCs w:val="22"/>
        </w:rPr>
        <w:t xml:space="preserve"> in deaths that ranged from </w:t>
      </w:r>
      <w:r w:rsidR="00DD367E" w:rsidRPr="006C2628">
        <w:rPr>
          <w:rFonts w:ascii="Arial" w:hAnsi="Arial" w:cs="Arial"/>
          <w:b/>
          <w:bCs/>
          <w:sz w:val="22"/>
          <w:szCs w:val="22"/>
        </w:rPr>
        <w:t xml:space="preserve">possible </w:t>
      </w:r>
      <w:r w:rsidR="00B05A98" w:rsidRPr="006C2628">
        <w:rPr>
          <w:rFonts w:ascii="Arial" w:hAnsi="Arial" w:cs="Arial"/>
          <w:b/>
          <w:bCs/>
          <w:sz w:val="22"/>
          <w:szCs w:val="22"/>
        </w:rPr>
        <w:t xml:space="preserve">slight declines to increases of no more than 5%. </w:t>
      </w:r>
      <w:r w:rsidR="00301B20" w:rsidRPr="00284C81">
        <w:rPr>
          <w:rFonts w:ascii="Arial" w:hAnsi="Arial" w:cs="Arial"/>
          <w:b/>
          <w:bCs/>
          <w:color w:val="000000"/>
          <w:sz w:val="22"/>
          <w:szCs w:val="22"/>
        </w:rPr>
        <w:t xml:space="preserve">The heterogeneous magnitude and character of the excess deaths </w:t>
      </w:r>
      <w:r w:rsidR="003F4AF6" w:rsidRPr="00284C81">
        <w:rPr>
          <w:rFonts w:ascii="Arial" w:hAnsi="Arial" w:cs="Arial"/>
          <w:b/>
          <w:bCs/>
          <w:color w:val="000000"/>
          <w:sz w:val="22"/>
          <w:szCs w:val="22"/>
        </w:rPr>
        <w:t>due to the</w:t>
      </w:r>
      <w:r w:rsidR="00D469F1" w:rsidRPr="00284C81">
        <w:rPr>
          <w:rFonts w:ascii="Arial" w:hAnsi="Arial" w:cs="Arial"/>
          <w:b/>
          <w:bCs/>
          <w:color w:val="000000"/>
          <w:sz w:val="22"/>
          <w:szCs w:val="22"/>
        </w:rPr>
        <w:t xml:space="preserve"> Covid-19 pandemic reflect differences in how well countries </w:t>
      </w:r>
      <w:r w:rsidR="00280D2D">
        <w:rPr>
          <w:rFonts w:ascii="Arial" w:hAnsi="Arial" w:cs="Arial"/>
          <w:b/>
          <w:bCs/>
          <w:color w:val="000000"/>
          <w:sz w:val="22"/>
          <w:szCs w:val="22"/>
        </w:rPr>
        <w:t xml:space="preserve">have </w:t>
      </w:r>
      <w:r w:rsidR="00D469F1" w:rsidRPr="00284C81">
        <w:rPr>
          <w:rFonts w:ascii="Arial" w:hAnsi="Arial" w:cs="Arial"/>
          <w:b/>
          <w:bCs/>
          <w:color w:val="000000"/>
          <w:sz w:val="22"/>
          <w:szCs w:val="22"/>
        </w:rPr>
        <w:t xml:space="preserve">managed the pandemic </w:t>
      </w:r>
      <w:r w:rsidR="00284C81" w:rsidRPr="00284C81">
        <w:rPr>
          <w:rFonts w:ascii="Arial" w:hAnsi="Arial" w:cs="Arial"/>
          <w:b/>
          <w:bCs/>
          <w:color w:val="000000"/>
          <w:sz w:val="22"/>
          <w:szCs w:val="22"/>
        </w:rPr>
        <w:t>and the resilience and preparedness of</w:t>
      </w:r>
      <w:r w:rsidR="00D469F1" w:rsidRPr="00284C81">
        <w:rPr>
          <w:rFonts w:ascii="Arial" w:hAnsi="Arial" w:cs="Arial"/>
          <w:b/>
          <w:bCs/>
          <w:color w:val="000000"/>
          <w:sz w:val="22"/>
          <w:szCs w:val="22"/>
        </w:rPr>
        <w:t xml:space="preserve"> the health and social care system.</w:t>
      </w:r>
    </w:p>
    <w:p w14:paraId="122452B8" w14:textId="77777777" w:rsidR="00C55FB8" w:rsidRPr="005B3E97" w:rsidRDefault="00C55FB8" w:rsidP="00580F14">
      <w:pPr>
        <w:spacing w:line="480" w:lineRule="auto"/>
        <w:jc w:val="both"/>
        <w:rPr>
          <w:rFonts w:ascii="Arial" w:hAnsi="Arial" w:cs="Arial"/>
          <w:sz w:val="22"/>
          <w:szCs w:val="22"/>
        </w:rPr>
      </w:pPr>
    </w:p>
    <w:p w14:paraId="30078D25" w14:textId="77777777" w:rsidR="00C55FB8" w:rsidRPr="005B3E97" w:rsidRDefault="00C55FB8">
      <w:pPr>
        <w:rPr>
          <w:rFonts w:ascii="Arial" w:hAnsi="Arial" w:cs="Arial"/>
          <w:sz w:val="22"/>
          <w:szCs w:val="22"/>
        </w:rPr>
      </w:pPr>
      <w:r w:rsidRPr="005B3E97">
        <w:rPr>
          <w:rFonts w:ascii="Arial" w:hAnsi="Arial" w:cs="Arial"/>
          <w:sz w:val="22"/>
          <w:szCs w:val="22"/>
        </w:rPr>
        <w:br w:type="page"/>
      </w:r>
    </w:p>
    <w:p w14:paraId="77BADCDB" w14:textId="468D42B1" w:rsidR="002251C4" w:rsidRPr="005B3E97" w:rsidRDefault="002251C4" w:rsidP="002251C4">
      <w:pPr>
        <w:spacing w:line="480" w:lineRule="auto"/>
        <w:jc w:val="both"/>
        <w:rPr>
          <w:rFonts w:ascii="Arial" w:hAnsi="Arial" w:cs="Arial"/>
          <w:color w:val="000000"/>
          <w:sz w:val="22"/>
          <w:szCs w:val="22"/>
        </w:rPr>
      </w:pPr>
      <w:r w:rsidRPr="005B3E97">
        <w:rPr>
          <w:rFonts w:ascii="Arial" w:hAnsi="Arial" w:cs="Arial"/>
          <w:color w:val="000000"/>
          <w:sz w:val="22"/>
          <w:szCs w:val="22"/>
        </w:rPr>
        <w:lastRenderedPageBreak/>
        <w:t xml:space="preserve">Covid-19 </w:t>
      </w:r>
      <w:r>
        <w:rPr>
          <w:rFonts w:ascii="Arial" w:hAnsi="Arial" w:cs="Arial"/>
          <w:color w:val="000000"/>
          <w:sz w:val="22"/>
          <w:szCs w:val="22"/>
        </w:rPr>
        <w:t xml:space="preserve">infection has been the direct cause of </w:t>
      </w:r>
      <w:r w:rsidRPr="005B3E97">
        <w:rPr>
          <w:rFonts w:ascii="Arial" w:hAnsi="Arial" w:cs="Arial"/>
          <w:color w:val="000000"/>
          <w:sz w:val="22"/>
          <w:szCs w:val="22"/>
        </w:rPr>
        <w:t xml:space="preserve">hundreds of thousands of deaths </w:t>
      </w:r>
      <w:r>
        <w:rPr>
          <w:rFonts w:ascii="Arial" w:hAnsi="Arial" w:cs="Arial"/>
          <w:color w:val="000000"/>
          <w:sz w:val="22"/>
          <w:szCs w:val="22"/>
        </w:rPr>
        <w:t xml:space="preserve">but the indirect effects of the pandemic and responses to it, acting through </w:t>
      </w:r>
      <w:r w:rsidRPr="005B3E97">
        <w:rPr>
          <w:rFonts w:ascii="Arial" w:hAnsi="Arial" w:cs="Arial"/>
          <w:color w:val="000000"/>
          <w:sz w:val="22"/>
          <w:szCs w:val="22"/>
        </w:rPr>
        <w:t xml:space="preserve">social, economic, environmental and healthcare </w:t>
      </w:r>
      <w:r>
        <w:rPr>
          <w:rFonts w:ascii="Arial" w:hAnsi="Arial" w:cs="Arial"/>
          <w:color w:val="000000"/>
          <w:sz w:val="22"/>
          <w:szCs w:val="22"/>
        </w:rPr>
        <w:t>pathways, can also be substantial</w:t>
      </w:r>
      <w:r w:rsidRPr="00A6335F">
        <w:rPr>
          <w:rFonts w:ascii="Arial" w:hAnsi="Arial" w:cs="Arial"/>
          <w:color w:val="000000"/>
          <w:sz w:val="22"/>
          <w:szCs w:val="22"/>
        </w:rPr>
        <w:t>[Douglas, 2020 #5504]</w:t>
      </w:r>
      <w:r>
        <w:rPr>
          <w:rFonts w:ascii="Arial" w:hAnsi="Arial" w:cs="Arial"/>
          <w:color w:val="000000"/>
          <w:sz w:val="22"/>
          <w:szCs w:val="22"/>
        </w:rPr>
        <w:t xml:space="preserve">. The latter include denied or </w:t>
      </w:r>
      <w:r w:rsidRPr="005B3E97">
        <w:rPr>
          <w:rFonts w:ascii="Arial" w:hAnsi="Arial" w:cs="Arial"/>
          <w:color w:val="000000"/>
          <w:sz w:val="22"/>
          <w:szCs w:val="22"/>
        </w:rPr>
        <w:t>delayed disease prevention and medical procedures for acute and chronic c</w:t>
      </w:r>
      <w:r>
        <w:rPr>
          <w:rFonts w:ascii="Arial" w:hAnsi="Arial" w:cs="Arial"/>
          <w:color w:val="000000"/>
          <w:sz w:val="22"/>
          <w:szCs w:val="22"/>
        </w:rPr>
        <w:t>onditions</w:t>
      </w:r>
      <w:r w:rsidRPr="005B3E97">
        <w:rPr>
          <w:rFonts w:ascii="Arial" w:hAnsi="Arial" w:cs="Arial"/>
          <w:color w:val="000000"/>
          <w:sz w:val="22"/>
          <w:szCs w:val="22"/>
        </w:rPr>
        <w:t>; loss of job</w:t>
      </w:r>
      <w:r>
        <w:rPr>
          <w:rFonts w:ascii="Arial" w:hAnsi="Arial" w:cs="Arial"/>
          <w:color w:val="000000"/>
          <w:sz w:val="22"/>
          <w:szCs w:val="22"/>
        </w:rPr>
        <w:t>s</w:t>
      </w:r>
      <w:r w:rsidRPr="005B3E97">
        <w:rPr>
          <w:rFonts w:ascii="Arial" w:hAnsi="Arial" w:cs="Arial"/>
          <w:color w:val="000000"/>
          <w:sz w:val="22"/>
          <w:szCs w:val="22"/>
        </w:rPr>
        <w:t xml:space="preserve"> and income; disruption of social networks; </w:t>
      </w:r>
      <w:r>
        <w:rPr>
          <w:rFonts w:ascii="Arial" w:hAnsi="Arial" w:cs="Arial"/>
          <w:color w:val="000000"/>
          <w:sz w:val="22"/>
          <w:szCs w:val="22"/>
        </w:rPr>
        <w:t xml:space="preserve">increases </w:t>
      </w:r>
      <w:r w:rsidRPr="005B3E97">
        <w:rPr>
          <w:rFonts w:ascii="Arial" w:hAnsi="Arial" w:cs="Arial"/>
          <w:color w:val="000000"/>
          <w:sz w:val="22"/>
          <w:szCs w:val="22"/>
        </w:rPr>
        <w:t>in crime</w:t>
      </w:r>
      <w:r>
        <w:rPr>
          <w:rFonts w:ascii="Arial" w:hAnsi="Arial" w:cs="Arial"/>
          <w:color w:val="000000"/>
          <w:sz w:val="22"/>
          <w:szCs w:val="22"/>
        </w:rPr>
        <w:t>, especially domestic abuse,</w:t>
      </w:r>
      <w:r w:rsidRPr="005B3E97">
        <w:rPr>
          <w:rFonts w:ascii="Arial" w:hAnsi="Arial" w:cs="Arial"/>
          <w:color w:val="000000"/>
          <w:sz w:val="22"/>
          <w:szCs w:val="22"/>
        </w:rPr>
        <w:t xml:space="preserve"> and self-harm; changes in quantity and quality of food, and the use of tobacco, alcohol and other drugs; and changes in road traffic</w:t>
      </w:r>
      <w:r>
        <w:rPr>
          <w:rFonts w:ascii="Arial" w:hAnsi="Arial" w:cs="Arial"/>
          <w:color w:val="000000"/>
          <w:sz w:val="22"/>
          <w:szCs w:val="22"/>
        </w:rPr>
        <w:t xml:space="preserve"> crashes, other</w:t>
      </w:r>
      <w:r w:rsidRPr="005B3E97">
        <w:rPr>
          <w:rFonts w:ascii="Arial" w:hAnsi="Arial" w:cs="Arial"/>
          <w:color w:val="000000"/>
          <w:sz w:val="22"/>
          <w:szCs w:val="22"/>
        </w:rPr>
        <w:t xml:space="preserve"> injuries and air pollution</w:t>
      </w:r>
      <w:r>
        <w:rPr>
          <w:rFonts w:ascii="Arial" w:hAnsi="Arial" w:cs="Arial"/>
          <w:color w:val="000000"/>
          <w:sz w:val="22"/>
          <w:szCs w:val="22"/>
        </w:rPr>
        <w:t xml:space="preserve"> resulting from changes in </w:t>
      </w:r>
      <w:r w:rsidRPr="005B3E97">
        <w:rPr>
          <w:rFonts w:ascii="Arial" w:hAnsi="Arial" w:cs="Arial"/>
          <w:color w:val="000000"/>
          <w:sz w:val="22"/>
          <w:szCs w:val="22"/>
        </w:rPr>
        <w:t>mobility and transport</w:t>
      </w:r>
      <w:r>
        <w:rPr>
          <w:rFonts w:ascii="Arial" w:hAnsi="Arial" w:cs="Arial"/>
          <w:color w:val="000000"/>
          <w:sz w:val="22"/>
          <w:szCs w:val="22"/>
        </w:rPr>
        <w:t>ation</w:t>
      </w:r>
      <w:r w:rsidRPr="005B3E97">
        <w:rPr>
          <w:rFonts w:ascii="Arial" w:hAnsi="Arial" w:cs="Arial"/>
          <w:color w:val="000000"/>
          <w:sz w:val="22"/>
          <w:szCs w:val="22"/>
        </w:rPr>
        <w:t xml:space="preserve">. How these </w:t>
      </w:r>
      <w:r>
        <w:rPr>
          <w:rFonts w:ascii="Arial" w:hAnsi="Arial" w:cs="Arial"/>
          <w:color w:val="000000"/>
          <w:sz w:val="22"/>
          <w:szCs w:val="22"/>
        </w:rPr>
        <w:t>developments</w:t>
      </w:r>
      <w:r w:rsidRPr="005B3E97">
        <w:rPr>
          <w:rFonts w:ascii="Arial" w:hAnsi="Arial" w:cs="Arial"/>
          <w:color w:val="000000"/>
          <w:sz w:val="22"/>
          <w:szCs w:val="22"/>
        </w:rPr>
        <w:t xml:space="preserve"> impact mortality varies across countries</w:t>
      </w:r>
      <w:r w:rsidRPr="002251C4">
        <w:rPr>
          <w:rFonts w:ascii="Arial" w:hAnsi="Arial" w:cs="Arial"/>
          <w:color w:val="000000"/>
          <w:sz w:val="22"/>
          <w:szCs w:val="22"/>
        </w:rPr>
        <w:t xml:space="preserve"> </w:t>
      </w:r>
      <w:r>
        <w:rPr>
          <w:rFonts w:ascii="Arial" w:hAnsi="Arial" w:cs="Arial"/>
          <w:color w:val="000000"/>
          <w:sz w:val="22"/>
          <w:szCs w:val="22"/>
        </w:rPr>
        <w:t xml:space="preserve">reflecting the sociodemographic characteristics of the population, </w:t>
      </w:r>
      <w:r w:rsidRPr="005B3E97">
        <w:rPr>
          <w:rFonts w:ascii="Arial" w:hAnsi="Arial" w:cs="Arial"/>
          <w:color w:val="000000"/>
          <w:sz w:val="22"/>
          <w:szCs w:val="22"/>
        </w:rPr>
        <w:t>the extent and timing of the epidemic</w:t>
      </w:r>
      <w:r>
        <w:rPr>
          <w:rFonts w:ascii="Arial" w:hAnsi="Arial" w:cs="Arial"/>
          <w:color w:val="000000"/>
          <w:sz w:val="22"/>
          <w:szCs w:val="22"/>
        </w:rPr>
        <w:t xml:space="preserve"> and the response</w:t>
      </w:r>
      <w:r w:rsidRPr="005B3E97">
        <w:rPr>
          <w:rFonts w:ascii="Arial" w:hAnsi="Arial" w:cs="Arial"/>
          <w:color w:val="000000"/>
          <w:sz w:val="22"/>
          <w:szCs w:val="22"/>
        </w:rPr>
        <w:t xml:space="preserve">, </w:t>
      </w:r>
      <w:r>
        <w:rPr>
          <w:rFonts w:ascii="Arial" w:hAnsi="Arial" w:cs="Arial"/>
          <w:color w:val="000000"/>
          <w:sz w:val="22"/>
          <w:szCs w:val="22"/>
        </w:rPr>
        <w:t xml:space="preserve">the underlying health of the population, </w:t>
      </w:r>
      <w:r w:rsidRPr="005B3E97">
        <w:rPr>
          <w:rFonts w:ascii="Arial" w:hAnsi="Arial" w:cs="Arial"/>
          <w:color w:val="000000"/>
          <w:sz w:val="22"/>
          <w:szCs w:val="22"/>
        </w:rPr>
        <w:t>th</w:t>
      </w:r>
      <w:r>
        <w:rPr>
          <w:rFonts w:ascii="Arial" w:hAnsi="Arial" w:cs="Arial"/>
          <w:color w:val="000000"/>
          <w:sz w:val="22"/>
          <w:szCs w:val="22"/>
        </w:rPr>
        <w:t>e</w:t>
      </w:r>
      <w:r w:rsidRPr="005B3E97">
        <w:rPr>
          <w:rFonts w:ascii="Arial" w:hAnsi="Arial" w:cs="Arial"/>
          <w:color w:val="000000"/>
          <w:sz w:val="22"/>
          <w:szCs w:val="22"/>
        </w:rPr>
        <w:t xml:space="preserve"> resilience and agility of the health and social care system, </w:t>
      </w:r>
      <w:r>
        <w:rPr>
          <w:rFonts w:ascii="Arial" w:hAnsi="Arial" w:cs="Arial"/>
          <w:color w:val="000000"/>
          <w:sz w:val="22"/>
          <w:szCs w:val="22"/>
        </w:rPr>
        <w:t>and the performance of social and economic safety nets</w:t>
      </w:r>
      <w:r w:rsidRPr="005B3E97">
        <w:rPr>
          <w:rFonts w:ascii="Arial" w:hAnsi="Arial" w:cs="Arial"/>
          <w:color w:val="000000"/>
          <w:sz w:val="22"/>
          <w:szCs w:val="22"/>
        </w:rPr>
        <w:t>.</w:t>
      </w:r>
      <w:r w:rsidRPr="00061DF9">
        <w:rPr>
          <w:rFonts w:ascii="Arial" w:hAnsi="Arial" w:cs="Arial"/>
          <w:color w:val="000000"/>
          <w:sz w:val="22"/>
          <w:szCs w:val="22"/>
        </w:rPr>
        <w:t xml:space="preserve"> </w:t>
      </w:r>
      <w:r w:rsidRPr="005B3E97">
        <w:rPr>
          <w:rFonts w:ascii="Arial" w:hAnsi="Arial" w:cs="Arial"/>
          <w:color w:val="000000"/>
          <w:sz w:val="22"/>
          <w:szCs w:val="22"/>
        </w:rPr>
        <w:t xml:space="preserve">An understanding of the </w:t>
      </w:r>
      <w:r>
        <w:rPr>
          <w:rFonts w:ascii="Arial" w:hAnsi="Arial" w:cs="Arial"/>
          <w:color w:val="000000"/>
          <w:sz w:val="22"/>
          <w:szCs w:val="22"/>
        </w:rPr>
        <w:t xml:space="preserve">total impact on </w:t>
      </w:r>
      <w:r w:rsidRPr="005B3E97">
        <w:rPr>
          <w:rFonts w:ascii="Arial" w:hAnsi="Arial" w:cs="Arial"/>
          <w:color w:val="000000"/>
          <w:sz w:val="22"/>
          <w:szCs w:val="22"/>
        </w:rPr>
        <w:t xml:space="preserve">mortality is needed to understand the </w:t>
      </w:r>
      <w:r>
        <w:rPr>
          <w:rFonts w:ascii="Arial" w:hAnsi="Arial" w:cs="Arial"/>
          <w:color w:val="000000"/>
          <w:sz w:val="22"/>
          <w:szCs w:val="22"/>
        </w:rPr>
        <w:t xml:space="preserve">true </w:t>
      </w:r>
      <w:r w:rsidRPr="005B3E97">
        <w:rPr>
          <w:rFonts w:ascii="Arial" w:hAnsi="Arial" w:cs="Arial"/>
          <w:color w:val="000000"/>
          <w:sz w:val="22"/>
          <w:szCs w:val="22"/>
        </w:rPr>
        <w:t>public health impacts of the pandemic</w:t>
      </w:r>
      <w:r>
        <w:rPr>
          <w:rFonts w:ascii="Arial" w:hAnsi="Arial" w:cs="Arial"/>
          <w:color w:val="000000"/>
          <w:sz w:val="22"/>
          <w:szCs w:val="22"/>
        </w:rPr>
        <w:t xml:space="preserve"> and the policy response</w:t>
      </w:r>
      <w:r w:rsidRPr="005B3E97">
        <w:rPr>
          <w:rFonts w:ascii="Arial" w:hAnsi="Arial" w:cs="Arial"/>
          <w:color w:val="000000"/>
          <w:sz w:val="22"/>
          <w:szCs w:val="22"/>
        </w:rPr>
        <w:t xml:space="preserve">. Comparative </w:t>
      </w:r>
      <w:r>
        <w:rPr>
          <w:rFonts w:ascii="Arial" w:hAnsi="Arial" w:cs="Arial"/>
          <w:color w:val="000000"/>
          <w:sz w:val="22"/>
          <w:szCs w:val="22"/>
        </w:rPr>
        <w:t xml:space="preserve">multi-country </w:t>
      </w:r>
      <w:r w:rsidRPr="005B3E97">
        <w:rPr>
          <w:rFonts w:ascii="Arial" w:hAnsi="Arial" w:cs="Arial"/>
          <w:color w:val="000000"/>
          <w:sz w:val="22"/>
          <w:szCs w:val="22"/>
        </w:rPr>
        <w:t>analyses</w:t>
      </w:r>
      <w:r>
        <w:rPr>
          <w:rFonts w:ascii="Arial" w:hAnsi="Arial" w:cs="Arial"/>
          <w:sz w:val="22"/>
          <w:szCs w:val="22"/>
        </w:rPr>
        <w:t>[Pearce, 2020 #5643]</w:t>
      </w:r>
      <w:r w:rsidRPr="005B3E97">
        <w:rPr>
          <w:rFonts w:ascii="Arial" w:hAnsi="Arial" w:cs="Arial"/>
          <w:sz w:val="22"/>
          <w:szCs w:val="22"/>
        </w:rPr>
        <w:t xml:space="preserve"> </w:t>
      </w:r>
      <w:r>
        <w:rPr>
          <w:rFonts w:ascii="Arial" w:hAnsi="Arial" w:cs="Arial"/>
          <w:sz w:val="22"/>
          <w:szCs w:val="22"/>
        </w:rPr>
        <w:t xml:space="preserve">offer insights into how responses can be made more effective and timely, and how </w:t>
      </w:r>
      <w:r w:rsidRPr="005B3E97">
        <w:rPr>
          <w:rFonts w:ascii="Arial" w:hAnsi="Arial" w:cs="Arial"/>
          <w:sz w:val="22"/>
          <w:szCs w:val="22"/>
        </w:rPr>
        <w:t>health and social care system</w:t>
      </w:r>
      <w:r>
        <w:rPr>
          <w:rFonts w:ascii="Arial" w:hAnsi="Arial" w:cs="Arial"/>
          <w:sz w:val="22"/>
          <w:szCs w:val="22"/>
        </w:rPr>
        <w:t xml:space="preserve">s may be made more resilient. </w:t>
      </w:r>
      <w:r w:rsidRPr="005B3E97">
        <w:rPr>
          <w:rFonts w:ascii="Arial" w:hAnsi="Arial" w:cs="Arial"/>
          <w:sz w:val="22"/>
          <w:szCs w:val="22"/>
        </w:rPr>
        <w:t xml:space="preserve">However, </w:t>
      </w:r>
      <w:r>
        <w:rPr>
          <w:rFonts w:ascii="Arial" w:hAnsi="Arial" w:cs="Arial"/>
          <w:sz w:val="22"/>
          <w:szCs w:val="22"/>
        </w:rPr>
        <w:t>some politicians reject country benchmarking</w:t>
      </w:r>
      <w:r w:rsidRPr="005B3E97">
        <w:rPr>
          <w:rFonts w:ascii="Arial" w:hAnsi="Arial" w:cs="Arial"/>
          <w:sz w:val="22"/>
          <w:szCs w:val="22"/>
        </w:rPr>
        <w:t xml:space="preserve"> </w:t>
      </w:r>
      <w:r>
        <w:rPr>
          <w:rFonts w:ascii="Arial" w:hAnsi="Arial" w:cs="Arial"/>
          <w:sz w:val="22"/>
          <w:szCs w:val="22"/>
        </w:rPr>
        <w:t>based on the argument</w:t>
      </w:r>
      <w:r w:rsidRPr="005B3E97">
        <w:rPr>
          <w:rFonts w:ascii="Arial" w:hAnsi="Arial" w:cs="Arial"/>
          <w:sz w:val="22"/>
          <w:szCs w:val="22"/>
        </w:rPr>
        <w:t xml:space="preserve"> that the data, methodology and </w:t>
      </w:r>
      <w:r>
        <w:rPr>
          <w:rFonts w:ascii="Arial" w:hAnsi="Arial" w:cs="Arial"/>
          <w:sz w:val="22"/>
          <w:szCs w:val="22"/>
        </w:rPr>
        <w:t>timing of the analysis</w:t>
      </w:r>
      <w:r w:rsidRPr="005B3E97">
        <w:rPr>
          <w:rFonts w:ascii="Arial" w:hAnsi="Arial" w:cs="Arial"/>
          <w:sz w:val="22"/>
          <w:szCs w:val="22"/>
        </w:rPr>
        <w:t xml:space="preserve"> </w:t>
      </w:r>
      <w:r>
        <w:rPr>
          <w:rFonts w:ascii="Arial" w:hAnsi="Arial" w:cs="Arial"/>
          <w:sz w:val="22"/>
          <w:szCs w:val="22"/>
        </w:rPr>
        <w:t>are</w:t>
      </w:r>
      <w:r w:rsidRPr="005B3E97">
        <w:rPr>
          <w:rFonts w:ascii="Arial" w:hAnsi="Arial" w:cs="Arial"/>
          <w:sz w:val="22"/>
          <w:szCs w:val="22"/>
        </w:rPr>
        <w:t xml:space="preserve"> not comparable</w:t>
      </w:r>
      <w:r>
        <w:rPr>
          <w:rFonts w:ascii="Arial" w:hAnsi="Arial" w:cs="Arial"/>
          <w:sz w:val="22"/>
          <w:szCs w:val="22"/>
        </w:rPr>
        <w:t xml:space="preserve"> across countries</w:t>
      </w:r>
      <w:r w:rsidRPr="005B3E97">
        <w:rPr>
          <w:rFonts w:ascii="Arial" w:hAnsi="Arial" w:cs="Arial"/>
          <w:sz w:val="22"/>
          <w:szCs w:val="22"/>
        </w:rPr>
        <w:t>.</w:t>
      </w:r>
      <w:r>
        <w:rPr>
          <w:rFonts w:ascii="Arial" w:hAnsi="Arial" w:cs="Arial"/>
          <w:sz w:val="22"/>
          <w:szCs w:val="22"/>
        </w:rPr>
        <w:t>[Merrick, 2020 #5644]</w:t>
      </w:r>
      <w:r w:rsidRPr="005B3E97">
        <w:rPr>
          <w:rFonts w:ascii="Arial" w:hAnsi="Arial" w:cs="Arial"/>
          <w:sz w:val="22"/>
          <w:szCs w:val="22"/>
        </w:rPr>
        <w:t xml:space="preserve"> </w:t>
      </w:r>
      <w:r w:rsidRPr="005B3E97">
        <w:rPr>
          <w:rFonts w:ascii="Arial" w:hAnsi="Arial" w:cs="Arial"/>
          <w:color w:val="000000"/>
          <w:sz w:val="22"/>
          <w:szCs w:val="22"/>
        </w:rPr>
        <w:t>Here, we developed</w:t>
      </w:r>
      <w:r>
        <w:rPr>
          <w:rFonts w:ascii="Arial" w:hAnsi="Arial" w:cs="Arial"/>
          <w:color w:val="000000"/>
          <w:sz w:val="22"/>
          <w:szCs w:val="22"/>
        </w:rPr>
        <w:t xml:space="preserve"> and applied</w:t>
      </w:r>
      <w:r w:rsidRPr="005B3E97">
        <w:rPr>
          <w:rFonts w:ascii="Arial" w:hAnsi="Arial" w:cs="Arial"/>
          <w:color w:val="000000"/>
          <w:sz w:val="22"/>
          <w:szCs w:val="22"/>
        </w:rPr>
        <w:t xml:space="preserve"> </w:t>
      </w:r>
      <w:r>
        <w:rPr>
          <w:rFonts w:ascii="Arial" w:hAnsi="Arial" w:cs="Arial"/>
          <w:color w:val="000000"/>
          <w:sz w:val="22"/>
          <w:szCs w:val="22"/>
        </w:rPr>
        <w:t xml:space="preserve">a </w:t>
      </w:r>
      <w:r w:rsidRPr="005B3E97">
        <w:rPr>
          <w:rFonts w:ascii="Arial" w:hAnsi="Arial" w:cs="Arial"/>
          <w:color w:val="000000"/>
          <w:sz w:val="22"/>
          <w:szCs w:val="22"/>
        </w:rPr>
        <w:t xml:space="preserve">probabilistic </w:t>
      </w:r>
      <w:r w:rsidR="00F8370C" w:rsidRPr="00F8370C">
        <w:rPr>
          <w:rFonts w:ascii="Arial" w:hAnsi="Arial" w:cs="Arial"/>
          <w:color w:val="000000"/>
          <w:sz w:val="22"/>
          <w:szCs w:val="22"/>
        </w:rPr>
        <w:t xml:space="preserve">model averaging approach, </w:t>
      </w:r>
      <w:r w:rsidR="00211276">
        <w:rPr>
          <w:rFonts w:ascii="Arial" w:hAnsi="Arial" w:cs="Arial"/>
          <w:color w:val="000000"/>
          <w:sz w:val="22"/>
          <w:szCs w:val="22"/>
        </w:rPr>
        <w:t>using</w:t>
      </w:r>
      <w:r w:rsidR="00F8370C" w:rsidRPr="00F8370C">
        <w:rPr>
          <w:rFonts w:ascii="Arial" w:hAnsi="Arial" w:cs="Arial"/>
          <w:color w:val="000000"/>
          <w:sz w:val="22"/>
          <w:szCs w:val="22"/>
        </w:rPr>
        <w:t xml:space="preserve"> an ensemble of 16 Bayesian models,</w:t>
      </w:r>
      <w:r w:rsidRPr="005B3E97">
        <w:rPr>
          <w:rFonts w:ascii="Arial" w:hAnsi="Arial" w:cs="Arial"/>
          <w:color w:val="000000"/>
          <w:sz w:val="22"/>
          <w:szCs w:val="22"/>
        </w:rPr>
        <w:t xml:space="preserve"> for comparable quantification of the weekly mortality impacts of the </w:t>
      </w:r>
      <w:r w:rsidRPr="005B3E97">
        <w:rPr>
          <w:rFonts w:ascii="Arial" w:hAnsi="Arial" w:cs="Arial"/>
          <w:sz w:val="22"/>
          <w:szCs w:val="22"/>
        </w:rPr>
        <w:t xml:space="preserve">first </w:t>
      </w:r>
      <w:r>
        <w:rPr>
          <w:rFonts w:ascii="Arial" w:hAnsi="Arial" w:cs="Arial"/>
          <w:sz w:val="22"/>
          <w:szCs w:val="22"/>
        </w:rPr>
        <w:t>phase</w:t>
      </w:r>
      <w:r w:rsidRPr="005B3E97">
        <w:rPr>
          <w:rFonts w:ascii="Arial" w:hAnsi="Arial" w:cs="Arial"/>
          <w:sz w:val="22"/>
          <w:szCs w:val="22"/>
        </w:rPr>
        <w:t xml:space="preserve"> of the </w:t>
      </w:r>
      <w:r w:rsidRPr="005B3E97">
        <w:rPr>
          <w:rFonts w:ascii="Arial" w:hAnsi="Arial" w:cs="Arial"/>
          <w:color w:val="000000"/>
          <w:sz w:val="22"/>
          <w:szCs w:val="22"/>
        </w:rPr>
        <w:t>Covid-19 pandemic</w:t>
      </w:r>
      <w:r>
        <w:rPr>
          <w:rFonts w:ascii="Arial" w:hAnsi="Arial" w:cs="Arial"/>
          <w:color w:val="000000"/>
          <w:sz w:val="22"/>
          <w:szCs w:val="22"/>
        </w:rPr>
        <w:t xml:space="preserve"> in</w:t>
      </w:r>
      <w:r w:rsidRPr="005B3E97">
        <w:rPr>
          <w:rFonts w:ascii="Arial" w:hAnsi="Arial" w:cs="Arial"/>
          <w:color w:val="000000"/>
          <w:sz w:val="22"/>
          <w:szCs w:val="22"/>
        </w:rPr>
        <w:t xml:space="preserve"> </w:t>
      </w:r>
      <w:r w:rsidR="001E628C">
        <w:rPr>
          <w:rFonts w:ascii="Arial" w:hAnsi="Arial" w:cs="Arial"/>
          <w:color w:val="000000"/>
          <w:sz w:val="22"/>
          <w:szCs w:val="22"/>
        </w:rPr>
        <w:t>19</w:t>
      </w:r>
      <w:r w:rsidR="001E628C" w:rsidRPr="005B3E97">
        <w:rPr>
          <w:rFonts w:ascii="Arial" w:hAnsi="Arial" w:cs="Arial"/>
          <w:color w:val="000000"/>
          <w:sz w:val="22"/>
          <w:szCs w:val="22"/>
        </w:rPr>
        <w:t xml:space="preserve"> </w:t>
      </w:r>
      <w:r w:rsidRPr="005B3E97">
        <w:rPr>
          <w:rFonts w:ascii="Arial" w:hAnsi="Arial" w:cs="Arial"/>
          <w:color w:val="000000"/>
          <w:sz w:val="22"/>
          <w:szCs w:val="22"/>
        </w:rPr>
        <w:t xml:space="preserve">industrialised countries in central and western Europe plus </w:t>
      </w:r>
      <w:r w:rsidR="001E628C">
        <w:rPr>
          <w:rFonts w:ascii="Arial" w:hAnsi="Arial" w:cs="Arial"/>
          <w:color w:val="000000"/>
          <w:sz w:val="22"/>
          <w:szCs w:val="22"/>
        </w:rPr>
        <w:t xml:space="preserve">Australia and </w:t>
      </w:r>
      <w:r w:rsidRPr="005B3E97">
        <w:rPr>
          <w:rFonts w:ascii="Arial" w:hAnsi="Arial" w:cs="Arial"/>
          <w:color w:val="000000"/>
          <w:sz w:val="22"/>
          <w:szCs w:val="22"/>
        </w:rPr>
        <w:t>New Zealand.</w:t>
      </w:r>
      <w:r w:rsidR="00F8370C" w:rsidRPr="00F8370C">
        <w:t xml:space="preserve"> </w:t>
      </w:r>
    </w:p>
    <w:p w14:paraId="3B9334F0" w14:textId="1F7E78E8" w:rsidR="001F1CDF" w:rsidRPr="005B3E97" w:rsidRDefault="001F1CDF" w:rsidP="00580F14">
      <w:pPr>
        <w:spacing w:line="480" w:lineRule="auto"/>
        <w:jc w:val="both"/>
        <w:rPr>
          <w:rFonts w:ascii="Arial" w:hAnsi="Arial" w:cs="Arial"/>
          <w:color w:val="000000"/>
          <w:sz w:val="22"/>
          <w:szCs w:val="22"/>
        </w:rPr>
      </w:pPr>
    </w:p>
    <w:p w14:paraId="51F1208A" w14:textId="65D9FCDE" w:rsidR="00F874A2" w:rsidRPr="005B3E97" w:rsidRDefault="00F874A2" w:rsidP="00580F14">
      <w:pPr>
        <w:spacing w:line="480" w:lineRule="auto"/>
        <w:jc w:val="both"/>
        <w:rPr>
          <w:rFonts w:ascii="Arial" w:hAnsi="Arial" w:cs="Arial"/>
          <w:i/>
          <w:iCs/>
          <w:color w:val="000000"/>
          <w:sz w:val="22"/>
          <w:szCs w:val="22"/>
        </w:rPr>
      </w:pPr>
      <w:r w:rsidRPr="005B3E97">
        <w:rPr>
          <w:rFonts w:ascii="Arial" w:hAnsi="Arial" w:cs="Arial"/>
          <w:i/>
          <w:iCs/>
          <w:color w:val="000000"/>
          <w:sz w:val="22"/>
          <w:szCs w:val="22"/>
        </w:rPr>
        <w:t>Magnitude of excess deaths</w:t>
      </w:r>
    </w:p>
    <w:p w14:paraId="38DA6FF8" w14:textId="48548B7D" w:rsidR="00284C35" w:rsidRPr="005B3E97" w:rsidRDefault="0016618B" w:rsidP="00580F14">
      <w:pPr>
        <w:spacing w:line="480" w:lineRule="auto"/>
        <w:jc w:val="both"/>
        <w:rPr>
          <w:rFonts w:ascii="Arial" w:hAnsi="Arial" w:cs="Arial"/>
          <w:color w:val="000000"/>
          <w:sz w:val="22"/>
          <w:szCs w:val="22"/>
        </w:rPr>
      </w:pPr>
      <w:r>
        <w:rPr>
          <w:rFonts w:ascii="Arial" w:hAnsi="Arial" w:cs="Arial"/>
          <w:color w:val="000000"/>
          <w:sz w:val="22"/>
          <w:szCs w:val="22"/>
        </w:rPr>
        <w:t>Deaths in</w:t>
      </w:r>
      <w:r w:rsidR="00B70EC5">
        <w:rPr>
          <w:rFonts w:ascii="Arial" w:hAnsi="Arial" w:cs="Arial"/>
          <w:color w:val="000000"/>
          <w:sz w:val="22"/>
          <w:szCs w:val="22"/>
        </w:rPr>
        <w:t xml:space="preserve"> all</w:t>
      </w:r>
      <w:r>
        <w:rPr>
          <w:rFonts w:ascii="Arial" w:hAnsi="Arial" w:cs="Arial"/>
          <w:color w:val="000000"/>
          <w:sz w:val="22"/>
          <w:szCs w:val="22"/>
        </w:rPr>
        <w:t xml:space="preserve"> these countries </w:t>
      </w:r>
      <w:r w:rsidR="004072C8">
        <w:rPr>
          <w:rFonts w:ascii="Arial" w:hAnsi="Arial" w:cs="Arial"/>
          <w:color w:val="000000"/>
          <w:sz w:val="22"/>
          <w:szCs w:val="22"/>
        </w:rPr>
        <w:t>were at</w:t>
      </w:r>
      <w:r>
        <w:rPr>
          <w:rFonts w:ascii="Arial" w:hAnsi="Arial" w:cs="Arial"/>
          <w:color w:val="000000"/>
          <w:sz w:val="22"/>
          <w:szCs w:val="22"/>
        </w:rPr>
        <w:t xml:space="preserve"> the levels that would be expected in the absence of the pandemic through the month of February but started to </w:t>
      </w:r>
      <w:r w:rsidR="00127729">
        <w:rPr>
          <w:rFonts w:ascii="Arial" w:hAnsi="Arial" w:cs="Arial"/>
          <w:color w:val="000000"/>
          <w:sz w:val="22"/>
          <w:szCs w:val="22"/>
        </w:rPr>
        <w:t>diverge to higher levels</w:t>
      </w:r>
      <w:r>
        <w:rPr>
          <w:rFonts w:ascii="Arial" w:hAnsi="Arial" w:cs="Arial"/>
          <w:color w:val="000000"/>
          <w:sz w:val="22"/>
          <w:szCs w:val="22"/>
        </w:rPr>
        <w:t xml:space="preserve"> at various times </w:t>
      </w:r>
      <w:r w:rsidR="008C786A">
        <w:rPr>
          <w:rFonts w:ascii="Arial" w:hAnsi="Arial" w:cs="Arial"/>
          <w:color w:val="000000"/>
          <w:sz w:val="22"/>
          <w:szCs w:val="22"/>
        </w:rPr>
        <w:t>in March</w:t>
      </w:r>
      <w:r>
        <w:rPr>
          <w:rFonts w:ascii="Arial" w:hAnsi="Arial" w:cs="Arial"/>
          <w:color w:val="000000"/>
          <w:sz w:val="22"/>
          <w:szCs w:val="22"/>
        </w:rPr>
        <w:t xml:space="preserve"> </w:t>
      </w:r>
      <w:r w:rsidR="00127729">
        <w:rPr>
          <w:rFonts w:ascii="Arial" w:hAnsi="Arial" w:cs="Arial"/>
          <w:color w:val="000000"/>
          <w:sz w:val="22"/>
          <w:szCs w:val="22"/>
        </w:rPr>
        <w:t xml:space="preserve">in some </w:t>
      </w:r>
      <w:r>
        <w:rPr>
          <w:rFonts w:ascii="Arial" w:hAnsi="Arial" w:cs="Arial"/>
          <w:color w:val="000000"/>
          <w:sz w:val="22"/>
          <w:szCs w:val="22"/>
        </w:rPr>
        <w:t>(Fig. 1).</w:t>
      </w:r>
      <w:r w:rsidR="00C079D7">
        <w:rPr>
          <w:rFonts w:ascii="Arial" w:hAnsi="Arial" w:cs="Arial"/>
          <w:color w:val="000000"/>
          <w:sz w:val="22"/>
          <w:szCs w:val="22"/>
        </w:rPr>
        <w:t xml:space="preserve"> </w:t>
      </w:r>
      <w:r w:rsidR="00EF6DE6" w:rsidRPr="005B3E97">
        <w:rPr>
          <w:rFonts w:ascii="Arial" w:hAnsi="Arial" w:cs="Arial"/>
          <w:color w:val="000000"/>
          <w:sz w:val="22"/>
          <w:szCs w:val="22"/>
        </w:rPr>
        <w:t>F</w:t>
      </w:r>
      <w:r w:rsidR="0021677D" w:rsidRPr="005B3E97">
        <w:rPr>
          <w:rFonts w:ascii="Arial" w:hAnsi="Arial" w:cs="Arial"/>
          <w:color w:val="000000"/>
          <w:sz w:val="22"/>
          <w:szCs w:val="22"/>
        </w:rPr>
        <w:t xml:space="preserve">rom mid-February through the end of May 2020, an estimated </w:t>
      </w:r>
      <w:r w:rsidR="00F24060" w:rsidRPr="00F24060">
        <w:rPr>
          <w:rFonts w:ascii="Arial" w:hAnsi="Arial" w:cs="Arial"/>
          <w:color w:val="000000"/>
          <w:sz w:val="22"/>
          <w:szCs w:val="22"/>
        </w:rPr>
        <w:t>206,000</w:t>
      </w:r>
      <w:r w:rsidR="002C2E5A" w:rsidRPr="002C2E5A">
        <w:rPr>
          <w:rFonts w:ascii="Arial" w:hAnsi="Arial" w:cs="Arial"/>
          <w:color w:val="000000"/>
          <w:sz w:val="22"/>
          <w:szCs w:val="22"/>
        </w:rPr>
        <w:t xml:space="preserve"> </w:t>
      </w:r>
      <w:r w:rsidR="0021677D" w:rsidRPr="005B3E97">
        <w:rPr>
          <w:rFonts w:ascii="Arial" w:hAnsi="Arial" w:cs="Arial"/>
          <w:color w:val="000000"/>
          <w:sz w:val="22"/>
          <w:szCs w:val="22"/>
        </w:rPr>
        <w:t xml:space="preserve">(95% credible interval </w:t>
      </w:r>
      <w:r w:rsidR="00F24060" w:rsidRPr="00F24060">
        <w:rPr>
          <w:rFonts w:ascii="Arial" w:hAnsi="Arial" w:cs="Arial"/>
          <w:color w:val="000000"/>
          <w:sz w:val="22"/>
          <w:szCs w:val="22"/>
        </w:rPr>
        <w:t>178,100-231,000</w:t>
      </w:r>
      <w:r w:rsidR="0021677D" w:rsidRPr="005B3E97">
        <w:rPr>
          <w:rFonts w:ascii="Arial" w:hAnsi="Arial" w:cs="Arial"/>
          <w:color w:val="000000"/>
          <w:sz w:val="22"/>
          <w:szCs w:val="22"/>
        </w:rPr>
        <w:t xml:space="preserve">) </w:t>
      </w:r>
      <w:r w:rsidR="00B7352B" w:rsidRPr="005B3E97">
        <w:rPr>
          <w:rFonts w:ascii="Arial" w:hAnsi="Arial" w:cs="Arial"/>
          <w:color w:val="000000"/>
          <w:sz w:val="22"/>
          <w:szCs w:val="22"/>
        </w:rPr>
        <w:t>more people died</w:t>
      </w:r>
      <w:r w:rsidR="0021677D" w:rsidRPr="005B3E97">
        <w:rPr>
          <w:rFonts w:ascii="Arial" w:hAnsi="Arial" w:cs="Arial"/>
          <w:color w:val="000000"/>
          <w:sz w:val="22"/>
          <w:szCs w:val="22"/>
        </w:rPr>
        <w:t xml:space="preserve"> in these </w:t>
      </w:r>
      <w:r w:rsidR="00F24060">
        <w:rPr>
          <w:rFonts w:ascii="Arial" w:hAnsi="Arial" w:cs="Arial"/>
          <w:color w:val="000000"/>
          <w:sz w:val="22"/>
          <w:szCs w:val="22"/>
        </w:rPr>
        <w:t>21</w:t>
      </w:r>
      <w:r w:rsidR="00F24060" w:rsidRPr="005B3E97">
        <w:rPr>
          <w:rFonts w:ascii="Arial" w:hAnsi="Arial" w:cs="Arial"/>
          <w:color w:val="000000"/>
          <w:sz w:val="22"/>
          <w:szCs w:val="22"/>
        </w:rPr>
        <w:t xml:space="preserve"> </w:t>
      </w:r>
      <w:r w:rsidR="0021677D" w:rsidRPr="005B3E97">
        <w:rPr>
          <w:rFonts w:ascii="Arial" w:hAnsi="Arial" w:cs="Arial"/>
          <w:color w:val="000000"/>
          <w:sz w:val="22"/>
          <w:szCs w:val="22"/>
        </w:rPr>
        <w:lastRenderedPageBreak/>
        <w:t>countries</w:t>
      </w:r>
      <w:r w:rsidR="00B7352B" w:rsidRPr="005B3E97">
        <w:rPr>
          <w:rFonts w:ascii="Arial" w:hAnsi="Arial" w:cs="Arial"/>
          <w:color w:val="000000"/>
          <w:sz w:val="22"/>
          <w:szCs w:val="22"/>
        </w:rPr>
        <w:t xml:space="preserve"> than would have </w:t>
      </w:r>
      <w:r w:rsidR="00775E95">
        <w:rPr>
          <w:rFonts w:ascii="Arial" w:hAnsi="Arial" w:cs="Arial"/>
          <w:color w:val="000000"/>
          <w:sz w:val="22"/>
          <w:szCs w:val="22"/>
        </w:rPr>
        <w:t xml:space="preserve">been expected </w:t>
      </w:r>
      <w:r w:rsidR="00B7352B" w:rsidRPr="005B3E97">
        <w:rPr>
          <w:rFonts w:ascii="Arial" w:hAnsi="Arial" w:cs="Arial"/>
          <w:color w:val="000000"/>
          <w:sz w:val="22"/>
          <w:szCs w:val="22"/>
        </w:rPr>
        <w:t>had the pandemic not taken place</w:t>
      </w:r>
      <w:r w:rsidR="000166AF" w:rsidRPr="005B3E97">
        <w:rPr>
          <w:rFonts w:ascii="Arial" w:hAnsi="Arial" w:cs="Arial"/>
          <w:color w:val="000000"/>
          <w:sz w:val="22"/>
          <w:szCs w:val="22"/>
        </w:rPr>
        <w:t>.</w:t>
      </w:r>
      <w:bookmarkStart w:id="0" w:name="_Hlk42958655"/>
      <w:r w:rsidR="00A271A0" w:rsidRPr="005B3E97">
        <w:rPr>
          <w:rFonts w:ascii="Arial" w:hAnsi="Arial" w:cs="Arial"/>
          <w:color w:val="000000"/>
          <w:sz w:val="22"/>
          <w:szCs w:val="22"/>
        </w:rPr>
        <w:t xml:space="preserve"> </w:t>
      </w:r>
      <w:bookmarkStart w:id="1" w:name="_Hlk44583359"/>
      <w:r w:rsidR="0036492C">
        <w:rPr>
          <w:rFonts w:ascii="Arial" w:hAnsi="Arial" w:cs="Arial"/>
          <w:color w:val="000000"/>
          <w:sz w:val="22"/>
          <w:szCs w:val="22"/>
        </w:rPr>
        <w:t>This number is larger than the number of deaths from lung cancer in these countries in an entire year, and 2.5 times the number of deaths from diabetes or breast cancer in an entire year.</w:t>
      </w:r>
      <w:r w:rsidR="0036492C" w:rsidRPr="00B77E90">
        <w:rPr>
          <w:rFonts w:ascii="Arial" w:hAnsi="Arial" w:cs="Arial"/>
          <w:color w:val="000000"/>
          <w:sz w:val="22"/>
          <w:szCs w:val="22"/>
        </w:rPr>
        <w:t>[World Health Organization, 2018 #5336]</w:t>
      </w:r>
      <w:r w:rsidR="0036492C">
        <w:rPr>
          <w:rFonts w:ascii="Arial" w:hAnsi="Arial" w:cs="Arial"/>
          <w:color w:val="000000"/>
          <w:sz w:val="22"/>
          <w:szCs w:val="22"/>
        </w:rPr>
        <w:t xml:space="preserve"> </w:t>
      </w:r>
      <w:bookmarkEnd w:id="1"/>
      <w:r w:rsidR="00F24060" w:rsidRPr="00F24060">
        <w:rPr>
          <w:rFonts w:ascii="Arial" w:hAnsi="Arial" w:cs="Arial"/>
          <w:color w:val="000000"/>
          <w:sz w:val="22"/>
          <w:szCs w:val="22"/>
        </w:rPr>
        <w:t>105,800 (90,400-119,000)</w:t>
      </w:r>
      <w:r w:rsidR="00B7352B" w:rsidRPr="005B3E97">
        <w:rPr>
          <w:rFonts w:ascii="Arial" w:hAnsi="Arial" w:cs="Arial"/>
          <w:color w:val="000000"/>
          <w:sz w:val="22"/>
          <w:szCs w:val="22"/>
        </w:rPr>
        <w:t xml:space="preserve"> of these deaths were in men and</w:t>
      </w:r>
      <w:r w:rsidR="00CD0710">
        <w:rPr>
          <w:rFonts w:ascii="Arial" w:hAnsi="Arial" w:cs="Arial"/>
          <w:color w:val="000000"/>
          <w:sz w:val="22"/>
          <w:szCs w:val="22"/>
        </w:rPr>
        <w:t xml:space="preserve"> </w:t>
      </w:r>
      <w:r w:rsidR="00F24060" w:rsidRPr="00F24060">
        <w:rPr>
          <w:rFonts w:ascii="Arial" w:hAnsi="Arial" w:cs="Arial"/>
          <w:color w:val="000000"/>
          <w:sz w:val="22"/>
          <w:szCs w:val="22"/>
        </w:rPr>
        <w:t>100,000 (82,000-117,500)</w:t>
      </w:r>
      <w:r w:rsidR="00B7352B" w:rsidRPr="005B3E97">
        <w:rPr>
          <w:rFonts w:ascii="Arial" w:hAnsi="Arial" w:cs="Arial"/>
          <w:color w:val="000000"/>
          <w:sz w:val="22"/>
          <w:szCs w:val="22"/>
        </w:rPr>
        <w:t xml:space="preserve"> in women</w:t>
      </w:r>
      <w:r w:rsidR="004072C8">
        <w:rPr>
          <w:rFonts w:ascii="Arial" w:hAnsi="Arial" w:cs="Arial"/>
          <w:color w:val="000000"/>
          <w:sz w:val="22"/>
          <w:szCs w:val="22"/>
        </w:rPr>
        <w:t xml:space="preserve"> </w:t>
      </w:r>
      <w:r w:rsidR="004072C8" w:rsidRPr="005B3E97">
        <w:rPr>
          <w:rFonts w:ascii="Arial" w:hAnsi="Arial" w:cs="Arial"/>
          <w:color w:val="000000"/>
          <w:sz w:val="22"/>
          <w:szCs w:val="22"/>
        </w:rPr>
        <w:t xml:space="preserve">(Extended Data Table </w:t>
      </w:r>
      <w:r w:rsidR="00E73189">
        <w:rPr>
          <w:rFonts w:ascii="Arial" w:hAnsi="Arial" w:cs="Arial"/>
          <w:color w:val="000000"/>
          <w:sz w:val="22"/>
          <w:szCs w:val="22"/>
        </w:rPr>
        <w:t>1</w:t>
      </w:r>
      <w:r w:rsidR="004072C8" w:rsidRPr="005B3E97">
        <w:rPr>
          <w:rFonts w:ascii="Arial" w:hAnsi="Arial" w:cs="Arial"/>
          <w:color w:val="000000"/>
          <w:sz w:val="22"/>
          <w:szCs w:val="22"/>
        </w:rPr>
        <w:t>)</w:t>
      </w:r>
      <w:r w:rsidR="00B7352B" w:rsidRPr="005B3E97">
        <w:rPr>
          <w:rFonts w:ascii="Arial" w:hAnsi="Arial" w:cs="Arial"/>
          <w:color w:val="000000"/>
          <w:sz w:val="22"/>
          <w:szCs w:val="22"/>
        </w:rPr>
        <w:t xml:space="preserve">. </w:t>
      </w:r>
      <w:r w:rsidR="00284C35" w:rsidRPr="005B3E97">
        <w:rPr>
          <w:rFonts w:ascii="Arial" w:hAnsi="Arial" w:cs="Arial"/>
          <w:color w:val="000000"/>
          <w:sz w:val="22"/>
          <w:szCs w:val="22"/>
        </w:rPr>
        <w:t xml:space="preserve">In relative terms, this amounts to a </w:t>
      </w:r>
      <w:r w:rsidR="00F24060" w:rsidRPr="00F24060">
        <w:rPr>
          <w:rFonts w:ascii="Arial" w:hAnsi="Arial" w:cs="Arial"/>
          <w:color w:val="000000"/>
          <w:sz w:val="22"/>
          <w:szCs w:val="22"/>
        </w:rPr>
        <w:t>15</w:t>
      </w:r>
      <w:r w:rsidR="00F24060">
        <w:rPr>
          <w:rFonts w:ascii="Arial" w:hAnsi="Arial" w:cs="Arial"/>
          <w:color w:val="000000"/>
          <w:sz w:val="22"/>
          <w:szCs w:val="22"/>
        </w:rPr>
        <w:t>%</w:t>
      </w:r>
      <w:r w:rsidR="00F24060" w:rsidRPr="00F24060">
        <w:rPr>
          <w:rFonts w:ascii="Arial" w:hAnsi="Arial" w:cs="Arial"/>
          <w:color w:val="000000"/>
          <w:sz w:val="22"/>
          <w:szCs w:val="22"/>
        </w:rPr>
        <w:t xml:space="preserve"> (13-17)</w:t>
      </w:r>
      <w:r w:rsidR="00284C35" w:rsidRPr="005B3E97">
        <w:rPr>
          <w:rFonts w:ascii="Arial" w:hAnsi="Arial" w:cs="Arial"/>
          <w:color w:val="000000"/>
          <w:sz w:val="22"/>
          <w:szCs w:val="22"/>
        </w:rPr>
        <w:t xml:space="preserve"> increase in deaths over this period in these countries </w:t>
      </w:r>
      <w:r w:rsidR="00BA1E3E">
        <w:rPr>
          <w:rFonts w:ascii="Arial" w:hAnsi="Arial" w:cs="Arial"/>
          <w:color w:val="000000"/>
          <w:sz w:val="22"/>
          <w:szCs w:val="22"/>
        </w:rPr>
        <w:t>combined</w:t>
      </w:r>
      <w:r w:rsidR="00CB09AB">
        <w:rPr>
          <w:rFonts w:ascii="Arial" w:hAnsi="Arial" w:cs="Arial"/>
          <w:color w:val="000000"/>
          <w:sz w:val="22"/>
          <w:szCs w:val="22"/>
        </w:rPr>
        <w:t>.</w:t>
      </w:r>
      <w:r w:rsidR="004423BA">
        <w:rPr>
          <w:rFonts w:ascii="Arial" w:hAnsi="Arial" w:cs="Arial"/>
          <w:color w:val="000000"/>
          <w:sz w:val="22"/>
          <w:szCs w:val="22"/>
        </w:rPr>
        <w:t xml:space="preserve"> </w:t>
      </w:r>
      <w:r w:rsidR="00EA4707" w:rsidRPr="005B3E97">
        <w:rPr>
          <w:rFonts w:ascii="Arial" w:hAnsi="Arial" w:cs="Arial"/>
          <w:color w:val="000000"/>
          <w:sz w:val="22"/>
          <w:szCs w:val="22"/>
        </w:rPr>
        <w:t xml:space="preserve">Italy, Spain and England and Wales accounted for </w:t>
      </w:r>
      <w:r w:rsidR="00F24060">
        <w:rPr>
          <w:rFonts w:ascii="Arial" w:hAnsi="Arial" w:cs="Arial"/>
          <w:color w:val="000000"/>
          <w:sz w:val="22"/>
          <w:szCs w:val="22"/>
        </w:rPr>
        <w:t>24</w:t>
      </w:r>
      <w:r w:rsidR="00EA4707" w:rsidRPr="005B3E97">
        <w:rPr>
          <w:rFonts w:ascii="Arial" w:hAnsi="Arial" w:cs="Arial"/>
          <w:color w:val="000000"/>
          <w:sz w:val="22"/>
          <w:szCs w:val="22"/>
        </w:rPr>
        <w:t xml:space="preserve">%, </w:t>
      </w:r>
      <w:r w:rsidR="00F24060">
        <w:rPr>
          <w:rFonts w:ascii="Arial" w:hAnsi="Arial" w:cs="Arial"/>
          <w:color w:val="000000"/>
          <w:sz w:val="22"/>
          <w:szCs w:val="22"/>
        </w:rPr>
        <w:t>22</w:t>
      </w:r>
      <w:r w:rsidR="00EA4707" w:rsidRPr="005B3E97">
        <w:rPr>
          <w:rFonts w:ascii="Arial" w:hAnsi="Arial" w:cs="Arial"/>
          <w:color w:val="000000"/>
          <w:sz w:val="22"/>
          <w:szCs w:val="22"/>
        </w:rPr>
        <w:t xml:space="preserve">% and </w:t>
      </w:r>
      <w:r w:rsidR="0025226C">
        <w:rPr>
          <w:rFonts w:ascii="Arial" w:hAnsi="Arial" w:cs="Arial"/>
          <w:color w:val="000000"/>
          <w:sz w:val="22"/>
          <w:szCs w:val="22"/>
        </w:rPr>
        <w:t>28</w:t>
      </w:r>
      <w:r w:rsidR="00EA4707" w:rsidRPr="005B3E97">
        <w:rPr>
          <w:rFonts w:ascii="Arial" w:hAnsi="Arial" w:cs="Arial"/>
          <w:color w:val="000000"/>
          <w:sz w:val="22"/>
          <w:szCs w:val="22"/>
        </w:rPr>
        <w:t>% of these excess deaths, respectively.</w:t>
      </w:r>
    </w:p>
    <w:p w14:paraId="1DA44A24" w14:textId="3D41017E" w:rsidR="00284C35" w:rsidRDefault="00284C35" w:rsidP="00580F14">
      <w:pPr>
        <w:spacing w:line="480" w:lineRule="auto"/>
        <w:jc w:val="both"/>
        <w:rPr>
          <w:rFonts w:ascii="Arial" w:hAnsi="Arial" w:cs="Arial"/>
          <w:color w:val="000000"/>
          <w:sz w:val="22"/>
          <w:szCs w:val="22"/>
        </w:rPr>
      </w:pPr>
    </w:p>
    <w:p w14:paraId="001F4821" w14:textId="311ABAF5" w:rsidR="00F874A2" w:rsidRPr="005B3E97" w:rsidRDefault="00B71357" w:rsidP="005E33CD">
      <w:pPr>
        <w:spacing w:line="480" w:lineRule="auto"/>
        <w:jc w:val="both"/>
        <w:rPr>
          <w:rFonts w:ascii="Arial" w:hAnsi="Arial" w:cs="Arial"/>
          <w:color w:val="000000"/>
          <w:sz w:val="22"/>
          <w:szCs w:val="22"/>
        </w:rPr>
      </w:pPr>
      <w:r>
        <w:rPr>
          <w:rFonts w:ascii="Arial" w:hAnsi="Arial" w:cs="Arial"/>
          <w:sz w:val="22"/>
          <w:szCs w:val="22"/>
        </w:rPr>
        <w:t>We report the p</w:t>
      </w:r>
      <w:r w:rsidRPr="004C6151">
        <w:rPr>
          <w:rFonts w:ascii="Arial" w:hAnsi="Arial" w:cs="Arial"/>
          <w:sz w:val="22"/>
          <w:szCs w:val="22"/>
        </w:rPr>
        <w:t xml:space="preserve">osterior </w:t>
      </w:r>
      <w:r w:rsidR="00B976DE" w:rsidRPr="004C6151">
        <w:rPr>
          <w:rFonts w:ascii="Arial" w:hAnsi="Arial" w:cs="Arial"/>
          <w:sz w:val="22"/>
          <w:szCs w:val="22"/>
        </w:rPr>
        <w:t>probability</w:t>
      </w:r>
      <w:r w:rsidR="00B976DE">
        <w:rPr>
          <w:rFonts w:ascii="Arial" w:hAnsi="Arial" w:cs="Arial"/>
          <w:sz w:val="22"/>
          <w:szCs w:val="22"/>
        </w:rPr>
        <w:t xml:space="preserve"> </w:t>
      </w:r>
      <w:r>
        <w:rPr>
          <w:rFonts w:ascii="Arial" w:hAnsi="Arial" w:cs="Arial"/>
          <w:sz w:val="22"/>
          <w:szCs w:val="22"/>
        </w:rPr>
        <w:t>that the observed change in deaths represents</w:t>
      </w:r>
      <w:r w:rsidR="00B976DE">
        <w:rPr>
          <w:rFonts w:ascii="Arial" w:hAnsi="Arial" w:cs="Arial"/>
          <w:sz w:val="22"/>
          <w:szCs w:val="22"/>
        </w:rPr>
        <w:t xml:space="preserve"> </w:t>
      </w:r>
      <w:r>
        <w:rPr>
          <w:rFonts w:ascii="Arial" w:hAnsi="Arial" w:cs="Arial"/>
          <w:sz w:val="22"/>
          <w:szCs w:val="22"/>
        </w:rPr>
        <w:t>an</w:t>
      </w:r>
      <w:r w:rsidR="00B976DE">
        <w:rPr>
          <w:rFonts w:ascii="Arial" w:hAnsi="Arial" w:cs="Arial"/>
          <w:sz w:val="22"/>
          <w:szCs w:val="22"/>
        </w:rPr>
        <w:t xml:space="preserve"> </w:t>
      </w:r>
      <w:r w:rsidR="00B976DE" w:rsidRPr="004C6151">
        <w:rPr>
          <w:rFonts w:ascii="Arial" w:hAnsi="Arial" w:cs="Arial"/>
          <w:sz w:val="22"/>
          <w:szCs w:val="22"/>
        </w:rPr>
        <w:t>increas</w:t>
      </w:r>
      <w:r w:rsidR="00B976DE">
        <w:rPr>
          <w:rFonts w:ascii="Arial" w:hAnsi="Arial" w:cs="Arial"/>
          <w:sz w:val="22"/>
          <w:szCs w:val="22"/>
        </w:rPr>
        <w:t xml:space="preserve">e </w:t>
      </w:r>
      <w:r w:rsidR="00B976DE" w:rsidRPr="004C6151">
        <w:rPr>
          <w:rFonts w:ascii="Arial" w:hAnsi="Arial" w:cs="Arial"/>
          <w:sz w:val="22"/>
          <w:szCs w:val="22"/>
        </w:rPr>
        <w:t>or</w:t>
      </w:r>
      <w:r w:rsidR="00B976DE">
        <w:rPr>
          <w:rFonts w:ascii="Arial" w:hAnsi="Arial" w:cs="Arial"/>
          <w:sz w:val="22"/>
          <w:szCs w:val="22"/>
        </w:rPr>
        <w:t xml:space="preserve"> </w:t>
      </w:r>
      <w:r w:rsidR="00B976DE" w:rsidRPr="004C6151">
        <w:rPr>
          <w:rFonts w:ascii="Arial" w:hAnsi="Arial" w:cs="Arial"/>
          <w:sz w:val="22"/>
          <w:szCs w:val="22"/>
        </w:rPr>
        <w:t>decreas</w:t>
      </w:r>
      <w:r w:rsidR="00B976DE">
        <w:rPr>
          <w:rFonts w:ascii="Arial" w:hAnsi="Arial" w:cs="Arial"/>
          <w:sz w:val="22"/>
          <w:szCs w:val="22"/>
        </w:rPr>
        <w:t>e</w:t>
      </w:r>
      <w:r>
        <w:rPr>
          <w:rFonts w:ascii="Arial" w:hAnsi="Arial" w:cs="Arial"/>
          <w:sz w:val="22"/>
          <w:szCs w:val="22"/>
        </w:rPr>
        <w:t xml:space="preserve"> in deaths, compared to what would be expected if the pandemic had not occurred</w:t>
      </w:r>
      <w:r w:rsidR="00DE6513">
        <w:rPr>
          <w:rFonts w:ascii="Arial" w:hAnsi="Arial" w:cs="Arial"/>
          <w:sz w:val="22"/>
          <w:szCs w:val="22"/>
        </w:rPr>
        <w:t>.</w:t>
      </w:r>
      <w:r>
        <w:rPr>
          <w:rFonts w:ascii="Arial" w:hAnsi="Arial" w:cs="Arial"/>
          <w:sz w:val="22"/>
          <w:szCs w:val="22"/>
        </w:rPr>
        <w:t xml:space="preserve"> Posterior probability represents the inherent uncertainty in how many deaths would have occurred in the absence of the pandemic.</w:t>
      </w:r>
      <w:r w:rsidR="00D62A69">
        <w:rPr>
          <w:rFonts w:ascii="Arial" w:hAnsi="Arial" w:cs="Arial"/>
          <w:sz w:val="22"/>
          <w:szCs w:val="22"/>
        </w:rPr>
        <w:t xml:space="preserve"> </w:t>
      </w:r>
      <w:r>
        <w:rPr>
          <w:rFonts w:ascii="Arial" w:hAnsi="Arial" w:cs="Arial"/>
          <w:sz w:val="22"/>
          <w:szCs w:val="22"/>
        </w:rPr>
        <w:t>I</w:t>
      </w:r>
      <w:r w:rsidR="00B976DE" w:rsidRPr="004C6151">
        <w:rPr>
          <w:rFonts w:ascii="Arial" w:hAnsi="Arial" w:cs="Arial"/>
          <w:sz w:val="22"/>
          <w:szCs w:val="22"/>
        </w:rPr>
        <w:t>n a country</w:t>
      </w:r>
      <w:r w:rsidR="00B976DE">
        <w:rPr>
          <w:rFonts w:ascii="Arial" w:hAnsi="Arial" w:cs="Arial"/>
          <w:sz w:val="22"/>
          <w:szCs w:val="22"/>
        </w:rPr>
        <w:t xml:space="preserve"> and week</w:t>
      </w:r>
      <w:r w:rsidR="00B976DE" w:rsidRPr="004C6151">
        <w:rPr>
          <w:rFonts w:ascii="Arial" w:hAnsi="Arial" w:cs="Arial"/>
          <w:sz w:val="22"/>
          <w:szCs w:val="22"/>
        </w:rPr>
        <w:t xml:space="preserve"> in which </w:t>
      </w:r>
      <w:r>
        <w:rPr>
          <w:rFonts w:ascii="Arial" w:hAnsi="Arial" w:cs="Arial"/>
          <w:sz w:val="22"/>
          <w:szCs w:val="22"/>
        </w:rPr>
        <w:t xml:space="preserve">the actual number of deaths is the same as the posterior median of the number expected had the pandemic not occurred, </w:t>
      </w:r>
      <w:r w:rsidR="00B976DE" w:rsidRPr="004C6151">
        <w:rPr>
          <w:rFonts w:ascii="Arial" w:hAnsi="Arial" w:cs="Arial"/>
          <w:sz w:val="22"/>
          <w:szCs w:val="22"/>
        </w:rPr>
        <w:t xml:space="preserve">an increase </w:t>
      </w:r>
      <w:r>
        <w:rPr>
          <w:rFonts w:ascii="Arial" w:hAnsi="Arial" w:cs="Arial"/>
          <w:sz w:val="22"/>
          <w:szCs w:val="22"/>
        </w:rPr>
        <w:t xml:space="preserve">in deaths </w:t>
      </w:r>
      <w:r w:rsidR="00B976DE" w:rsidRPr="004C6151">
        <w:rPr>
          <w:rFonts w:ascii="Arial" w:hAnsi="Arial" w:cs="Arial"/>
          <w:sz w:val="22"/>
          <w:szCs w:val="22"/>
        </w:rPr>
        <w:t>is statistically</w:t>
      </w:r>
      <w:r w:rsidR="00B976DE">
        <w:rPr>
          <w:rFonts w:ascii="Arial" w:hAnsi="Arial" w:cs="Arial"/>
          <w:sz w:val="22"/>
          <w:szCs w:val="22"/>
        </w:rPr>
        <w:t xml:space="preserve"> </w:t>
      </w:r>
      <w:r w:rsidR="00B976DE" w:rsidRPr="004C6151">
        <w:rPr>
          <w:rFonts w:ascii="Arial" w:hAnsi="Arial" w:cs="Arial"/>
          <w:sz w:val="22"/>
          <w:szCs w:val="22"/>
        </w:rPr>
        <w:t>indistinguishable from a decrease</w:t>
      </w:r>
      <w:r>
        <w:rPr>
          <w:rFonts w:ascii="Arial" w:hAnsi="Arial" w:cs="Arial"/>
          <w:sz w:val="22"/>
          <w:szCs w:val="22"/>
        </w:rPr>
        <w:t>; in such a situation there is a 50% probability of an increase and 50%. Where the entire posterior distribution of the number of deaths expected without the pandemic is smaller than the actual number of deaths, there is a ~100% posterior probability of an increase and a ~0% posterior probability of a decrease</w:t>
      </w:r>
      <w:r w:rsidR="00D62A69">
        <w:rPr>
          <w:rFonts w:ascii="Arial" w:hAnsi="Arial" w:cs="Arial"/>
          <w:sz w:val="22"/>
          <w:szCs w:val="22"/>
        </w:rPr>
        <w:t>, and vice versa. For most countries, the posterior distribution of the</w:t>
      </w:r>
      <w:r w:rsidR="00D62A69" w:rsidRPr="00D62A69">
        <w:rPr>
          <w:rFonts w:ascii="Arial" w:hAnsi="Arial" w:cs="Arial"/>
          <w:sz w:val="22"/>
          <w:szCs w:val="22"/>
        </w:rPr>
        <w:t xml:space="preserve"> </w:t>
      </w:r>
      <w:r w:rsidR="00D62A69">
        <w:rPr>
          <w:rFonts w:ascii="Arial" w:hAnsi="Arial" w:cs="Arial"/>
          <w:sz w:val="22"/>
          <w:szCs w:val="22"/>
        </w:rPr>
        <w:t>number of deaths expected without the pandemic covers the observed number but there is asymmetry in terms of whether much of the distribution is smaller or larger than the observed number. In such cases, there would be uneven posterior probabilities of an increase versus decrease in deaths with the two summing to 100% (e.g., 80% and 20%).</w:t>
      </w:r>
      <w:r>
        <w:rPr>
          <w:rFonts w:ascii="Arial" w:hAnsi="Arial" w:cs="Arial"/>
          <w:sz w:val="22"/>
          <w:szCs w:val="22"/>
        </w:rPr>
        <w:t xml:space="preserve"> </w:t>
      </w:r>
      <w:r w:rsidR="00D62A69">
        <w:rPr>
          <w:rFonts w:ascii="Arial" w:hAnsi="Arial" w:cs="Arial"/>
          <w:caps/>
          <w:sz w:val="22"/>
          <w:szCs w:val="22"/>
        </w:rPr>
        <w:t>A</w:t>
      </w:r>
      <w:r w:rsidR="00B976DE" w:rsidRPr="004C6151">
        <w:rPr>
          <w:rFonts w:ascii="Arial" w:hAnsi="Arial" w:cs="Arial"/>
          <w:sz w:val="22"/>
          <w:szCs w:val="22"/>
        </w:rPr>
        <w:t xml:space="preserve"> larger posterior</w:t>
      </w:r>
      <w:r w:rsidR="00B976DE">
        <w:rPr>
          <w:rFonts w:ascii="Arial" w:hAnsi="Arial" w:cs="Arial"/>
          <w:sz w:val="22"/>
          <w:szCs w:val="22"/>
        </w:rPr>
        <w:t xml:space="preserve"> </w:t>
      </w:r>
      <w:r w:rsidR="00B976DE" w:rsidRPr="004C6151">
        <w:rPr>
          <w:rFonts w:ascii="Arial" w:hAnsi="Arial" w:cs="Arial"/>
          <w:sz w:val="22"/>
          <w:szCs w:val="22"/>
        </w:rPr>
        <w:t>probability indicates more certainty.</w:t>
      </w:r>
      <w:r w:rsidR="00B976DE">
        <w:rPr>
          <w:rFonts w:ascii="Arial" w:hAnsi="Arial" w:cs="Arial"/>
          <w:sz w:val="22"/>
          <w:szCs w:val="22"/>
        </w:rPr>
        <w:t xml:space="preserve"> </w:t>
      </w:r>
      <w:r w:rsidR="00185A30" w:rsidRPr="005B3E97">
        <w:rPr>
          <w:rFonts w:ascii="Arial" w:hAnsi="Arial" w:cs="Arial"/>
          <w:sz w:val="22"/>
          <w:szCs w:val="22"/>
        </w:rPr>
        <w:t xml:space="preserve">The posterior probability that </w:t>
      </w:r>
      <w:r w:rsidR="004D028B">
        <w:rPr>
          <w:rFonts w:ascii="Arial" w:hAnsi="Arial" w:cs="Arial"/>
          <w:sz w:val="22"/>
          <w:szCs w:val="22"/>
        </w:rPr>
        <w:t xml:space="preserve">there was </w:t>
      </w:r>
      <w:r w:rsidR="00185A30" w:rsidRPr="005B3E97">
        <w:rPr>
          <w:rFonts w:ascii="Arial" w:hAnsi="Arial" w:cs="Arial"/>
          <w:sz w:val="22"/>
          <w:szCs w:val="22"/>
        </w:rPr>
        <w:t xml:space="preserve">a rise in deaths </w:t>
      </w:r>
      <w:r w:rsidR="009D46DA">
        <w:rPr>
          <w:rFonts w:ascii="Arial" w:hAnsi="Arial" w:cs="Arial"/>
          <w:sz w:val="22"/>
          <w:szCs w:val="22"/>
        </w:rPr>
        <w:t xml:space="preserve">over the </w:t>
      </w:r>
      <w:r w:rsidR="00DF61B2">
        <w:rPr>
          <w:rFonts w:ascii="Arial" w:hAnsi="Arial" w:cs="Arial"/>
          <w:sz w:val="22"/>
          <w:szCs w:val="22"/>
        </w:rPr>
        <w:t xml:space="preserve">entire </w:t>
      </w:r>
      <w:r w:rsidR="004D028B">
        <w:rPr>
          <w:rFonts w:ascii="Arial" w:hAnsi="Arial" w:cs="Arial"/>
          <w:sz w:val="22"/>
          <w:szCs w:val="22"/>
        </w:rPr>
        <w:t>first phase of the pandemic</w:t>
      </w:r>
      <w:r w:rsidR="009D46DA">
        <w:rPr>
          <w:rFonts w:ascii="Arial" w:hAnsi="Arial" w:cs="Arial"/>
          <w:sz w:val="22"/>
          <w:szCs w:val="22"/>
        </w:rPr>
        <w:t xml:space="preserve"> </w:t>
      </w:r>
      <w:r w:rsidR="00185A30" w:rsidRPr="005B3E97">
        <w:rPr>
          <w:rFonts w:ascii="Arial" w:hAnsi="Arial" w:cs="Arial"/>
          <w:sz w:val="22"/>
          <w:szCs w:val="22"/>
        </w:rPr>
        <w:t xml:space="preserve">was </w:t>
      </w:r>
      <w:r w:rsidR="00DF22E1">
        <w:rPr>
          <w:rFonts w:ascii="Arial" w:hAnsi="Arial" w:cs="Arial"/>
          <w:sz w:val="22"/>
          <w:szCs w:val="22"/>
        </w:rPr>
        <w:t>&lt;</w:t>
      </w:r>
      <w:r w:rsidR="00185A30">
        <w:rPr>
          <w:rFonts w:ascii="Arial" w:hAnsi="Arial" w:cs="Arial"/>
          <w:sz w:val="22"/>
          <w:szCs w:val="22"/>
        </w:rPr>
        <w:t>50% (i.e., a decline in deaths</w:t>
      </w:r>
      <w:r w:rsidR="00B70EC5">
        <w:rPr>
          <w:rFonts w:ascii="Arial" w:hAnsi="Arial" w:cs="Arial"/>
          <w:sz w:val="22"/>
          <w:szCs w:val="22"/>
        </w:rPr>
        <w:t xml:space="preserve"> is more likely than an increase</w:t>
      </w:r>
      <w:r w:rsidR="00185A30">
        <w:rPr>
          <w:rFonts w:ascii="Arial" w:hAnsi="Arial" w:cs="Arial"/>
          <w:sz w:val="22"/>
          <w:szCs w:val="22"/>
        </w:rPr>
        <w:t xml:space="preserve">) </w:t>
      </w:r>
      <w:r w:rsidR="00185A30" w:rsidRPr="005B3E97">
        <w:rPr>
          <w:rFonts w:ascii="Arial" w:hAnsi="Arial" w:cs="Arial"/>
          <w:sz w:val="22"/>
          <w:szCs w:val="22"/>
        </w:rPr>
        <w:t>for both sexes in Bulgaria</w:t>
      </w:r>
      <w:r w:rsidR="00F24060">
        <w:rPr>
          <w:rFonts w:ascii="Arial" w:hAnsi="Arial" w:cs="Arial"/>
          <w:sz w:val="22"/>
          <w:szCs w:val="22"/>
        </w:rPr>
        <w:t xml:space="preserve">, </w:t>
      </w:r>
      <w:r w:rsidR="00211276" w:rsidRPr="005B3E97">
        <w:rPr>
          <w:rFonts w:ascii="Arial" w:hAnsi="Arial" w:cs="Arial"/>
          <w:sz w:val="22"/>
          <w:szCs w:val="22"/>
        </w:rPr>
        <w:t>New Zealand</w:t>
      </w:r>
      <w:r w:rsidR="00F24060">
        <w:rPr>
          <w:rFonts w:ascii="Arial" w:hAnsi="Arial" w:cs="Arial"/>
          <w:sz w:val="22"/>
          <w:szCs w:val="22"/>
        </w:rPr>
        <w:t xml:space="preserve">, </w:t>
      </w:r>
      <w:r w:rsidR="00D623EE">
        <w:rPr>
          <w:rFonts w:ascii="Arial" w:hAnsi="Arial" w:cs="Arial"/>
          <w:sz w:val="22"/>
          <w:szCs w:val="22"/>
        </w:rPr>
        <w:t xml:space="preserve">Australia, </w:t>
      </w:r>
      <w:r w:rsidR="00BC4A3D">
        <w:rPr>
          <w:rFonts w:ascii="Arial" w:hAnsi="Arial" w:cs="Arial"/>
          <w:sz w:val="22"/>
          <w:szCs w:val="22"/>
        </w:rPr>
        <w:t xml:space="preserve">Slovakia, </w:t>
      </w:r>
      <w:r w:rsidR="00211276">
        <w:rPr>
          <w:rFonts w:ascii="Arial" w:hAnsi="Arial" w:cs="Arial"/>
          <w:sz w:val="22"/>
          <w:szCs w:val="22"/>
        </w:rPr>
        <w:t>Czechia</w:t>
      </w:r>
      <w:r w:rsidR="00F97010">
        <w:rPr>
          <w:rFonts w:ascii="Arial" w:hAnsi="Arial" w:cs="Arial"/>
          <w:sz w:val="22"/>
          <w:szCs w:val="22"/>
        </w:rPr>
        <w:t xml:space="preserve"> and</w:t>
      </w:r>
      <w:r w:rsidR="00D623EE">
        <w:rPr>
          <w:rFonts w:ascii="Arial" w:hAnsi="Arial" w:cs="Arial"/>
          <w:sz w:val="22"/>
          <w:szCs w:val="22"/>
        </w:rPr>
        <w:t xml:space="preserve"> </w:t>
      </w:r>
      <w:r w:rsidR="00D623EE" w:rsidRPr="005B3E97">
        <w:rPr>
          <w:rFonts w:ascii="Arial" w:hAnsi="Arial" w:cs="Arial"/>
          <w:sz w:val="22"/>
          <w:szCs w:val="22"/>
        </w:rPr>
        <w:t>Hungary</w:t>
      </w:r>
      <w:r w:rsidR="00211276">
        <w:rPr>
          <w:rFonts w:ascii="Arial" w:hAnsi="Arial" w:cs="Arial"/>
          <w:sz w:val="22"/>
          <w:szCs w:val="22"/>
        </w:rPr>
        <w:t>,</w:t>
      </w:r>
      <w:r w:rsidR="00F24060">
        <w:rPr>
          <w:rFonts w:ascii="Arial" w:hAnsi="Arial" w:cs="Arial"/>
          <w:sz w:val="22"/>
          <w:szCs w:val="22"/>
        </w:rPr>
        <w:t xml:space="preserve"> and for women in Poland</w:t>
      </w:r>
      <w:r w:rsidR="00185A30" w:rsidRPr="005B3E97">
        <w:rPr>
          <w:rFonts w:ascii="Arial" w:hAnsi="Arial" w:cs="Arial"/>
          <w:sz w:val="22"/>
          <w:szCs w:val="22"/>
        </w:rPr>
        <w:t xml:space="preserve">; </w:t>
      </w:r>
      <w:r w:rsidR="001074F4" w:rsidRPr="001074F4">
        <w:rPr>
          <w:rFonts w:ascii="Arial" w:hAnsi="Arial" w:cs="Arial"/>
          <w:sz w:val="22"/>
          <w:szCs w:val="22"/>
        </w:rPr>
        <w:t xml:space="preserve">50-75% for women in </w:t>
      </w:r>
      <w:r w:rsidR="0025226C">
        <w:rPr>
          <w:rFonts w:ascii="Arial" w:hAnsi="Arial" w:cs="Arial"/>
          <w:sz w:val="22"/>
          <w:szCs w:val="22"/>
        </w:rPr>
        <w:t xml:space="preserve">Norway and </w:t>
      </w:r>
      <w:r w:rsidR="00372C96">
        <w:rPr>
          <w:rFonts w:ascii="Arial" w:hAnsi="Arial" w:cs="Arial"/>
          <w:sz w:val="22"/>
          <w:szCs w:val="22"/>
        </w:rPr>
        <w:t>Austria</w:t>
      </w:r>
      <w:r w:rsidR="00F24060">
        <w:rPr>
          <w:rFonts w:ascii="Arial" w:hAnsi="Arial" w:cs="Arial"/>
          <w:sz w:val="22"/>
          <w:szCs w:val="22"/>
        </w:rPr>
        <w:t xml:space="preserve"> and men in Poland</w:t>
      </w:r>
      <w:r w:rsidR="001074F4" w:rsidRPr="001074F4">
        <w:rPr>
          <w:rFonts w:ascii="Arial" w:hAnsi="Arial" w:cs="Arial"/>
          <w:sz w:val="22"/>
          <w:szCs w:val="22"/>
        </w:rPr>
        <w:t>;</w:t>
      </w:r>
      <w:r w:rsidR="001074F4">
        <w:rPr>
          <w:rFonts w:ascii="Arial" w:hAnsi="Arial" w:cs="Arial"/>
          <w:sz w:val="22"/>
          <w:szCs w:val="22"/>
        </w:rPr>
        <w:t xml:space="preserve"> </w:t>
      </w:r>
      <w:r w:rsidR="00185A30">
        <w:rPr>
          <w:rFonts w:ascii="Arial" w:hAnsi="Arial" w:cs="Arial"/>
          <w:sz w:val="22"/>
          <w:szCs w:val="22"/>
        </w:rPr>
        <w:t>75-9</w:t>
      </w:r>
      <w:r w:rsidR="001074F4">
        <w:rPr>
          <w:rFonts w:ascii="Arial" w:hAnsi="Arial" w:cs="Arial"/>
          <w:sz w:val="22"/>
          <w:szCs w:val="22"/>
        </w:rPr>
        <w:t>0</w:t>
      </w:r>
      <w:r w:rsidR="00185A30">
        <w:rPr>
          <w:rFonts w:ascii="Arial" w:hAnsi="Arial" w:cs="Arial"/>
          <w:sz w:val="22"/>
          <w:szCs w:val="22"/>
        </w:rPr>
        <w:t>% for men and women in Denmark and Finland</w:t>
      </w:r>
      <w:r w:rsidR="00782F81">
        <w:rPr>
          <w:rFonts w:ascii="Arial" w:hAnsi="Arial" w:cs="Arial"/>
          <w:sz w:val="22"/>
          <w:szCs w:val="22"/>
        </w:rPr>
        <w:t xml:space="preserve">, </w:t>
      </w:r>
      <w:r w:rsidR="00AC78DB">
        <w:rPr>
          <w:rFonts w:ascii="Arial" w:hAnsi="Arial" w:cs="Arial"/>
          <w:sz w:val="22"/>
          <w:szCs w:val="22"/>
        </w:rPr>
        <w:t xml:space="preserve">men in Norway </w:t>
      </w:r>
      <w:r w:rsidR="00782F81">
        <w:rPr>
          <w:rFonts w:ascii="Arial" w:hAnsi="Arial" w:cs="Arial"/>
          <w:sz w:val="22"/>
          <w:szCs w:val="22"/>
        </w:rPr>
        <w:t xml:space="preserve">and women in </w:t>
      </w:r>
      <w:r w:rsidR="00372C96">
        <w:rPr>
          <w:rFonts w:ascii="Arial" w:hAnsi="Arial" w:cs="Arial"/>
          <w:sz w:val="22"/>
          <w:szCs w:val="22"/>
        </w:rPr>
        <w:lastRenderedPageBreak/>
        <w:t>Switzerland</w:t>
      </w:r>
      <w:r w:rsidR="00185A30">
        <w:rPr>
          <w:rFonts w:ascii="Arial" w:hAnsi="Arial" w:cs="Arial"/>
          <w:sz w:val="22"/>
          <w:szCs w:val="22"/>
        </w:rPr>
        <w:t>; 9</w:t>
      </w:r>
      <w:r w:rsidR="001074F4">
        <w:rPr>
          <w:rFonts w:ascii="Arial" w:hAnsi="Arial" w:cs="Arial"/>
          <w:sz w:val="22"/>
          <w:szCs w:val="22"/>
        </w:rPr>
        <w:t>0</w:t>
      </w:r>
      <w:r w:rsidR="00185A30">
        <w:rPr>
          <w:rFonts w:ascii="Arial" w:hAnsi="Arial" w:cs="Arial"/>
          <w:sz w:val="22"/>
          <w:szCs w:val="22"/>
        </w:rPr>
        <w:t xml:space="preserve">-99% for </w:t>
      </w:r>
      <w:r w:rsidR="001811D4">
        <w:rPr>
          <w:rFonts w:ascii="Arial" w:hAnsi="Arial" w:cs="Arial"/>
          <w:sz w:val="22"/>
          <w:szCs w:val="22"/>
        </w:rPr>
        <w:t xml:space="preserve">men and </w:t>
      </w:r>
      <w:r w:rsidR="00185A30">
        <w:rPr>
          <w:rFonts w:ascii="Arial" w:hAnsi="Arial" w:cs="Arial"/>
          <w:sz w:val="22"/>
          <w:szCs w:val="22"/>
        </w:rPr>
        <w:t xml:space="preserve">women in Portugal, and men in Austria; </w:t>
      </w:r>
      <w:r w:rsidR="00185A30" w:rsidRPr="005B3E97">
        <w:rPr>
          <w:rFonts w:ascii="Arial" w:hAnsi="Arial" w:cs="Arial"/>
          <w:sz w:val="22"/>
          <w:szCs w:val="22"/>
        </w:rPr>
        <w:t xml:space="preserve">and &gt;99% for </w:t>
      </w:r>
      <w:r w:rsidR="00E4381B">
        <w:rPr>
          <w:rFonts w:ascii="Arial" w:hAnsi="Arial" w:cs="Arial"/>
          <w:sz w:val="22"/>
          <w:szCs w:val="22"/>
        </w:rPr>
        <w:t xml:space="preserve">men in Switzerland and </w:t>
      </w:r>
      <w:r w:rsidR="00725C76">
        <w:rPr>
          <w:rFonts w:ascii="Arial" w:hAnsi="Arial" w:cs="Arial"/>
          <w:sz w:val="22"/>
          <w:szCs w:val="22"/>
        </w:rPr>
        <w:t xml:space="preserve">for </w:t>
      </w:r>
      <w:r w:rsidR="00185A30" w:rsidRPr="005B3E97">
        <w:rPr>
          <w:rFonts w:ascii="Arial" w:hAnsi="Arial" w:cs="Arial"/>
          <w:sz w:val="22"/>
          <w:szCs w:val="22"/>
        </w:rPr>
        <w:t xml:space="preserve">both sexes in </w:t>
      </w:r>
      <w:r w:rsidR="00185A30">
        <w:rPr>
          <w:rFonts w:ascii="Arial" w:hAnsi="Arial" w:cs="Arial"/>
          <w:sz w:val="22"/>
          <w:szCs w:val="22"/>
        </w:rPr>
        <w:t xml:space="preserve">the Netherlands, </w:t>
      </w:r>
      <w:r w:rsidR="00185A30" w:rsidRPr="005B3E97">
        <w:rPr>
          <w:rFonts w:ascii="Arial" w:hAnsi="Arial" w:cs="Arial"/>
          <w:sz w:val="22"/>
          <w:szCs w:val="22"/>
        </w:rPr>
        <w:t xml:space="preserve">France, Sweden, Belgium, Italy, </w:t>
      </w:r>
      <w:r w:rsidR="007B5197">
        <w:rPr>
          <w:rFonts w:ascii="Arial" w:hAnsi="Arial" w:cs="Arial"/>
          <w:sz w:val="22"/>
          <w:szCs w:val="22"/>
        </w:rPr>
        <w:t xml:space="preserve">Scotland, </w:t>
      </w:r>
      <w:r w:rsidR="00185A30" w:rsidRPr="005B3E97">
        <w:rPr>
          <w:rFonts w:ascii="Arial" w:hAnsi="Arial" w:cs="Arial"/>
          <w:sz w:val="22"/>
          <w:szCs w:val="22"/>
        </w:rPr>
        <w:t>Spain and England and Wales</w:t>
      </w:r>
      <w:r w:rsidR="00185A30">
        <w:rPr>
          <w:rFonts w:ascii="Arial" w:hAnsi="Arial" w:cs="Arial"/>
          <w:sz w:val="22"/>
          <w:szCs w:val="22"/>
        </w:rPr>
        <w:t xml:space="preserve"> </w:t>
      </w:r>
      <w:r w:rsidR="0016618B">
        <w:rPr>
          <w:rFonts w:ascii="Arial" w:hAnsi="Arial" w:cs="Arial"/>
          <w:sz w:val="22"/>
          <w:szCs w:val="22"/>
        </w:rPr>
        <w:t>(Fig. 2)</w:t>
      </w:r>
      <w:r w:rsidR="00763BD7" w:rsidRPr="005B3E97">
        <w:rPr>
          <w:rFonts w:ascii="Arial" w:hAnsi="Arial" w:cs="Arial"/>
          <w:sz w:val="22"/>
          <w:szCs w:val="22"/>
        </w:rPr>
        <w:t>.</w:t>
      </w:r>
      <w:bookmarkEnd w:id="0"/>
      <w:r w:rsidR="0016618B">
        <w:rPr>
          <w:rFonts w:ascii="Arial" w:hAnsi="Arial" w:cs="Arial"/>
          <w:color w:val="000000"/>
          <w:sz w:val="22"/>
          <w:szCs w:val="22"/>
        </w:rPr>
        <w:t xml:space="preserve"> </w:t>
      </w:r>
      <w:r w:rsidR="00313431" w:rsidRPr="005B3E97">
        <w:rPr>
          <w:rFonts w:ascii="Arial" w:hAnsi="Arial" w:cs="Arial"/>
          <w:color w:val="000000"/>
          <w:sz w:val="22"/>
          <w:szCs w:val="22"/>
        </w:rPr>
        <w:t xml:space="preserve">In countries </w:t>
      </w:r>
      <w:r w:rsidR="002B714E">
        <w:rPr>
          <w:rFonts w:ascii="Arial" w:hAnsi="Arial" w:cs="Arial"/>
          <w:color w:val="000000"/>
          <w:sz w:val="22"/>
          <w:szCs w:val="22"/>
        </w:rPr>
        <w:t xml:space="preserve">and sexes </w:t>
      </w:r>
      <w:r w:rsidR="00313431" w:rsidRPr="005B3E97">
        <w:rPr>
          <w:rFonts w:ascii="Arial" w:hAnsi="Arial" w:cs="Arial"/>
          <w:color w:val="000000"/>
          <w:sz w:val="22"/>
          <w:szCs w:val="22"/>
        </w:rPr>
        <w:t xml:space="preserve">where </w:t>
      </w:r>
      <w:r w:rsidR="005E33CD" w:rsidRPr="005B3E97">
        <w:rPr>
          <w:rFonts w:ascii="Arial" w:hAnsi="Arial" w:cs="Arial"/>
          <w:color w:val="000000"/>
          <w:sz w:val="22"/>
          <w:szCs w:val="22"/>
        </w:rPr>
        <w:t xml:space="preserve">mortality increased relative to the no-pandemic </w:t>
      </w:r>
      <w:r w:rsidR="00D140B2" w:rsidRPr="005B3E97">
        <w:rPr>
          <w:rFonts w:ascii="Arial" w:hAnsi="Arial" w:cs="Arial"/>
          <w:color w:val="000000"/>
          <w:sz w:val="22"/>
          <w:szCs w:val="22"/>
        </w:rPr>
        <w:t>baseline</w:t>
      </w:r>
      <w:r w:rsidR="004F4B3F">
        <w:rPr>
          <w:rFonts w:ascii="Arial" w:hAnsi="Arial" w:cs="Arial"/>
          <w:color w:val="000000"/>
          <w:sz w:val="22"/>
          <w:szCs w:val="22"/>
        </w:rPr>
        <w:t xml:space="preserve"> with a posterior probability of at least 90%</w:t>
      </w:r>
      <w:r w:rsidR="00313431" w:rsidRPr="005B3E97">
        <w:rPr>
          <w:rFonts w:ascii="Arial" w:hAnsi="Arial" w:cs="Arial"/>
          <w:color w:val="000000"/>
          <w:sz w:val="22"/>
          <w:szCs w:val="22"/>
        </w:rPr>
        <w:t>, the</w:t>
      </w:r>
      <w:r w:rsidR="00A26142" w:rsidRPr="005B3E97">
        <w:rPr>
          <w:rFonts w:ascii="Arial" w:hAnsi="Arial" w:cs="Arial"/>
          <w:color w:val="000000"/>
          <w:sz w:val="22"/>
          <w:szCs w:val="22"/>
        </w:rPr>
        <w:t xml:space="preserve"> n</w:t>
      </w:r>
      <w:r w:rsidR="00A271A0" w:rsidRPr="005B3E97">
        <w:rPr>
          <w:rFonts w:ascii="Arial" w:hAnsi="Arial" w:cs="Arial"/>
          <w:color w:val="000000"/>
          <w:sz w:val="22"/>
          <w:szCs w:val="22"/>
        </w:rPr>
        <w:t>umber of</w:t>
      </w:r>
      <w:r w:rsidR="00284C35" w:rsidRPr="005B3E97">
        <w:rPr>
          <w:rFonts w:ascii="Arial" w:hAnsi="Arial" w:cs="Arial"/>
          <w:color w:val="000000"/>
          <w:sz w:val="22"/>
          <w:szCs w:val="22"/>
        </w:rPr>
        <w:t xml:space="preserve"> excess</w:t>
      </w:r>
      <w:r w:rsidR="00A271A0" w:rsidRPr="005B3E97">
        <w:rPr>
          <w:rFonts w:ascii="Arial" w:hAnsi="Arial" w:cs="Arial"/>
          <w:color w:val="000000"/>
          <w:sz w:val="22"/>
          <w:szCs w:val="22"/>
        </w:rPr>
        <w:t xml:space="preserve"> deaths per 100,000</w:t>
      </w:r>
      <w:r w:rsidR="00733823" w:rsidRPr="005B3E97">
        <w:rPr>
          <w:rFonts w:ascii="Arial" w:hAnsi="Arial" w:cs="Arial"/>
          <w:color w:val="000000"/>
          <w:sz w:val="22"/>
          <w:szCs w:val="22"/>
        </w:rPr>
        <w:t xml:space="preserve"> </w:t>
      </w:r>
      <w:r w:rsidR="007843D8">
        <w:rPr>
          <w:rFonts w:ascii="Arial" w:hAnsi="Arial" w:cs="Arial"/>
          <w:color w:val="000000"/>
          <w:sz w:val="22"/>
          <w:szCs w:val="22"/>
        </w:rPr>
        <w:t>people</w:t>
      </w:r>
      <w:r w:rsidR="007843D8" w:rsidRPr="005B3E97">
        <w:rPr>
          <w:rFonts w:ascii="Arial" w:hAnsi="Arial" w:cs="Arial"/>
          <w:color w:val="000000"/>
          <w:sz w:val="22"/>
          <w:szCs w:val="22"/>
        </w:rPr>
        <w:t xml:space="preserve"> </w:t>
      </w:r>
      <w:r w:rsidR="00A26142" w:rsidRPr="005B3E97">
        <w:rPr>
          <w:rFonts w:ascii="Arial" w:hAnsi="Arial" w:cs="Arial"/>
          <w:color w:val="000000"/>
          <w:sz w:val="22"/>
          <w:szCs w:val="22"/>
        </w:rPr>
        <w:t xml:space="preserve">was lowest in </w:t>
      </w:r>
      <w:r w:rsidR="00733823" w:rsidRPr="005B3E97">
        <w:rPr>
          <w:rFonts w:ascii="Arial" w:hAnsi="Arial" w:cs="Arial"/>
          <w:color w:val="000000"/>
          <w:sz w:val="22"/>
          <w:szCs w:val="22"/>
        </w:rPr>
        <w:t>Austria</w:t>
      </w:r>
      <w:r w:rsidR="00EF6DE6" w:rsidRPr="005B3E97">
        <w:rPr>
          <w:rFonts w:ascii="Arial" w:hAnsi="Arial" w:cs="Arial"/>
          <w:color w:val="000000"/>
          <w:sz w:val="22"/>
          <w:szCs w:val="22"/>
        </w:rPr>
        <w:t xml:space="preserve"> (</w:t>
      </w:r>
      <w:r w:rsidR="00410A79" w:rsidRPr="00410A79">
        <w:rPr>
          <w:rFonts w:ascii="Arial" w:hAnsi="Arial" w:cs="Arial"/>
          <w:color w:val="000000"/>
          <w:sz w:val="22"/>
          <w:szCs w:val="22"/>
        </w:rPr>
        <w:t>14.3</w:t>
      </w:r>
      <w:r w:rsidR="00410A79">
        <w:rPr>
          <w:rFonts w:ascii="Arial" w:hAnsi="Arial" w:cs="Arial"/>
          <w:color w:val="000000"/>
          <w:sz w:val="22"/>
          <w:szCs w:val="22"/>
        </w:rPr>
        <w:t>,</w:t>
      </w:r>
      <w:r w:rsidR="00410A79" w:rsidRPr="00410A79">
        <w:rPr>
          <w:rFonts w:ascii="Arial" w:hAnsi="Arial" w:cs="Arial"/>
          <w:color w:val="000000"/>
          <w:sz w:val="22"/>
          <w:szCs w:val="22"/>
        </w:rPr>
        <w:t xml:space="preserve"> -1.3</w:t>
      </w:r>
      <w:r w:rsidR="00B753B6">
        <w:rPr>
          <w:rFonts w:ascii="Arial" w:hAnsi="Arial" w:cs="Arial"/>
          <w:color w:val="000000"/>
          <w:sz w:val="22"/>
          <w:szCs w:val="22"/>
        </w:rPr>
        <w:t xml:space="preserve"> to </w:t>
      </w:r>
      <w:r w:rsidR="00410A79" w:rsidRPr="00410A79">
        <w:rPr>
          <w:rFonts w:ascii="Arial" w:hAnsi="Arial" w:cs="Arial"/>
          <w:color w:val="000000"/>
          <w:sz w:val="22"/>
          <w:szCs w:val="22"/>
        </w:rPr>
        <w:t>29.4</w:t>
      </w:r>
      <w:r w:rsidR="00EF6DE6" w:rsidRPr="005B3E97">
        <w:rPr>
          <w:rFonts w:ascii="Arial" w:hAnsi="Arial" w:cs="Arial"/>
          <w:color w:val="000000"/>
          <w:sz w:val="22"/>
          <w:szCs w:val="22"/>
        </w:rPr>
        <w:t>)</w:t>
      </w:r>
      <w:r w:rsidR="0059051C">
        <w:rPr>
          <w:rFonts w:ascii="Arial" w:hAnsi="Arial" w:cs="Arial"/>
          <w:color w:val="000000"/>
          <w:sz w:val="22"/>
          <w:szCs w:val="22"/>
        </w:rPr>
        <w:t>,</w:t>
      </w:r>
      <w:r w:rsidR="00EA4707" w:rsidRPr="005B3E97">
        <w:rPr>
          <w:rFonts w:ascii="Arial" w:hAnsi="Arial" w:cs="Arial"/>
          <w:color w:val="000000"/>
          <w:sz w:val="22"/>
          <w:szCs w:val="22"/>
        </w:rPr>
        <w:t xml:space="preserve"> </w:t>
      </w:r>
      <w:r w:rsidR="00733823" w:rsidRPr="005B3E97">
        <w:rPr>
          <w:rFonts w:ascii="Arial" w:hAnsi="Arial" w:cs="Arial"/>
          <w:color w:val="000000"/>
          <w:sz w:val="22"/>
          <w:szCs w:val="22"/>
        </w:rPr>
        <w:t>Switzerland (</w:t>
      </w:r>
      <w:r w:rsidR="00410A79" w:rsidRPr="00410A79">
        <w:rPr>
          <w:rFonts w:ascii="Arial" w:hAnsi="Arial" w:cs="Arial"/>
          <w:color w:val="000000"/>
          <w:sz w:val="22"/>
          <w:szCs w:val="22"/>
        </w:rPr>
        <w:t>21.9</w:t>
      </w:r>
      <w:r w:rsidR="00410A79">
        <w:rPr>
          <w:rFonts w:ascii="Arial" w:hAnsi="Arial" w:cs="Arial"/>
          <w:color w:val="000000"/>
          <w:sz w:val="22"/>
          <w:szCs w:val="22"/>
        </w:rPr>
        <w:t xml:space="preserve">, </w:t>
      </w:r>
      <w:r w:rsidR="00410A79" w:rsidRPr="00410A79">
        <w:rPr>
          <w:rFonts w:ascii="Arial" w:hAnsi="Arial" w:cs="Arial"/>
          <w:color w:val="000000"/>
          <w:sz w:val="22"/>
          <w:szCs w:val="22"/>
        </w:rPr>
        <w:t>7.6</w:t>
      </w:r>
      <w:r w:rsidR="00410A79">
        <w:rPr>
          <w:rFonts w:ascii="Arial" w:hAnsi="Arial" w:cs="Arial"/>
          <w:color w:val="000000"/>
          <w:sz w:val="22"/>
          <w:szCs w:val="22"/>
        </w:rPr>
        <w:t>-</w:t>
      </w:r>
      <w:r w:rsidR="00410A79" w:rsidRPr="00410A79">
        <w:rPr>
          <w:rFonts w:ascii="Arial" w:hAnsi="Arial" w:cs="Arial"/>
          <w:color w:val="000000"/>
          <w:sz w:val="22"/>
          <w:szCs w:val="22"/>
        </w:rPr>
        <w:t>34.9</w:t>
      </w:r>
      <w:r w:rsidR="00733823" w:rsidRPr="005B3E97">
        <w:rPr>
          <w:rFonts w:ascii="Arial" w:hAnsi="Arial" w:cs="Arial"/>
          <w:color w:val="000000"/>
          <w:sz w:val="22"/>
          <w:szCs w:val="22"/>
        </w:rPr>
        <w:t>)</w:t>
      </w:r>
      <w:r w:rsidR="00EA4707" w:rsidRPr="005B3E97">
        <w:rPr>
          <w:rFonts w:ascii="Arial" w:hAnsi="Arial" w:cs="Arial"/>
          <w:color w:val="000000"/>
          <w:sz w:val="22"/>
          <w:szCs w:val="22"/>
        </w:rPr>
        <w:t xml:space="preserve"> </w:t>
      </w:r>
      <w:r w:rsidR="0059051C">
        <w:rPr>
          <w:rFonts w:ascii="Arial" w:hAnsi="Arial" w:cs="Arial"/>
          <w:color w:val="000000"/>
          <w:sz w:val="22"/>
          <w:szCs w:val="22"/>
        </w:rPr>
        <w:t>and Portugal (</w:t>
      </w:r>
      <w:r w:rsidR="00410A79" w:rsidRPr="00410A79">
        <w:rPr>
          <w:rFonts w:ascii="Arial" w:hAnsi="Arial" w:cs="Arial"/>
          <w:color w:val="000000"/>
          <w:sz w:val="22"/>
          <w:szCs w:val="22"/>
        </w:rPr>
        <w:t>27.4</w:t>
      </w:r>
      <w:r w:rsidR="00410A79">
        <w:rPr>
          <w:rFonts w:ascii="Arial" w:hAnsi="Arial" w:cs="Arial"/>
          <w:color w:val="000000"/>
          <w:sz w:val="22"/>
          <w:szCs w:val="22"/>
        </w:rPr>
        <w:t xml:space="preserve">, </w:t>
      </w:r>
      <w:r w:rsidR="00410A79" w:rsidRPr="00410A79">
        <w:rPr>
          <w:rFonts w:ascii="Arial" w:hAnsi="Arial" w:cs="Arial"/>
          <w:color w:val="000000"/>
          <w:sz w:val="22"/>
          <w:szCs w:val="22"/>
        </w:rPr>
        <w:t>3.6</w:t>
      </w:r>
      <w:r w:rsidR="00410A79">
        <w:rPr>
          <w:rFonts w:ascii="Arial" w:hAnsi="Arial" w:cs="Arial"/>
          <w:color w:val="000000"/>
          <w:sz w:val="22"/>
          <w:szCs w:val="22"/>
        </w:rPr>
        <w:t>-</w:t>
      </w:r>
      <w:r w:rsidR="00410A79" w:rsidRPr="00410A79">
        <w:rPr>
          <w:rFonts w:ascii="Arial" w:hAnsi="Arial" w:cs="Arial"/>
          <w:color w:val="000000"/>
          <w:sz w:val="22"/>
          <w:szCs w:val="22"/>
        </w:rPr>
        <w:t>49.6</w:t>
      </w:r>
      <w:r w:rsidR="0059051C">
        <w:rPr>
          <w:rFonts w:ascii="Arial" w:hAnsi="Arial" w:cs="Arial"/>
          <w:color w:val="000000"/>
          <w:sz w:val="22"/>
          <w:szCs w:val="22"/>
        </w:rPr>
        <w:t xml:space="preserve">) </w:t>
      </w:r>
      <w:r w:rsidR="00733823" w:rsidRPr="005B3E97">
        <w:rPr>
          <w:rFonts w:ascii="Arial" w:hAnsi="Arial" w:cs="Arial"/>
          <w:color w:val="000000"/>
          <w:sz w:val="22"/>
          <w:szCs w:val="22"/>
        </w:rPr>
        <w:t>for men</w:t>
      </w:r>
      <w:r w:rsidR="002B714E">
        <w:rPr>
          <w:rFonts w:ascii="Arial" w:hAnsi="Arial" w:cs="Arial"/>
          <w:color w:val="000000"/>
          <w:sz w:val="22"/>
          <w:szCs w:val="22"/>
        </w:rPr>
        <w:t>,</w:t>
      </w:r>
      <w:r w:rsidR="00733823" w:rsidRPr="005B3E97">
        <w:rPr>
          <w:rFonts w:ascii="Arial" w:hAnsi="Arial" w:cs="Arial"/>
          <w:color w:val="000000"/>
          <w:sz w:val="22"/>
          <w:szCs w:val="22"/>
        </w:rPr>
        <w:t xml:space="preserve"> and in Portugal for women (</w:t>
      </w:r>
      <w:r w:rsidR="001C3F3A" w:rsidRPr="001C3F3A">
        <w:rPr>
          <w:rFonts w:ascii="Arial" w:hAnsi="Arial" w:cs="Arial"/>
          <w:color w:val="000000"/>
          <w:sz w:val="22"/>
          <w:szCs w:val="22"/>
        </w:rPr>
        <w:t>28.7, 2.1-54.2</w:t>
      </w:r>
      <w:r w:rsidR="00733823" w:rsidRPr="005B3E97">
        <w:rPr>
          <w:rFonts w:ascii="Arial" w:hAnsi="Arial" w:cs="Arial"/>
          <w:color w:val="000000"/>
          <w:sz w:val="22"/>
          <w:szCs w:val="22"/>
        </w:rPr>
        <w:t>)</w:t>
      </w:r>
      <w:r w:rsidR="00BC5B08" w:rsidRPr="005B3E97">
        <w:rPr>
          <w:rFonts w:ascii="Arial" w:hAnsi="Arial" w:cs="Arial"/>
          <w:color w:val="000000"/>
          <w:sz w:val="22"/>
          <w:szCs w:val="22"/>
        </w:rPr>
        <w:t xml:space="preserve"> (Fig. </w:t>
      </w:r>
      <w:r w:rsidR="0016618B">
        <w:rPr>
          <w:rFonts w:ascii="Arial" w:hAnsi="Arial" w:cs="Arial"/>
          <w:color w:val="000000"/>
          <w:sz w:val="22"/>
          <w:szCs w:val="22"/>
        </w:rPr>
        <w:t>2</w:t>
      </w:r>
      <w:r w:rsidR="00BC5B08" w:rsidRPr="005B3E97">
        <w:rPr>
          <w:rFonts w:ascii="Arial" w:hAnsi="Arial" w:cs="Arial"/>
          <w:color w:val="000000"/>
          <w:sz w:val="22"/>
          <w:szCs w:val="22"/>
        </w:rPr>
        <w:t>)</w:t>
      </w:r>
      <w:r w:rsidR="00733823" w:rsidRPr="005B3E97">
        <w:rPr>
          <w:rFonts w:ascii="Arial" w:hAnsi="Arial" w:cs="Arial"/>
          <w:color w:val="000000"/>
          <w:sz w:val="22"/>
          <w:szCs w:val="22"/>
        </w:rPr>
        <w:t>. It was</w:t>
      </w:r>
      <w:r w:rsidR="00EF6DE6" w:rsidRPr="005B3E97">
        <w:rPr>
          <w:rFonts w:ascii="Arial" w:hAnsi="Arial" w:cs="Arial"/>
          <w:color w:val="000000"/>
          <w:sz w:val="22"/>
          <w:szCs w:val="22"/>
        </w:rPr>
        <w:t xml:space="preserve"> highest in Spain and England and Wales</w:t>
      </w:r>
      <w:r w:rsidR="00733823" w:rsidRPr="005B3E97">
        <w:rPr>
          <w:rFonts w:ascii="Arial" w:hAnsi="Arial" w:cs="Arial"/>
          <w:color w:val="000000"/>
          <w:sz w:val="22"/>
          <w:szCs w:val="22"/>
        </w:rPr>
        <w:t>, with posterior median estimate</w:t>
      </w:r>
      <w:r w:rsidR="00B7045C">
        <w:rPr>
          <w:rFonts w:ascii="Arial" w:hAnsi="Arial" w:cs="Arial"/>
          <w:color w:val="000000"/>
          <w:sz w:val="22"/>
          <w:szCs w:val="22"/>
        </w:rPr>
        <w:t xml:space="preserve">s for the two sexes ranging from </w:t>
      </w:r>
      <w:r w:rsidR="006A7536">
        <w:rPr>
          <w:rFonts w:ascii="Arial" w:hAnsi="Arial" w:cs="Arial"/>
          <w:color w:val="000000"/>
          <w:sz w:val="22"/>
          <w:szCs w:val="22"/>
        </w:rPr>
        <w:t>90 to 102</w:t>
      </w:r>
      <w:r w:rsidR="00733823" w:rsidRPr="005B3E97">
        <w:rPr>
          <w:rFonts w:ascii="Arial" w:hAnsi="Arial" w:cs="Arial"/>
          <w:color w:val="000000"/>
          <w:sz w:val="22"/>
          <w:szCs w:val="22"/>
        </w:rPr>
        <w:t xml:space="preserve"> </w:t>
      </w:r>
      <w:r w:rsidR="00B7045C">
        <w:rPr>
          <w:rFonts w:ascii="Arial" w:hAnsi="Arial" w:cs="Arial"/>
          <w:color w:val="000000"/>
          <w:sz w:val="22"/>
          <w:szCs w:val="22"/>
        </w:rPr>
        <w:t xml:space="preserve">per </w:t>
      </w:r>
      <w:r w:rsidR="00733823" w:rsidRPr="005B3E97">
        <w:rPr>
          <w:rFonts w:ascii="Arial" w:hAnsi="Arial" w:cs="Arial"/>
          <w:color w:val="000000"/>
          <w:sz w:val="22"/>
          <w:szCs w:val="22"/>
        </w:rPr>
        <w:t xml:space="preserve">100,000 population. </w:t>
      </w:r>
      <w:r w:rsidR="00EA4707" w:rsidRPr="005B3E97">
        <w:rPr>
          <w:rFonts w:ascii="Arial" w:hAnsi="Arial" w:cs="Arial"/>
          <w:color w:val="000000"/>
          <w:sz w:val="22"/>
          <w:szCs w:val="22"/>
        </w:rPr>
        <w:t>The posterior median increase</w:t>
      </w:r>
      <w:r w:rsidR="00685FDA" w:rsidRPr="005B3E97">
        <w:rPr>
          <w:rFonts w:ascii="Arial" w:hAnsi="Arial" w:cs="Arial"/>
          <w:color w:val="000000"/>
          <w:sz w:val="22"/>
          <w:szCs w:val="22"/>
        </w:rPr>
        <w:t xml:space="preserve"> </w:t>
      </w:r>
      <w:r w:rsidR="00313431" w:rsidRPr="005B3E97">
        <w:rPr>
          <w:rFonts w:ascii="Arial" w:hAnsi="Arial" w:cs="Arial"/>
          <w:color w:val="000000"/>
          <w:sz w:val="22"/>
          <w:szCs w:val="22"/>
        </w:rPr>
        <w:t xml:space="preserve">was also &gt;50 </w:t>
      </w:r>
      <w:r w:rsidR="00685FDA" w:rsidRPr="005B3E97">
        <w:rPr>
          <w:rFonts w:ascii="Arial" w:hAnsi="Arial" w:cs="Arial"/>
          <w:color w:val="000000"/>
          <w:sz w:val="22"/>
          <w:szCs w:val="22"/>
        </w:rPr>
        <w:t>per 100,000 people</w:t>
      </w:r>
      <w:r w:rsidR="00313431" w:rsidRPr="005B3E97">
        <w:rPr>
          <w:rFonts w:ascii="Arial" w:hAnsi="Arial" w:cs="Arial"/>
          <w:color w:val="000000"/>
          <w:sz w:val="22"/>
          <w:szCs w:val="22"/>
        </w:rPr>
        <w:t xml:space="preserve"> in Sweden, Belgium</w:t>
      </w:r>
      <w:r w:rsidR="007B5197">
        <w:rPr>
          <w:rFonts w:ascii="Arial" w:hAnsi="Arial" w:cs="Arial"/>
          <w:color w:val="000000"/>
          <w:sz w:val="22"/>
          <w:szCs w:val="22"/>
        </w:rPr>
        <w:t xml:space="preserve">, </w:t>
      </w:r>
      <w:r w:rsidR="00313431" w:rsidRPr="005B3E97">
        <w:rPr>
          <w:rFonts w:ascii="Arial" w:hAnsi="Arial" w:cs="Arial"/>
          <w:color w:val="000000"/>
          <w:sz w:val="22"/>
          <w:szCs w:val="22"/>
        </w:rPr>
        <w:t>Italy</w:t>
      </w:r>
      <w:r w:rsidR="007B5197">
        <w:rPr>
          <w:rFonts w:ascii="Arial" w:hAnsi="Arial" w:cs="Arial"/>
          <w:color w:val="000000"/>
          <w:sz w:val="22"/>
          <w:szCs w:val="22"/>
        </w:rPr>
        <w:t xml:space="preserve"> and Scotland</w:t>
      </w:r>
      <w:r w:rsidR="00313431" w:rsidRPr="005B3E97">
        <w:rPr>
          <w:rFonts w:ascii="Arial" w:hAnsi="Arial" w:cs="Arial"/>
          <w:color w:val="000000"/>
          <w:sz w:val="22"/>
          <w:szCs w:val="22"/>
        </w:rPr>
        <w:t>.</w:t>
      </w:r>
      <w:r w:rsidR="005E33CD" w:rsidRPr="005B3E97">
        <w:rPr>
          <w:rFonts w:ascii="Arial" w:hAnsi="Arial" w:cs="Arial"/>
          <w:color w:val="000000"/>
          <w:sz w:val="22"/>
          <w:szCs w:val="22"/>
        </w:rPr>
        <w:t xml:space="preserve"> </w:t>
      </w:r>
      <w:r w:rsidR="00313431" w:rsidRPr="005B3E97">
        <w:rPr>
          <w:rFonts w:ascii="Arial" w:hAnsi="Arial" w:cs="Arial"/>
          <w:color w:val="000000"/>
          <w:sz w:val="22"/>
          <w:szCs w:val="22"/>
        </w:rPr>
        <w:t>Relative increase</w:t>
      </w:r>
      <w:r w:rsidR="00BA1E3E">
        <w:rPr>
          <w:rFonts w:ascii="Arial" w:hAnsi="Arial" w:cs="Arial"/>
          <w:color w:val="000000"/>
          <w:sz w:val="22"/>
          <w:szCs w:val="22"/>
        </w:rPr>
        <w:t>s</w:t>
      </w:r>
      <w:r w:rsidR="00313431" w:rsidRPr="005B3E97">
        <w:rPr>
          <w:rFonts w:ascii="Arial" w:hAnsi="Arial" w:cs="Arial"/>
          <w:color w:val="000000"/>
          <w:sz w:val="22"/>
          <w:szCs w:val="22"/>
        </w:rPr>
        <w:t xml:space="preserve"> in deaths, compared to what would be expected in the absence of </w:t>
      </w:r>
      <w:r w:rsidR="00BC7C55">
        <w:rPr>
          <w:rFonts w:ascii="Arial" w:hAnsi="Arial" w:cs="Arial"/>
          <w:color w:val="000000"/>
          <w:sz w:val="22"/>
          <w:szCs w:val="22"/>
        </w:rPr>
        <w:t xml:space="preserve">the </w:t>
      </w:r>
      <w:r w:rsidR="00313431" w:rsidRPr="005B3E97">
        <w:rPr>
          <w:rFonts w:ascii="Arial" w:hAnsi="Arial" w:cs="Arial"/>
          <w:color w:val="000000"/>
          <w:sz w:val="22"/>
          <w:szCs w:val="22"/>
        </w:rPr>
        <w:t>pandemic</w:t>
      </w:r>
      <w:r w:rsidR="005E33CD" w:rsidRPr="005B3E97">
        <w:rPr>
          <w:rFonts w:ascii="Arial" w:hAnsi="Arial" w:cs="Arial"/>
          <w:color w:val="000000"/>
          <w:sz w:val="22"/>
          <w:szCs w:val="22"/>
        </w:rPr>
        <w:t>,</w:t>
      </w:r>
      <w:r w:rsidR="00313431" w:rsidRPr="005B3E97">
        <w:rPr>
          <w:rFonts w:ascii="Arial" w:hAnsi="Arial" w:cs="Arial"/>
          <w:color w:val="000000"/>
          <w:sz w:val="22"/>
          <w:szCs w:val="22"/>
        </w:rPr>
        <w:t xml:space="preserve"> </w:t>
      </w:r>
      <w:r w:rsidR="00EF6DE6" w:rsidRPr="005B3E97">
        <w:rPr>
          <w:rFonts w:ascii="Arial" w:hAnsi="Arial" w:cs="Arial"/>
          <w:color w:val="000000"/>
          <w:sz w:val="22"/>
          <w:szCs w:val="22"/>
        </w:rPr>
        <w:t xml:space="preserve">ranged from </w:t>
      </w:r>
      <w:r w:rsidR="00410A79" w:rsidRPr="00410A79">
        <w:rPr>
          <w:rFonts w:ascii="Arial" w:hAnsi="Arial" w:cs="Arial"/>
          <w:color w:val="000000"/>
          <w:sz w:val="22"/>
          <w:szCs w:val="22"/>
        </w:rPr>
        <w:t>≤</w:t>
      </w:r>
      <w:r w:rsidR="005E33CD" w:rsidRPr="005B3E97">
        <w:rPr>
          <w:rFonts w:ascii="Arial" w:hAnsi="Arial" w:cs="Arial"/>
          <w:color w:val="000000"/>
          <w:sz w:val="22"/>
          <w:szCs w:val="22"/>
        </w:rPr>
        <w:t>10% in Austrian, Swiss and Portuguese men and Portuguese women</w:t>
      </w:r>
      <w:r w:rsidR="00EF6DE6" w:rsidRPr="005B3E97">
        <w:rPr>
          <w:rFonts w:ascii="Arial" w:hAnsi="Arial" w:cs="Arial"/>
          <w:color w:val="000000"/>
          <w:sz w:val="22"/>
          <w:szCs w:val="22"/>
        </w:rPr>
        <w:t xml:space="preserve"> to </w:t>
      </w:r>
      <w:r w:rsidR="005E33CD" w:rsidRPr="005B3E97">
        <w:rPr>
          <w:rFonts w:ascii="Arial" w:hAnsi="Arial" w:cs="Arial"/>
          <w:color w:val="000000"/>
          <w:sz w:val="22"/>
          <w:szCs w:val="22"/>
        </w:rPr>
        <w:t xml:space="preserve">one </w:t>
      </w:r>
      <w:r w:rsidR="004D028B">
        <w:rPr>
          <w:rFonts w:ascii="Arial" w:hAnsi="Arial" w:cs="Arial"/>
          <w:color w:val="000000"/>
          <w:sz w:val="22"/>
          <w:szCs w:val="22"/>
        </w:rPr>
        <w:t>quarter</w:t>
      </w:r>
      <w:r w:rsidR="00EA37D0">
        <w:rPr>
          <w:rFonts w:ascii="Arial" w:hAnsi="Arial" w:cs="Arial"/>
          <w:color w:val="000000"/>
          <w:sz w:val="22"/>
          <w:szCs w:val="22"/>
        </w:rPr>
        <w:t xml:space="preserve"> or more</w:t>
      </w:r>
      <w:r w:rsidR="005E33CD" w:rsidRPr="005B3E97">
        <w:rPr>
          <w:rFonts w:ascii="Arial" w:hAnsi="Arial" w:cs="Arial"/>
          <w:color w:val="000000"/>
          <w:sz w:val="22"/>
          <w:szCs w:val="22"/>
        </w:rPr>
        <w:t xml:space="preserve"> </w:t>
      </w:r>
      <w:r w:rsidR="00EA37D0">
        <w:rPr>
          <w:rFonts w:ascii="Arial" w:hAnsi="Arial" w:cs="Arial"/>
          <w:color w:val="000000"/>
          <w:sz w:val="22"/>
          <w:szCs w:val="22"/>
        </w:rPr>
        <w:t>in</w:t>
      </w:r>
      <w:r w:rsidR="005E33CD" w:rsidRPr="005B3E97">
        <w:rPr>
          <w:rFonts w:ascii="Arial" w:hAnsi="Arial" w:cs="Arial"/>
          <w:color w:val="000000"/>
          <w:sz w:val="22"/>
          <w:szCs w:val="22"/>
        </w:rPr>
        <w:t xml:space="preserve"> </w:t>
      </w:r>
      <w:r w:rsidR="004D028B">
        <w:rPr>
          <w:rFonts w:ascii="Arial" w:hAnsi="Arial" w:cs="Arial"/>
          <w:color w:val="000000"/>
          <w:sz w:val="22"/>
          <w:szCs w:val="22"/>
        </w:rPr>
        <w:t xml:space="preserve">Belgium, </w:t>
      </w:r>
      <w:r w:rsidR="005E33CD" w:rsidRPr="005B3E97">
        <w:rPr>
          <w:rFonts w:ascii="Arial" w:hAnsi="Arial" w:cs="Arial"/>
          <w:color w:val="000000"/>
          <w:sz w:val="22"/>
          <w:szCs w:val="22"/>
        </w:rPr>
        <w:t xml:space="preserve">Italy, </w:t>
      </w:r>
      <w:r w:rsidR="00385255">
        <w:rPr>
          <w:rFonts w:ascii="Arial" w:hAnsi="Arial" w:cs="Arial"/>
          <w:color w:val="000000"/>
          <w:sz w:val="22"/>
          <w:szCs w:val="22"/>
        </w:rPr>
        <w:t xml:space="preserve">Scotland, </w:t>
      </w:r>
      <w:r w:rsidR="005E33CD" w:rsidRPr="005B3E97">
        <w:rPr>
          <w:rFonts w:ascii="Arial" w:hAnsi="Arial" w:cs="Arial"/>
          <w:color w:val="000000"/>
          <w:sz w:val="22"/>
          <w:szCs w:val="22"/>
        </w:rPr>
        <w:t>Spain and England and Wales</w:t>
      </w:r>
      <w:r w:rsidR="008B759B">
        <w:rPr>
          <w:rFonts w:ascii="Arial" w:hAnsi="Arial" w:cs="Arial"/>
          <w:color w:val="000000"/>
          <w:sz w:val="22"/>
          <w:szCs w:val="22"/>
        </w:rPr>
        <w:t xml:space="preserve"> (Fig. 3)</w:t>
      </w:r>
      <w:r w:rsidR="00BC5B08" w:rsidRPr="005B3E97">
        <w:rPr>
          <w:rFonts w:ascii="Arial" w:hAnsi="Arial" w:cs="Arial"/>
          <w:color w:val="000000"/>
          <w:sz w:val="22"/>
          <w:szCs w:val="22"/>
        </w:rPr>
        <w:t>.</w:t>
      </w:r>
      <w:r w:rsidR="00DD02F9" w:rsidRPr="005B3E97">
        <w:rPr>
          <w:rFonts w:ascii="Arial" w:hAnsi="Arial" w:cs="Arial"/>
          <w:color w:val="000000"/>
          <w:sz w:val="22"/>
          <w:szCs w:val="22"/>
        </w:rPr>
        <w:t xml:space="preserve"> </w:t>
      </w:r>
      <w:r w:rsidR="00F85DC9">
        <w:rPr>
          <w:rFonts w:ascii="Arial" w:hAnsi="Arial" w:cs="Arial"/>
          <w:color w:val="000000"/>
          <w:sz w:val="22"/>
          <w:szCs w:val="22"/>
        </w:rPr>
        <w:t xml:space="preserve">The largest rise in mortality </w:t>
      </w:r>
      <w:r w:rsidR="00DF61B2">
        <w:rPr>
          <w:rFonts w:ascii="Arial" w:hAnsi="Arial" w:cs="Arial"/>
          <w:color w:val="000000"/>
          <w:sz w:val="22"/>
          <w:szCs w:val="22"/>
        </w:rPr>
        <w:t xml:space="preserve">for men </w:t>
      </w:r>
      <w:r w:rsidR="00F85DC9">
        <w:rPr>
          <w:rFonts w:ascii="Arial" w:hAnsi="Arial" w:cs="Arial"/>
          <w:color w:val="000000"/>
          <w:sz w:val="22"/>
          <w:szCs w:val="22"/>
        </w:rPr>
        <w:t>was most likely to be in England and Wales (</w:t>
      </w:r>
      <w:r w:rsidR="00524789">
        <w:rPr>
          <w:rFonts w:ascii="Arial" w:hAnsi="Arial" w:cs="Arial"/>
          <w:color w:val="000000"/>
          <w:sz w:val="22"/>
          <w:szCs w:val="22"/>
        </w:rPr>
        <w:t>63</w:t>
      </w:r>
      <w:r w:rsidR="00D622BE">
        <w:rPr>
          <w:rFonts w:ascii="Arial" w:hAnsi="Arial" w:cs="Arial"/>
          <w:color w:val="000000"/>
          <w:sz w:val="22"/>
          <w:szCs w:val="22"/>
        </w:rPr>
        <w:t>%</w:t>
      </w:r>
      <w:r w:rsidR="00F85DC9">
        <w:rPr>
          <w:rFonts w:ascii="Arial" w:hAnsi="Arial" w:cs="Arial"/>
          <w:color w:val="000000"/>
          <w:sz w:val="22"/>
          <w:szCs w:val="22"/>
        </w:rPr>
        <w:t xml:space="preserve"> </w:t>
      </w:r>
      <w:r w:rsidR="00883CDB">
        <w:rPr>
          <w:rFonts w:ascii="Arial" w:hAnsi="Arial" w:cs="Arial"/>
          <w:color w:val="000000"/>
          <w:sz w:val="22"/>
          <w:szCs w:val="22"/>
        </w:rPr>
        <w:t>posterior probability of having the largest</w:t>
      </w:r>
      <w:r w:rsidR="00F85DC9">
        <w:rPr>
          <w:rFonts w:ascii="Arial" w:hAnsi="Arial" w:cs="Arial"/>
          <w:color w:val="000000"/>
          <w:sz w:val="22"/>
          <w:szCs w:val="22"/>
        </w:rPr>
        <w:t xml:space="preserve"> </w:t>
      </w:r>
      <w:r w:rsidR="00071898">
        <w:rPr>
          <w:rFonts w:ascii="Arial" w:hAnsi="Arial" w:cs="Arial"/>
          <w:color w:val="000000"/>
          <w:sz w:val="22"/>
          <w:szCs w:val="22"/>
        </w:rPr>
        <w:t>percent increase</w:t>
      </w:r>
      <w:r w:rsidR="00883CDB">
        <w:rPr>
          <w:rFonts w:ascii="Arial" w:hAnsi="Arial" w:cs="Arial"/>
          <w:color w:val="000000"/>
          <w:sz w:val="22"/>
          <w:szCs w:val="22"/>
        </w:rPr>
        <w:t>,</w:t>
      </w:r>
      <w:r w:rsidR="00071898">
        <w:rPr>
          <w:rFonts w:ascii="Arial" w:hAnsi="Arial" w:cs="Arial"/>
          <w:color w:val="000000"/>
          <w:sz w:val="22"/>
          <w:szCs w:val="22"/>
        </w:rPr>
        <w:t xml:space="preserve"> and </w:t>
      </w:r>
      <w:r w:rsidR="00524789">
        <w:rPr>
          <w:rFonts w:ascii="Arial" w:hAnsi="Arial" w:cs="Arial"/>
          <w:color w:val="000000"/>
          <w:sz w:val="22"/>
          <w:szCs w:val="22"/>
        </w:rPr>
        <w:t>55</w:t>
      </w:r>
      <w:r w:rsidR="00D622BE">
        <w:rPr>
          <w:rFonts w:ascii="Arial" w:hAnsi="Arial" w:cs="Arial"/>
          <w:color w:val="000000"/>
          <w:sz w:val="22"/>
          <w:szCs w:val="22"/>
        </w:rPr>
        <w:t>%</w:t>
      </w:r>
      <w:r w:rsidR="00071898">
        <w:rPr>
          <w:rFonts w:ascii="Arial" w:hAnsi="Arial" w:cs="Arial"/>
          <w:color w:val="000000"/>
          <w:sz w:val="22"/>
          <w:szCs w:val="22"/>
        </w:rPr>
        <w:t xml:space="preserve"> </w:t>
      </w:r>
      <w:r w:rsidR="00883CDB">
        <w:rPr>
          <w:rFonts w:ascii="Arial" w:hAnsi="Arial" w:cs="Arial"/>
          <w:color w:val="000000"/>
          <w:sz w:val="22"/>
          <w:szCs w:val="22"/>
        </w:rPr>
        <w:t>of having the largest number of</w:t>
      </w:r>
      <w:r w:rsidR="00071898">
        <w:rPr>
          <w:rFonts w:ascii="Arial" w:hAnsi="Arial" w:cs="Arial"/>
          <w:color w:val="000000"/>
          <w:sz w:val="22"/>
          <w:szCs w:val="22"/>
        </w:rPr>
        <w:t xml:space="preserve"> deaths per 100,000 people) followed by Spain; for </w:t>
      </w:r>
      <w:r w:rsidR="00F9229E">
        <w:rPr>
          <w:rFonts w:ascii="Arial" w:hAnsi="Arial" w:cs="Arial"/>
          <w:color w:val="000000"/>
          <w:sz w:val="22"/>
          <w:szCs w:val="22"/>
        </w:rPr>
        <w:t>women</w:t>
      </w:r>
      <w:r w:rsidR="00071898">
        <w:rPr>
          <w:rFonts w:ascii="Arial" w:hAnsi="Arial" w:cs="Arial"/>
          <w:color w:val="000000"/>
          <w:sz w:val="22"/>
          <w:szCs w:val="22"/>
        </w:rPr>
        <w:t>, Spain was most likely to have</w:t>
      </w:r>
      <w:r w:rsidR="00E1539F">
        <w:rPr>
          <w:rFonts w:ascii="Arial" w:hAnsi="Arial" w:cs="Arial"/>
          <w:color w:val="000000"/>
          <w:sz w:val="22"/>
          <w:szCs w:val="22"/>
        </w:rPr>
        <w:t xml:space="preserve"> experienced the</w:t>
      </w:r>
      <w:r w:rsidR="00071898" w:rsidRPr="00071898">
        <w:rPr>
          <w:rFonts w:ascii="Arial" w:hAnsi="Arial" w:cs="Arial"/>
          <w:color w:val="000000"/>
          <w:sz w:val="22"/>
          <w:szCs w:val="22"/>
        </w:rPr>
        <w:t xml:space="preserve"> </w:t>
      </w:r>
      <w:r w:rsidR="00071898">
        <w:rPr>
          <w:rFonts w:ascii="Arial" w:hAnsi="Arial" w:cs="Arial"/>
          <w:color w:val="000000"/>
          <w:sz w:val="22"/>
          <w:szCs w:val="22"/>
        </w:rPr>
        <w:t>largest rise in mortality</w:t>
      </w:r>
      <w:r w:rsidR="00E1539F">
        <w:rPr>
          <w:rFonts w:ascii="Arial" w:hAnsi="Arial" w:cs="Arial"/>
          <w:color w:val="000000"/>
          <w:sz w:val="22"/>
          <w:szCs w:val="22"/>
        </w:rPr>
        <w:t xml:space="preserve"> </w:t>
      </w:r>
      <w:r w:rsidR="00071898">
        <w:rPr>
          <w:rFonts w:ascii="Arial" w:hAnsi="Arial" w:cs="Arial"/>
          <w:color w:val="000000"/>
          <w:sz w:val="22"/>
          <w:szCs w:val="22"/>
        </w:rPr>
        <w:t>(</w:t>
      </w:r>
      <w:r w:rsidR="00524789">
        <w:rPr>
          <w:rFonts w:ascii="Arial" w:hAnsi="Arial" w:cs="Arial"/>
          <w:color w:val="000000"/>
          <w:sz w:val="22"/>
          <w:szCs w:val="22"/>
        </w:rPr>
        <w:t>61</w:t>
      </w:r>
      <w:r w:rsidR="00FC50B4">
        <w:rPr>
          <w:rFonts w:ascii="Arial" w:hAnsi="Arial" w:cs="Arial"/>
          <w:color w:val="000000"/>
          <w:sz w:val="22"/>
          <w:szCs w:val="22"/>
        </w:rPr>
        <w:t>%</w:t>
      </w:r>
      <w:r w:rsidR="00071898">
        <w:rPr>
          <w:rFonts w:ascii="Arial" w:hAnsi="Arial" w:cs="Arial"/>
          <w:color w:val="000000"/>
          <w:sz w:val="22"/>
          <w:szCs w:val="22"/>
        </w:rPr>
        <w:t xml:space="preserve"> </w:t>
      </w:r>
      <w:r w:rsidR="00883CDB">
        <w:rPr>
          <w:rFonts w:ascii="Arial" w:hAnsi="Arial" w:cs="Arial"/>
          <w:color w:val="000000"/>
          <w:sz w:val="22"/>
          <w:szCs w:val="22"/>
        </w:rPr>
        <w:t>posterior probability of having the largest</w:t>
      </w:r>
      <w:r w:rsidR="00071898">
        <w:rPr>
          <w:rFonts w:ascii="Arial" w:hAnsi="Arial" w:cs="Arial"/>
          <w:color w:val="000000"/>
          <w:sz w:val="22"/>
          <w:szCs w:val="22"/>
        </w:rPr>
        <w:t xml:space="preserve"> percent increase and </w:t>
      </w:r>
      <w:r w:rsidR="00524789">
        <w:rPr>
          <w:rFonts w:ascii="Arial" w:hAnsi="Arial" w:cs="Arial"/>
          <w:color w:val="000000"/>
          <w:sz w:val="22"/>
          <w:szCs w:val="22"/>
        </w:rPr>
        <w:t>51</w:t>
      </w:r>
      <w:r w:rsidR="00FC50B4">
        <w:rPr>
          <w:rFonts w:ascii="Arial" w:hAnsi="Arial" w:cs="Arial"/>
          <w:color w:val="000000"/>
          <w:sz w:val="22"/>
          <w:szCs w:val="22"/>
        </w:rPr>
        <w:t>%</w:t>
      </w:r>
      <w:r w:rsidR="00071898">
        <w:rPr>
          <w:rFonts w:ascii="Arial" w:hAnsi="Arial" w:cs="Arial"/>
          <w:color w:val="000000"/>
          <w:sz w:val="22"/>
          <w:szCs w:val="22"/>
        </w:rPr>
        <w:t xml:space="preserve"> </w:t>
      </w:r>
      <w:r w:rsidR="00883CDB">
        <w:rPr>
          <w:rFonts w:ascii="Arial" w:hAnsi="Arial" w:cs="Arial"/>
          <w:color w:val="000000"/>
          <w:sz w:val="22"/>
          <w:szCs w:val="22"/>
        </w:rPr>
        <w:t>of having the largest number of</w:t>
      </w:r>
      <w:r w:rsidR="00071898">
        <w:rPr>
          <w:rFonts w:ascii="Arial" w:hAnsi="Arial" w:cs="Arial"/>
          <w:color w:val="000000"/>
          <w:sz w:val="22"/>
          <w:szCs w:val="22"/>
        </w:rPr>
        <w:t xml:space="preserve"> deaths per 100,000 people) followed by England and Wales</w:t>
      </w:r>
      <w:r w:rsidR="00E1539F">
        <w:rPr>
          <w:rFonts w:ascii="Arial" w:hAnsi="Arial" w:cs="Arial"/>
          <w:color w:val="000000"/>
          <w:sz w:val="22"/>
          <w:szCs w:val="22"/>
        </w:rPr>
        <w:t>.</w:t>
      </w:r>
    </w:p>
    <w:p w14:paraId="03061CF2" w14:textId="1C912112" w:rsidR="00271B7C" w:rsidRPr="005B3E97" w:rsidRDefault="00271B7C" w:rsidP="000B7195">
      <w:pPr>
        <w:spacing w:line="480" w:lineRule="auto"/>
        <w:jc w:val="both"/>
        <w:rPr>
          <w:rFonts w:ascii="Arial" w:hAnsi="Arial" w:cs="Arial"/>
          <w:color w:val="000000"/>
          <w:sz w:val="22"/>
          <w:szCs w:val="22"/>
        </w:rPr>
      </w:pPr>
    </w:p>
    <w:p w14:paraId="48285960" w14:textId="4FE2C498" w:rsidR="00975C5D" w:rsidRDefault="002607CF" w:rsidP="001168DF">
      <w:pPr>
        <w:spacing w:line="480" w:lineRule="auto"/>
        <w:jc w:val="both"/>
        <w:rPr>
          <w:rFonts w:ascii="Arial" w:hAnsi="Arial" w:cs="Arial"/>
          <w:color w:val="000000"/>
          <w:sz w:val="22"/>
          <w:szCs w:val="22"/>
        </w:rPr>
      </w:pPr>
      <w:r>
        <w:rPr>
          <w:rFonts w:ascii="Arial" w:hAnsi="Arial" w:cs="Arial"/>
          <w:color w:val="000000"/>
          <w:sz w:val="22"/>
          <w:szCs w:val="22"/>
        </w:rPr>
        <w:t xml:space="preserve">Taken across all countries, the </w:t>
      </w:r>
      <w:r w:rsidR="005A1E85">
        <w:rPr>
          <w:rFonts w:ascii="Arial" w:hAnsi="Arial" w:cs="Arial"/>
          <w:color w:val="000000"/>
          <w:sz w:val="22"/>
          <w:szCs w:val="22"/>
        </w:rPr>
        <w:t xml:space="preserve">number of </w:t>
      </w:r>
      <w:r>
        <w:rPr>
          <w:rFonts w:ascii="Arial" w:hAnsi="Arial" w:cs="Arial"/>
          <w:color w:val="000000"/>
          <w:sz w:val="22"/>
          <w:szCs w:val="22"/>
        </w:rPr>
        <w:t>excess deaths</w:t>
      </w:r>
      <w:r w:rsidR="00164EAC">
        <w:rPr>
          <w:rFonts w:ascii="Arial" w:hAnsi="Arial" w:cs="Arial"/>
          <w:color w:val="000000"/>
          <w:sz w:val="22"/>
          <w:szCs w:val="22"/>
        </w:rPr>
        <w:t xml:space="preserve"> from all causes</w:t>
      </w:r>
      <w:r>
        <w:rPr>
          <w:rFonts w:ascii="Arial" w:hAnsi="Arial" w:cs="Arial"/>
          <w:color w:val="000000"/>
          <w:sz w:val="22"/>
          <w:szCs w:val="22"/>
        </w:rPr>
        <w:t xml:space="preserve"> w</w:t>
      </w:r>
      <w:r w:rsidR="005A1E85">
        <w:rPr>
          <w:rFonts w:ascii="Arial" w:hAnsi="Arial" w:cs="Arial"/>
          <w:color w:val="000000"/>
          <w:sz w:val="22"/>
          <w:szCs w:val="22"/>
        </w:rPr>
        <w:t>as</w:t>
      </w:r>
      <w:r>
        <w:rPr>
          <w:rFonts w:ascii="Arial" w:hAnsi="Arial" w:cs="Arial"/>
          <w:color w:val="000000"/>
          <w:sz w:val="22"/>
          <w:szCs w:val="22"/>
        </w:rPr>
        <w:t xml:space="preserve"> </w:t>
      </w:r>
      <w:r w:rsidR="006042F9">
        <w:rPr>
          <w:rFonts w:ascii="Arial" w:hAnsi="Arial" w:cs="Arial"/>
          <w:color w:val="000000"/>
          <w:sz w:val="22"/>
          <w:szCs w:val="22"/>
        </w:rPr>
        <w:t>23</w:t>
      </w:r>
      <w:r>
        <w:rPr>
          <w:rFonts w:ascii="Arial" w:hAnsi="Arial" w:cs="Arial"/>
          <w:color w:val="000000"/>
          <w:sz w:val="22"/>
          <w:szCs w:val="22"/>
        </w:rPr>
        <w:t xml:space="preserve">% higher than </w:t>
      </w:r>
      <w:r w:rsidR="00883CDB">
        <w:rPr>
          <w:rFonts w:ascii="Arial" w:hAnsi="Arial" w:cs="Arial"/>
          <w:color w:val="000000"/>
          <w:sz w:val="22"/>
          <w:szCs w:val="22"/>
        </w:rPr>
        <w:t xml:space="preserve">the number of </w:t>
      </w:r>
      <w:r>
        <w:rPr>
          <w:rFonts w:ascii="Arial" w:hAnsi="Arial" w:cs="Arial"/>
          <w:color w:val="000000"/>
          <w:sz w:val="22"/>
          <w:szCs w:val="22"/>
        </w:rPr>
        <w:t>deaths assigned to Covid-19</w:t>
      </w:r>
      <w:r w:rsidR="00665C33">
        <w:rPr>
          <w:rFonts w:ascii="Arial" w:hAnsi="Arial" w:cs="Arial"/>
          <w:color w:val="000000"/>
          <w:sz w:val="22"/>
          <w:szCs w:val="22"/>
        </w:rPr>
        <w:t xml:space="preserve"> </w:t>
      </w:r>
      <w:r w:rsidR="00883CDB">
        <w:rPr>
          <w:rFonts w:ascii="Arial" w:hAnsi="Arial" w:cs="Arial"/>
          <w:color w:val="000000"/>
          <w:sz w:val="22"/>
          <w:szCs w:val="22"/>
        </w:rPr>
        <w:t xml:space="preserve">as underlying cause of death </w:t>
      </w:r>
      <w:r w:rsidR="00665C33">
        <w:rPr>
          <w:rFonts w:ascii="Arial" w:hAnsi="Arial" w:cs="Arial"/>
          <w:color w:val="000000"/>
          <w:sz w:val="22"/>
          <w:szCs w:val="22"/>
        </w:rPr>
        <w:t>(Extended Data Table 1)</w:t>
      </w:r>
      <w:r>
        <w:rPr>
          <w:rFonts w:ascii="Arial" w:hAnsi="Arial" w:cs="Arial"/>
          <w:color w:val="000000"/>
          <w:sz w:val="22"/>
          <w:szCs w:val="22"/>
        </w:rPr>
        <w:t xml:space="preserve">. </w:t>
      </w:r>
      <w:r w:rsidR="00CC2937">
        <w:rPr>
          <w:rFonts w:ascii="Arial" w:hAnsi="Arial" w:cs="Arial"/>
          <w:color w:val="000000"/>
          <w:sz w:val="22"/>
          <w:szCs w:val="22"/>
        </w:rPr>
        <w:t>T</w:t>
      </w:r>
      <w:r w:rsidR="00493B51">
        <w:rPr>
          <w:rFonts w:ascii="Arial" w:hAnsi="Arial" w:cs="Arial"/>
          <w:color w:val="000000"/>
          <w:sz w:val="22"/>
          <w:szCs w:val="22"/>
        </w:rPr>
        <w:t xml:space="preserve">he difference </w:t>
      </w:r>
      <w:r w:rsidR="00975C5D">
        <w:rPr>
          <w:rFonts w:ascii="Arial" w:hAnsi="Arial" w:cs="Arial"/>
          <w:color w:val="000000"/>
          <w:sz w:val="22"/>
          <w:szCs w:val="22"/>
        </w:rPr>
        <w:t xml:space="preserve">between all-cause excess and Covid-19 deaths </w:t>
      </w:r>
      <w:r w:rsidR="00493B51">
        <w:rPr>
          <w:rFonts w:ascii="Arial" w:hAnsi="Arial" w:cs="Arial"/>
          <w:color w:val="000000"/>
          <w:sz w:val="22"/>
          <w:szCs w:val="22"/>
        </w:rPr>
        <w:t xml:space="preserve">was </w:t>
      </w:r>
      <w:r w:rsidR="00493B51" w:rsidRPr="00E63229">
        <w:rPr>
          <w:rFonts w:ascii="Arial" w:hAnsi="Arial" w:cs="Arial"/>
          <w:color w:val="000000"/>
          <w:sz w:val="22"/>
          <w:szCs w:val="22"/>
        </w:rPr>
        <w:t xml:space="preserve">largest in </w:t>
      </w:r>
      <w:r w:rsidR="00975C5D" w:rsidRPr="00E63229">
        <w:rPr>
          <w:rFonts w:ascii="Arial" w:hAnsi="Arial" w:cs="Arial"/>
          <w:color w:val="000000"/>
          <w:sz w:val="22"/>
          <w:szCs w:val="22"/>
        </w:rPr>
        <w:t>Spain</w:t>
      </w:r>
      <w:r w:rsidR="00975C5D">
        <w:rPr>
          <w:rFonts w:ascii="Arial" w:hAnsi="Arial" w:cs="Arial"/>
          <w:color w:val="000000"/>
          <w:sz w:val="22"/>
          <w:szCs w:val="22"/>
        </w:rPr>
        <w:t xml:space="preserve"> and Italy, where all-cause excess deaths were</w:t>
      </w:r>
      <w:r w:rsidR="00E63229">
        <w:rPr>
          <w:rFonts w:ascii="Arial" w:hAnsi="Arial" w:cs="Arial"/>
          <w:color w:val="000000"/>
          <w:sz w:val="22"/>
          <w:szCs w:val="22"/>
        </w:rPr>
        <w:t xml:space="preserve"> </w:t>
      </w:r>
      <w:r w:rsidR="006812C2">
        <w:rPr>
          <w:rFonts w:ascii="Arial" w:hAnsi="Arial" w:cs="Arial"/>
          <w:color w:val="000000"/>
          <w:sz w:val="22"/>
          <w:szCs w:val="22"/>
        </w:rPr>
        <w:t>69</w:t>
      </w:r>
      <w:r w:rsidR="00E63229">
        <w:rPr>
          <w:rFonts w:ascii="Arial" w:hAnsi="Arial" w:cs="Arial"/>
          <w:color w:val="000000"/>
          <w:sz w:val="22"/>
          <w:szCs w:val="22"/>
        </w:rPr>
        <w:t xml:space="preserve">% and </w:t>
      </w:r>
      <w:r w:rsidR="006812C2">
        <w:rPr>
          <w:rFonts w:ascii="Arial" w:hAnsi="Arial" w:cs="Arial"/>
          <w:color w:val="000000"/>
          <w:sz w:val="22"/>
          <w:szCs w:val="22"/>
        </w:rPr>
        <w:t>46</w:t>
      </w:r>
      <w:r w:rsidR="00E63229">
        <w:rPr>
          <w:rFonts w:ascii="Arial" w:hAnsi="Arial" w:cs="Arial"/>
          <w:color w:val="000000"/>
          <w:sz w:val="22"/>
          <w:szCs w:val="22"/>
        </w:rPr>
        <w:t>%, respectively, higher than deaths assigned to Covid-19</w:t>
      </w:r>
      <w:r w:rsidR="00CF3CE7">
        <w:rPr>
          <w:rFonts w:ascii="Arial" w:hAnsi="Arial" w:cs="Arial"/>
          <w:color w:val="000000"/>
          <w:sz w:val="22"/>
          <w:szCs w:val="22"/>
        </w:rPr>
        <w:t xml:space="preserve">. This </w:t>
      </w:r>
      <w:r w:rsidR="0036492C">
        <w:rPr>
          <w:rFonts w:ascii="Arial" w:hAnsi="Arial" w:cs="Arial"/>
          <w:color w:val="000000"/>
          <w:sz w:val="22"/>
          <w:szCs w:val="22"/>
        </w:rPr>
        <w:t>difference</w:t>
      </w:r>
      <w:r w:rsidR="00CF3CE7">
        <w:rPr>
          <w:rFonts w:ascii="Arial" w:hAnsi="Arial" w:cs="Arial"/>
          <w:color w:val="000000"/>
          <w:sz w:val="22"/>
          <w:szCs w:val="22"/>
        </w:rPr>
        <w:t xml:space="preserve"> </w:t>
      </w:r>
      <w:r w:rsidR="00AE7113">
        <w:rPr>
          <w:rFonts w:ascii="Arial" w:hAnsi="Arial" w:cs="Arial"/>
          <w:color w:val="000000"/>
          <w:sz w:val="22"/>
          <w:szCs w:val="22"/>
        </w:rPr>
        <w:t>may be</w:t>
      </w:r>
      <w:r w:rsidR="00CF3CE7">
        <w:rPr>
          <w:rFonts w:ascii="Arial" w:hAnsi="Arial" w:cs="Arial"/>
          <w:color w:val="000000"/>
          <w:sz w:val="22"/>
          <w:szCs w:val="22"/>
        </w:rPr>
        <w:t xml:space="preserve"> due </w:t>
      </w:r>
      <w:r w:rsidR="00BC7C55">
        <w:rPr>
          <w:rFonts w:ascii="Arial" w:hAnsi="Arial" w:cs="Arial"/>
          <w:color w:val="000000"/>
          <w:sz w:val="22"/>
          <w:szCs w:val="22"/>
        </w:rPr>
        <w:t xml:space="preserve">to </w:t>
      </w:r>
      <w:r w:rsidR="00CF3CE7">
        <w:rPr>
          <w:rFonts w:ascii="Arial" w:hAnsi="Arial" w:cs="Arial"/>
          <w:color w:val="000000"/>
          <w:sz w:val="22"/>
          <w:szCs w:val="22"/>
        </w:rPr>
        <w:t xml:space="preserve">a combination of undetected </w:t>
      </w:r>
      <w:r w:rsidR="00CF3CE7" w:rsidRPr="001168DF">
        <w:rPr>
          <w:rFonts w:ascii="Arial" w:hAnsi="Arial" w:cs="Arial"/>
          <w:color w:val="000000"/>
          <w:sz w:val="22"/>
          <w:szCs w:val="22"/>
        </w:rPr>
        <w:t>infections</w:t>
      </w:r>
      <w:r w:rsidR="001168DF" w:rsidRPr="001168DF">
        <w:rPr>
          <w:rFonts w:ascii="Arial" w:hAnsi="Arial" w:cs="Arial"/>
          <w:color w:val="000000"/>
          <w:sz w:val="22"/>
          <w:szCs w:val="22"/>
        </w:rPr>
        <w:t>,</w:t>
      </w:r>
      <w:r w:rsidR="00CF3CE7" w:rsidRPr="001168DF">
        <w:rPr>
          <w:rFonts w:ascii="Arial" w:hAnsi="Arial" w:cs="Arial"/>
          <w:color w:val="000000"/>
          <w:sz w:val="22"/>
          <w:szCs w:val="22"/>
        </w:rPr>
        <w:t>[Fuller, 2020 #5525</w:t>
      </w:r>
      <w:r w:rsidR="001168DF" w:rsidRPr="001168DF">
        <w:rPr>
          <w:rFonts w:ascii="Arial" w:hAnsi="Arial" w:cs="Arial"/>
          <w:color w:val="000000"/>
          <w:sz w:val="22"/>
          <w:szCs w:val="22"/>
        </w:rPr>
        <w:t>;</w:t>
      </w:r>
      <w:r w:rsidR="00CF3CE7" w:rsidRPr="001168DF">
        <w:rPr>
          <w:rFonts w:ascii="Arial" w:hAnsi="Arial" w:cs="Arial"/>
          <w:color w:val="000000"/>
          <w:sz w:val="22"/>
          <w:szCs w:val="22"/>
        </w:rPr>
        <w:t>Perraudin, 2020 #5537</w:t>
      </w:r>
      <w:r w:rsidR="001168DF" w:rsidRPr="001168DF">
        <w:rPr>
          <w:rFonts w:ascii="Arial" w:hAnsi="Arial" w:cs="Arial"/>
          <w:color w:val="000000"/>
          <w:sz w:val="22"/>
          <w:szCs w:val="22"/>
        </w:rPr>
        <w:t>]</w:t>
      </w:r>
      <w:r w:rsidR="00E63229">
        <w:rPr>
          <w:rFonts w:ascii="Arial" w:hAnsi="Arial" w:cs="Arial"/>
          <w:color w:val="000000"/>
          <w:sz w:val="22"/>
          <w:szCs w:val="22"/>
        </w:rPr>
        <w:t>, whether deaths from “suspected infections” (i.e., based on clinical symptoms) are assigned to Covid-19 or not</w:t>
      </w:r>
      <w:r w:rsidR="00647016">
        <w:rPr>
          <w:rFonts w:ascii="Arial" w:hAnsi="Arial" w:cs="Arial"/>
          <w:color w:val="000000"/>
          <w:sz w:val="22"/>
          <w:szCs w:val="22"/>
        </w:rPr>
        <w:t>[Schultz, 2020 #5645]</w:t>
      </w:r>
      <w:r w:rsidR="00164EAC">
        <w:rPr>
          <w:rFonts w:ascii="Arial" w:hAnsi="Arial" w:cs="Arial"/>
          <w:color w:val="000000"/>
          <w:sz w:val="22"/>
          <w:szCs w:val="22"/>
        </w:rPr>
        <w:t>,</w:t>
      </w:r>
      <w:r w:rsidR="00E63229">
        <w:rPr>
          <w:rFonts w:ascii="Arial" w:hAnsi="Arial" w:cs="Arial"/>
          <w:color w:val="000000"/>
          <w:sz w:val="22"/>
          <w:szCs w:val="22"/>
        </w:rPr>
        <w:t xml:space="preserve"> and some increase in mortality</w:t>
      </w:r>
      <w:r w:rsidR="001168DF" w:rsidRPr="001168DF">
        <w:rPr>
          <w:rFonts w:ascii="Arial" w:hAnsi="Arial" w:cs="Arial"/>
          <w:color w:val="000000"/>
          <w:sz w:val="22"/>
          <w:szCs w:val="22"/>
        </w:rPr>
        <w:t xml:space="preserve"> from other diseases due to reductions in acute and chronic care[Campbell, 2020 #5505;Sample, 2020 #5507;Hiom, 2020 #5516;Bernstein, 2020 </w:t>
      </w:r>
      <w:r w:rsidR="001168DF" w:rsidRPr="001168DF">
        <w:rPr>
          <w:rFonts w:ascii="Arial" w:hAnsi="Arial" w:cs="Arial"/>
          <w:color w:val="000000"/>
          <w:sz w:val="22"/>
          <w:szCs w:val="22"/>
        </w:rPr>
        <w:lastRenderedPageBreak/>
        <w:t>#5527;Pell, 2020 #5528;Kansagra, 2020 #5531;Gaudino, 2020</w:t>
      </w:r>
      <w:r w:rsidR="001168DF" w:rsidRPr="00357B7A">
        <w:rPr>
          <w:rFonts w:ascii="Arial" w:hAnsi="Arial" w:cs="Arial"/>
          <w:color w:val="000000"/>
          <w:sz w:val="22"/>
          <w:szCs w:val="22"/>
        </w:rPr>
        <w:t xml:space="preserve"> #5533]</w:t>
      </w:r>
      <w:r w:rsidR="00164EAC">
        <w:rPr>
          <w:rFonts w:ascii="Arial" w:hAnsi="Arial" w:cs="Arial"/>
          <w:color w:val="000000"/>
          <w:sz w:val="22"/>
          <w:szCs w:val="22"/>
        </w:rPr>
        <w:t>.</w:t>
      </w:r>
      <w:r w:rsidR="001168DF">
        <w:rPr>
          <w:rFonts w:ascii="Arial" w:hAnsi="Arial" w:cs="Arial"/>
          <w:color w:val="000000"/>
          <w:sz w:val="22"/>
          <w:szCs w:val="22"/>
        </w:rPr>
        <w:t xml:space="preserve"> </w:t>
      </w:r>
      <w:r w:rsidR="00E63229">
        <w:rPr>
          <w:rFonts w:ascii="Arial" w:hAnsi="Arial" w:cs="Arial"/>
          <w:color w:val="000000"/>
          <w:sz w:val="22"/>
          <w:szCs w:val="22"/>
        </w:rPr>
        <w:t>In contrast to Italy and Spain, the overall (all-cause) number of excess deaths was smaller than deaths assigned to Covid-19 in France</w:t>
      </w:r>
      <w:r w:rsidR="00894C8C">
        <w:rPr>
          <w:rFonts w:ascii="Arial" w:hAnsi="Arial" w:cs="Arial"/>
          <w:color w:val="000000"/>
          <w:sz w:val="22"/>
          <w:szCs w:val="22"/>
        </w:rPr>
        <w:t>,</w:t>
      </w:r>
      <w:r w:rsidR="00647016">
        <w:rPr>
          <w:rFonts w:ascii="Arial" w:hAnsi="Arial" w:cs="Arial"/>
          <w:color w:val="000000"/>
          <w:sz w:val="22"/>
          <w:szCs w:val="22"/>
        </w:rPr>
        <w:t xml:space="preserve"> Belgium</w:t>
      </w:r>
      <w:r w:rsidR="00894C8C">
        <w:rPr>
          <w:rFonts w:ascii="Arial" w:hAnsi="Arial" w:cs="Arial"/>
          <w:color w:val="000000"/>
          <w:sz w:val="22"/>
          <w:szCs w:val="22"/>
        </w:rPr>
        <w:t xml:space="preserve"> and Switzerland</w:t>
      </w:r>
      <w:r w:rsidR="007662E5">
        <w:rPr>
          <w:rFonts w:ascii="Arial" w:hAnsi="Arial" w:cs="Arial"/>
          <w:color w:val="000000"/>
          <w:sz w:val="22"/>
          <w:szCs w:val="22"/>
        </w:rPr>
        <w:t xml:space="preserve">. This situation may arise because some countries have assigned any death in an infected person or even suspected of infection to </w:t>
      </w:r>
      <w:proofErr w:type="spellStart"/>
      <w:r w:rsidR="007662E5">
        <w:rPr>
          <w:rFonts w:ascii="Arial" w:hAnsi="Arial" w:cs="Arial"/>
          <w:color w:val="000000"/>
          <w:sz w:val="22"/>
          <w:szCs w:val="22"/>
        </w:rPr>
        <w:t>Covid</w:t>
      </w:r>
      <w:proofErr w:type="spellEnd"/>
      <w:r w:rsidR="007662E5">
        <w:rPr>
          <w:rFonts w:ascii="Arial" w:hAnsi="Arial" w:cs="Arial"/>
          <w:color w:val="000000"/>
          <w:sz w:val="22"/>
          <w:szCs w:val="22"/>
        </w:rPr>
        <w:t xml:space="preserve"> together with some </w:t>
      </w:r>
      <w:proofErr w:type="spellStart"/>
      <w:r w:rsidR="007662E5">
        <w:rPr>
          <w:rFonts w:ascii="Arial" w:hAnsi="Arial" w:cs="Arial"/>
          <w:color w:val="000000"/>
          <w:sz w:val="22"/>
          <w:szCs w:val="22"/>
        </w:rPr>
        <w:t>Covid</w:t>
      </w:r>
      <w:proofErr w:type="spellEnd"/>
      <w:r w:rsidR="007662E5">
        <w:rPr>
          <w:rFonts w:ascii="Arial" w:hAnsi="Arial" w:cs="Arial"/>
          <w:color w:val="000000"/>
          <w:sz w:val="22"/>
          <w:szCs w:val="22"/>
        </w:rPr>
        <w:t xml:space="preserve"> deaths being in patients with multiple existing chronic conditions that already have a high risk of dying</w:t>
      </w:r>
      <w:r w:rsidR="00647016">
        <w:rPr>
          <w:rFonts w:ascii="Arial" w:hAnsi="Arial" w:cs="Arial"/>
          <w:color w:val="000000"/>
          <w:sz w:val="22"/>
          <w:szCs w:val="22"/>
        </w:rPr>
        <w:t>[Schultz, 2020 #5645</w:t>
      </w:r>
      <w:r w:rsidR="00B349A9">
        <w:rPr>
          <w:rFonts w:ascii="Arial" w:hAnsi="Arial" w:cs="Arial"/>
          <w:color w:val="000000"/>
          <w:sz w:val="22"/>
          <w:szCs w:val="22"/>
        </w:rPr>
        <w:t>;Guillot, 2020 #5659</w:t>
      </w:r>
      <w:r w:rsidR="00463369">
        <w:rPr>
          <w:rFonts w:ascii="Arial" w:hAnsi="Arial" w:cs="Arial"/>
          <w:color w:val="000000"/>
          <w:sz w:val="22"/>
          <w:szCs w:val="22"/>
        </w:rPr>
        <w:t>;Karanikolos, 2020 #5661</w:t>
      </w:r>
      <w:r w:rsidR="002E4730">
        <w:rPr>
          <w:rFonts w:ascii="Arial" w:hAnsi="Arial" w:cs="Arial"/>
          <w:color w:val="000000"/>
          <w:sz w:val="22"/>
          <w:szCs w:val="22"/>
        </w:rPr>
        <w:t>;Newton, 2020 #5693]</w:t>
      </w:r>
      <w:r w:rsidR="00164EAC">
        <w:rPr>
          <w:rFonts w:ascii="Arial" w:hAnsi="Arial" w:cs="Arial"/>
          <w:color w:val="000000"/>
          <w:sz w:val="22"/>
          <w:szCs w:val="22"/>
        </w:rPr>
        <w:t>.</w:t>
      </w:r>
      <w:r w:rsidR="00E63229">
        <w:rPr>
          <w:rFonts w:ascii="Arial" w:hAnsi="Arial" w:cs="Arial"/>
          <w:color w:val="000000"/>
          <w:sz w:val="22"/>
          <w:szCs w:val="22"/>
        </w:rPr>
        <w:t xml:space="preserve"> </w:t>
      </w:r>
      <w:r w:rsidR="00F123CF">
        <w:rPr>
          <w:rFonts w:ascii="Arial" w:hAnsi="Arial" w:cs="Arial"/>
          <w:color w:val="000000"/>
          <w:sz w:val="22"/>
          <w:szCs w:val="22"/>
        </w:rPr>
        <w:t>Finally, there may have been a reduction in deaths from seasonal flu and cold with reduced contact among people</w:t>
      </w:r>
      <w:r w:rsidR="002E4730">
        <w:rPr>
          <w:rFonts w:ascii="Arial" w:hAnsi="Arial" w:cs="Arial"/>
          <w:color w:val="000000"/>
          <w:sz w:val="22"/>
          <w:szCs w:val="22"/>
        </w:rPr>
        <w:t>[Jones, 2020 #5695;Klein, 2020 #5694]</w:t>
      </w:r>
      <w:r w:rsidR="00F123CF">
        <w:rPr>
          <w:rFonts w:ascii="Arial" w:hAnsi="Arial" w:cs="Arial"/>
          <w:color w:val="000000"/>
          <w:sz w:val="22"/>
          <w:szCs w:val="22"/>
        </w:rPr>
        <w:t xml:space="preserve"> </w:t>
      </w:r>
      <w:commentRangeStart w:id="2"/>
      <w:r w:rsidR="00F123CF">
        <w:rPr>
          <w:rFonts w:ascii="Arial" w:hAnsi="Arial" w:cs="Arial"/>
          <w:color w:val="000000"/>
          <w:sz w:val="22"/>
          <w:szCs w:val="22"/>
        </w:rPr>
        <w:t>and traffic injuries, falls and violence as people spent more time at home.</w:t>
      </w:r>
      <w:r w:rsidR="002E4730">
        <w:rPr>
          <w:rFonts w:ascii="Arial" w:hAnsi="Arial" w:cs="Arial"/>
          <w:color w:val="000000"/>
          <w:sz w:val="22"/>
          <w:szCs w:val="22"/>
        </w:rPr>
        <w:t>[</w:t>
      </w:r>
      <w:proofErr w:type="spellStart"/>
      <w:r w:rsidR="002E4730">
        <w:rPr>
          <w:rFonts w:ascii="Arial" w:hAnsi="Arial" w:cs="Arial"/>
          <w:color w:val="000000"/>
          <w:sz w:val="22"/>
          <w:szCs w:val="22"/>
        </w:rPr>
        <w:t>Nuñez</w:t>
      </w:r>
      <w:proofErr w:type="spellEnd"/>
      <w:r w:rsidR="002E4730">
        <w:rPr>
          <w:rFonts w:ascii="Arial" w:hAnsi="Arial" w:cs="Arial"/>
          <w:color w:val="000000"/>
          <w:sz w:val="22"/>
          <w:szCs w:val="22"/>
        </w:rPr>
        <w:t>, 2020 #5696]</w:t>
      </w:r>
      <w:r w:rsidR="00F123CF">
        <w:rPr>
          <w:rFonts w:ascii="Arial" w:hAnsi="Arial" w:cs="Arial"/>
          <w:color w:val="000000"/>
          <w:sz w:val="22"/>
          <w:szCs w:val="22"/>
        </w:rPr>
        <w:t xml:space="preserve"> </w:t>
      </w:r>
      <w:commentRangeEnd w:id="2"/>
      <w:r w:rsidR="002E4730">
        <w:rPr>
          <w:rStyle w:val="CommentReference"/>
          <w:rFonts w:asciiTheme="minorHAnsi" w:eastAsiaTheme="minorHAnsi" w:hAnsiTheme="minorHAnsi" w:cstheme="minorBidi"/>
          <w:lang w:eastAsia="en-US"/>
        </w:rPr>
        <w:commentReference w:id="2"/>
      </w:r>
      <w:r w:rsidR="00E63229">
        <w:rPr>
          <w:rFonts w:ascii="Arial" w:hAnsi="Arial" w:cs="Arial"/>
          <w:color w:val="000000"/>
          <w:sz w:val="22"/>
          <w:szCs w:val="22"/>
        </w:rPr>
        <w:t>As a result</w:t>
      </w:r>
      <w:r w:rsidR="00F123CF">
        <w:rPr>
          <w:rFonts w:ascii="Arial" w:hAnsi="Arial" w:cs="Arial"/>
          <w:color w:val="000000"/>
          <w:sz w:val="22"/>
          <w:szCs w:val="22"/>
        </w:rPr>
        <w:t xml:space="preserve"> of these difference</w:t>
      </w:r>
      <w:r w:rsidR="00E63229">
        <w:rPr>
          <w:rFonts w:ascii="Arial" w:hAnsi="Arial" w:cs="Arial"/>
          <w:color w:val="000000"/>
          <w:sz w:val="22"/>
          <w:szCs w:val="22"/>
        </w:rPr>
        <w:t>, while France and Spain have reported similar number of Covid-</w:t>
      </w:r>
      <w:r w:rsidR="00233BC9">
        <w:rPr>
          <w:rFonts w:ascii="Arial" w:hAnsi="Arial" w:cs="Arial"/>
          <w:color w:val="000000"/>
          <w:sz w:val="22"/>
          <w:szCs w:val="22"/>
        </w:rPr>
        <w:t xml:space="preserve">19 </w:t>
      </w:r>
      <w:r w:rsidR="00E63229">
        <w:rPr>
          <w:rFonts w:ascii="Arial" w:hAnsi="Arial" w:cs="Arial"/>
          <w:color w:val="000000"/>
          <w:sz w:val="22"/>
          <w:szCs w:val="22"/>
        </w:rPr>
        <w:t xml:space="preserve">deaths, all-cause mortality increased by twice as much in Spain as in France. These variations show </w:t>
      </w:r>
      <w:r w:rsidR="00B77E90">
        <w:rPr>
          <w:rFonts w:ascii="Arial" w:hAnsi="Arial" w:cs="Arial"/>
          <w:color w:val="000000"/>
          <w:sz w:val="22"/>
          <w:szCs w:val="22"/>
        </w:rPr>
        <w:t xml:space="preserve">the importance of </w:t>
      </w:r>
      <w:r w:rsidR="00BA1E3E">
        <w:rPr>
          <w:rFonts w:ascii="Arial" w:hAnsi="Arial" w:cs="Arial"/>
          <w:color w:val="000000"/>
          <w:sz w:val="22"/>
          <w:szCs w:val="22"/>
        </w:rPr>
        <w:t>using all-cause mortality to capture</w:t>
      </w:r>
      <w:r w:rsidR="00B77E90">
        <w:rPr>
          <w:rFonts w:ascii="Arial" w:hAnsi="Arial" w:cs="Arial"/>
          <w:color w:val="000000"/>
          <w:sz w:val="22"/>
          <w:szCs w:val="22"/>
        </w:rPr>
        <w:t xml:space="preserve"> the death</w:t>
      </w:r>
      <w:r w:rsidR="00E63229">
        <w:rPr>
          <w:rFonts w:ascii="Arial" w:hAnsi="Arial" w:cs="Arial"/>
          <w:color w:val="000000"/>
          <w:sz w:val="22"/>
          <w:szCs w:val="22"/>
        </w:rPr>
        <w:t xml:space="preserve"> toll </w:t>
      </w:r>
      <w:r w:rsidR="005A1E85">
        <w:rPr>
          <w:rFonts w:ascii="Arial" w:hAnsi="Arial" w:cs="Arial"/>
          <w:color w:val="000000"/>
          <w:sz w:val="22"/>
          <w:szCs w:val="22"/>
        </w:rPr>
        <w:t>due to</w:t>
      </w:r>
      <w:r w:rsidR="00E63229">
        <w:rPr>
          <w:rFonts w:ascii="Arial" w:hAnsi="Arial" w:cs="Arial"/>
          <w:color w:val="000000"/>
          <w:sz w:val="22"/>
          <w:szCs w:val="22"/>
        </w:rPr>
        <w:t xml:space="preserve"> the pandemic</w:t>
      </w:r>
      <w:r w:rsidR="006B360B">
        <w:rPr>
          <w:rFonts w:ascii="Arial" w:hAnsi="Arial" w:cs="Arial"/>
          <w:color w:val="000000"/>
          <w:sz w:val="22"/>
          <w:szCs w:val="22"/>
        </w:rPr>
        <w:t>.</w:t>
      </w:r>
    </w:p>
    <w:p w14:paraId="59A250C5" w14:textId="77777777" w:rsidR="00975C5D" w:rsidRPr="005B3E97" w:rsidRDefault="00975C5D" w:rsidP="001168DF">
      <w:pPr>
        <w:spacing w:line="480" w:lineRule="auto"/>
        <w:jc w:val="both"/>
        <w:rPr>
          <w:rFonts w:ascii="Arial" w:hAnsi="Arial" w:cs="Arial"/>
          <w:color w:val="000000"/>
          <w:sz w:val="22"/>
          <w:szCs w:val="22"/>
        </w:rPr>
      </w:pPr>
    </w:p>
    <w:p w14:paraId="536D9F5A" w14:textId="0165C39C" w:rsidR="002710AC" w:rsidRPr="005B3E97" w:rsidRDefault="004072C8" w:rsidP="002710AC">
      <w:pPr>
        <w:spacing w:line="480" w:lineRule="auto"/>
        <w:jc w:val="both"/>
        <w:rPr>
          <w:rFonts w:ascii="Arial" w:hAnsi="Arial" w:cs="Arial"/>
          <w:i/>
          <w:iCs/>
          <w:color w:val="000000"/>
          <w:sz w:val="22"/>
          <w:szCs w:val="22"/>
        </w:rPr>
      </w:pPr>
      <w:r>
        <w:rPr>
          <w:rFonts w:ascii="Arial" w:hAnsi="Arial" w:cs="Arial"/>
          <w:i/>
          <w:iCs/>
          <w:color w:val="000000"/>
          <w:sz w:val="22"/>
          <w:szCs w:val="22"/>
        </w:rPr>
        <w:t>Timing</w:t>
      </w:r>
      <w:r w:rsidR="002710AC" w:rsidRPr="005B3E97">
        <w:rPr>
          <w:rFonts w:ascii="Arial" w:hAnsi="Arial" w:cs="Arial"/>
          <w:i/>
          <w:iCs/>
          <w:color w:val="000000"/>
          <w:sz w:val="22"/>
          <w:szCs w:val="22"/>
        </w:rPr>
        <w:t xml:space="preserve"> of excess deaths</w:t>
      </w:r>
    </w:p>
    <w:p w14:paraId="671B509A" w14:textId="5BF41D10" w:rsidR="00BF4126" w:rsidRPr="005B3E97" w:rsidRDefault="002710AC" w:rsidP="001E50ED">
      <w:pPr>
        <w:spacing w:line="480" w:lineRule="auto"/>
        <w:jc w:val="both"/>
        <w:rPr>
          <w:rFonts w:ascii="Arial" w:hAnsi="Arial" w:cs="Arial"/>
          <w:color w:val="000000"/>
          <w:sz w:val="22"/>
          <w:szCs w:val="22"/>
        </w:rPr>
      </w:pPr>
      <w:r w:rsidRPr="005B3E97">
        <w:rPr>
          <w:rFonts w:ascii="Arial" w:hAnsi="Arial" w:cs="Arial"/>
          <w:color w:val="000000"/>
          <w:sz w:val="22"/>
          <w:szCs w:val="22"/>
        </w:rPr>
        <w:t>Italian men were the first group to experience a rise in mortality, in the 1</w:t>
      </w:r>
      <w:r w:rsidRPr="005B3E97">
        <w:rPr>
          <w:rFonts w:ascii="Arial" w:hAnsi="Arial" w:cs="Arial"/>
          <w:color w:val="000000"/>
          <w:sz w:val="22"/>
          <w:szCs w:val="22"/>
          <w:vertAlign w:val="superscript"/>
        </w:rPr>
        <w:t>st</w:t>
      </w:r>
      <w:r w:rsidRPr="005B3E97">
        <w:rPr>
          <w:rFonts w:ascii="Arial" w:hAnsi="Arial" w:cs="Arial"/>
          <w:color w:val="000000"/>
          <w:sz w:val="22"/>
          <w:szCs w:val="22"/>
        </w:rPr>
        <w:t xml:space="preserve"> week of March 2020</w:t>
      </w:r>
      <w:r w:rsidR="007D4313" w:rsidRPr="005B3E97">
        <w:rPr>
          <w:rFonts w:ascii="Arial" w:hAnsi="Arial" w:cs="Arial"/>
          <w:color w:val="000000"/>
          <w:sz w:val="22"/>
          <w:szCs w:val="22"/>
        </w:rPr>
        <w:t xml:space="preserve"> with a posterior probability of </w:t>
      </w:r>
      <w:r w:rsidR="003A1512">
        <w:rPr>
          <w:rFonts w:ascii="Arial" w:hAnsi="Arial" w:cs="Arial"/>
          <w:color w:val="000000"/>
          <w:sz w:val="22"/>
          <w:szCs w:val="22"/>
        </w:rPr>
        <w:t>&gt;</w:t>
      </w:r>
      <w:r w:rsidR="007D4313" w:rsidRPr="005B3E97">
        <w:rPr>
          <w:rFonts w:ascii="Arial" w:hAnsi="Arial" w:cs="Arial"/>
          <w:color w:val="000000"/>
          <w:sz w:val="22"/>
          <w:szCs w:val="22"/>
        </w:rPr>
        <w:t>90%</w:t>
      </w:r>
      <w:r w:rsidRPr="005B3E97">
        <w:rPr>
          <w:rFonts w:ascii="Arial" w:hAnsi="Arial" w:cs="Arial"/>
          <w:color w:val="000000"/>
          <w:sz w:val="22"/>
          <w:szCs w:val="22"/>
        </w:rPr>
        <w:t>, followed by Italian women and Spanish men in the subsequent week</w:t>
      </w:r>
      <w:r w:rsidR="00DF22E1">
        <w:rPr>
          <w:rFonts w:ascii="Arial" w:hAnsi="Arial" w:cs="Arial"/>
          <w:color w:val="000000"/>
          <w:sz w:val="22"/>
          <w:szCs w:val="22"/>
        </w:rPr>
        <w:t xml:space="preserve"> (Fig. </w:t>
      </w:r>
      <w:r w:rsidR="007B5197">
        <w:rPr>
          <w:rFonts w:ascii="Arial" w:hAnsi="Arial" w:cs="Arial"/>
          <w:color w:val="000000"/>
          <w:sz w:val="22"/>
          <w:szCs w:val="22"/>
        </w:rPr>
        <w:t>4</w:t>
      </w:r>
      <w:r w:rsidR="00DF22E1">
        <w:rPr>
          <w:rFonts w:ascii="Arial" w:hAnsi="Arial" w:cs="Arial"/>
          <w:color w:val="000000"/>
          <w:sz w:val="22"/>
          <w:szCs w:val="22"/>
        </w:rPr>
        <w:t>)</w:t>
      </w:r>
      <w:r w:rsidRPr="005B3E97">
        <w:rPr>
          <w:rFonts w:ascii="Arial" w:hAnsi="Arial" w:cs="Arial"/>
          <w:color w:val="000000"/>
          <w:sz w:val="22"/>
          <w:szCs w:val="22"/>
        </w:rPr>
        <w:t>. Deaths in</w:t>
      </w:r>
      <w:r w:rsidR="001E50ED" w:rsidRPr="005B3E97">
        <w:rPr>
          <w:rFonts w:ascii="Arial" w:hAnsi="Arial" w:cs="Arial"/>
          <w:color w:val="000000"/>
          <w:sz w:val="22"/>
          <w:szCs w:val="22"/>
        </w:rPr>
        <w:t xml:space="preserve"> some countries with </w:t>
      </w:r>
      <w:r w:rsidR="00E63229">
        <w:rPr>
          <w:rFonts w:ascii="Arial" w:hAnsi="Arial" w:cs="Arial"/>
          <w:color w:val="000000"/>
          <w:sz w:val="22"/>
          <w:szCs w:val="22"/>
        </w:rPr>
        <w:t>large</w:t>
      </w:r>
      <w:r w:rsidR="001E50ED" w:rsidRPr="005B3E97">
        <w:rPr>
          <w:rFonts w:ascii="Arial" w:hAnsi="Arial" w:cs="Arial"/>
          <w:color w:val="000000"/>
          <w:sz w:val="22"/>
          <w:szCs w:val="22"/>
        </w:rPr>
        <w:t xml:space="preserve"> early mortality, e.g., France, </w:t>
      </w:r>
      <w:commentRangeStart w:id="3"/>
      <w:ins w:id="4" w:author="Parks, Robbie M" w:date="2020-08-24T17:33:00Z">
        <w:r w:rsidR="00F11A0F" w:rsidRPr="005B3E97">
          <w:rPr>
            <w:rFonts w:ascii="Arial" w:hAnsi="Arial" w:cs="Arial"/>
            <w:color w:val="000000"/>
            <w:sz w:val="22"/>
            <w:szCs w:val="22"/>
          </w:rPr>
          <w:t>followed by those in Spain</w:t>
        </w:r>
      </w:ins>
      <w:commentRangeEnd w:id="3"/>
      <w:ins w:id="5" w:author="Parks, Robbie M" w:date="2020-08-24T17:34:00Z">
        <w:r w:rsidR="00F11A0F">
          <w:rPr>
            <w:rStyle w:val="CommentReference"/>
            <w:rFonts w:asciiTheme="minorHAnsi" w:eastAsiaTheme="minorHAnsi" w:hAnsiTheme="minorHAnsi" w:cstheme="minorBidi"/>
            <w:lang w:eastAsia="en-US"/>
          </w:rPr>
          <w:commentReference w:id="3"/>
        </w:r>
      </w:ins>
      <w:ins w:id="6" w:author="Parks, Robbie M" w:date="2020-08-24T17:33:00Z">
        <w:r w:rsidR="00F11A0F">
          <w:rPr>
            <w:rFonts w:ascii="Arial" w:hAnsi="Arial" w:cs="Arial"/>
            <w:color w:val="000000"/>
            <w:sz w:val="22"/>
            <w:szCs w:val="22"/>
          </w:rPr>
          <w:t>,</w:t>
        </w:r>
        <w:r w:rsidR="00F11A0F" w:rsidRPr="005B3E97">
          <w:rPr>
            <w:rFonts w:ascii="Arial" w:hAnsi="Arial" w:cs="Arial"/>
            <w:color w:val="000000"/>
            <w:sz w:val="22"/>
            <w:szCs w:val="22"/>
          </w:rPr>
          <w:t xml:space="preserve"> </w:t>
        </w:r>
      </w:ins>
      <w:r w:rsidR="001E50ED" w:rsidRPr="005B3E97">
        <w:rPr>
          <w:rFonts w:ascii="Arial" w:hAnsi="Arial" w:cs="Arial"/>
          <w:color w:val="000000"/>
          <w:sz w:val="22"/>
          <w:szCs w:val="22"/>
        </w:rPr>
        <w:t xml:space="preserve">returned to levels </w:t>
      </w:r>
      <w:r w:rsidRPr="005B3E97">
        <w:rPr>
          <w:rFonts w:ascii="Arial" w:hAnsi="Arial" w:cs="Arial"/>
          <w:color w:val="000000"/>
          <w:sz w:val="22"/>
          <w:szCs w:val="22"/>
        </w:rPr>
        <w:t>that would be expected in the absence of the pandemic</w:t>
      </w:r>
      <w:r w:rsidR="001E50ED" w:rsidRPr="005B3E97">
        <w:rPr>
          <w:rFonts w:ascii="Arial" w:hAnsi="Arial" w:cs="Arial"/>
          <w:color w:val="000000"/>
          <w:sz w:val="22"/>
          <w:szCs w:val="22"/>
        </w:rPr>
        <w:t xml:space="preserve"> in April</w:t>
      </w:r>
      <w:del w:id="7" w:author="Parks, Robbie M" w:date="2020-08-24T17:33:00Z">
        <w:r w:rsidR="001E50ED" w:rsidRPr="005B3E97" w:rsidDel="00F11A0F">
          <w:rPr>
            <w:rFonts w:ascii="Arial" w:hAnsi="Arial" w:cs="Arial"/>
            <w:color w:val="000000"/>
            <w:sz w:val="22"/>
            <w:szCs w:val="22"/>
          </w:rPr>
          <w:delText>, followed by those in Spain</w:delText>
        </w:r>
      </w:del>
      <w:r w:rsidR="001E50ED" w:rsidRPr="005B3E97">
        <w:rPr>
          <w:rFonts w:ascii="Arial" w:hAnsi="Arial" w:cs="Arial"/>
          <w:color w:val="000000"/>
          <w:sz w:val="22"/>
          <w:szCs w:val="22"/>
        </w:rPr>
        <w:t xml:space="preserve">. </w:t>
      </w:r>
      <w:r w:rsidR="00BB0377">
        <w:rPr>
          <w:rFonts w:ascii="Arial" w:hAnsi="Arial" w:cs="Arial"/>
          <w:color w:val="000000"/>
          <w:sz w:val="22"/>
          <w:szCs w:val="22"/>
        </w:rPr>
        <w:t>D</w:t>
      </w:r>
      <w:r w:rsidRPr="005B3E97">
        <w:rPr>
          <w:rFonts w:ascii="Arial" w:hAnsi="Arial" w:cs="Arial"/>
          <w:color w:val="000000"/>
          <w:sz w:val="22"/>
          <w:szCs w:val="22"/>
        </w:rPr>
        <w:t xml:space="preserve">eaths remained above the levels expected in the absence of the pandemic in England and Wales </w:t>
      </w:r>
      <w:r w:rsidR="001E50ED" w:rsidRPr="005B3E97">
        <w:rPr>
          <w:rFonts w:ascii="Arial" w:hAnsi="Arial" w:cs="Arial"/>
          <w:color w:val="000000"/>
          <w:sz w:val="22"/>
          <w:szCs w:val="22"/>
        </w:rPr>
        <w:t>and Sweden for most</w:t>
      </w:r>
      <w:r w:rsidR="004D028B">
        <w:rPr>
          <w:rFonts w:ascii="Arial" w:hAnsi="Arial" w:cs="Arial"/>
          <w:color w:val="000000"/>
          <w:sz w:val="22"/>
          <w:szCs w:val="22"/>
        </w:rPr>
        <w:t>/all</w:t>
      </w:r>
      <w:r w:rsidR="001E50ED" w:rsidRPr="005B3E97">
        <w:rPr>
          <w:rFonts w:ascii="Arial" w:hAnsi="Arial" w:cs="Arial"/>
          <w:color w:val="000000"/>
          <w:sz w:val="22"/>
          <w:szCs w:val="22"/>
        </w:rPr>
        <w:t xml:space="preserve"> of</w:t>
      </w:r>
      <w:r w:rsidRPr="005B3E97">
        <w:rPr>
          <w:rFonts w:ascii="Arial" w:hAnsi="Arial" w:cs="Arial"/>
          <w:color w:val="000000"/>
          <w:sz w:val="22"/>
          <w:szCs w:val="22"/>
        </w:rPr>
        <w:t xml:space="preserve"> May </w:t>
      </w:r>
      <w:r w:rsidR="00991436">
        <w:rPr>
          <w:rFonts w:ascii="Arial" w:hAnsi="Arial" w:cs="Arial"/>
          <w:color w:val="000000"/>
          <w:sz w:val="22"/>
          <w:szCs w:val="22"/>
        </w:rPr>
        <w:t>which resulted in</w:t>
      </w:r>
      <w:r w:rsidRPr="005B3E97">
        <w:rPr>
          <w:rFonts w:ascii="Arial" w:hAnsi="Arial" w:cs="Arial"/>
          <w:color w:val="000000"/>
          <w:sz w:val="22"/>
          <w:szCs w:val="22"/>
        </w:rPr>
        <w:t xml:space="preserve"> longer period</w:t>
      </w:r>
      <w:r w:rsidR="00D13841">
        <w:rPr>
          <w:rFonts w:ascii="Arial" w:hAnsi="Arial" w:cs="Arial"/>
          <w:color w:val="000000"/>
          <w:sz w:val="22"/>
          <w:szCs w:val="22"/>
        </w:rPr>
        <w:t>s</w:t>
      </w:r>
      <w:r w:rsidRPr="005B3E97">
        <w:rPr>
          <w:rFonts w:ascii="Arial" w:hAnsi="Arial" w:cs="Arial"/>
          <w:color w:val="000000"/>
          <w:sz w:val="22"/>
          <w:szCs w:val="22"/>
        </w:rPr>
        <w:t xml:space="preserve"> of adverse impact. As a result,</w:t>
      </w:r>
      <w:r w:rsidR="002F38F5">
        <w:rPr>
          <w:rFonts w:ascii="Arial" w:hAnsi="Arial" w:cs="Arial"/>
          <w:color w:val="000000"/>
          <w:sz w:val="22"/>
          <w:szCs w:val="22"/>
        </w:rPr>
        <w:t xml:space="preserve"> in countries</w:t>
      </w:r>
      <w:r w:rsidR="00AF29A4">
        <w:rPr>
          <w:rFonts w:ascii="Arial" w:hAnsi="Arial" w:cs="Arial"/>
          <w:color w:val="000000"/>
          <w:sz w:val="22"/>
          <w:szCs w:val="22"/>
        </w:rPr>
        <w:t xml:space="preserve"> and sexes</w:t>
      </w:r>
      <w:r w:rsidR="002F38F5">
        <w:rPr>
          <w:rFonts w:ascii="Arial" w:hAnsi="Arial" w:cs="Arial"/>
          <w:color w:val="000000"/>
          <w:sz w:val="22"/>
          <w:szCs w:val="22"/>
        </w:rPr>
        <w:t xml:space="preserve"> where the posterior probability of an increase in deaths was &gt;90%</w:t>
      </w:r>
      <w:r w:rsidR="0066304C">
        <w:rPr>
          <w:rFonts w:ascii="Arial" w:hAnsi="Arial" w:cs="Arial"/>
          <w:color w:val="000000"/>
          <w:sz w:val="22"/>
          <w:szCs w:val="22"/>
        </w:rPr>
        <w:t>,</w:t>
      </w:r>
      <w:r w:rsidRPr="005B3E97">
        <w:rPr>
          <w:rFonts w:ascii="Arial" w:hAnsi="Arial" w:cs="Arial"/>
          <w:color w:val="000000"/>
          <w:sz w:val="22"/>
          <w:szCs w:val="22"/>
        </w:rPr>
        <w:t xml:space="preserve"> the </w:t>
      </w:r>
      <w:r w:rsidR="0011414E">
        <w:rPr>
          <w:rFonts w:ascii="Arial" w:hAnsi="Arial" w:cs="Arial"/>
          <w:color w:val="000000"/>
          <w:sz w:val="22"/>
          <w:szCs w:val="22"/>
        </w:rPr>
        <w:t>period of time</w:t>
      </w:r>
      <w:r w:rsidRPr="005B3E97">
        <w:rPr>
          <w:rFonts w:ascii="Arial" w:hAnsi="Arial" w:cs="Arial"/>
          <w:color w:val="000000"/>
          <w:sz w:val="22"/>
          <w:szCs w:val="22"/>
        </w:rPr>
        <w:t xml:space="preserve"> when deaths were higher than would be expected in the absence of the pandemic </w:t>
      </w:r>
      <w:r w:rsidR="000D4FE9">
        <w:rPr>
          <w:rFonts w:ascii="Arial" w:hAnsi="Arial" w:cs="Arial"/>
          <w:color w:val="000000"/>
          <w:sz w:val="22"/>
          <w:szCs w:val="22"/>
        </w:rPr>
        <w:t xml:space="preserve">ranged from </w:t>
      </w:r>
      <w:r w:rsidR="008809C7">
        <w:rPr>
          <w:rFonts w:ascii="Arial" w:hAnsi="Arial" w:cs="Arial"/>
          <w:color w:val="000000"/>
          <w:sz w:val="22"/>
          <w:szCs w:val="22"/>
        </w:rPr>
        <w:t>five</w:t>
      </w:r>
      <w:r w:rsidR="00D05473">
        <w:rPr>
          <w:rFonts w:ascii="Arial" w:hAnsi="Arial" w:cs="Arial"/>
          <w:color w:val="000000"/>
          <w:sz w:val="22"/>
          <w:szCs w:val="22"/>
        </w:rPr>
        <w:t xml:space="preserve"> weeks</w:t>
      </w:r>
      <w:r w:rsidR="008809C7">
        <w:rPr>
          <w:rFonts w:ascii="Arial" w:hAnsi="Arial" w:cs="Arial"/>
          <w:color w:val="000000"/>
          <w:sz w:val="22"/>
          <w:szCs w:val="22"/>
        </w:rPr>
        <w:t xml:space="preserve"> </w:t>
      </w:r>
      <w:r w:rsidR="000D4FE9">
        <w:rPr>
          <w:rFonts w:ascii="Arial" w:hAnsi="Arial" w:cs="Arial"/>
          <w:color w:val="000000"/>
          <w:sz w:val="22"/>
          <w:szCs w:val="22"/>
        </w:rPr>
        <w:t>in Austria</w:t>
      </w:r>
      <w:r w:rsidR="00AF29A4">
        <w:rPr>
          <w:rFonts w:ascii="Arial" w:hAnsi="Arial" w:cs="Arial"/>
          <w:color w:val="000000"/>
          <w:sz w:val="22"/>
          <w:szCs w:val="22"/>
        </w:rPr>
        <w:t>n men</w:t>
      </w:r>
      <w:r w:rsidR="00F64002">
        <w:rPr>
          <w:rFonts w:ascii="Arial" w:hAnsi="Arial" w:cs="Arial"/>
          <w:color w:val="000000"/>
          <w:sz w:val="22"/>
          <w:szCs w:val="22"/>
        </w:rPr>
        <w:t xml:space="preserve"> </w:t>
      </w:r>
      <w:r w:rsidR="000D4FE9">
        <w:rPr>
          <w:rFonts w:ascii="Arial" w:hAnsi="Arial" w:cs="Arial"/>
          <w:color w:val="000000"/>
          <w:sz w:val="22"/>
          <w:szCs w:val="22"/>
        </w:rPr>
        <w:t xml:space="preserve">to </w:t>
      </w:r>
      <w:r w:rsidR="006812C2">
        <w:rPr>
          <w:rFonts w:ascii="Arial" w:hAnsi="Arial" w:cs="Arial"/>
          <w:color w:val="000000"/>
          <w:sz w:val="22"/>
          <w:szCs w:val="22"/>
        </w:rPr>
        <w:t>9-10</w:t>
      </w:r>
      <w:r w:rsidR="00D05473">
        <w:rPr>
          <w:rFonts w:ascii="Arial" w:hAnsi="Arial" w:cs="Arial"/>
          <w:color w:val="000000"/>
          <w:sz w:val="22"/>
          <w:szCs w:val="22"/>
        </w:rPr>
        <w:t xml:space="preserve"> weeks</w:t>
      </w:r>
      <w:r w:rsidR="003A1512">
        <w:rPr>
          <w:rFonts w:ascii="Arial" w:hAnsi="Arial" w:cs="Arial"/>
          <w:color w:val="000000"/>
          <w:sz w:val="22"/>
          <w:szCs w:val="22"/>
        </w:rPr>
        <w:t xml:space="preserve"> in men and women </w:t>
      </w:r>
      <w:r w:rsidR="001E50ED" w:rsidRPr="005B3E97">
        <w:rPr>
          <w:rFonts w:ascii="Arial" w:hAnsi="Arial" w:cs="Arial"/>
          <w:color w:val="000000"/>
          <w:sz w:val="22"/>
          <w:szCs w:val="22"/>
        </w:rPr>
        <w:t>in England and Wales</w:t>
      </w:r>
      <w:r w:rsidR="00BB0377" w:rsidRPr="00BB0377">
        <w:rPr>
          <w:rFonts w:ascii="Arial" w:hAnsi="Arial" w:cs="Arial"/>
          <w:color w:val="000000"/>
          <w:sz w:val="22"/>
          <w:szCs w:val="22"/>
        </w:rPr>
        <w:t xml:space="preserve"> </w:t>
      </w:r>
      <w:r w:rsidR="00BB0377" w:rsidRPr="005B3E97">
        <w:rPr>
          <w:rFonts w:ascii="Arial" w:hAnsi="Arial" w:cs="Arial"/>
          <w:color w:val="000000"/>
          <w:sz w:val="22"/>
          <w:szCs w:val="22"/>
        </w:rPr>
        <w:t>and</w:t>
      </w:r>
      <w:r w:rsidR="00BB0377" w:rsidRPr="00BB0377">
        <w:rPr>
          <w:rFonts w:ascii="Arial" w:hAnsi="Arial" w:cs="Arial"/>
          <w:color w:val="000000"/>
          <w:sz w:val="22"/>
          <w:szCs w:val="22"/>
        </w:rPr>
        <w:t xml:space="preserve"> </w:t>
      </w:r>
      <w:r w:rsidR="00BB0377" w:rsidRPr="005B3E97">
        <w:rPr>
          <w:rFonts w:ascii="Arial" w:hAnsi="Arial" w:cs="Arial"/>
          <w:color w:val="000000"/>
          <w:sz w:val="22"/>
          <w:szCs w:val="22"/>
        </w:rPr>
        <w:t>Sweden</w:t>
      </w:r>
      <w:r w:rsidR="006812C2">
        <w:rPr>
          <w:rFonts w:ascii="Arial" w:hAnsi="Arial" w:cs="Arial"/>
          <w:color w:val="000000"/>
          <w:sz w:val="22"/>
          <w:szCs w:val="22"/>
        </w:rPr>
        <w:t>, and men in Italy</w:t>
      </w:r>
      <w:r w:rsidR="001E50ED" w:rsidRPr="005B3E97">
        <w:rPr>
          <w:rFonts w:ascii="Arial" w:hAnsi="Arial" w:cs="Arial"/>
          <w:color w:val="000000"/>
          <w:sz w:val="22"/>
          <w:szCs w:val="22"/>
        </w:rPr>
        <w:t xml:space="preserve">. </w:t>
      </w:r>
    </w:p>
    <w:p w14:paraId="1EB64DDA" w14:textId="77777777" w:rsidR="00BF4126" w:rsidRPr="005B3E97" w:rsidRDefault="00BF4126" w:rsidP="001E50ED">
      <w:pPr>
        <w:spacing w:line="480" w:lineRule="auto"/>
        <w:jc w:val="both"/>
        <w:rPr>
          <w:rFonts w:ascii="Arial" w:hAnsi="Arial" w:cs="Arial"/>
          <w:color w:val="000000"/>
          <w:sz w:val="22"/>
          <w:szCs w:val="22"/>
        </w:rPr>
      </w:pPr>
    </w:p>
    <w:p w14:paraId="5DAC7B2E" w14:textId="2FFE7E18" w:rsidR="001E50ED" w:rsidRPr="005B3E97" w:rsidRDefault="001E50ED" w:rsidP="001E50ED">
      <w:pPr>
        <w:spacing w:line="480" w:lineRule="auto"/>
        <w:jc w:val="both"/>
        <w:rPr>
          <w:rFonts w:ascii="Arial" w:hAnsi="Arial" w:cs="Arial"/>
          <w:sz w:val="22"/>
          <w:szCs w:val="22"/>
        </w:rPr>
      </w:pPr>
      <w:r w:rsidRPr="005B3E97">
        <w:rPr>
          <w:rFonts w:ascii="Arial" w:hAnsi="Arial" w:cs="Arial"/>
          <w:color w:val="000000"/>
          <w:sz w:val="22"/>
          <w:szCs w:val="22"/>
        </w:rPr>
        <w:t xml:space="preserve">The large adverse impact of the pandemic in England and Wales and </w:t>
      </w:r>
      <w:r w:rsidR="001E0DB2" w:rsidRPr="005B3E97">
        <w:rPr>
          <w:rFonts w:ascii="Arial" w:hAnsi="Arial" w:cs="Arial"/>
          <w:color w:val="000000"/>
          <w:sz w:val="22"/>
          <w:szCs w:val="22"/>
        </w:rPr>
        <w:t xml:space="preserve">to some extent </w:t>
      </w:r>
      <w:r w:rsidR="003A1512">
        <w:rPr>
          <w:rFonts w:ascii="Arial" w:hAnsi="Arial" w:cs="Arial"/>
          <w:color w:val="000000"/>
          <w:sz w:val="22"/>
          <w:szCs w:val="22"/>
        </w:rPr>
        <w:t xml:space="preserve">in </w:t>
      </w:r>
      <w:r w:rsidR="001E0DB2" w:rsidRPr="005B3E97">
        <w:rPr>
          <w:rFonts w:ascii="Arial" w:hAnsi="Arial" w:cs="Arial"/>
          <w:color w:val="000000"/>
          <w:sz w:val="22"/>
          <w:szCs w:val="22"/>
        </w:rPr>
        <w:t xml:space="preserve">Spain is a consequence of both having </w:t>
      </w:r>
      <w:r w:rsidR="00DF22E1" w:rsidRPr="005B3E97">
        <w:rPr>
          <w:rFonts w:ascii="Arial" w:hAnsi="Arial" w:cs="Arial"/>
          <w:color w:val="000000"/>
          <w:sz w:val="22"/>
          <w:szCs w:val="22"/>
        </w:rPr>
        <w:t xml:space="preserve">long durations and </w:t>
      </w:r>
      <w:r w:rsidR="001E0DB2" w:rsidRPr="005B3E97">
        <w:rPr>
          <w:rFonts w:ascii="Arial" w:hAnsi="Arial" w:cs="Arial"/>
          <w:color w:val="000000"/>
          <w:sz w:val="22"/>
          <w:szCs w:val="22"/>
        </w:rPr>
        <w:t xml:space="preserve">large weekly rises, </w:t>
      </w:r>
      <w:r w:rsidR="00734E47" w:rsidRPr="005B3E97">
        <w:rPr>
          <w:rFonts w:ascii="Arial" w:hAnsi="Arial" w:cs="Arial"/>
          <w:color w:val="000000"/>
          <w:sz w:val="22"/>
          <w:szCs w:val="22"/>
        </w:rPr>
        <w:t xml:space="preserve">with a &gt; 90% posterior </w:t>
      </w:r>
      <w:r w:rsidR="00734E47" w:rsidRPr="005B3E97">
        <w:rPr>
          <w:rFonts w:ascii="Arial" w:hAnsi="Arial" w:cs="Arial"/>
          <w:color w:val="000000"/>
          <w:sz w:val="22"/>
          <w:szCs w:val="22"/>
        </w:rPr>
        <w:lastRenderedPageBreak/>
        <w:t xml:space="preserve">probability that </w:t>
      </w:r>
      <w:r w:rsidR="00BA1E3E">
        <w:rPr>
          <w:rFonts w:ascii="Arial" w:hAnsi="Arial" w:cs="Arial"/>
          <w:color w:val="000000"/>
          <w:sz w:val="22"/>
          <w:szCs w:val="22"/>
        </w:rPr>
        <w:t>in</w:t>
      </w:r>
      <w:r w:rsidR="00734E47" w:rsidRPr="005B3E97">
        <w:rPr>
          <w:rFonts w:ascii="Arial" w:hAnsi="Arial" w:cs="Arial"/>
          <w:color w:val="000000"/>
          <w:sz w:val="22"/>
          <w:szCs w:val="22"/>
        </w:rPr>
        <w:t xml:space="preserve"> </w:t>
      </w:r>
      <w:r w:rsidR="00071898">
        <w:rPr>
          <w:rFonts w:ascii="Arial" w:hAnsi="Arial" w:cs="Arial"/>
          <w:color w:val="000000"/>
          <w:sz w:val="22"/>
          <w:szCs w:val="22"/>
        </w:rPr>
        <w:t>some</w:t>
      </w:r>
      <w:r w:rsidR="00734E47" w:rsidRPr="005B3E97">
        <w:rPr>
          <w:rFonts w:ascii="Arial" w:hAnsi="Arial" w:cs="Arial"/>
          <w:color w:val="000000"/>
          <w:sz w:val="22"/>
          <w:szCs w:val="22"/>
        </w:rPr>
        <w:t xml:space="preserve"> weeks deaths in men and women in Spain and men in England and Wales more than doubled. In contrast,</w:t>
      </w:r>
      <w:r w:rsidR="001E0DB2" w:rsidRPr="005B3E97">
        <w:rPr>
          <w:rFonts w:ascii="Arial" w:hAnsi="Arial" w:cs="Arial"/>
          <w:color w:val="000000"/>
          <w:sz w:val="22"/>
          <w:szCs w:val="22"/>
        </w:rPr>
        <w:t xml:space="preserve"> </w:t>
      </w:r>
      <w:r w:rsidR="008A143D" w:rsidRPr="005B3E97">
        <w:rPr>
          <w:rFonts w:ascii="Arial" w:hAnsi="Arial" w:cs="Arial"/>
          <w:color w:val="000000"/>
          <w:sz w:val="22"/>
          <w:szCs w:val="22"/>
        </w:rPr>
        <w:t xml:space="preserve">Portugal, </w:t>
      </w:r>
      <w:r w:rsidR="001E0DB2" w:rsidRPr="005B3E97">
        <w:rPr>
          <w:rFonts w:ascii="Arial" w:hAnsi="Arial" w:cs="Arial"/>
          <w:color w:val="000000"/>
          <w:sz w:val="22"/>
          <w:szCs w:val="22"/>
        </w:rPr>
        <w:t>Switzerland</w:t>
      </w:r>
      <w:r w:rsidR="008A143D" w:rsidRPr="005B3E97">
        <w:rPr>
          <w:rFonts w:ascii="Arial" w:hAnsi="Arial" w:cs="Arial"/>
          <w:color w:val="000000"/>
          <w:sz w:val="22"/>
          <w:szCs w:val="22"/>
        </w:rPr>
        <w:t>,</w:t>
      </w:r>
      <w:r w:rsidR="001E0DB2" w:rsidRPr="005B3E97">
        <w:rPr>
          <w:rFonts w:ascii="Arial" w:hAnsi="Arial" w:cs="Arial"/>
          <w:color w:val="000000"/>
          <w:sz w:val="22"/>
          <w:szCs w:val="22"/>
        </w:rPr>
        <w:t xml:space="preserve"> and</w:t>
      </w:r>
      <w:r w:rsidR="008A143D" w:rsidRPr="005B3E97">
        <w:rPr>
          <w:rFonts w:ascii="Arial" w:hAnsi="Arial" w:cs="Arial"/>
          <w:color w:val="000000"/>
          <w:sz w:val="22"/>
          <w:szCs w:val="22"/>
        </w:rPr>
        <w:t xml:space="preserve"> </w:t>
      </w:r>
      <w:r w:rsidR="00A1590A">
        <w:rPr>
          <w:rFonts w:ascii="Arial" w:hAnsi="Arial" w:cs="Arial"/>
          <w:color w:val="000000"/>
          <w:sz w:val="22"/>
          <w:szCs w:val="22"/>
        </w:rPr>
        <w:t>possibly</w:t>
      </w:r>
      <w:r w:rsidR="001E0DB2" w:rsidRPr="005B3E97">
        <w:rPr>
          <w:rFonts w:ascii="Arial" w:hAnsi="Arial" w:cs="Arial"/>
          <w:color w:val="000000"/>
          <w:sz w:val="22"/>
          <w:szCs w:val="22"/>
        </w:rPr>
        <w:t xml:space="preserve"> </w:t>
      </w:r>
      <w:r w:rsidR="008A143D" w:rsidRPr="005B3E97">
        <w:rPr>
          <w:rFonts w:ascii="Arial" w:hAnsi="Arial" w:cs="Arial"/>
          <w:color w:val="000000"/>
          <w:sz w:val="22"/>
          <w:szCs w:val="22"/>
        </w:rPr>
        <w:t>France had</w:t>
      </w:r>
      <w:r w:rsidR="001E0DB2" w:rsidRPr="005B3E97">
        <w:rPr>
          <w:rFonts w:ascii="Arial" w:hAnsi="Arial" w:cs="Arial"/>
          <w:color w:val="000000"/>
          <w:sz w:val="22"/>
          <w:szCs w:val="22"/>
        </w:rPr>
        <w:t xml:space="preserve"> smaller weekly rises</w:t>
      </w:r>
      <w:r w:rsidR="008A143D" w:rsidRPr="005B3E97">
        <w:rPr>
          <w:rFonts w:ascii="Arial" w:hAnsi="Arial" w:cs="Arial"/>
          <w:color w:val="000000"/>
          <w:sz w:val="22"/>
          <w:szCs w:val="22"/>
        </w:rPr>
        <w:t>, and</w:t>
      </w:r>
      <w:r w:rsidR="001E0DB2" w:rsidRPr="005B3E97">
        <w:rPr>
          <w:rFonts w:ascii="Arial" w:hAnsi="Arial" w:cs="Arial"/>
          <w:color w:val="000000"/>
          <w:sz w:val="22"/>
          <w:szCs w:val="22"/>
        </w:rPr>
        <w:t xml:space="preserve"> for fewer weeks</w:t>
      </w:r>
      <w:r w:rsidR="008A143D" w:rsidRPr="005B3E97">
        <w:rPr>
          <w:rFonts w:ascii="Arial" w:hAnsi="Arial" w:cs="Arial"/>
          <w:color w:val="000000"/>
          <w:sz w:val="22"/>
          <w:szCs w:val="22"/>
        </w:rPr>
        <w:t>,</w:t>
      </w:r>
      <w:r w:rsidR="001E0DB2" w:rsidRPr="005B3E97">
        <w:rPr>
          <w:rFonts w:ascii="Arial" w:hAnsi="Arial" w:cs="Arial"/>
          <w:color w:val="000000"/>
          <w:sz w:val="22"/>
          <w:szCs w:val="22"/>
        </w:rPr>
        <w:t xml:space="preserve"> and hence had overall increases </w:t>
      </w:r>
      <w:r w:rsidR="00F365BD" w:rsidRPr="005B3E97">
        <w:rPr>
          <w:rFonts w:ascii="Arial" w:hAnsi="Arial" w:cs="Arial"/>
          <w:color w:val="000000"/>
          <w:sz w:val="22"/>
          <w:szCs w:val="22"/>
        </w:rPr>
        <w:t>between one quarter and one half</w:t>
      </w:r>
      <w:r w:rsidR="001E0DB2" w:rsidRPr="005B3E97">
        <w:rPr>
          <w:rFonts w:ascii="Arial" w:hAnsi="Arial" w:cs="Arial"/>
          <w:color w:val="000000"/>
          <w:sz w:val="22"/>
          <w:szCs w:val="22"/>
        </w:rPr>
        <w:t xml:space="preserve"> of those in England and Wales and Spain. Sweden </w:t>
      </w:r>
      <w:r w:rsidR="00EB4DD0" w:rsidRPr="00EB4DD0">
        <w:rPr>
          <w:rFonts w:ascii="Arial" w:hAnsi="Arial" w:cs="Arial"/>
          <w:color w:val="000000"/>
          <w:sz w:val="22"/>
          <w:szCs w:val="22"/>
        </w:rPr>
        <w:t>had the longest duration</w:t>
      </w:r>
      <w:r w:rsidR="001E0DB2" w:rsidRPr="005B3E97">
        <w:rPr>
          <w:rFonts w:ascii="Arial" w:hAnsi="Arial" w:cs="Arial"/>
          <w:color w:val="000000"/>
          <w:sz w:val="22"/>
          <w:szCs w:val="22"/>
        </w:rPr>
        <w:t xml:space="preserve"> of excess deaths, </w:t>
      </w:r>
      <w:r w:rsidR="00991436">
        <w:rPr>
          <w:rFonts w:ascii="Arial" w:hAnsi="Arial" w:cs="Arial"/>
          <w:color w:val="000000"/>
          <w:sz w:val="22"/>
          <w:szCs w:val="22"/>
        </w:rPr>
        <w:t xml:space="preserve">but </w:t>
      </w:r>
      <w:r w:rsidR="001E0DB2" w:rsidRPr="005B3E97">
        <w:rPr>
          <w:rFonts w:ascii="Arial" w:hAnsi="Arial" w:cs="Arial"/>
          <w:color w:val="000000"/>
          <w:sz w:val="22"/>
          <w:szCs w:val="22"/>
        </w:rPr>
        <w:t>had smaller weekly increases</w:t>
      </w:r>
      <w:r w:rsidR="00F365BD" w:rsidRPr="005B3E97">
        <w:rPr>
          <w:rFonts w:ascii="Arial" w:hAnsi="Arial" w:cs="Arial"/>
          <w:color w:val="000000"/>
          <w:sz w:val="22"/>
          <w:szCs w:val="22"/>
        </w:rPr>
        <w:t xml:space="preserve"> </w:t>
      </w:r>
      <w:r w:rsidR="00991436">
        <w:rPr>
          <w:rFonts w:ascii="Arial" w:hAnsi="Arial" w:cs="Arial"/>
          <w:color w:val="000000"/>
          <w:sz w:val="22"/>
          <w:szCs w:val="22"/>
        </w:rPr>
        <w:t>in deaths</w:t>
      </w:r>
      <w:r w:rsidR="00EB4DD0">
        <w:rPr>
          <w:rFonts w:ascii="Arial" w:hAnsi="Arial" w:cs="Arial"/>
          <w:color w:val="000000"/>
          <w:sz w:val="22"/>
          <w:szCs w:val="22"/>
        </w:rPr>
        <w:t xml:space="preserve"> than countries like England and Wales, Spain, Scotland, Italy and Belgium</w:t>
      </w:r>
      <w:r w:rsidR="008A143D" w:rsidRPr="005B3E97">
        <w:rPr>
          <w:rFonts w:ascii="Arial" w:hAnsi="Arial" w:cs="Arial"/>
          <w:color w:val="000000"/>
          <w:sz w:val="22"/>
          <w:szCs w:val="22"/>
        </w:rPr>
        <w:t>. As a result, the overall mortality toll</w:t>
      </w:r>
      <w:r w:rsidR="00734E47" w:rsidRPr="005B3E97">
        <w:rPr>
          <w:rFonts w:ascii="Arial" w:hAnsi="Arial" w:cs="Arial"/>
          <w:color w:val="000000"/>
          <w:sz w:val="22"/>
          <w:szCs w:val="22"/>
        </w:rPr>
        <w:t xml:space="preserve"> in Sweden</w:t>
      </w:r>
      <w:r w:rsidR="008A143D" w:rsidRPr="005B3E97">
        <w:rPr>
          <w:rFonts w:ascii="Arial" w:hAnsi="Arial" w:cs="Arial"/>
          <w:color w:val="000000"/>
          <w:sz w:val="22"/>
          <w:szCs w:val="22"/>
        </w:rPr>
        <w:t xml:space="preserve">, in terms of relative increase and deaths per 100,000 people, fell between those of </w:t>
      </w:r>
      <w:r w:rsidR="00F365BD" w:rsidRPr="005B3E97">
        <w:rPr>
          <w:rFonts w:ascii="Arial" w:hAnsi="Arial" w:cs="Arial"/>
          <w:color w:val="000000"/>
          <w:sz w:val="22"/>
          <w:szCs w:val="22"/>
        </w:rPr>
        <w:t>low-moderate-impact countries (e.g., Portugal, Switzerland) and places with extreme toll</w:t>
      </w:r>
      <w:r w:rsidR="005A1E85">
        <w:rPr>
          <w:rFonts w:ascii="Arial" w:hAnsi="Arial" w:cs="Arial"/>
          <w:color w:val="000000"/>
          <w:sz w:val="22"/>
          <w:szCs w:val="22"/>
        </w:rPr>
        <w:t>s</w:t>
      </w:r>
      <w:r w:rsidR="00F365BD" w:rsidRPr="005B3E97">
        <w:rPr>
          <w:rFonts w:ascii="Arial" w:hAnsi="Arial" w:cs="Arial"/>
          <w:color w:val="000000"/>
          <w:sz w:val="22"/>
          <w:szCs w:val="22"/>
        </w:rPr>
        <w:t xml:space="preserve"> (e.g., Spain and England and Wales).</w:t>
      </w:r>
      <w:r w:rsidR="008A143D" w:rsidRPr="005B3E97">
        <w:rPr>
          <w:rFonts w:ascii="Arial" w:hAnsi="Arial" w:cs="Arial"/>
          <w:color w:val="000000"/>
          <w:sz w:val="22"/>
          <w:szCs w:val="22"/>
        </w:rPr>
        <w:t xml:space="preserve"> </w:t>
      </w:r>
    </w:p>
    <w:p w14:paraId="370D991B" w14:textId="77777777" w:rsidR="001E50ED" w:rsidRPr="005B3E97" w:rsidRDefault="001E50ED" w:rsidP="001E50ED">
      <w:pPr>
        <w:spacing w:line="480" w:lineRule="auto"/>
        <w:jc w:val="both"/>
        <w:rPr>
          <w:rFonts w:ascii="Arial" w:hAnsi="Arial" w:cs="Arial"/>
          <w:color w:val="000000"/>
          <w:sz w:val="22"/>
          <w:szCs w:val="22"/>
        </w:rPr>
      </w:pPr>
    </w:p>
    <w:p w14:paraId="7CE17A92" w14:textId="77777777" w:rsidR="00271B7C" w:rsidRPr="005B3E97" w:rsidRDefault="00271B7C" w:rsidP="00271B7C">
      <w:pPr>
        <w:spacing w:line="480" w:lineRule="auto"/>
        <w:jc w:val="both"/>
        <w:rPr>
          <w:rFonts w:ascii="Arial" w:hAnsi="Arial" w:cs="Arial"/>
          <w:i/>
          <w:iCs/>
          <w:color w:val="000000"/>
          <w:sz w:val="22"/>
          <w:szCs w:val="22"/>
        </w:rPr>
      </w:pPr>
      <w:r w:rsidRPr="005B3E97">
        <w:rPr>
          <w:rFonts w:ascii="Arial" w:hAnsi="Arial" w:cs="Arial"/>
          <w:i/>
          <w:iCs/>
          <w:color w:val="000000"/>
          <w:sz w:val="22"/>
          <w:szCs w:val="22"/>
        </w:rPr>
        <w:t xml:space="preserve">Demographic distribution of excess deaths </w:t>
      </w:r>
    </w:p>
    <w:p w14:paraId="64CB21A7" w14:textId="45DE059F" w:rsidR="005100F7" w:rsidRDefault="00E72ACC" w:rsidP="005100F7">
      <w:pPr>
        <w:spacing w:line="480" w:lineRule="auto"/>
        <w:jc w:val="both"/>
        <w:rPr>
          <w:rFonts w:ascii="Arial" w:hAnsi="Arial" w:cs="Arial"/>
          <w:sz w:val="22"/>
          <w:szCs w:val="22"/>
        </w:rPr>
      </w:pPr>
      <w:r>
        <w:rPr>
          <w:rFonts w:ascii="Arial" w:hAnsi="Arial" w:cs="Arial"/>
          <w:color w:val="000000"/>
          <w:sz w:val="22"/>
          <w:szCs w:val="22"/>
        </w:rPr>
        <w:t xml:space="preserve">Although it is widely quoted that more men </w:t>
      </w:r>
      <w:r w:rsidR="00FC33F5">
        <w:rPr>
          <w:rFonts w:ascii="Arial" w:hAnsi="Arial" w:cs="Arial"/>
          <w:color w:val="000000"/>
          <w:sz w:val="22"/>
          <w:szCs w:val="22"/>
        </w:rPr>
        <w:t xml:space="preserve">die </w:t>
      </w:r>
      <w:r>
        <w:rPr>
          <w:rFonts w:ascii="Arial" w:hAnsi="Arial" w:cs="Arial"/>
          <w:color w:val="000000"/>
          <w:sz w:val="22"/>
          <w:szCs w:val="22"/>
        </w:rPr>
        <w:t>from Covid-19 infection,</w:t>
      </w:r>
      <w:r w:rsidR="00FC33F5">
        <w:rPr>
          <w:rFonts w:ascii="Arial" w:hAnsi="Arial" w:cs="Arial"/>
          <w:color w:val="000000"/>
          <w:sz w:val="22"/>
          <w:szCs w:val="22"/>
        </w:rPr>
        <w:t>[Cunningham, 2020 #5635;Devlin, 2020 #5636</w:t>
      </w:r>
      <w:r w:rsidR="002E4730">
        <w:rPr>
          <w:rFonts w:ascii="Arial" w:hAnsi="Arial" w:cs="Arial"/>
          <w:color w:val="000000"/>
          <w:sz w:val="22"/>
          <w:szCs w:val="22"/>
        </w:rPr>
        <w:t>;Bhopal, 2020 #5697]</w:t>
      </w:r>
      <w:r>
        <w:rPr>
          <w:rFonts w:ascii="Arial" w:hAnsi="Arial" w:cs="Arial"/>
          <w:color w:val="000000"/>
          <w:sz w:val="22"/>
          <w:szCs w:val="22"/>
        </w:rPr>
        <w:t xml:space="preserve"> the </w:t>
      </w:r>
      <w:r w:rsidR="00916763">
        <w:rPr>
          <w:rFonts w:ascii="Arial" w:hAnsi="Arial" w:cs="Arial"/>
          <w:color w:val="000000"/>
          <w:sz w:val="22"/>
          <w:szCs w:val="22"/>
        </w:rPr>
        <w:t xml:space="preserve">number of </w:t>
      </w:r>
      <w:r w:rsidR="00D13841">
        <w:rPr>
          <w:rFonts w:ascii="Arial" w:hAnsi="Arial" w:cs="Arial"/>
          <w:color w:val="000000"/>
          <w:sz w:val="22"/>
          <w:szCs w:val="22"/>
        </w:rPr>
        <w:t xml:space="preserve">excess </w:t>
      </w:r>
      <w:r w:rsidR="00916763">
        <w:rPr>
          <w:rFonts w:ascii="Arial" w:hAnsi="Arial" w:cs="Arial"/>
          <w:color w:val="000000"/>
          <w:sz w:val="22"/>
          <w:szCs w:val="22"/>
        </w:rPr>
        <w:t>deaths</w:t>
      </w:r>
      <w:r w:rsidR="005B23A6">
        <w:rPr>
          <w:rFonts w:ascii="Arial" w:hAnsi="Arial" w:cs="Arial"/>
          <w:color w:val="000000"/>
          <w:sz w:val="22"/>
          <w:szCs w:val="22"/>
        </w:rPr>
        <w:t xml:space="preserve"> for all causes</w:t>
      </w:r>
      <w:r w:rsidR="00916763">
        <w:rPr>
          <w:rFonts w:ascii="Arial" w:hAnsi="Arial" w:cs="Arial"/>
          <w:color w:val="000000"/>
          <w:sz w:val="22"/>
          <w:szCs w:val="22"/>
        </w:rPr>
        <w:t xml:space="preserve">, </w:t>
      </w:r>
      <w:r w:rsidR="00D13841">
        <w:rPr>
          <w:rFonts w:ascii="Arial" w:hAnsi="Arial" w:cs="Arial"/>
          <w:color w:val="000000"/>
          <w:sz w:val="22"/>
          <w:szCs w:val="22"/>
        </w:rPr>
        <w:t xml:space="preserve">excess </w:t>
      </w:r>
      <w:r w:rsidR="00916763">
        <w:rPr>
          <w:rFonts w:ascii="Arial" w:hAnsi="Arial" w:cs="Arial"/>
          <w:color w:val="000000"/>
          <w:sz w:val="22"/>
          <w:szCs w:val="22"/>
        </w:rPr>
        <w:t>deaths per 100,000 people, and relative increase in deaths were similar between men and women in most countries</w:t>
      </w:r>
      <w:r w:rsidR="005D0D8B" w:rsidRPr="005B3E97">
        <w:rPr>
          <w:rFonts w:ascii="Arial" w:hAnsi="Arial" w:cs="Arial"/>
          <w:color w:val="000000"/>
          <w:sz w:val="22"/>
          <w:szCs w:val="22"/>
        </w:rPr>
        <w:t xml:space="preserve"> (Fig. </w:t>
      </w:r>
      <w:r w:rsidR="0016618B">
        <w:rPr>
          <w:rFonts w:ascii="Arial" w:hAnsi="Arial" w:cs="Arial"/>
          <w:color w:val="000000"/>
          <w:sz w:val="22"/>
          <w:szCs w:val="22"/>
        </w:rPr>
        <w:t>4</w:t>
      </w:r>
      <w:r w:rsidR="005D0D8B" w:rsidRPr="005B3E97">
        <w:rPr>
          <w:rFonts w:ascii="Arial" w:hAnsi="Arial" w:cs="Arial"/>
          <w:color w:val="000000"/>
          <w:sz w:val="22"/>
          <w:szCs w:val="22"/>
        </w:rPr>
        <w:t>)</w:t>
      </w:r>
      <w:r w:rsidR="007E41C7" w:rsidRPr="005B3E97">
        <w:rPr>
          <w:rFonts w:ascii="Arial" w:hAnsi="Arial" w:cs="Arial"/>
          <w:color w:val="000000"/>
          <w:sz w:val="22"/>
          <w:szCs w:val="22"/>
        </w:rPr>
        <w:t xml:space="preserve">. </w:t>
      </w:r>
      <w:r w:rsidR="00916763">
        <w:rPr>
          <w:rFonts w:ascii="Arial" w:hAnsi="Arial" w:cs="Arial"/>
          <w:color w:val="000000"/>
          <w:sz w:val="22"/>
          <w:szCs w:val="22"/>
        </w:rPr>
        <w:t xml:space="preserve">In all </w:t>
      </w:r>
      <w:r w:rsidR="005048EA">
        <w:rPr>
          <w:rFonts w:ascii="Arial" w:hAnsi="Arial" w:cs="Arial"/>
          <w:color w:val="000000"/>
          <w:sz w:val="22"/>
          <w:szCs w:val="22"/>
        </w:rPr>
        <w:t xml:space="preserve">21 </w:t>
      </w:r>
      <w:r w:rsidR="00916763">
        <w:rPr>
          <w:rFonts w:ascii="Arial" w:hAnsi="Arial" w:cs="Arial"/>
          <w:color w:val="000000"/>
          <w:sz w:val="22"/>
          <w:szCs w:val="22"/>
        </w:rPr>
        <w:t xml:space="preserve">countries together, </w:t>
      </w:r>
      <w:r w:rsidR="005048EA" w:rsidRPr="005048EA">
        <w:rPr>
          <w:rFonts w:ascii="Arial" w:hAnsi="Arial" w:cs="Arial"/>
          <w:color w:val="000000"/>
          <w:sz w:val="22"/>
          <w:szCs w:val="22"/>
        </w:rPr>
        <w:t>105,800 (90,400-119,000)</w:t>
      </w:r>
      <w:r w:rsidR="00060470" w:rsidRPr="00060470" w:rsidDel="00191C2A">
        <w:rPr>
          <w:rFonts w:ascii="Arial" w:hAnsi="Arial" w:cs="Arial"/>
          <w:color w:val="000000"/>
          <w:sz w:val="22"/>
          <w:szCs w:val="22"/>
        </w:rPr>
        <w:t xml:space="preserve"> </w:t>
      </w:r>
      <w:r w:rsidR="00916763">
        <w:rPr>
          <w:rFonts w:ascii="Arial" w:hAnsi="Arial" w:cs="Arial"/>
          <w:color w:val="000000"/>
          <w:sz w:val="22"/>
          <w:szCs w:val="22"/>
        </w:rPr>
        <w:t xml:space="preserve">men </w:t>
      </w:r>
      <w:r w:rsidR="005100F7">
        <w:rPr>
          <w:rFonts w:ascii="Arial" w:hAnsi="Arial" w:cs="Arial"/>
          <w:color w:val="000000"/>
          <w:sz w:val="22"/>
          <w:szCs w:val="22"/>
        </w:rPr>
        <w:t>died from any cause of death as a result of the pandemic</w:t>
      </w:r>
      <w:r w:rsidR="00195988">
        <w:rPr>
          <w:rFonts w:ascii="Arial" w:hAnsi="Arial" w:cs="Arial"/>
          <w:color w:val="000000"/>
          <w:sz w:val="22"/>
          <w:szCs w:val="22"/>
        </w:rPr>
        <w:t xml:space="preserve"> compared to</w:t>
      </w:r>
      <w:r w:rsidR="00195988" w:rsidRPr="00195988">
        <w:rPr>
          <w:rFonts w:ascii="Arial" w:hAnsi="Arial" w:cs="Arial"/>
          <w:color w:val="000000"/>
          <w:sz w:val="22"/>
          <w:szCs w:val="22"/>
        </w:rPr>
        <w:t xml:space="preserve"> </w:t>
      </w:r>
      <w:r w:rsidR="005048EA" w:rsidRPr="005048EA">
        <w:rPr>
          <w:rFonts w:ascii="Arial" w:hAnsi="Arial" w:cs="Arial"/>
          <w:color w:val="000000"/>
          <w:sz w:val="22"/>
          <w:szCs w:val="22"/>
        </w:rPr>
        <w:t>100,000 (82,000-117,500)</w:t>
      </w:r>
      <w:r w:rsidR="00195988" w:rsidRPr="005B3E97">
        <w:rPr>
          <w:rFonts w:ascii="Arial" w:hAnsi="Arial" w:cs="Arial"/>
          <w:color w:val="000000"/>
          <w:sz w:val="22"/>
          <w:szCs w:val="22"/>
        </w:rPr>
        <w:t xml:space="preserve"> women</w:t>
      </w:r>
      <w:r w:rsidR="005100F7">
        <w:rPr>
          <w:rFonts w:ascii="Arial" w:hAnsi="Arial" w:cs="Arial"/>
          <w:color w:val="000000"/>
          <w:sz w:val="22"/>
          <w:szCs w:val="22"/>
        </w:rPr>
        <w:t>. Further, in many countries t</w:t>
      </w:r>
      <w:r w:rsidR="005100F7" w:rsidRPr="005B3E97">
        <w:rPr>
          <w:rFonts w:ascii="Arial" w:hAnsi="Arial" w:cs="Arial"/>
          <w:color w:val="000000"/>
          <w:sz w:val="22"/>
          <w:szCs w:val="22"/>
        </w:rPr>
        <w:t xml:space="preserve">he balance of excess deaths changed from male-dominated early in the pandemic to </w:t>
      </w:r>
      <w:r w:rsidR="005100F7">
        <w:rPr>
          <w:rFonts w:ascii="Arial" w:hAnsi="Arial" w:cs="Arial"/>
          <w:color w:val="000000"/>
          <w:sz w:val="22"/>
          <w:szCs w:val="22"/>
        </w:rPr>
        <w:t xml:space="preserve">being equal (e.g., England and Wales) or </w:t>
      </w:r>
      <w:r w:rsidR="005100F7" w:rsidRPr="005B3E97">
        <w:rPr>
          <w:rFonts w:ascii="Arial" w:hAnsi="Arial" w:cs="Arial"/>
          <w:color w:val="000000"/>
          <w:sz w:val="22"/>
          <w:szCs w:val="22"/>
        </w:rPr>
        <w:t>female-dominated</w:t>
      </w:r>
      <w:r w:rsidR="005100F7">
        <w:rPr>
          <w:rFonts w:ascii="Arial" w:hAnsi="Arial" w:cs="Arial"/>
          <w:color w:val="000000"/>
          <w:sz w:val="22"/>
          <w:szCs w:val="22"/>
        </w:rPr>
        <w:t xml:space="preserve"> (e.g., Italy</w:t>
      </w:r>
      <w:r w:rsidR="00AF29A4">
        <w:rPr>
          <w:rFonts w:ascii="Arial" w:hAnsi="Arial" w:cs="Arial"/>
          <w:color w:val="000000"/>
          <w:sz w:val="22"/>
          <w:szCs w:val="22"/>
        </w:rPr>
        <w:t xml:space="preserve">, Spain </w:t>
      </w:r>
      <w:r w:rsidR="005100F7">
        <w:rPr>
          <w:rFonts w:ascii="Arial" w:hAnsi="Arial" w:cs="Arial"/>
          <w:color w:val="000000"/>
          <w:sz w:val="22"/>
          <w:szCs w:val="22"/>
        </w:rPr>
        <w:t>and France) later on</w:t>
      </w:r>
      <w:r w:rsidR="005100F7" w:rsidRPr="005B3E97">
        <w:rPr>
          <w:rFonts w:ascii="Arial" w:hAnsi="Arial" w:cs="Arial"/>
          <w:color w:val="000000"/>
          <w:sz w:val="22"/>
          <w:szCs w:val="22"/>
        </w:rPr>
        <w:t>.</w:t>
      </w:r>
    </w:p>
    <w:p w14:paraId="4EF1EE5A" w14:textId="77777777" w:rsidR="005D0D8B" w:rsidRPr="005B3E97" w:rsidRDefault="005D0D8B" w:rsidP="00981D6E">
      <w:pPr>
        <w:spacing w:line="480" w:lineRule="auto"/>
        <w:jc w:val="both"/>
        <w:rPr>
          <w:rFonts w:ascii="Arial" w:hAnsi="Arial" w:cs="Arial"/>
          <w:color w:val="000000"/>
          <w:sz w:val="22"/>
          <w:szCs w:val="22"/>
        </w:rPr>
      </w:pPr>
    </w:p>
    <w:p w14:paraId="7128265A" w14:textId="269013D0" w:rsidR="00271B7C" w:rsidRPr="005B3E97" w:rsidRDefault="005100F7" w:rsidP="002654C4">
      <w:pPr>
        <w:spacing w:line="480" w:lineRule="auto"/>
        <w:jc w:val="both"/>
        <w:rPr>
          <w:rFonts w:ascii="Arial" w:hAnsi="Arial" w:cs="Arial"/>
          <w:color w:val="000000"/>
          <w:sz w:val="22"/>
          <w:szCs w:val="22"/>
        </w:rPr>
      </w:pPr>
      <w:r>
        <w:rPr>
          <w:rFonts w:ascii="Arial" w:hAnsi="Arial" w:cs="Arial"/>
          <w:color w:val="000000"/>
          <w:sz w:val="22"/>
          <w:szCs w:val="22"/>
        </w:rPr>
        <w:t>When considered in terms of relative increase in deaths, m</w:t>
      </w:r>
      <w:r w:rsidR="005D0D8B" w:rsidRPr="005B3E97">
        <w:rPr>
          <w:rFonts w:ascii="Arial" w:hAnsi="Arial" w:cs="Arial"/>
          <w:color w:val="000000"/>
          <w:sz w:val="22"/>
          <w:szCs w:val="22"/>
        </w:rPr>
        <w:t>ale disadvantage was largest in the Netherlands (</w:t>
      </w:r>
      <w:r w:rsidR="00D62BD7" w:rsidRPr="00D62BD7">
        <w:rPr>
          <w:rFonts w:ascii="Arial" w:hAnsi="Arial" w:cs="Arial"/>
          <w:color w:val="000000"/>
          <w:sz w:val="22"/>
          <w:szCs w:val="22"/>
        </w:rPr>
        <w:t>24</w:t>
      </w:r>
      <w:r w:rsidR="00D62BD7">
        <w:rPr>
          <w:rFonts w:ascii="Arial" w:hAnsi="Arial" w:cs="Arial"/>
          <w:color w:val="000000"/>
          <w:sz w:val="22"/>
          <w:szCs w:val="22"/>
        </w:rPr>
        <w:t>% (</w:t>
      </w:r>
      <w:r w:rsidR="00D62BD7" w:rsidRPr="00D62BD7">
        <w:rPr>
          <w:rFonts w:ascii="Arial" w:hAnsi="Arial" w:cs="Arial"/>
          <w:color w:val="000000"/>
          <w:sz w:val="22"/>
          <w:szCs w:val="22"/>
        </w:rPr>
        <w:t>16</w:t>
      </w:r>
      <w:r w:rsidR="00D62BD7">
        <w:rPr>
          <w:rFonts w:ascii="Arial" w:hAnsi="Arial" w:cs="Arial"/>
          <w:color w:val="000000"/>
          <w:sz w:val="22"/>
          <w:szCs w:val="22"/>
        </w:rPr>
        <w:t>-</w:t>
      </w:r>
      <w:r w:rsidR="00CD30A4">
        <w:rPr>
          <w:rFonts w:ascii="Arial" w:hAnsi="Arial" w:cs="Arial"/>
          <w:color w:val="000000"/>
          <w:sz w:val="22"/>
          <w:szCs w:val="22"/>
        </w:rPr>
        <w:t>31</w:t>
      </w:r>
      <w:r w:rsidR="00D62BD7">
        <w:rPr>
          <w:rFonts w:ascii="Arial" w:hAnsi="Arial" w:cs="Arial"/>
          <w:color w:val="000000"/>
          <w:sz w:val="22"/>
          <w:szCs w:val="22"/>
        </w:rPr>
        <w:t>)</w:t>
      </w:r>
      <w:r w:rsidR="005D0D8B" w:rsidRPr="005B3E97">
        <w:rPr>
          <w:rFonts w:ascii="Arial" w:hAnsi="Arial" w:cs="Arial"/>
          <w:color w:val="000000"/>
          <w:sz w:val="22"/>
          <w:szCs w:val="22"/>
        </w:rPr>
        <w:t xml:space="preserve"> increase in male deaths compared to </w:t>
      </w:r>
      <w:r w:rsidR="005D2DB3">
        <w:rPr>
          <w:rFonts w:ascii="Arial" w:hAnsi="Arial" w:cs="Arial"/>
          <w:color w:val="000000"/>
          <w:sz w:val="22"/>
          <w:szCs w:val="22"/>
        </w:rPr>
        <w:t>15</w:t>
      </w:r>
      <w:r w:rsidR="00D62BD7" w:rsidRPr="00D62BD7">
        <w:rPr>
          <w:rFonts w:ascii="Arial" w:hAnsi="Arial" w:cs="Arial"/>
          <w:color w:val="000000"/>
          <w:sz w:val="22"/>
          <w:szCs w:val="22"/>
        </w:rPr>
        <w:t>%</w:t>
      </w:r>
      <w:r w:rsidR="00D62BD7">
        <w:rPr>
          <w:rFonts w:ascii="Arial" w:hAnsi="Arial" w:cs="Arial"/>
          <w:color w:val="000000"/>
          <w:sz w:val="22"/>
          <w:szCs w:val="22"/>
        </w:rPr>
        <w:t xml:space="preserve"> (</w:t>
      </w:r>
      <w:r w:rsidR="00A45D36">
        <w:rPr>
          <w:rFonts w:ascii="Arial" w:hAnsi="Arial" w:cs="Arial"/>
          <w:color w:val="000000"/>
          <w:sz w:val="22"/>
          <w:szCs w:val="22"/>
        </w:rPr>
        <w:t>7</w:t>
      </w:r>
      <w:r w:rsidR="00D62BD7">
        <w:rPr>
          <w:rFonts w:ascii="Arial" w:hAnsi="Arial" w:cs="Arial"/>
          <w:color w:val="000000"/>
          <w:sz w:val="22"/>
          <w:szCs w:val="22"/>
        </w:rPr>
        <w:t>-</w:t>
      </w:r>
      <w:r w:rsidR="005D2DB3">
        <w:rPr>
          <w:rFonts w:ascii="Arial" w:hAnsi="Arial" w:cs="Arial"/>
          <w:color w:val="000000"/>
          <w:sz w:val="22"/>
          <w:szCs w:val="22"/>
        </w:rPr>
        <w:t>24</w:t>
      </w:r>
      <w:r w:rsidR="00D62BD7">
        <w:rPr>
          <w:rFonts w:ascii="Arial" w:hAnsi="Arial" w:cs="Arial"/>
          <w:color w:val="000000"/>
          <w:sz w:val="22"/>
          <w:szCs w:val="22"/>
        </w:rPr>
        <w:t>)</w:t>
      </w:r>
      <w:r w:rsidR="005D0D8B" w:rsidRPr="005B3E97">
        <w:rPr>
          <w:rFonts w:ascii="Arial" w:hAnsi="Arial" w:cs="Arial"/>
          <w:color w:val="000000"/>
          <w:sz w:val="22"/>
          <w:szCs w:val="22"/>
        </w:rPr>
        <w:t xml:space="preserve"> in female deaths) and Switzerland (</w:t>
      </w:r>
      <w:r w:rsidR="00D62BD7">
        <w:rPr>
          <w:rFonts w:ascii="Arial" w:hAnsi="Arial" w:cs="Arial"/>
          <w:color w:val="000000"/>
          <w:sz w:val="22"/>
          <w:szCs w:val="22"/>
        </w:rPr>
        <w:t>10</w:t>
      </w:r>
      <w:r w:rsidR="005D0D8B" w:rsidRPr="005B3E97">
        <w:rPr>
          <w:rFonts w:ascii="Arial" w:hAnsi="Arial" w:cs="Arial"/>
          <w:color w:val="000000"/>
          <w:sz w:val="22"/>
          <w:szCs w:val="22"/>
        </w:rPr>
        <w:t>% (</w:t>
      </w:r>
      <w:r w:rsidR="00D62BD7">
        <w:rPr>
          <w:rFonts w:ascii="Arial" w:hAnsi="Arial" w:cs="Arial"/>
          <w:color w:val="000000"/>
          <w:sz w:val="22"/>
          <w:szCs w:val="22"/>
        </w:rPr>
        <w:t>3-</w:t>
      </w:r>
      <w:r w:rsidR="00F509D0">
        <w:rPr>
          <w:rFonts w:ascii="Arial" w:hAnsi="Arial" w:cs="Arial"/>
          <w:color w:val="000000"/>
          <w:sz w:val="22"/>
          <w:szCs w:val="22"/>
        </w:rPr>
        <w:t>17</w:t>
      </w:r>
      <w:r w:rsidR="005D0D8B" w:rsidRPr="005B3E97">
        <w:rPr>
          <w:rFonts w:ascii="Arial" w:hAnsi="Arial" w:cs="Arial"/>
          <w:color w:val="000000"/>
          <w:sz w:val="22"/>
          <w:szCs w:val="22"/>
        </w:rPr>
        <w:t xml:space="preserve">) increase in males; </w:t>
      </w:r>
      <w:r w:rsidR="003F1959">
        <w:rPr>
          <w:rFonts w:ascii="Arial" w:hAnsi="Arial" w:cs="Arial"/>
          <w:color w:val="000000"/>
          <w:sz w:val="22"/>
          <w:szCs w:val="22"/>
        </w:rPr>
        <w:t>5</w:t>
      </w:r>
      <w:r w:rsidR="005D0D8B" w:rsidRPr="005B3E97">
        <w:rPr>
          <w:rFonts w:ascii="Arial" w:hAnsi="Arial" w:cs="Arial"/>
          <w:color w:val="000000"/>
          <w:sz w:val="22"/>
          <w:szCs w:val="22"/>
        </w:rPr>
        <w:t>% (</w:t>
      </w:r>
      <w:r w:rsidR="00A45D36">
        <w:rPr>
          <w:rFonts w:ascii="Arial" w:hAnsi="Arial" w:cs="Arial"/>
          <w:color w:val="000000"/>
          <w:sz w:val="22"/>
          <w:szCs w:val="22"/>
        </w:rPr>
        <w:t>-</w:t>
      </w:r>
      <w:r w:rsidR="003F1959">
        <w:rPr>
          <w:rFonts w:ascii="Arial" w:hAnsi="Arial" w:cs="Arial"/>
          <w:color w:val="000000"/>
          <w:sz w:val="22"/>
          <w:szCs w:val="22"/>
        </w:rPr>
        <w:t>3</w:t>
      </w:r>
      <w:r w:rsidR="005D0D8B" w:rsidRPr="005B3E97">
        <w:rPr>
          <w:rFonts w:ascii="Arial" w:hAnsi="Arial" w:cs="Arial"/>
          <w:color w:val="000000"/>
          <w:sz w:val="22"/>
          <w:szCs w:val="22"/>
        </w:rPr>
        <w:t>-</w:t>
      </w:r>
      <w:r w:rsidR="003F1959">
        <w:rPr>
          <w:rFonts w:ascii="Arial" w:hAnsi="Arial" w:cs="Arial"/>
          <w:color w:val="000000"/>
          <w:sz w:val="22"/>
          <w:szCs w:val="22"/>
        </w:rPr>
        <w:t>13</w:t>
      </w:r>
      <w:r w:rsidR="005D0D8B" w:rsidRPr="005B3E97">
        <w:rPr>
          <w:rFonts w:ascii="Arial" w:hAnsi="Arial" w:cs="Arial"/>
          <w:color w:val="000000"/>
          <w:sz w:val="22"/>
          <w:szCs w:val="22"/>
        </w:rPr>
        <w:t>) in females). In contrast, in Belgium (</w:t>
      </w:r>
      <w:r w:rsidR="00E1357D">
        <w:rPr>
          <w:rFonts w:ascii="Arial" w:hAnsi="Arial" w:cs="Arial"/>
          <w:color w:val="000000"/>
          <w:sz w:val="22"/>
          <w:szCs w:val="22"/>
        </w:rPr>
        <w:t>25</w:t>
      </w:r>
      <w:r w:rsidR="005D0D8B" w:rsidRPr="005B3E97">
        <w:rPr>
          <w:rFonts w:ascii="Arial" w:hAnsi="Arial" w:cs="Arial"/>
          <w:color w:val="000000"/>
          <w:sz w:val="22"/>
          <w:szCs w:val="22"/>
        </w:rPr>
        <w:t>% (</w:t>
      </w:r>
      <w:r w:rsidR="00E1357D">
        <w:rPr>
          <w:rFonts w:ascii="Arial" w:hAnsi="Arial" w:cs="Arial"/>
          <w:color w:val="000000"/>
          <w:sz w:val="22"/>
          <w:szCs w:val="22"/>
        </w:rPr>
        <w:t>16-</w:t>
      </w:r>
      <w:r w:rsidR="005A1510">
        <w:rPr>
          <w:rFonts w:ascii="Arial" w:hAnsi="Arial" w:cs="Arial"/>
          <w:color w:val="000000"/>
          <w:sz w:val="22"/>
          <w:szCs w:val="22"/>
        </w:rPr>
        <w:t>34</w:t>
      </w:r>
      <w:r w:rsidR="005D0D8B" w:rsidRPr="005B3E97">
        <w:rPr>
          <w:rFonts w:ascii="Arial" w:hAnsi="Arial" w:cs="Arial"/>
          <w:color w:val="000000"/>
          <w:sz w:val="22"/>
          <w:szCs w:val="22"/>
        </w:rPr>
        <w:t xml:space="preserve">) increase in males; </w:t>
      </w:r>
      <w:r w:rsidR="00A47E18">
        <w:rPr>
          <w:rFonts w:ascii="Arial" w:hAnsi="Arial" w:cs="Arial"/>
          <w:color w:val="000000"/>
          <w:sz w:val="22"/>
          <w:szCs w:val="22"/>
        </w:rPr>
        <w:t>29</w:t>
      </w:r>
      <w:r w:rsidR="005D0D8B" w:rsidRPr="005B3E97">
        <w:rPr>
          <w:rFonts w:ascii="Arial" w:hAnsi="Arial" w:cs="Arial"/>
          <w:color w:val="000000"/>
          <w:sz w:val="22"/>
          <w:szCs w:val="22"/>
        </w:rPr>
        <w:t>% (</w:t>
      </w:r>
      <w:r w:rsidR="00E1357D">
        <w:rPr>
          <w:rFonts w:ascii="Arial" w:hAnsi="Arial" w:cs="Arial"/>
          <w:color w:val="000000"/>
          <w:sz w:val="22"/>
          <w:szCs w:val="22"/>
        </w:rPr>
        <w:t>18</w:t>
      </w:r>
      <w:r w:rsidR="005D0D8B" w:rsidRPr="005B3E97">
        <w:rPr>
          <w:rFonts w:ascii="Arial" w:hAnsi="Arial" w:cs="Arial"/>
          <w:color w:val="000000"/>
          <w:sz w:val="22"/>
          <w:szCs w:val="22"/>
        </w:rPr>
        <w:t>-</w:t>
      </w:r>
      <w:r w:rsidR="005A1510">
        <w:rPr>
          <w:rFonts w:ascii="Arial" w:hAnsi="Arial" w:cs="Arial"/>
          <w:color w:val="000000"/>
          <w:sz w:val="22"/>
          <w:szCs w:val="22"/>
        </w:rPr>
        <w:t>40</w:t>
      </w:r>
      <w:r w:rsidR="005D0D8B" w:rsidRPr="005B3E97">
        <w:rPr>
          <w:rFonts w:ascii="Arial" w:hAnsi="Arial" w:cs="Arial"/>
          <w:color w:val="000000"/>
          <w:sz w:val="22"/>
          <w:szCs w:val="22"/>
        </w:rPr>
        <w:t>) in females) and Spain (</w:t>
      </w:r>
      <w:r w:rsidR="00707F2A">
        <w:rPr>
          <w:rFonts w:ascii="Arial" w:hAnsi="Arial" w:cs="Arial"/>
          <w:color w:val="000000"/>
          <w:sz w:val="22"/>
          <w:szCs w:val="22"/>
        </w:rPr>
        <w:t>37</w:t>
      </w:r>
      <w:r w:rsidR="005D0D8B" w:rsidRPr="005B3E97">
        <w:rPr>
          <w:rFonts w:ascii="Arial" w:hAnsi="Arial" w:cs="Arial"/>
          <w:color w:val="000000"/>
          <w:sz w:val="22"/>
          <w:szCs w:val="22"/>
        </w:rPr>
        <w:t>% (</w:t>
      </w:r>
      <w:r w:rsidR="00E226AB">
        <w:rPr>
          <w:rFonts w:ascii="Arial" w:hAnsi="Arial" w:cs="Arial"/>
          <w:color w:val="000000"/>
          <w:sz w:val="22"/>
          <w:szCs w:val="22"/>
        </w:rPr>
        <w:t>29-</w:t>
      </w:r>
      <w:r w:rsidR="00707F2A">
        <w:rPr>
          <w:rFonts w:ascii="Arial" w:hAnsi="Arial" w:cs="Arial"/>
          <w:color w:val="000000"/>
          <w:sz w:val="22"/>
          <w:szCs w:val="22"/>
        </w:rPr>
        <w:t>45</w:t>
      </w:r>
      <w:r w:rsidR="005D0D8B" w:rsidRPr="005B3E97">
        <w:rPr>
          <w:rFonts w:ascii="Arial" w:hAnsi="Arial" w:cs="Arial"/>
          <w:color w:val="000000"/>
          <w:sz w:val="22"/>
          <w:szCs w:val="22"/>
        </w:rPr>
        <w:t xml:space="preserve">) increase in males; </w:t>
      </w:r>
      <w:r w:rsidR="00E226AB">
        <w:rPr>
          <w:rFonts w:ascii="Arial" w:hAnsi="Arial" w:cs="Arial"/>
          <w:color w:val="000000"/>
          <w:sz w:val="22"/>
          <w:szCs w:val="22"/>
        </w:rPr>
        <w:t>39</w:t>
      </w:r>
      <w:r w:rsidR="005D0D8B" w:rsidRPr="005B3E97">
        <w:rPr>
          <w:rFonts w:ascii="Arial" w:hAnsi="Arial" w:cs="Arial"/>
          <w:color w:val="000000"/>
          <w:sz w:val="22"/>
          <w:szCs w:val="22"/>
        </w:rPr>
        <w:t>% (</w:t>
      </w:r>
      <w:r w:rsidR="00E226AB">
        <w:rPr>
          <w:rFonts w:ascii="Arial" w:hAnsi="Arial" w:cs="Arial"/>
          <w:color w:val="000000"/>
          <w:sz w:val="22"/>
          <w:szCs w:val="22"/>
        </w:rPr>
        <w:t>29</w:t>
      </w:r>
      <w:r w:rsidR="00E1357D">
        <w:rPr>
          <w:rFonts w:ascii="Arial" w:hAnsi="Arial" w:cs="Arial"/>
          <w:color w:val="000000"/>
          <w:sz w:val="22"/>
          <w:szCs w:val="22"/>
        </w:rPr>
        <w:t>-50</w:t>
      </w:r>
      <w:r w:rsidR="005D0D8B" w:rsidRPr="005B3E97">
        <w:rPr>
          <w:rFonts w:ascii="Arial" w:hAnsi="Arial" w:cs="Arial"/>
          <w:color w:val="000000"/>
          <w:sz w:val="22"/>
          <w:szCs w:val="22"/>
        </w:rPr>
        <w:t xml:space="preserve">) in females) there </w:t>
      </w:r>
      <w:r w:rsidR="00A1590A">
        <w:rPr>
          <w:rFonts w:ascii="Arial" w:hAnsi="Arial" w:cs="Arial"/>
          <w:color w:val="000000"/>
          <w:sz w:val="22"/>
          <w:szCs w:val="22"/>
        </w:rPr>
        <w:t xml:space="preserve">was </w:t>
      </w:r>
      <w:r w:rsidR="005D0D8B" w:rsidRPr="005B3E97">
        <w:rPr>
          <w:rFonts w:ascii="Arial" w:hAnsi="Arial" w:cs="Arial"/>
          <w:color w:val="000000"/>
          <w:sz w:val="22"/>
          <w:szCs w:val="22"/>
        </w:rPr>
        <w:t xml:space="preserve">a slight female disadvantage in </w:t>
      </w:r>
      <w:r>
        <w:rPr>
          <w:rFonts w:ascii="Arial" w:hAnsi="Arial" w:cs="Arial"/>
          <w:color w:val="000000"/>
          <w:sz w:val="22"/>
          <w:szCs w:val="22"/>
        </w:rPr>
        <w:t xml:space="preserve">total mortality </w:t>
      </w:r>
      <w:r w:rsidR="005D0D8B" w:rsidRPr="005B3E97">
        <w:rPr>
          <w:rFonts w:ascii="Arial" w:hAnsi="Arial" w:cs="Arial"/>
          <w:color w:val="000000"/>
          <w:sz w:val="22"/>
          <w:szCs w:val="22"/>
        </w:rPr>
        <w:t xml:space="preserve">impacts. </w:t>
      </w:r>
      <w:r w:rsidR="00991436">
        <w:rPr>
          <w:rFonts w:ascii="Arial" w:hAnsi="Arial" w:cs="Arial"/>
          <w:color w:val="000000"/>
          <w:sz w:val="22"/>
          <w:szCs w:val="22"/>
        </w:rPr>
        <w:t>A</w:t>
      </w:r>
      <w:r w:rsidR="005D0D8B" w:rsidRPr="005B3E97">
        <w:rPr>
          <w:rFonts w:ascii="Arial" w:hAnsi="Arial" w:cs="Arial"/>
          <w:color w:val="000000"/>
          <w:sz w:val="22"/>
          <w:szCs w:val="22"/>
        </w:rPr>
        <w:t xml:space="preserve"> male disadvantage in </w:t>
      </w:r>
      <w:r w:rsidR="00050EEF" w:rsidRPr="005B3E97">
        <w:rPr>
          <w:rFonts w:ascii="Arial" w:hAnsi="Arial" w:cs="Arial"/>
          <w:color w:val="000000"/>
          <w:sz w:val="22"/>
          <w:szCs w:val="22"/>
        </w:rPr>
        <w:t xml:space="preserve">pandemic-related excess deaths was more pronounced before 65 years of age, whereas in older ages the relative impacts were similar </w:t>
      </w:r>
      <w:r w:rsidR="00BA1E3E">
        <w:rPr>
          <w:rFonts w:ascii="Arial" w:hAnsi="Arial" w:cs="Arial"/>
          <w:color w:val="000000"/>
          <w:sz w:val="22"/>
          <w:szCs w:val="22"/>
        </w:rPr>
        <w:t>in</w:t>
      </w:r>
      <w:r w:rsidR="00050EEF" w:rsidRPr="005B3E97">
        <w:rPr>
          <w:rFonts w:ascii="Arial" w:hAnsi="Arial" w:cs="Arial"/>
          <w:color w:val="000000"/>
          <w:sz w:val="22"/>
          <w:szCs w:val="22"/>
        </w:rPr>
        <w:t xml:space="preserve"> men and women (</w:t>
      </w:r>
      <w:r>
        <w:rPr>
          <w:rFonts w:ascii="Arial" w:hAnsi="Arial" w:cs="Arial"/>
          <w:color w:val="000000"/>
          <w:sz w:val="22"/>
          <w:szCs w:val="22"/>
        </w:rPr>
        <w:t xml:space="preserve">Fig. </w:t>
      </w:r>
      <w:r w:rsidR="007B5197">
        <w:rPr>
          <w:rFonts w:ascii="Arial" w:hAnsi="Arial" w:cs="Arial"/>
          <w:color w:val="000000"/>
          <w:sz w:val="22"/>
          <w:szCs w:val="22"/>
        </w:rPr>
        <w:t>5</w:t>
      </w:r>
      <w:r w:rsidR="00050EEF" w:rsidRPr="005B3E97">
        <w:rPr>
          <w:rFonts w:ascii="Arial" w:hAnsi="Arial" w:cs="Arial"/>
          <w:color w:val="000000"/>
          <w:sz w:val="22"/>
          <w:szCs w:val="22"/>
        </w:rPr>
        <w:t xml:space="preserve">). For example, the pandemic led to an estimated </w:t>
      </w:r>
      <w:r w:rsidR="00642134">
        <w:rPr>
          <w:rFonts w:ascii="Arial" w:hAnsi="Arial" w:cs="Arial"/>
          <w:color w:val="000000"/>
          <w:sz w:val="22"/>
          <w:szCs w:val="22"/>
        </w:rPr>
        <w:t>19</w:t>
      </w:r>
      <w:r w:rsidR="00050EEF" w:rsidRPr="005B3E97">
        <w:rPr>
          <w:rFonts w:ascii="Arial" w:hAnsi="Arial" w:cs="Arial"/>
          <w:color w:val="000000"/>
          <w:sz w:val="22"/>
          <w:szCs w:val="22"/>
        </w:rPr>
        <w:t>% (</w:t>
      </w:r>
      <w:r w:rsidR="00FA40E6">
        <w:rPr>
          <w:rFonts w:ascii="Arial" w:hAnsi="Arial" w:cs="Arial"/>
          <w:color w:val="000000"/>
          <w:sz w:val="22"/>
          <w:szCs w:val="22"/>
        </w:rPr>
        <w:t>9-</w:t>
      </w:r>
      <w:r w:rsidR="00642134">
        <w:rPr>
          <w:rFonts w:ascii="Arial" w:hAnsi="Arial" w:cs="Arial"/>
          <w:color w:val="000000"/>
          <w:sz w:val="22"/>
          <w:szCs w:val="22"/>
        </w:rPr>
        <w:t>29</w:t>
      </w:r>
      <w:r w:rsidR="00050EEF" w:rsidRPr="005B3E97">
        <w:rPr>
          <w:rFonts w:ascii="Arial" w:hAnsi="Arial" w:cs="Arial"/>
          <w:color w:val="000000"/>
          <w:sz w:val="22"/>
          <w:szCs w:val="22"/>
        </w:rPr>
        <w:t xml:space="preserve">) </w:t>
      </w:r>
      <w:r w:rsidR="00050EEF" w:rsidRPr="005B3E97">
        <w:rPr>
          <w:rFonts w:ascii="Arial" w:hAnsi="Arial" w:cs="Arial"/>
          <w:color w:val="000000"/>
          <w:sz w:val="22"/>
          <w:szCs w:val="22"/>
        </w:rPr>
        <w:lastRenderedPageBreak/>
        <w:t xml:space="preserve">increase in deaths in males younger than 65 years compared to </w:t>
      </w:r>
      <w:r w:rsidR="00FA40E6">
        <w:rPr>
          <w:rFonts w:ascii="Arial" w:hAnsi="Arial" w:cs="Arial"/>
          <w:color w:val="000000"/>
          <w:sz w:val="22"/>
          <w:szCs w:val="22"/>
        </w:rPr>
        <w:t>2</w:t>
      </w:r>
      <w:r w:rsidR="00050EEF" w:rsidRPr="005B3E97">
        <w:rPr>
          <w:rFonts w:ascii="Arial" w:hAnsi="Arial" w:cs="Arial"/>
          <w:color w:val="000000"/>
          <w:sz w:val="22"/>
          <w:szCs w:val="22"/>
        </w:rPr>
        <w:t>% (</w:t>
      </w:r>
      <w:r w:rsidR="00277084">
        <w:rPr>
          <w:rFonts w:ascii="Arial" w:hAnsi="Arial" w:cs="Arial"/>
          <w:color w:val="000000"/>
          <w:sz w:val="22"/>
          <w:szCs w:val="22"/>
        </w:rPr>
        <w:t>-7</w:t>
      </w:r>
      <w:r w:rsidR="00050EEF" w:rsidRPr="005B3E97">
        <w:rPr>
          <w:rFonts w:ascii="Arial" w:hAnsi="Arial" w:cs="Arial"/>
          <w:color w:val="000000"/>
          <w:sz w:val="22"/>
          <w:szCs w:val="22"/>
        </w:rPr>
        <w:t>-</w:t>
      </w:r>
      <w:r w:rsidR="00642134">
        <w:rPr>
          <w:rFonts w:ascii="Arial" w:hAnsi="Arial" w:cs="Arial"/>
          <w:color w:val="000000"/>
          <w:sz w:val="22"/>
          <w:szCs w:val="22"/>
        </w:rPr>
        <w:t>10</w:t>
      </w:r>
      <w:r w:rsidR="00050EEF" w:rsidRPr="005B3E97">
        <w:rPr>
          <w:rFonts w:ascii="Arial" w:hAnsi="Arial" w:cs="Arial"/>
          <w:color w:val="000000"/>
          <w:sz w:val="22"/>
          <w:szCs w:val="22"/>
        </w:rPr>
        <w:t>) in females</w:t>
      </w:r>
      <w:r>
        <w:rPr>
          <w:rFonts w:ascii="Arial" w:hAnsi="Arial" w:cs="Arial"/>
          <w:color w:val="000000"/>
          <w:sz w:val="22"/>
          <w:szCs w:val="22"/>
        </w:rPr>
        <w:t xml:space="preserve"> of the same age</w:t>
      </w:r>
      <w:r w:rsidR="00050EEF" w:rsidRPr="005B3E97">
        <w:rPr>
          <w:rFonts w:ascii="Arial" w:hAnsi="Arial" w:cs="Arial"/>
          <w:color w:val="000000"/>
          <w:sz w:val="22"/>
          <w:szCs w:val="22"/>
        </w:rPr>
        <w:t xml:space="preserve"> in Sweden; </w:t>
      </w:r>
      <w:r w:rsidR="00B419D9">
        <w:rPr>
          <w:rFonts w:ascii="Arial" w:hAnsi="Arial" w:cs="Arial"/>
          <w:color w:val="000000"/>
          <w:sz w:val="22"/>
          <w:szCs w:val="22"/>
        </w:rPr>
        <w:t>15</w:t>
      </w:r>
      <w:r w:rsidR="00050EEF" w:rsidRPr="005B3E97">
        <w:rPr>
          <w:rFonts w:ascii="Arial" w:hAnsi="Arial" w:cs="Arial"/>
          <w:color w:val="000000"/>
          <w:sz w:val="22"/>
          <w:szCs w:val="22"/>
        </w:rPr>
        <w:t>% (</w:t>
      </w:r>
      <w:r w:rsidR="00B419D9">
        <w:rPr>
          <w:rFonts w:ascii="Arial" w:hAnsi="Arial" w:cs="Arial"/>
          <w:color w:val="000000"/>
          <w:sz w:val="22"/>
          <w:szCs w:val="22"/>
        </w:rPr>
        <w:t>8</w:t>
      </w:r>
      <w:r w:rsidR="00C65978">
        <w:rPr>
          <w:rFonts w:ascii="Arial" w:hAnsi="Arial" w:cs="Arial"/>
          <w:color w:val="000000"/>
          <w:sz w:val="22"/>
          <w:szCs w:val="22"/>
        </w:rPr>
        <w:t>-</w:t>
      </w:r>
      <w:r w:rsidR="00B419D9">
        <w:rPr>
          <w:rFonts w:ascii="Arial" w:hAnsi="Arial" w:cs="Arial"/>
          <w:color w:val="000000"/>
          <w:sz w:val="22"/>
          <w:szCs w:val="22"/>
        </w:rPr>
        <w:t>22</w:t>
      </w:r>
      <w:r w:rsidR="00050EEF" w:rsidRPr="005B3E97">
        <w:rPr>
          <w:rFonts w:ascii="Arial" w:hAnsi="Arial" w:cs="Arial"/>
          <w:color w:val="000000"/>
          <w:sz w:val="22"/>
          <w:szCs w:val="22"/>
        </w:rPr>
        <w:t xml:space="preserve">) and </w:t>
      </w:r>
      <w:r w:rsidR="00B419D9">
        <w:rPr>
          <w:rFonts w:ascii="Arial" w:hAnsi="Arial" w:cs="Arial"/>
          <w:color w:val="000000"/>
          <w:sz w:val="22"/>
          <w:szCs w:val="22"/>
        </w:rPr>
        <w:t>9</w:t>
      </w:r>
      <w:r w:rsidR="00050EEF" w:rsidRPr="005B3E97">
        <w:rPr>
          <w:rFonts w:ascii="Arial" w:hAnsi="Arial" w:cs="Arial"/>
          <w:color w:val="000000"/>
          <w:sz w:val="22"/>
          <w:szCs w:val="22"/>
        </w:rPr>
        <w:t>% (</w:t>
      </w:r>
      <w:r w:rsidR="00B419D9">
        <w:rPr>
          <w:rFonts w:ascii="Arial" w:hAnsi="Arial" w:cs="Arial"/>
          <w:color w:val="000000"/>
          <w:sz w:val="22"/>
          <w:szCs w:val="22"/>
        </w:rPr>
        <w:t>3-15</w:t>
      </w:r>
      <w:r w:rsidR="00050EEF" w:rsidRPr="005B3E97">
        <w:rPr>
          <w:rFonts w:ascii="Arial" w:hAnsi="Arial" w:cs="Arial"/>
          <w:color w:val="000000"/>
          <w:sz w:val="22"/>
          <w:szCs w:val="22"/>
        </w:rPr>
        <w:t xml:space="preserve">) in Italy; and </w:t>
      </w:r>
      <w:r w:rsidR="00FA40E6">
        <w:rPr>
          <w:rFonts w:ascii="Arial" w:hAnsi="Arial" w:cs="Arial"/>
          <w:color w:val="000000"/>
          <w:sz w:val="22"/>
          <w:szCs w:val="22"/>
        </w:rPr>
        <w:t>1</w:t>
      </w:r>
      <w:r w:rsidR="00CC7F96">
        <w:rPr>
          <w:rFonts w:ascii="Arial" w:hAnsi="Arial" w:cs="Arial"/>
          <w:color w:val="000000"/>
          <w:sz w:val="22"/>
          <w:szCs w:val="22"/>
        </w:rPr>
        <w:t>1</w:t>
      </w:r>
      <w:r w:rsidR="00050EEF" w:rsidRPr="005B3E97">
        <w:rPr>
          <w:rFonts w:ascii="Arial" w:hAnsi="Arial" w:cs="Arial"/>
          <w:color w:val="000000"/>
          <w:sz w:val="22"/>
          <w:szCs w:val="22"/>
        </w:rPr>
        <w:t>% (</w:t>
      </w:r>
      <w:r w:rsidR="00FA40E6">
        <w:rPr>
          <w:rFonts w:ascii="Arial" w:hAnsi="Arial" w:cs="Arial"/>
          <w:color w:val="000000"/>
          <w:sz w:val="22"/>
          <w:szCs w:val="22"/>
        </w:rPr>
        <w:t>5-</w:t>
      </w:r>
      <w:r w:rsidR="00722F66">
        <w:rPr>
          <w:rFonts w:ascii="Arial" w:hAnsi="Arial" w:cs="Arial"/>
          <w:color w:val="000000"/>
          <w:sz w:val="22"/>
          <w:szCs w:val="22"/>
        </w:rPr>
        <w:t>17</w:t>
      </w:r>
      <w:r w:rsidR="00050EEF" w:rsidRPr="005B3E97">
        <w:rPr>
          <w:rFonts w:ascii="Arial" w:hAnsi="Arial" w:cs="Arial"/>
          <w:color w:val="000000"/>
          <w:sz w:val="22"/>
          <w:szCs w:val="22"/>
        </w:rPr>
        <w:t xml:space="preserve">) and </w:t>
      </w:r>
      <w:r w:rsidR="00722F66">
        <w:rPr>
          <w:rFonts w:ascii="Arial" w:hAnsi="Arial" w:cs="Arial"/>
          <w:color w:val="000000"/>
          <w:sz w:val="22"/>
          <w:szCs w:val="22"/>
        </w:rPr>
        <w:t>-2</w:t>
      </w:r>
      <w:r w:rsidR="00050EEF" w:rsidRPr="005B3E97">
        <w:rPr>
          <w:rFonts w:ascii="Arial" w:hAnsi="Arial" w:cs="Arial"/>
          <w:color w:val="000000"/>
          <w:sz w:val="22"/>
          <w:szCs w:val="22"/>
        </w:rPr>
        <w:t>% (</w:t>
      </w:r>
      <w:r w:rsidR="00722F66">
        <w:rPr>
          <w:rFonts w:ascii="Arial" w:hAnsi="Arial" w:cs="Arial"/>
          <w:color w:val="000000"/>
          <w:sz w:val="22"/>
          <w:szCs w:val="22"/>
        </w:rPr>
        <w:t>-8-4</w:t>
      </w:r>
      <w:r w:rsidR="00050EEF" w:rsidRPr="005B3E97">
        <w:rPr>
          <w:rFonts w:ascii="Arial" w:hAnsi="Arial" w:cs="Arial"/>
          <w:color w:val="000000"/>
          <w:sz w:val="22"/>
          <w:szCs w:val="22"/>
        </w:rPr>
        <w:t>) in the Netherlands.</w:t>
      </w:r>
    </w:p>
    <w:p w14:paraId="6BF7AFCF" w14:textId="77777777" w:rsidR="005100F7" w:rsidRDefault="005100F7" w:rsidP="002654C4">
      <w:pPr>
        <w:spacing w:line="480" w:lineRule="auto"/>
        <w:jc w:val="both"/>
        <w:rPr>
          <w:rFonts w:ascii="Arial" w:hAnsi="Arial" w:cs="Arial"/>
          <w:color w:val="000000"/>
          <w:sz w:val="22"/>
          <w:szCs w:val="22"/>
        </w:rPr>
      </w:pPr>
    </w:p>
    <w:p w14:paraId="04DC71C4" w14:textId="6532D4AC" w:rsidR="00981D6E" w:rsidRPr="005B3E97" w:rsidRDefault="00050EEF" w:rsidP="002654C4">
      <w:pPr>
        <w:spacing w:line="480" w:lineRule="auto"/>
        <w:jc w:val="both"/>
        <w:rPr>
          <w:rFonts w:ascii="Arial" w:hAnsi="Arial" w:cs="Arial"/>
          <w:color w:val="000000"/>
          <w:sz w:val="22"/>
          <w:szCs w:val="22"/>
        </w:rPr>
      </w:pPr>
      <w:r w:rsidRPr="005B3E97">
        <w:rPr>
          <w:rFonts w:ascii="Arial" w:hAnsi="Arial" w:cs="Arial"/>
          <w:color w:val="000000"/>
          <w:sz w:val="22"/>
          <w:szCs w:val="22"/>
        </w:rPr>
        <w:t>I</w:t>
      </w:r>
      <w:r w:rsidR="0084053F">
        <w:rPr>
          <w:rFonts w:ascii="Arial" w:hAnsi="Arial" w:cs="Arial"/>
          <w:color w:val="000000"/>
          <w:sz w:val="22"/>
          <w:szCs w:val="22"/>
        </w:rPr>
        <w:t>n a</w:t>
      </w:r>
      <w:r w:rsidRPr="005B3E97">
        <w:rPr>
          <w:rFonts w:ascii="Arial" w:hAnsi="Arial" w:cs="Arial"/>
          <w:color w:val="000000"/>
          <w:sz w:val="22"/>
          <w:szCs w:val="22"/>
        </w:rPr>
        <w:t>bsolute terms, the total mortality toll of the pandemic was overwhelmingly in th</w:t>
      </w:r>
      <w:r w:rsidR="002654C4" w:rsidRPr="005B3E97">
        <w:rPr>
          <w:rFonts w:ascii="Arial" w:hAnsi="Arial" w:cs="Arial"/>
          <w:color w:val="000000"/>
          <w:sz w:val="22"/>
          <w:szCs w:val="22"/>
        </w:rPr>
        <w:t xml:space="preserve">ose aged 65 years and older, who experienced </w:t>
      </w:r>
      <w:r w:rsidR="00B419D9">
        <w:rPr>
          <w:rFonts w:ascii="Arial" w:hAnsi="Arial" w:cs="Arial"/>
          <w:color w:val="000000"/>
          <w:sz w:val="22"/>
          <w:szCs w:val="22"/>
        </w:rPr>
        <w:t>94</w:t>
      </w:r>
      <w:r w:rsidR="002654C4" w:rsidRPr="005B3E97">
        <w:rPr>
          <w:rFonts w:ascii="Arial" w:hAnsi="Arial" w:cs="Arial"/>
          <w:color w:val="000000"/>
          <w:sz w:val="22"/>
          <w:szCs w:val="22"/>
        </w:rPr>
        <w:t xml:space="preserve">% of all excess deaths. In relative terms, older people were </w:t>
      </w:r>
      <w:r w:rsidR="001463E8">
        <w:rPr>
          <w:rFonts w:ascii="Arial" w:hAnsi="Arial" w:cs="Arial"/>
          <w:color w:val="000000"/>
          <w:sz w:val="22"/>
          <w:szCs w:val="22"/>
        </w:rPr>
        <w:t xml:space="preserve">also </w:t>
      </w:r>
      <w:r w:rsidR="002654C4" w:rsidRPr="005B3E97">
        <w:rPr>
          <w:rFonts w:ascii="Arial" w:hAnsi="Arial" w:cs="Arial"/>
          <w:color w:val="000000"/>
          <w:sz w:val="22"/>
          <w:szCs w:val="22"/>
        </w:rPr>
        <w:t xml:space="preserve">impacted more, with mortality in these ages being </w:t>
      </w:r>
      <w:r w:rsidR="00A05ED0">
        <w:rPr>
          <w:rFonts w:ascii="Arial" w:hAnsi="Arial" w:cs="Arial"/>
          <w:color w:val="000000"/>
          <w:sz w:val="22"/>
          <w:szCs w:val="22"/>
        </w:rPr>
        <w:t>~</w:t>
      </w:r>
      <w:r w:rsidR="002654C4" w:rsidRPr="005B3E97">
        <w:rPr>
          <w:rFonts w:ascii="Arial" w:hAnsi="Arial" w:cs="Arial"/>
          <w:color w:val="000000"/>
          <w:sz w:val="22"/>
          <w:szCs w:val="22"/>
        </w:rPr>
        <w:t xml:space="preserve">40% higher than it would </w:t>
      </w:r>
      <w:r w:rsidR="001463E8">
        <w:rPr>
          <w:rFonts w:ascii="Arial" w:hAnsi="Arial" w:cs="Arial"/>
          <w:color w:val="000000"/>
          <w:sz w:val="22"/>
          <w:szCs w:val="22"/>
        </w:rPr>
        <w:t xml:space="preserve">have </w:t>
      </w:r>
      <w:r w:rsidR="002654C4" w:rsidRPr="005B3E97">
        <w:rPr>
          <w:rFonts w:ascii="Arial" w:hAnsi="Arial" w:cs="Arial"/>
          <w:color w:val="000000"/>
          <w:sz w:val="22"/>
          <w:szCs w:val="22"/>
        </w:rPr>
        <w:t>be</w:t>
      </w:r>
      <w:r w:rsidR="001463E8">
        <w:rPr>
          <w:rFonts w:ascii="Arial" w:hAnsi="Arial" w:cs="Arial"/>
          <w:color w:val="000000"/>
          <w:sz w:val="22"/>
          <w:szCs w:val="22"/>
        </w:rPr>
        <w:t>en</w:t>
      </w:r>
      <w:r w:rsidR="002654C4" w:rsidRPr="005B3E97">
        <w:rPr>
          <w:rFonts w:ascii="Arial" w:hAnsi="Arial" w:cs="Arial"/>
          <w:color w:val="000000"/>
          <w:sz w:val="22"/>
          <w:szCs w:val="22"/>
        </w:rPr>
        <w:t xml:space="preserve"> in the absence of the pandemic in Spain and England and Wales, and </w:t>
      </w:r>
      <w:r w:rsidR="0046244D">
        <w:rPr>
          <w:rFonts w:ascii="Arial" w:hAnsi="Arial" w:cs="Arial"/>
          <w:color w:val="000000"/>
          <w:sz w:val="22"/>
          <w:szCs w:val="22"/>
        </w:rPr>
        <w:t>~30%</w:t>
      </w:r>
      <w:r w:rsidR="002654C4" w:rsidRPr="005B3E97">
        <w:rPr>
          <w:rFonts w:ascii="Arial" w:hAnsi="Arial" w:cs="Arial"/>
          <w:color w:val="000000"/>
          <w:sz w:val="22"/>
          <w:szCs w:val="22"/>
        </w:rPr>
        <w:t xml:space="preserve"> in Belgium</w:t>
      </w:r>
      <w:r w:rsidR="00832932">
        <w:rPr>
          <w:rFonts w:ascii="Arial" w:hAnsi="Arial" w:cs="Arial"/>
          <w:color w:val="000000"/>
          <w:sz w:val="22"/>
          <w:szCs w:val="22"/>
        </w:rPr>
        <w:t>, Scotland</w:t>
      </w:r>
      <w:r w:rsidR="002654C4" w:rsidRPr="005B3E97">
        <w:rPr>
          <w:rFonts w:ascii="Arial" w:hAnsi="Arial" w:cs="Arial"/>
          <w:color w:val="000000"/>
          <w:sz w:val="22"/>
          <w:szCs w:val="22"/>
        </w:rPr>
        <w:t xml:space="preserve"> and Italy. The largest impact on those younger than 65 years was in England </w:t>
      </w:r>
      <w:r w:rsidR="00BC7C55">
        <w:rPr>
          <w:rFonts w:ascii="Arial" w:hAnsi="Arial" w:cs="Arial"/>
          <w:color w:val="000000"/>
          <w:sz w:val="22"/>
          <w:szCs w:val="22"/>
        </w:rPr>
        <w:t>and</w:t>
      </w:r>
      <w:r w:rsidR="00BC7C55" w:rsidRPr="005B3E97">
        <w:rPr>
          <w:rFonts w:ascii="Arial" w:hAnsi="Arial" w:cs="Arial"/>
          <w:color w:val="000000"/>
          <w:sz w:val="22"/>
          <w:szCs w:val="22"/>
        </w:rPr>
        <w:t xml:space="preserve"> </w:t>
      </w:r>
      <w:r w:rsidR="002654C4" w:rsidRPr="005B3E97">
        <w:rPr>
          <w:rFonts w:ascii="Arial" w:hAnsi="Arial" w:cs="Arial"/>
          <w:color w:val="000000"/>
          <w:sz w:val="22"/>
          <w:szCs w:val="22"/>
        </w:rPr>
        <w:t xml:space="preserve">Wales, </w:t>
      </w:r>
      <w:r w:rsidR="00442BEE">
        <w:rPr>
          <w:rFonts w:ascii="Arial" w:hAnsi="Arial" w:cs="Arial"/>
          <w:color w:val="000000"/>
          <w:sz w:val="22"/>
          <w:szCs w:val="22"/>
        </w:rPr>
        <w:t>26</w:t>
      </w:r>
      <w:r w:rsidR="002654C4" w:rsidRPr="005B3E97">
        <w:rPr>
          <w:rFonts w:ascii="Arial" w:hAnsi="Arial" w:cs="Arial"/>
          <w:color w:val="000000"/>
          <w:sz w:val="22"/>
          <w:szCs w:val="22"/>
        </w:rPr>
        <w:t>% (</w:t>
      </w:r>
      <w:r w:rsidR="00A413EB">
        <w:rPr>
          <w:rFonts w:ascii="Arial" w:hAnsi="Arial" w:cs="Arial"/>
          <w:color w:val="000000"/>
          <w:sz w:val="22"/>
          <w:szCs w:val="22"/>
        </w:rPr>
        <w:t>20</w:t>
      </w:r>
      <w:r w:rsidR="002654C4" w:rsidRPr="005B3E97">
        <w:rPr>
          <w:rFonts w:ascii="Arial" w:hAnsi="Arial" w:cs="Arial"/>
          <w:color w:val="000000"/>
          <w:sz w:val="22"/>
          <w:szCs w:val="22"/>
        </w:rPr>
        <w:t>-</w:t>
      </w:r>
      <w:r w:rsidR="00442BEE">
        <w:rPr>
          <w:rFonts w:ascii="Arial" w:hAnsi="Arial" w:cs="Arial"/>
          <w:color w:val="000000"/>
          <w:sz w:val="22"/>
          <w:szCs w:val="22"/>
        </w:rPr>
        <w:t>32</w:t>
      </w:r>
      <w:r w:rsidR="002654C4" w:rsidRPr="005B3E97">
        <w:rPr>
          <w:rFonts w:ascii="Arial" w:hAnsi="Arial" w:cs="Arial"/>
          <w:color w:val="000000"/>
          <w:sz w:val="22"/>
          <w:szCs w:val="22"/>
        </w:rPr>
        <w:t xml:space="preserve">) for males and </w:t>
      </w:r>
      <w:r w:rsidR="00442BEE">
        <w:rPr>
          <w:rFonts w:ascii="Arial" w:hAnsi="Arial" w:cs="Arial"/>
          <w:color w:val="000000"/>
          <w:sz w:val="22"/>
          <w:szCs w:val="22"/>
        </w:rPr>
        <w:t>22</w:t>
      </w:r>
      <w:r w:rsidR="002654C4" w:rsidRPr="005B3E97">
        <w:rPr>
          <w:rFonts w:ascii="Arial" w:hAnsi="Arial" w:cs="Arial"/>
          <w:color w:val="000000"/>
          <w:sz w:val="22"/>
          <w:szCs w:val="22"/>
        </w:rPr>
        <w:t>% (</w:t>
      </w:r>
      <w:r w:rsidR="00A413EB">
        <w:rPr>
          <w:rFonts w:ascii="Arial" w:hAnsi="Arial" w:cs="Arial"/>
          <w:color w:val="000000"/>
          <w:sz w:val="22"/>
          <w:szCs w:val="22"/>
        </w:rPr>
        <w:t>17</w:t>
      </w:r>
      <w:r w:rsidR="002654C4" w:rsidRPr="005B3E97">
        <w:rPr>
          <w:rFonts w:ascii="Arial" w:hAnsi="Arial" w:cs="Arial"/>
          <w:color w:val="000000"/>
          <w:sz w:val="22"/>
          <w:szCs w:val="22"/>
        </w:rPr>
        <w:t>-</w:t>
      </w:r>
      <w:r w:rsidR="00442BEE">
        <w:rPr>
          <w:rFonts w:ascii="Arial" w:hAnsi="Arial" w:cs="Arial"/>
          <w:color w:val="000000"/>
          <w:sz w:val="22"/>
          <w:szCs w:val="22"/>
        </w:rPr>
        <w:t>28</w:t>
      </w:r>
      <w:r w:rsidR="002654C4" w:rsidRPr="005B3E97">
        <w:rPr>
          <w:rFonts w:ascii="Arial" w:hAnsi="Arial" w:cs="Arial"/>
          <w:color w:val="000000"/>
          <w:sz w:val="22"/>
          <w:szCs w:val="22"/>
        </w:rPr>
        <w:t xml:space="preserve">) for females, followed by </w:t>
      </w:r>
      <w:r w:rsidR="007B647D">
        <w:rPr>
          <w:rFonts w:ascii="Arial" w:hAnsi="Arial" w:cs="Arial"/>
          <w:color w:val="000000"/>
          <w:sz w:val="22"/>
          <w:szCs w:val="22"/>
        </w:rPr>
        <w:t xml:space="preserve">Scotland, Spain, Sweden and </w:t>
      </w:r>
      <w:r w:rsidR="002654C4" w:rsidRPr="005B3E97">
        <w:rPr>
          <w:rFonts w:ascii="Arial" w:hAnsi="Arial" w:cs="Arial"/>
          <w:color w:val="000000"/>
          <w:sz w:val="22"/>
          <w:szCs w:val="22"/>
        </w:rPr>
        <w:t>Italy.</w:t>
      </w:r>
      <w:r w:rsidR="00B1127F" w:rsidRPr="005B3E97">
        <w:rPr>
          <w:rFonts w:ascii="Arial" w:hAnsi="Arial" w:cs="Arial"/>
          <w:color w:val="000000"/>
          <w:sz w:val="22"/>
          <w:szCs w:val="22"/>
        </w:rPr>
        <w:t xml:space="preserve"> In </w:t>
      </w:r>
      <w:r w:rsidR="0046244D">
        <w:rPr>
          <w:rFonts w:ascii="Arial" w:hAnsi="Arial" w:cs="Arial"/>
          <w:color w:val="000000"/>
          <w:sz w:val="22"/>
          <w:szCs w:val="22"/>
        </w:rPr>
        <w:t>men and women in</w:t>
      </w:r>
      <w:r w:rsidR="00B1127F" w:rsidRPr="005B3E97">
        <w:rPr>
          <w:rFonts w:ascii="Arial" w:hAnsi="Arial" w:cs="Arial"/>
          <w:color w:val="000000"/>
          <w:sz w:val="22"/>
          <w:szCs w:val="22"/>
        </w:rPr>
        <w:t xml:space="preserve"> New Zealand,</w:t>
      </w:r>
      <w:r w:rsidR="0046244D">
        <w:rPr>
          <w:rFonts w:ascii="Arial" w:hAnsi="Arial" w:cs="Arial"/>
          <w:color w:val="000000"/>
          <w:sz w:val="22"/>
          <w:szCs w:val="22"/>
        </w:rPr>
        <w:t xml:space="preserve"> and </w:t>
      </w:r>
      <w:r w:rsidR="008D21EF">
        <w:rPr>
          <w:rFonts w:ascii="Arial" w:hAnsi="Arial" w:cs="Arial"/>
          <w:color w:val="000000"/>
          <w:sz w:val="22"/>
          <w:szCs w:val="22"/>
        </w:rPr>
        <w:t xml:space="preserve">men </w:t>
      </w:r>
      <w:r w:rsidR="0046244D">
        <w:rPr>
          <w:rFonts w:ascii="Arial" w:hAnsi="Arial" w:cs="Arial"/>
          <w:color w:val="000000"/>
          <w:sz w:val="22"/>
          <w:szCs w:val="22"/>
        </w:rPr>
        <w:t>in</w:t>
      </w:r>
      <w:r w:rsidR="00B1127F" w:rsidRPr="005B3E97">
        <w:rPr>
          <w:rFonts w:ascii="Arial" w:hAnsi="Arial" w:cs="Arial"/>
          <w:color w:val="000000"/>
          <w:sz w:val="22"/>
          <w:szCs w:val="22"/>
        </w:rPr>
        <w:t xml:space="preserve"> Denmark</w:t>
      </w:r>
      <w:r w:rsidR="008726D7">
        <w:rPr>
          <w:rFonts w:ascii="Arial" w:hAnsi="Arial" w:cs="Arial"/>
          <w:color w:val="000000"/>
          <w:sz w:val="22"/>
          <w:szCs w:val="22"/>
        </w:rPr>
        <w:t xml:space="preserve"> and Slovakia</w:t>
      </w:r>
      <w:r w:rsidR="00B1127F" w:rsidRPr="005B3E97">
        <w:rPr>
          <w:rFonts w:ascii="Arial" w:hAnsi="Arial" w:cs="Arial"/>
          <w:color w:val="000000"/>
          <w:sz w:val="22"/>
          <w:szCs w:val="22"/>
        </w:rPr>
        <w:t xml:space="preserve">, there may have been a slight decline in deaths in men aged &lt;65 years as a result of the pandemic, with posterior probabilities of the observed declines being true declines </w:t>
      </w:r>
      <w:r w:rsidR="0046244D">
        <w:rPr>
          <w:rFonts w:ascii="Arial" w:hAnsi="Arial" w:cs="Arial"/>
          <w:color w:val="000000"/>
          <w:sz w:val="22"/>
          <w:szCs w:val="22"/>
        </w:rPr>
        <w:t>&gt;90%</w:t>
      </w:r>
      <w:r w:rsidR="00B1127F" w:rsidRPr="005B3E97">
        <w:rPr>
          <w:rFonts w:ascii="Arial" w:hAnsi="Arial" w:cs="Arial"/>
          <w:color w:val="000000"/>
          <w:sz w:val="22"/>
          <w:szCs w:val="22"/>
        </w:rPr>
        <w:t xml:space="preserve">. </w:t>
      </w:r>
      <w:r w:rsidR="005B23A6">
        <w:rPr>
          <w:rFonts w:ascii="Arial" w:hAnsi="Arial" w:cs="Arial"/>
          <w:color w:val="000000"/>
          <w:sz w:val="22"/>
          <w:szCs w:val="22"/>
        </w:rPr>
        <w:t>In these ages,</w:t>
      </w:r>
      <w:r w:rsidR="00BC7C55" w:rsidRPr="005B3E97">
        <w:rPr>
          <w:rFonts w:ascii="Arial" w:hAnsi="Arial" w:cs="Arial"/>
          <w:color w:val="000000"/>
          <w:sz w:val="22"/>
          <w:szCs w:val="22"/>
        </w:rPr>
        <w:t xml:space="preserve"> </w:t>
      </w:r>
      <w:r w:rsidR="00B1127F" w:rsidRPr="005B3E97">
        <w:rPr>
          <w:rFonts w:ascii="Arial" w:hAnsi="Arial" w:cs="Arial"/>
          <w:color w:val="000000"/>
          <w:sz w:val="22"/>
          <w:szCs w:val="22"/>
        </w:rPr>
        <w:t>injuries are an important cause of death</w:t>
      </w:r>
      <w:r w:rsidR="005B23A6">
        <w:rPr>
          <w:rFonts w:ascii="Arial" w:hAnsi="Arial" w:cs="Arial"/>
          <w:color w:val="000000"/>
          <w:sz w:val="22"/>
          <w:szCs w:val="22"/>
        </w:rPr>
        <w:t xml:space="preserve"> especially for men</w:t>
      </w:r>
      <w:r w:rsidR="00991436">
        <w:rPr>
          <w:rFonts w:ascii="Arial" w:hAnsi="Arial" w:cs="Arial"/>
          <w:color w:val="000000"/>
          <w:sz w:val="22"/>
          <w:szCs w:val="22"/>
        </w:rPr>
        <w:t xml:space="preserve">. </w:t>
      </w:r>
      <w:r w:rsidR="005B23A6">
        <w:rPr>
          <w:rFonts w:ascii="Arial" w:hAnsi="Arial" w:cs="Arial"/>
          <w:color w:val="000000"/>
          <w:sz w:val="22"/>
          <w:szCs w:val="22"/>
        </w:rPr>
        <w:t>For example, men</w:t>
      </w:r>
      <w:r w:rsidR="00991436">
        <w:rPr>
          <w:rFonts w:ascii="Arial" w:hAnsi="Arial" w:cs="Arial"/>
          <w:color w:val="000000"/>
          <w:sz w:val="22"/>
          <w:szCs w:val="22"/>
        </w:rPr>
        <w:t xml:space="preserve"> younger than </w:t>
      </w:r>
      <w:r w:rsidR="001D2C27">
        <w:rPr>
          <w:rFonts w:ascii="Arial" w:hAnsi="Arial" w:cs="Arial"/>
          <w:color w:val="000000"/>
          <w:sz w:val="22"/>
          <w:szCs w:val="22"/>
        </w:rPr>
        <w:t xml:space="preserve">65 </w:t>
      </w:r>
      <w:r w:rsidR="00991436">
        <w:rPr>
          <w:rFonts w:ascii="Arial" w:hAnsi="Arial" w:cs="Arial"/>
          <w:color w:val="000000"/>
          <w:sz w:val="22"/>
          <w:szCs w:val="22"/>
        </w:rPr>
        <w:t xml:space="preserve">years in New Zealand, the only group with a </w:t>
      </w:r>
      <w:r w:rsidR="001A1340">
        <w:rPr>
          <w:rFonts w:ascii="Arial" w:hAnsi="Arial" w:cs="Arial"/>
          <w:color w:val="000000"/>
          <w:sz w:val="22"/>
          <w:szCs w:val="22"/>
        </w:rPr>
        <w:t>99</w:t>
      </w:r>
      <w:r w:rsidR="00991436">
        <w:rPr>
          <w:rFonts w:ascii="Arial" w:hAnsi="Arial" w:cs="Arial"/>
          <w:color w:val="000000"/>
          <w:sz w:val="22"/>
          <w:szCs w:val="22"/>
        </w:rPr>
        <w:t xml:space="preserve">% posterior probability of a decline in total mortality, have a higher </w:t>
      </w:r>
      <w:r w:rsidR="0084053F">
        <w:rPr>
          <w:rFonts w:ascii="Arial" w:hAnsi="Arial" w:cs="Arial"/>
          <w:color w:val="000000"/>
          <w:sz w:val="22"/>
          <w:szCs w:val="22"/>
        </w:rPr>
        <w:t>share of all deaths that are from injuries than in</w:t>
      </w:r>
      <w:r w:rsidR="008B7A84">
        <w:rPr>
          <w:rFonts w:ascii="Arial" w:hAnsi="Arial" w:cs="Arial"/>
          <w:color w:val="000000"/>
          <w:sz w:val="22"/>
          <w:szCs w:val="22"/>
        </w:rPr>
        <w:t xml:space="preserve"> </w:t>
      </w:r>
      <w:r w:rsidR="0084053F">
        <w:rPr>
          <w:rFonts w:ascii="Arial" w:hAnsi="Arial" w:cs="Arial"/>
          <w:color w:val="000000"/>
          <w:sz w:val="22"/>
          <w:szCs w:val="22"/>
        </w:rPr>
        <w:t>other countries</w:t>
      </w:r>
      <w:r w:rsidR="00FC45C3">
        <w:rPr>
          <w:rFonts w:ascii="Arial" w:hAnsi="Arial" w:cs="Arial"/>
          <w:color w:val="000000"/>
          <w:sz w:val="22"/>
          <w:szCs w:val="22"/>
        </w:rPr>
        <w:t xml:space="preserve"> in this analysis</w:t>
      </w:r>
      <w:r w:rsidR="00FC45C3" w:rsidRPr="00B77E90">
        <w:rPr>
          <w:rFonts w:ascii="Arial" w:hAnsi="Arial" w:cs="Arial"/>
          <w:color w:val="000000"/>
          <w:sz w:val="22"/>
          <w:szCs w:val="22"/>
        </w:rPr>
        <w:t>[World Health Organization, 2018 #5336]</w:t>
      </w:r>
      <w:r w:rsidR="0042172D">
        <w:rPr>
          <w:rFonts w:ascii="Arial" w:hAnsi="Arial" w:cs="Arial"/>
          <w:color w:val="000000"/>
          <w:sz w:val="22"/>
          <w:szCs w:val="22"/>
        </w:rPr>
        <w:t>.</w:t>
      </w:r>
      <w:r w:rsidR="0084053F">
        <w:rPr>
          <w:rFonts w:ascii="Arial" w:hAnsi="Arial" w:cs="Arial"/>
          <w:color w:val="000000"/>
          <w:sz w:val="22"/>
          <w:szCs w:val="22"/>
        </w:rPr>
        <w:t xml:space="preserve"> </w:t>
      </w:r>
    </w:p>
    <w:p w14:paraId="21531337" w14:textId="77777777" w:rsidR="00D00798" w:rsidRPr="005B3E97" w:rsidRDefault="00D00798" w:rsidP="002654C4">
      <w:pPr>
        <w:spacing w:line="480" w:lineRule="auto"/>
        <w:jc w:val="both"/>
        <w:rPr>
          <w:rFonts w:ascii="Arial" w:hAnsi="Arial" w:cs="Arial"/>
          <w:color w:val="000000"/>
          <w:sz w:val="22"/>
          <w:szCs w:val="22"/>
        </w:rPr>
      </w:pPr>
    </w:p>
    <w:p w14:paraId="16B6A831" w14:textId="77777777" w:rsidR="000C2605" w:rsidRPr="00B05119" w:rsidRDefault="000C2605" w:rsidP="000C2605">
      <w:pPr>
        <w:spacing w:line="480" w:lineRule="auto"/>
        <w:jc w:val="both"/>
        <w:rPr>
          <w:rFonts w:ascii="Arial" w:hAnsi="Arial" w:cs="Arial"/>
          <w:i/>
          <w:iCs/>
          <w:sz w:val="22"/>
          <w:szCs w:val="22"/>
        </w:rPr>
      </w:pPr>
      <w:r w:rsidRPr="00B05119">
        <w:rPr>
          <w:rFonts w:ascii="Arial" w:hAnsi="Arial" w:cs="Arial"/>
          <w:i/>
          <w:iCs/>
          <w:sz w:val="22"/>
          <w:szCs w:val="22"/>
        </w:rPr>
        <w:t>Strengths and limitations</w:t>
      </w:r>
    </w:p>
    <w:p w14:paraId="785F23FB" w14:textId="120F8EFF" w:rsidR="000C2605" w:rsidRPr="001A6707" w:rsidRDefault="000C2605" w:rsidP="000C2605">
      <w:pPr>
        <w:spacing w:line="480" w:lineRule="auto"/>
        <w:jc w:val="both"/>
        <w:rPr>
          <w:rFonts w:ascii="Arial" w:hAnsi="Arial" w:cs="Arial"/>
          <w:sz w:val="22"/>
          <w:szCs w:val="22"/>
        </w:rPr>
      </w:pPr>
      <w:r w:rsidRPr="001A6707">
        <w:rPr>
          <w:rFonts w:ascii="Arial" w:hAnsi="Arial" w:cs="Arial"/>
          <w:sz w:val="22"/>
          <w:szCs w:val="22"/>
        </w:rPr>
        <w:t>The main strength of our work is the development and application of a method to systematically</w:t>
      </w:r>
      <w:r>
        <w:rPr>
          <w:rFonts w:ascii="Arial" w:hAnsi="Arial" w:cs="Arial"/>
          <w:sz w:val="22"/>
          <w:szCs w:val="22"/>
        </w:rPr>
        <w:t xml:space="preserve"> and</w:t>
      </w:r>
      <w:r w:rsidRPr="001A6707">
        <w:rPr>
          <w:rFonts w:ascii="Arial" w:hAnsi="Arial" w:cs="Arial"/>
          <w:sz w:val="22"/>
          <w:szCs w:val="22"/>
        </w:rPr>
        <w:t xml:space="preserve"> consistently use time-series data from 2010 to early 2020 to estimate how many deaths would be expected in the absence of pandemic. The models incorporated important features of mortality, including seasonality of death rates, how mortality in one week may depend on previous week(s) and the seasonally-variable role of </w:t>
      </w:r>
      <w:commentRangeStart w:id="8"/>
      <w:r w:rsidRPr="001A6707">
        <w:rPr>
          <w:rFonts w:ascii="Arial" w:hAnsi="Arial" w:cs="Arial"/>
          <w:sz w:val="22"/>
          <w:szCs w:val="22"/>
        </w:rPr>
        <w:t>temperature</w:t>
      </w:r>
      <w:commentRangeEnd w:id="8"/>
      <w:r w:rsidR="00CA0CED">
        <w:rPr>
          <w:rStyle w:val="CommentReference"/>
          <w:rFonts w:asciiTheme="minorHAnsi" w:eastAsiaTheme="minorHAnsi" w:hAnsiTheme="minorHAnsi" w:cstheme="minorBidi"/>
          <w:lang w:eastAsia="en-US"/>
        </w:rPr>
        <w:commentReference w:id="8"/>
      </w:r>
      <w:r w:rsidRPr="001A6707">
        <w:rPr>
          <w:rFonts w:ascii="Arial" w:hAnsi="Arial" w:cs="Arial"/>
          <w:sz w:val="22"/>
          <w:szCs w:val="22"/>
        </w:rPr>
        <w:t xml:space="preserve">. This </w:t>
      </w:r>
      <w:r>
        <w:rPr>
          <w:rFonts w:ascii="Arial" w:hAnsi="Arial" w:cs="Arial"/>
          <w:sz w:val="22"/>
          <w:szCs w:val="22"/>
        </w:rPr>
        <w:t xml:space="preserve">methodology </w:t>
      </w:r>
      <w:r w:rsidRPr="001A6707">
        <w:rPr>
          <w:rFonts w:ascii="Arial" w:hAnsi="Arial" w:cs="Arial"/>
          <w:sz w:val="22"/>
          <w:szCs w:val="22"/>
        </w:rPr>
        <w:t xml:space="preserve">not only allows more robust estimation of the total impacts of the pandemic, but also enables comparisons of excess deaths across countries on a real-time basis. The use of a modelling framework, as we have done, allowed us to make estimates by age group and sex, which, because of smaller numbers of deaths, </w:t>
      </w:r>
      <w:r>
        <w:rPr>
          <w:rFonts w:ascii="Arial" w:hAnsi="Arial" w:cs="Arial"/>
          <w:sz w:val="22"/>
          <w:szCs w:val="22"/>
        </w:rPr>
        <w:t>may</w:t>
      </w:r>
      <w:r w:rsidRPr="001A6707">
        <w:rPr>
          <w:rFonts w:ascii="Arial" w:hAnsi="Arial" w:cs="Arial"/>
          <w:sz w:val="22"/>
          <w:szCs w:val="22"/>
        </w:rPr>
        <w:t xml:space="preserve"> not be possible (or at least stable) </w:t>
      </w:r>
      <w:r w:rsidRPr="001A6707">
        <w:rPr>
          <w:rFonts w:ascii="Arial" w:hAnsi="Arial" w:cs="Arial"/>
          <w:sz w:val="22"/>
          <w:szCs w:val="22"/>
        </w:rPr>
        <w:lastRenderedPageBreak/>
        <w:t xml:space="preserve">otherwise. By modelling death rates, rather than simply the number of deaths as is done in most other analyses, we account for changes in population size and age structure. We used an ensemble of models which typically leads to more robust projections and </w:t>
      </w:r>
      <w:r>
        <w:rPr>
          <w:rFonts w:ascii="Arial" w:hAnsi="Arial" w:cs="Arial"/>
          <w:sz w:val="22"/>
          <w:szCs w:val="22"/>
        </w:rPr>
        <w:t>better accounts for bo</w:t>
      </w:r>
      <w:r w:rsidRPr="001A6707">
        <w:rPr>
          <w:rFonts w:ascii="Arial" w:hAnsi="Arial" w:cs="Arial"/>
          <w:sz w:val="22"/>
          <w:szCs w:val="22"/>
        </w:rPr>
        <w:t>th the uncertainty associated with each individual model and that of model choice[</w:t>
      </w:r>
      <w:proofErr w:type="spellStart"/>
      <w:r w:rsidRPr="001A6707">
        <w:rPr>
          <w:rFonts w:ascii="Arial" w:hAnsi="Arial" w:cs="Arial"/>
          <w:sz w:val="22"/>
          <w:szCs w:val="22"/>
        </w:rPr>
        <w:t>Hoeting</w:t>
      </w:r>
      <w:proofErr w:type="spellEnd"/>
      <w:r w:rsidRPr="001A6707">
        <w:rPr>
          <w:rFonts w:ascii="Arial" w:hAnsi="Arial" w:cs="Arial"/>
          <w:sz w:val="22"/>
          <w:szCs w:val="22"/>
        </w:rPr>
        <w:t>, 1999 #3706</w:t>
      </w:r>
      <w:r w:rsidR="002E4730">
        <w:rPr>
          <w:rFonts w:ascii="Arial" w:hAnsi="Arial" w:cs="Arial"/>
          <w:sz w:val="22"/>
          <w:szCs w:val="22"/>
        </w:rPr>
        <w:t>;Timmermann, 2006 #5698].</w:t>
      </w:r>
    </w:p>
    <w:p w14:paraId="74F45F9F" w14:textId="77777777" w:rsidR="000C2605" w:rsidRPr="001A6707" w:rsidRDefault="000C2605" w:rsidP="000C2605">
      <w:pPr>
        <w:spacing w:line="480" w:lineRule="auto"/>
        <w:jc w:val="both"/>
        <w:rPr>
          <w:rFonts w:ascii="Arial" w:hAnsi="Arial" w:cs="Arial"/>
          <w:sz w:val="22"/>
          <w:szCs w:val="22"/>
        </w:rPr>
      </w:pPr>
    </w:p>
    <w:p w14:paraId="5E055850" w14:textId="1E996A03" w:rsidR="000C2605" w:rsidRPr="005B3E97" w:rsidRDefault="007A0BA9" w:rsidP="000C2605">
      <w:pPr>
        <w:spacing w:line="480" w:lineRule="auto"/>
        <w:jc w:val="both"/>
        <w:rPr>
          <w:rFonts w:ascii="Arial" w:hAnsi="Arial" w:cs="Arial"/>
          <w:sz w:val="22"/>
          <w:szCs w:val="22"/>
        </w:rPr>
      </w:pPr>
      <w:r>
        <w:rPr>
          <w:rFonts w:ascii="Arial" w:hAnsi="Arial" w:cs="Arial"/>
          <w:sz w:val="22"/>
          <w:szCs w:val="22"/>
        </w:rPr>
        <w:t>A</w:t>
      </w:r>
      <w:r w:rsidR="000C2605" w:rsidRPr="001A6707">
        <w:rPr>
          <w:rFonts w:ascii="Arial" w:hAnsi="Arial" w:cs="Arial"/>
          <w:sz w:val="22"/>
          <w:szCs w:val="22"/>
        </w:rPr>
        <w:t xml:space="preserve"> limitation of our work is that we did not have data on underlying cause of death. Having a breakdown of deaths by underlying cause will help develop cause-specific models and understand which causes have exceeded or fallen below the levels expected. We also could not access age-specific and/or sex-specific data for a number of other countries. Nor did we have data on total mortality by socio-demographic status to understand inequalities in the impacts of the pandemic beyond deaths assigned to Covid-19 as the underlying cause of death. Releasing these data will allow more granular analysis of the impacts of the pandemic, which can in turn inform resource allocation and a more targeted approach to mitigating both the direct and indirect effects of</w:t>
      </w:r>
      <w:r w:rsidR="000C2605">
        <w:rPr>
          <w:rFonts w:ascii="Arial" w:hAnsi="Arial" w:cs="Arial"/>
          <w:sz w:val="22"/>
          <w:szCs w:val="22"/>
        </w:rPr>
        <w:t xml:space="preserve"> the</w:t>
      </w:r>
      <w:r w:rsidR="000C2605" w:rsidRPr="001A6707">
        <w:rPr>
          <w:rFonts w:ascii="Arial" w:hAnsi="Arial" w:cs="Arial"/>
          <w:sz w:val="22"/>
          <w:szCs w:val="22"/>
        </w:rPr>
        <w:t xml:space="preserve"> Covid-19 pandemic. </w:t>
      </w:r>
      <w:r>
        <w:rPr>
          <w:rFonts w:ascii="Arial" w:hAnsi="Arial" w:cs="Arial"/>
          <w:sz w:val="22"/>
          <w:szCs w:val="22"/>
        </w:rPr>
        <w:t xml:space="preserve">Finally, </w:t>
      </w:r>
      <w:r w:rsidR="00732D93" w:rsidRPr="00732D93">
        <w:rPr>
          <w:rFonts w:ascii="Arial" w:hAnsi="Arial" w:cs="Arial"/>
          <w:sz w:val="22"/>
          <w:szCs w:val="22"/>
        </w:rPr>
        <w:t>we are not yet in a position to provide an overall</w:t>
      </w:r>
      <w:r w:rsidR="00732D93">
        <w:rPr>
          <w:rFonts w:ascii="Arial" w:hAnsi="Arial" w:cs="Arial"/>
          <w:sz w:val="22"/>
          <w:szCs w:val="22"/>
        </w:rPr>
        <w:t xml:space="preserve"> unified</w:t>
      </w:r>
      <w:r w:rsidR="00732D93" w:rsidRPr="00732D93">
        <w:rPr>
          <w:rFonts w:ascii="Arial" w:hAnsi="Arial" w:cs="Arial"/>
          <w:sz w:val="22"/>
          <w:szCs w:val="22"/>
        </w:rPr>
        <w:t xml:space="preserve"> explanation for the observed differences among countries</w:t>
      </w:r>
      <w:r w:rsidR="00732D93">
        <w:rPr>
          <w:rFonts w:ascii="Arial" w:hAnsi="Arial" w:cs="Arial"/>
          <w:sz w:val="22"/>
          <w:szCs w:val="22"/>
        </w:rPr>
        <w:t>, if such a task is ever possible</w:t>
      </w:r>
      <w:r w:rsidR="002A5B23">
        <w:rPr>
          <w:rFonts w:ascii="Arial" w:hAnsi="Arial" w:cs="Arial"/>
          <w:sz w:val="22"/>
          <w:szCs w:val="22"/>
        </w:rPr>
        <w:t>[Bettencourt, 2013 #3817]</w:t>
      </w:r>
      <w:r w:rsidR="00732D93" w:rsidRPr="00732D93">
        <w:rPr>
          <w:rFonts w:ascii="Arial" w:hAnsi="Arial" w:cs="Arial"/>
          <w:sz w:val="22"/>
          <w:szCs w:val="22"/>
        </w:rPr>
        <w:t xml:space="preserve">. </w:t>
      </w:r>
      <w:r w:rsidR="00732D93">
        <w:rPr>
          <w:rFonts w:ascii="Arial" w:hAnsi="Arial" w:cs="Arial"/>
          <w:sz w:val="22"/>
          <w:szCs w:val="22"/>
        </w:rPr>
        <w:t xml:space="preserve">Rather, </w:t>
      </w:r>
      <w:r w:rsidR="00732D93" w:rsidRPr="00732D93">
        <w:rPr>
          <w:rFonts w:ascii="Arial" w:hAnsi="Arial" w:cs="Arial"/>
          <w:sz w:val="22"/>
          <w:szCs w:val="22"/>
        </w:rPr>
        <w:t xml:space="preserve">the </w:t>
      </w:r>
      <w:r w:rsidR="00732D93">
        <w:rPr>
          <w:rFonts w:ascii="Arial" w:hAnsi="Arial" w:cs="Arial"/>
          <w:sz w:val="22"/>
          <w:szCs w:val="22"/>
        </w:rPr>
        <w:t>reasons</w:t>
      </w:r>
      <w:r w:rsidR="00732D93" w:rsidRPr="00732D93">
        <w:rPr>
          <w:rFonts w:ascii="Arial" w:hAnsi="Arial" w:cs="Arial"/>
          <w:sz w:val="22"/>
          <w:szCs w:val="22"/>
        </w:rPr>
        <w:t xml:space="preserve"> are likely to lie i</w:t>
      </w:r>
      <w:r w:rsidR="00732D93">
        <w:rPr>
          <w:rFonts w:ascii="Arial" w:hAnsi="Arial" w:cs="Arial"/>
          <w:sz w:val="22"/>
          <w:szCs w:val="22"/>
        </w:rPr>
        <w:t>n complex interactions of the social, economic, environmental and health system features of each country,</w:t>
      </w:r>
      <w:r w:rsidR="00732D93" w:rsidRPr="00732D93">
        <w:rPr>
          <w:rFonts w:ascii="Arial" w:hAnsi="Arial" w:cs="Arial"/>
          <w:sz w:val="22"/>
          <w:szCs w:val="22"/>
        </w:rPr>
        <w:t xml:space="preserve"> </w:t>
      </w:r>
      <w:r w:rsidR="00732D93">
        <w:rPr>
          <w:rFonts w:ascii="Arial" w:hAnsi="Arial" w:cs="Arial"/>
          <w:sz w:val="22"/>
          <w:szCs w:val="22"/>
        </w:rPr>
        <w:t xml:space="preserve">and specific </w:t>
      </w:r>
      <w:r w:rsidR="00732D93" w:rsidRPr="00732D93">
        <w:rPr>
          <w:rFonts w:ascii="Arial" w:hAnsi="Arial" w:cs="Arial"/>
          <w:sz w:val="22"/>
          <w:szCs w:val="22"/>
        </w:rPr>
        <w:t>events</w:t>
      </w:r>
      <w:r w:rsidR="00732D93">
        <w:rPr>
          <w:rFonts w:ascii="Arial" w:hAnsi="Arial" w:cs="Arial"/>
          <w:sz w:val="22"/>
          <w:szCs w:val="22"/>
        </w:rPr>
        <w:t xml:space="preserve"> </w:t>
      </w:r>
      <w:r w:rsidR="00732D93" w:rsidRPr="00732D93">
        <w:rPr>
          <w:rFonts w:ascii="Arial" w:hAnsi="Arial" w:cs="Arial"/>
          <w:sz w:val="22"/>
          <w:szCs w:val="22"/>
        </w:rPr>
        <w:t>and responses</w:t>
      </w:r>
      <w:r w:rsidR="00732D93">
        <w:rPr>
          <w:rFonts w:ascii="Arial" w:hAnsi="Arial" w:cs="Arial"/>
          <w:sz w:val="22"/>
          <w:szCs w:val="22"/>
        </w:rPr>
        <w:t xml:space="preserve"> that promote or suppress transmission</w:t>
      </w:r>
      <w:r w:rsidR="00732D93" w:rsidRPr="00732D93">
        <w:rPr>
          <w:rFonts w:ascii="Arial" w:hAnsi="Arial" w:cs="Arial"/>
          <w:sz w:val="22"/>
          <w:szCs w:val="22"/>
        </w:rPr>
        <w:t>.</w:t>
      </w:r>
      <w:r w:rsidR="00732D93">
        <w:rPr>
          <w:rFonts w:ascii="Arial" w:hAnsi="Arial" w:cs="Arial"/>
          <w:sz w:val="22"/>
          <w:szCs w:val="22"/>
        </w:rPr>
        <w:t xml:space="preserve"> We discuss some of these below.</w:t>
      </w:r>
    </w:p>
    <w:p w14:paraId="0E19D127" w14:textId="77777777" w:rsidR="000C2605" w:rsidRPr="005B3E97" w:rsidRDefault="000C2605" w:rsidP="000C2605">
      <w:pPr>
        <w:spacing w:line="480" w:lineRule="auto"/>
        <w:jc w:val="both"/>
        <w:rPr>
          <w:rFonts w:ascii="Arial" w:hAnsi="Arial" w:cs="Arial"/>
          <w:sz w:val="22"/>
          <w:szCs w:val="22"/>
        </w:rPr>
      </w:pPr>
    </w:p>
    <w:p w14:paraId="2EE944E4" w14:textId="6147AFFA" w:rsidR="00FD2092" w:rsidRPr="005B3E97" w:rsidRDefault="00FD2092" w:rsidP="00FD2092">
      <w:pPr>
        <w:spacing w:line="480" w:lineRule="auto"/>
        <w:jc w:val="both"/>
        <w:rPr>
          <w:rFonts w:ascii="Arial" w:hAnsi="Arial" w:cs="Arial"/>
          <w:i/>
          <w:iCs/>
          <w:color w:val="000000"/>
          <w:sz w:val="22"/>
          <w:szCs w:val="22"/>
        </w:rPr>
      </w:pPr>
      <w:r w:rsidRPr="005B3E97">
        <w:rPr>
          <w:rFonts w:ascii="Arial" w:hAnsi="Arial" w:cs="Arial"/>
          <w:i/>
          <w:iCs/>
          <w:color w:val="000000"/>
          <w:sz w:val="22"/>
          <w:szCs w:val="22"/>
        </w:rPr>
        <w:t>Lessons from heterogen</w:t>
      </w:r>
      <w:r w:rsidR="00BC7C55">
        <w:rPr>
          <w:rFonts w:ascii="Arial" w:hAnsi="Arial" w:cs="Arial"/>
          <w:i/>
          <w:iCs/>
          <w:color w:val="000000"/>
          <w:sz w:val="22"/>
          <w:szCs w:val="22"/>
        </w:rPr>
        <w:t>e</w:t>
      </w:r>
      <w:r w:rsidRPr="005B3E97">
        <w:rPr>
          <w:rFonts w:ascii="Arial" w:hAnsi="Arial" w:cs="Arial"/>
          <w:i/>
          <w:iCs/>
          <w:color w:val="000000"/>
          <w:sz w:val="22"/>
          <w:szCs w:val="22"/>
        </w:rPr>
        <w:t>ous mortality impacts</w:t>
      </w:r>
    </w:p>
    <w:p w14:paraId="4604B7EB" w14:textId="4310C810" w:rsidR="00FD2092" w:rsidRDefault="00CB7B49" w:rsidP="00FD2092">
      <w:pPr>
        <w:spacing w:line="480" w:lineRule="auto"/>
        <w:jc w:val="both"/>
        <w:rPr>
          <w:rFonts w:ascii="Arial" w:hAnsi="Arial" w:cs="Arial"/>
          <w:color w:val="000000"/>
          <w:sz w:val="22"/>
          <w:szCs w:val="22"/>
        </w:rPr>
      </w:pPr>
      <w:r>
        <w:rPr>
          <w:rFonts w:ascii="Arial" w:hAnsi="Arial" w:cs="Arial"/>
          <w:color w:val="000000"/>
          <w:sz w:val="22"/>
          <w:szCs w:val="22"/>
        </w:rPr>
        <w:t>With our</w:t>
      </w:r>
      <w:r w:rsidR="005B23A6">
        <w:rPr>
          <w:rFonts w:ascii="Arial" w:hAnsi="Arial" w:cs="Arial"/>
          <w:color w:val="000000"/>
          <w:sz w:val="22"/>
          <w:szCs w:val="22"/>
        </w:rPr>
        <w:t xml:space="preserve"> consistent </w:t>
      </w:r>
      <w:r w:rsidR="00AD4C89">
        <w:rPr>
          <w:rFonts w:ascii="Arial" w:hAnsi="Arial" w:cs="Arial"/>
          <w:color w:val="000000"/>
          <w:sz w:val="22"/>
          <w:szCs w:val="22"/>
        </w:rPr>
        <w:t>and comparable analysis</w:t>
      </w:r>
      <w:r>
        <w:rPr>
          <w:rFonts w:ascii="Arial" w:hAnsi="Arial" w:cs="Arial"/>
          <w:color w:val="000000"/>
          <w:sz w:val="22"/>
          <w:szCs w:val="22"/>
        </w:rPr>
        <w:t>, we</w:t>
      </w:r>
      <w:r w:rsidR="005B23A6">
        <w:rPr>
          <w:rFonts w:ascii="Arial" w:hAnsi="Arial" w:cs="Arial"/>
          <w:color w:val="000000"/>
          <w:sz w:val="22"/>
          <w:szCs w:val="22"/>
        </w:rPr>
        <w:t xml:space="preserve"> </w:t>
      </w:r>
      <w:r w:rsidR="00FD2092" w:rsidRPr="005B3E97">
        <w:rPr>
          <w:rFonts w:ascii="Arial" w:hAnsi="Arial" w:cs="Arial"/>
          <w:color w:val="000000"/>
          <w:sz w:val="22"/>
          <w:szCs w:val="22"/>
        </w:rPr>
        <w:t>ha</w:t>
      </w:r>
      <w:r>
        <w:rPr>
          <w:rFonts w:ascii="Arial" w:hAnsi="Arial" w:cs="Arial"/>
          <w:color w:val="000000"/>
          <w:sz w:val="22"/>
          <w:szCs w:val="22"/>
        </w:rPr>
        <w:t>ve</w:t>
      </w:r>
      <w:r w:rsidR="00FD2092" w:rsidRPr="005B3E97">
        <w:rPr>
          <w:rFonts w:ascii="Arial" w:hAnsi="Arial" w:cs="Arial"/>
          <w:color w:val="000000"/>
          <w:sz w:val="22"/>
          <w:szCs w:val="22"/>
        </w:rPr>
        <w:t xml:space="preserve"> identified four groups of countries</w:t>
      </w:r>
      <w:r w:rsidR="00AD4C89" w:rsidRPr="00AD4C89">
        <w:rPr>
          <w:rFonts w:ascii="Arial" w:hAnsi="Arial" w:cs="Arial"/>
          <w:color w:val="000000"/>
          <w:sz w:val="22"/>
          <w:szCs w:val="22"/>
        </w:rPr>
        <w:t xml:space="preserve"> </w:t>
      </w:r>
      <w:r w:rsidR="00AD4C89">
        <w:rPr>
          <w:rFonts w:ascii="Arial" w:hAnsi="Arial" w:cs="Arial"/>
          <w:color w:val="000000"/>
          <w:sz w:val="22"/>
          <w:szCs w:val="22"/>
        </w:rPr>
        <w:t>in terms of the</w:t>
      </w:r>
      <w:r w:rsidR="00AD4C89" w:rsidRPr="005B3E97">
        <w:rPr>
          <w:rFonts w:ascii="Arial" w:hAnsi="Arial" w:cs="Arial"/>
          <w:color w:val="000000"/>
          <w:sz w:val="22"/>
          <w:szCs w:val="22"/>
        </w:rPr>
        <w:t xml:space="preserve"> </w:t>
      </w:r>
      <w:r w:rsidR="00AD4C89">
        <w:rPr>
          <w:rFonts w:ascii="Arial" w:hAnsi="Arial" w:cs="Arial"/>
          <w:color w:val="000000"/>
          <w:sz w:val="22"/>
          <w:szCs w:val="22"/>
        </w:rPr>
        <w:t>o</w:t>
      </w:r>
      <w:r w:rsidR="00AD4C89" w:rsidRPr="005B3E97">
        <w:rPr>
          <w:rFonts w:ascii="Arial" w:hAnsi="Arial" w:cs="Arial"/>
          <w:color w:val="000000"/>
          <w:sz w:val="22"/>
          <w:szCs w:val="22"/>
        </w:rPr>
        <w:t xml:space="preserve">verall death toll of the first </w:t>
      </w:r>
      <w:r w:rsidR="00AD4C89">
        <w:rPr>
          <w:rFonts w:ascii="Arial" w:hAnsi="Arial" w:cs="Arial"/>
          <w:color w:val="000000"/>
          <w:sz w:val="22"/>
          <w:szCs w:val="22"/>
        </w:rPr>
        <w:t>phase</w:t>
      </w:r>
      <w:r w:rsidR="00AD4C89" w:rsidRPr="005B3E97">
        <w:rPr>
          <w:rFonts w:ascii="Arial" w:hAnsi="Arial" w:cs="Arial"/>
          <w:color w:val="000000"/>
          <w:sz w:val="22"/>
          <w:szCs w:val="22"/>
        </w:rPr>
        <w:t xml:space="preserve"> of the Covid-19 pandemic</w:t>
      </w:r>
      <w:r w:rsidR="00FD2092" w:rsidRPr="005B3E97">
        <w:rPr>
          <w:rFonts w:ascii="Arial" w:hAnsi="Arial" w:cs="Arial"/>
          <w:color w:val="000000"/>
          <w:sz w:val="22"/>
          <w:szCs w:val="22"/>
        </w:rPr>
        <w:t xml:space="preserve">: the first are those that have avoided a </w:t>
      </w:r>
      <w:r w:rsidR="000D790A">
        <w:rPr>
          <w:rFonts w:ascii="Arial" w:hAnsi="Arial" w:cs="Arial"/>
          <w:color w:val="000000"/>
          <w:sz w:val="22"/>
          <w:szCs w:val="22"/>
        </w:rPr>
        <w:t xml:space="preserve">detectable </w:t>
      </w:r>
      <w:r w:rsidR="00FD2092" w:rsidRPr="005B3E97">
        <w:rPr>
          <w:rFonts w:ascii="Arial" w:hAnsi="Arial" w:cs="Arial"/>
          <w:color w:val="000000"/>
          <w:sz w:val="22"/>
          <w:szCs w:val="22"/>
        </w:rPr>
        <w:t xml:space="preserve">rise in </w:t>
      </w:r>
      <w:r w:rsidR="00D923CC">
        <w:rPr>
          <w:rFonts w:ascii="Arial" w:hAnsi="Arial" w:cs="Arial"/>
          <w:color w:val="000000"/>
          <w:sz w:val="22"/>
          <w:szCs w:val="22"/>
        </w:rPr>
        <w:t>all-cause mortality</w:t>
      </w:r>
      <w:r w:rsidR="00FD2092" w:rsidRPr="005B3E97">
        <w:rPr>
          <w:rFonts w:ascii="Arial" w:hAnsi="Arial" w:cs="Arial"/>
          <w:color w:val="000000"/>
          <w:sz w:val="22"/>
          <w:szCs w:val="22"/>
        </w:rPr>
        <w:t xml:space="preserve">, and include </w:t>
      </w:r>
      <w:r w:rsidR="00CD7EC4">
        <w:rPr>
          <w:rFonts w:ascii="Arial" w:hAnsi="Arial" w:cs="Arial"/>
          <w:color w:val="000000"/>
          <w:sz w:val="22"/>
          <w:szCs w:val="22"/>
        </w:rPr>
        <w:t xml:space="preserve">Australia, </w:t>
      </w:r>
      <w:r w:rsidR="00FD2092" w:rsidRPr="005B3E97">
        <w:rPr>
          <w:rFonts w:ascii="Arial" w:hAnsi="Arial" w:cs="Arial"/>
          <w:color w:val="000000"/>
          <w:sz w:val="22"/>
          <w:szCs w:val="22"/>
        </w:rPr>
        <w:t>New Zealand, Bulgaria, Hungary</w:t>
      </w:r>
      <w:r w:rsidR="00CD7EC4">
        <w:rPr>
          <w:rFonts w:ascii="Arial" w:hAnsi="Arial" w:cs="Arial"/>
          <w:color w:val="000000"/>
          <w:sz w:val="22"/>
          <w:szCs w:val="22"/>
        </w:rPr>
        <w:t>, Poland, Czechia, Slovakia</w:t>
      </w:r>
      <w:r w:rsidR="002F1065">
        <w:rPr>
          <w:rFonts w:ascii="Arial" w:hAnsi="Arial" w:cs="Arial"/>
          <w:color w:val="000000"/>
          <w:sz w:val="22"/>
          <w:szCs w:val="22"/>
        </w:rPr>
        <w:t xml:space="preserve"> </w:t>
      </w:r>
      <w:r w:rsidR="00FD2092">
        <w:rPr>
          <w:rFonts w:ascii="Arial" w:hAnsi="Arial" w:cs="Arial"/>
          <w:color w:val="000000"/>
          <w:sz w:val="22"/>
          <w:szCs w:val="22"/>
        </w:rPr>
        <w:t>and</w:t>
      </w:r>
      <w:r w:rsidR="00FD2092" w:rsidRPr="005B3E97">
        <w:rPr>
          <w:rFonts w:ascii="Arial" w:hAnsi="Arial" w:cs="Arial"/>
          <w:color w:val="000000"/>
          <w:sz w:val="22"/>
          <w:szCs w:val="22"/>
        </w:rPr>
        <w:t xml:space="preserve"> Norway. The second and third groups of countries experienced </w:t>
      </w:r>
      <w:r w:rsidR="00235816">
        <w:rPr>
          <w:rFonts w:ascii="Arial" w:hAnsi="Arial" w:cs="Arial"/>
          <w:color w:val="000000"/>
          <w:sz w:val="22"/>
          <w:szCs w:val="22"/>
        </w:rPr>
        <w:t xml:space="preserve">a </w:t>
      </w:r>
      <w:r w:rsidR="00FD2092" w:rsidRPr="005B3E97">
        <w:rPr>
          <w:rFonts w:ascii="Arial" w:hAnsi="Arial" w:cs="Arial"/>
          <w:color w:val="000000"/>
          <w:sz w:val="22"/>
          <w:szCs w:val="22"/>
        </w:rPr>
        <w:t>low-m</w:t>
      </w:r>
      <w:r w:rsidR="00D923CC">
        <w:rPr>
          <w:rFonts w:ascii="Arial" w:hAnsi="Arial" w:cs="Arial"/>
          <w:color w:val="000000"/>
          <w:sz w:val="22"/>
          <w:szCs w:val="22"/>
        </w:rPr>
        <w:t>edium</w:t>
      </w:r>
      <w:r w:rsidR="00FD2092" w:rsidRPr="005B3E97">
        <w:rPr>
          <w:rFonts w:ascii="Arial" w:hAnsi="Arial" w:cs="Arial"/>
          <w:color w:val="000000"/>
          <w:sz w:val="22"/>
          <w:szCs w:val="22"/>
        </w:rPr>
        <w:t xml:space="preserve"> impact of the pandemic on overall deaths and include Denmark</w:t>
      </w:r>
      <w:r w:rsidR="00FD2092">
        <w:rPr>
          <w:rFonts w:ascii="Arial" w:hAnsi="Arial" w:cs="Arial"/>
          <w:color w:val="000000"/>
          <w:sz w:val="22"/>
          <w:szCs w:val="22"/>
        </w:rPr>
        <w:t>, Finland,</w:t>
      </w:r>
      <w:r w:rsidR="00FD2092" w:rsidRPr="005B3E97">
        <w:rPr>
          <w:rFonts w:ascii="Arial" w:hAnsi="Arial" w:cs="Arial"/>
          <w:color w:val="000000"/>
          <w:sz w:val="22"/>
          <w:szCs w:val="22"/>
        </w:rPr>
        <w:t xml:space="preserve"> Austria, Switzerland</w:t>
      </w:r>
      <w:r w:rsidR="00FD2092">
        <w:rPr>
          <w:rFonts w:ascii="Arial" w:hAnsi="Arial" w:cs="Arial"/>
          <w:color w:val="000000"/>
          <w:sz w:val="22"/>
          <w:szCs w:val="22"/>
        </w:rPr>
        <w:t xml:space="preserve"> and</w:t>
      </w:r>
      <w:r w:rsidR="00FD2092" w:rsidRPr="005B3E97">
        <w:rPr>
          <w:rFonts w:ascii="Arial" w:hAnsi="Arial" w:cs="Arial"/>
          <w:color w:val="000000"/>
          <w:sz w:val="22"/>
          <w:szCs w:val="22"/>
        </w:rPr>
        <w:t xml:space="preserve"> Portugal</w:t>
      </w:r>
      <w:r w:rsidR="00FD2092">
        <w:rPr>
          <w:rFonts w:ascii="Arial" w:hAnsi="Arial" w:cs="Arial"/>
          <w:color w:val="000000"/>
          <w:sz w:val="22"/>
          <w:szCs w:val="22"/>
        </w:rPr>
        <w:t xml:space="preserve"> (low impact) and</w:t>
      </w:r>
      <w:r w:rsidR="00FD2092" w:rsidRPr="005B3E97">
        <w:rPr>
          <w:rFonts w:ascii="Arial" w:hAnsi="Arial" w:cs="Arial"/>
          <w:color w:val="000000"/>
          <w:sz w:val="22"/>
          <w:szCs w:val="22"/>
        </w:rPr>
        <w:t xml:space="preserve"> France, the </w:t>
      </w:r>
      <w:r w:rsidR="00FD2092" w:rsidRPr="005B3E97">
        <w:rPr>
          <w:rFonts w:ascii="Arial" w:hAnsi="Arial" w:cs="Arial"/>
          <w:color w:val="000000"/>
          <w:sz w:val="22"/>
          <w:szCs w:val="22"/>
        </w:rPr>
        <w:lastRenderedPageBreak/>
        <w:t>Netherlands and Sweden</w:t>
      </w:r>
      <w:r w:rsidR="00C15968">
        <w:rPr>
          <w:rFonts w:ascii="Arial" w:hAnsi="Arial" w:cs="Arial"/>
          <w:color w:val="000000"/>
          <w:sz w:val="22"/>
          <w:szCs w:val="22"/>
        </w:rPr>
        <w:t xml:space="preserve"> (</w:t>
      </w:r>
      <w:r w:rsidR="00D923CC">
        <w:rPr>
          <w:rFonts w:ascii="Arial" w:hAnsi="Arial" w:cs="Arial"/>
          <w:color w:val="000000"/>
          <w:sz w:val="22"/>
          <w:szCs w:val="22"/>
        </w:rPr>
        <w:t>medium</w:t>
      </w:r>
      <w:r w:rsidR="00C15968">
        <w:rPr>
          <w:rFonts w:ascii="Arial" w:hAnsi="Arial" w:cs="Arial"/>
          <w:color w:val="000000"/>
          <w:sz w:val="22"/>
          <w:szCs w:val="22"/>
        </w:rPr>
        <w:t xml:space="preserve"> impact)</w:t>
      </w:r>
      <w:r w:rsidR="00FD2092" w:rsidRPr="005B3E97">
        <w:rPr>
          <w:rFonts w:ascii="Arial" w:hAnsi="Arial" w:cs="Arial"/>
          <w:color w:val="000000"/>
          <w:sz w:val="22"/>
          <w:szCs w:val="22"/>
        </w:rPr>
        <w:t>. The fourth group</w:t>
      </w:r>
      <w:r w:rsidR="00FD2092">
        <w:rPr>
          <w:rFonts w:ascii="Arial" w:hAnsi="Arial" w:cs="Arial"/>
          <w:color w:val="000000"/>
          <w:sz w:val="22"/>
          <w:szCs w:val="22"/>
        </w:rPr>
        <w:t>, which experienced the highest mortality toll,</w:t>
      </w:r>
      <w:r w:rsidR="00FD2092" w:rsidRPr="005B3E97">
        <w:rPr>
          <w:rFonts w:ascii="Arial" w:hAnsi="Arial" w:cs="Arial"/>
          <w:color w:val="000000"/>
          <w:sz w:val="22"/>
          <w:szCs w:val="22"/>
        </w:rPr>
        <w:t xml:space="preserve"> consist</w:t>
      </w:r>
      <w:r w:rsidR="00FD2092">
        <w:rPr>
          <w:rFonts w:ascii="Arial" w:hAnsi="Arial" w:cs="Arial"/>
          <w:color w:val="000000"/>
          <w:sz w:val="22"/>
          <w:szCs w:val="22"/>
        </w:rPr>
        <w:t>s</w:t>
      </w:r>
      <w:r w:rsidR="00FD2092" w:rsidRPr="005B3E97">
        <w:rPr>
          <w:rFonts w:ascii="Arial" w:hAnsi="Arial" w:cs="Arial"/>
          <w:color w:val="000000"/>
          <w:sz w:val="22"/>
          <w:szCs w:val="22"/>
        </w:rPr>
        <w:t xml:space="preserve"> of </w:t>
      </w:r>
      <w:r w:rsidR="00FD2092">
        <w:rPr>
          <w:rFonts w:ascii="Arial" w:hAnsi="Arial" w:cs="Arial"/>
          <w:color w:val="000000"/>
          <w:sz w:val="22"/>
          <w:szCs w:val="22"/>
        </w:rPr>
        <w:t xml:space="preserve">Belgium, </w:t>
      </w:r>
      <w:r w:rsidR="00FD2092" w:rsidRPr="005B3E97">
        <w:rPr>
          <w:rFonts w:ascii="Arial" w:hAnsi="Arial" w:cs="Arial"/>
          <w:color w:val="000000"/>
          <w:sz w:val="22"/>
          <w:szCs w:val="22"/>
        </w:rPr>
        <w:t xml:space="preserve">Italy, </w:t>
      </w:r>
      <w:r w:rsidR="00C43F59">
        <w:rPr>
          <w:rFonts w:ascii="Arial" w:hAnsi="Arial" w:cs="Arial"/>
          <w:color w:val="000000"/>
          <w:sz w:val="22"/>
          <w:szCs w:val="22"/>
        </w:rPr>
        <w:t xml:space="preserve">Scotland, </w:t>
      </w:r>
      <w:r w:rsidR="00FD2092" w:rsidRPr="005B3E97">
        <w:rPr>
          <w:rFonts w:ascii="Arial" w:hAnsi="Arial" w:cs="Arial"/>
          <w:color w:val="000000"/>
          <w:sz w:val="22"/>
          <w:szCs w:val="22"/>
        </w:rPr>
        <w:t>Spain and England and Wales</w:t>
      </w:r>
      <w:r w:rsidR="00FD2092">
        <w:rPr>
          <w:rFonts w:ascii="Arial" w:hAnsi="Arial" w:cs="Arial"/>
          <w:color w:val="000000"/>
          <w:sz w:val="22"/>
          <w:szCs w:val="22"/>
        </w:rPr>
        <w:t>.</w:t>
      </w:r>
    </w:p>
    <w:p w14:paraId="3E108B16" w14:textId="77777777" w:rsidR="00FD2092" w:rsidRDefault="00FD2092" w:rsidP="00FD2092">
      <w:pPr>
        <w:spacing w:line="480" w:lineRule="auto"/>
        <w:jc w:val="both"/>
        <w:rPr>
          <w:rFonts w:ascii="Arial" w:hAnsi="Arial" w:cs="Arial"/>
          <w:color w:val="000000"/>
          <w:sz w:val="22"/>
          <w:szCs w:val="22"/>
        </w:rPr>
      </w:pPr>
    </w:p>
    <w:p w14:paraId="14F23DD7" w14:textId="7550F269" w:rsidR="00284976" w:rsidRPr="00B753B6" w:rsidRDefault="007C2734" w:rsidP="00986578">
      <w:pPr>
        <w:spacing w:line="480" w:lineRule="auto"/>
        <w:jc w:val="both"/>
        <w:rPr>
          <w:rFonts w:ascii="Arial" w:hAnsi="Arial" w:cs="Arial"/>
          <w:color w:val="000000"/>
          <w:sz w:val="22"/>
          <w:szCs w:val="22"/>
        </w:rPr>
      </w:pPr>
      <w:r>
        <w:rPr>
          <w:rFonts w:ascii="Arial" w:hAnsi="Arial" w:cs="Arial"/>
          <w:color w:val="000000"/>
          <w:sz w:val="22"/>
          <w:szCs w:val="22"/>
        </w:rPr>
        <w:t>T</w:t>
      </w:r>
      <w:r w:rsidR="00FD2092">
        <w:rPr>
          <w:rFonts w:ascii="Arial" w:hAnsi="Arial" w:cs="Arial"/>
          <w:color w:val="000000"/>
          <w:sz w:val="22"/>
          <w:szCs w:val="22"/>
        </w:rPr>
        <w:t xml:space="preserve">he total death toll </w:t>
      </w:r>
      <w:r w:rsidR="00EE4805">
        <w:rPr>
          <w:rFonts w:ascii="Arial" w:hAnsi="Arial" w:cs="Arial"/>
          <w:color w:val="000000"/>
          <w:sz w:val="22"/>
          <w:szCs w:val="22"/>
        </w:rPr>
        <w:t xml:space="preserve">for </w:t>
      </w:r>
      <w:r w:rsidR="00D923CC">
        <w:rPr>
          <w:rFonts w:ascii="Arial" w:hAnsi="Arial" w:cs="Arial"/>
          <w:color w:val="000000"/>
          <w:sz w:val="22"/>
          <w:szCs w:val="22"/>
        </w:rPr>
        <w:t>the first phase</w:t>
      </w:r>
      <w:r w:rsidR="009D2090">
        <w:rPr>
          <w:rFonts w:ascii="Arial" w:hAnsi="Arial" w:cs="Arial"/>
          <w:color w:val="000000"/>
          <w:sz w:val="22"/>
          <w:szCs w:val="22"/>
        </w:rPr>
        <w:t xml:space="preserve"> </w:t>
      </w:r>
      <w:r w:rsidR="00FD2092">
        <w:rPr>
          <w:rFonts w:ascii="Arial" w:hAnsi="Arial" w:cs="Arial"/>
          <w:color w:val="000000"/>
          <w:sz w:val="22"/>
          <w:szCs w:val="22"/>
        </w:rPr>
        <w:t>of the Covid-19 pandemic in a country</w:t>
      </w:r>
      <w:r w:rsidR="00D23BD8">
        <w:rPr>
          <w:rFonts w:ascii="Arial" w:hAnsi="Arial" w:cs="Arial"/>
          <w:color w:val="000000"/>
          <w:sz w:val="22"/>
          <w:szCs w:val="22"/>
        </w:rPr>
        <w:t xml:space="preserve"> </w:t>
      </w:r>
      <w:r>
        <w:rPr>
          <w:rFonts w:ascii="Arial" w:hAnsi="Arial" w:cs="Arial"/>
          <w:color w:val="000000"/>
          <w:sz w:val="22"/>
          <w:szCs w:val="22"/>
        </w:rPr>
        <w:t xml:space="preserve">is affected by </w:t>
      </w:r>
      <w:r w:rsidR="00EE4805">
        <w:rPr>
          <w:rFonts w:ascii="Arial" w:hAnsi="Arial" w:cs="Arial"/>
          <w:color w:val="000000"/>
          <w:sz w:val="22"/>
          <w:szCs w:val="22"/>
        </w:rPr>
        <w:t>three key</w:t>
      </w:r>
      <w:r w:rsidR="00C87065">
        <w:rPr>
          <w:rFonts w:ascii="Arial" w:hAnsi="Arial" w:cs="Arial"/>
          <w:color w:val="000000"/>
          <w:sz w:val="22"/>
          <w:szCs w:val="22"/>
        </w:rPr>
        <w:t xml:space="preserve"> groups of</w:t>
      </w:r>
      <w:r w:rsidR="00EE4805">
        <w:rPr>
          <w:rFonts w:ascii="Arial" w:hAnsi="Arial" w:cs="Arial"/>
          <w:color w:val="000000"/>
          <w:sz w:val="22"/>
          <w:szCs w:val="22"/>
        </w:rPr>
        <w:t xml:space="preserve"> determinants</w:t>
      </w:r>
      <w:r w:rsidR="007D1F52">
        <w:rPr>
          <w:rFonts w:ascii="Arial" w:hAnsi="Arial" w:cs="Arial"/>
          <w:color w:val="000000"/>
          <w:sz w:val="22"/>
          <w:szCs w:val="22"/>
        </w:rPr>
        <w:t xml:space="preserve">: </w:t>
      </w:r>
      <w:r>
        <w:rPr>
          <w:rFonts w:ascii="Arial" w:hAnsi="Arial" w:cs="Arial"/>
          <w:color w:val="000000"/>
          <w:sz w:val="22"/>
          <w:szCs w:val="22"/>
        </w:rPr>
        <w:t xml:space="preserve">the </w:t>
      </w:r>
      <w:r w:rsidR="00D23BD8">
        <w:rPr>
          <w:rFonts w:ascii="Arial" w:hAnsi="Arial" w:cs="Arial"/>
          <w:color w:val="000000"/>
          <w:sz w:val="22"/>
          <w:szCs w:val="22"/>
        </w:rPr>
        <w:t xml:space="preserve">characteristics of </w:t>
      </w:r>
      <w:r w:rsidR="00BF1AB5">
        <w:rPr>
          <w:rFonts w:ascii="Arial" w:hAnsi="Arial" w:cs="Arial"/>
          <w:color w:val="000000"/>
          <w:sz w:val="22"/>
          <w:szCs w:val="22"/>
        </w:rPr>
        <w:t>the population</w:t>
      </w:r>
      <w:r w:rsidR="00D23BD8">
        <w:rPr>
          <w:rFonts w:ascii="Arial" w:hAnsi="Arial" w:cs="Arial"/>
          <w:color w:val="000000"/>
          <w:sz w:val="22"/>
          <w:szCs w:val="22"/>
        </w:rPr>
        <w:t xml:space="preserve"> and communities they live in, </w:t>
      </w:r>
      <w:r w:rsidR="00C87065">
        <w:rPr>
          <w:rFonts w:ascii="Arial" w:hAnsi="Arial" w:cs="Arial"/>
          <w:color w:val="000000"/>
          <w:sz w:val="22"/>
          <w:szCs w:val="22"/>
        </w:rPr>
        <w:t xml:space="preserve">the </w:t>
      </w:r>
      <w:r w:rsidR="00D23BD8">
        <w:rPr>
          <w:rFonts w:ascii="Arial" w:hAnsi="Arial" w:cs="Arial"/>
          <w:color w:val="000000"/>
          <w:sz w:val="22"/>
          <w:szCs w:val="22"/>
        </w:rPr>
        <w:t>response policies that affect mortality positively</w:t>
      </w:r>
      <w:r>
        <w:rPr>
          <w:rFonts w:ascii="Arial" w:hAnsi="Arial" w:cs="Arial"/>
          <w:color w:val="000000"/>
          <w:sz w:val="22"/>
          <w:szCs w:val="22"/>
        </w:rPr>
        <w:t xml:space="preserve"> by interrupting transmission</w:t>
      </w:r>
      <w:r w:rsidR="00D23BD8">
        <w:rPr>
          <w:rFonts w:ascii="Arial" w:hAnsi="Arial" w:cs="Arial"/>
          <w:color w:val="000000"/>
          <w:sz w:val="22"/>
          <w:szCs w:val="22"/>
        </w:rPr>
        <w:t xml:space="preserve"> and negatively</w:t>
      </w:r>
      <w:r>
        <w:rPr>
          <w:rFonts w:ascii="Arial" w:hAnsi="Arial" w:cs="Arial"/>
          <w:color w:val="000000"/>
          <w:sz w:val="22"/>
          <w:szCs w:val="22"/>
        </w:rPr>
        <w:t xml:space="preserve"> by isolation and denial of essential services</w:t>
      </w:r>
      <w:r w:rsidR="00D23BD8">
        <w:rPr>
          <w:rFonts w:ascii="Arial" w:hAnsi="Arial" w:cs="Arial"/>
          <w:color w:val="000000"/>
          <w:sz w:val="22"/>
          <w:szCs w:val="22"/>
        </w:rPr>
        <w:t>, and upstream health systems and social and political factors that shape these policies</w:t>
      </w:r>
      <w:r w:rsidR="00463369">
        <w:rPr>
          <w:rFonts w:ascii="Arial" w:hAnsi="Arial" w:cs="Arial"/>
          <w:color w:val="000000"/>
          <w:sz w:val="22"/>
          <w:szCs w:val="22"/>
        </w:rPr>
        <w:t>[Dahlgren, 1991 #5662]</w:t>
      </w:r>
      <w:r w:rsidR="00A1590A">
        <w:rPr>
          <w:rFonts w:ascii="Arial" w:hAnsi="Arial" w:cs="Arial"/>
          <w:color w:val="000000"/>
          <w:sz w:val="22"/>
          <w:szCs w:val="22"/>
        </w:rPr>
        <w:t>.</w:t>
      </w:r>
      <w:r w:rsidR="00C415F9">
        <w:rPr>
          <w:rFonts w:ascii="Arial" w:hAnsi="Arial" w:cs="Arial"/>
          <w:color w:val="000000"/>
          <w:sz w:val="22"/>
          <w:szCs w:val="22"/>
        </w:rPr>
        <w:t xml:space="preserve"> </w:t>
      </w:r>
      <w:r w:rsidR="002017A5">
        <w:rPr>
          <w:rFonts w:ascii="Arial" w:hAnsi="Arial" w:cs="Arial"/>
          <w:color w:val="000000"/>
          <w:sz w:val="22"/>
          <w:szCs w:val="22"/>
        </w:rPr>
        <w:t>The first</w:t>
      </w:r>
      <w:r w:rsidR="00D23BD8">
        <w:rPr>
          <w:rFonts w:ascii="Arial" w:hAnsi="Arial" w:cs="Arial"/>
          <w:color w:val="000000"/>
          <w:sz w:val="22"/>
          <w:szCs w:val="22"/>
        </w:rPr>
        <w:t xml:space="preserve"> group of determinants are </w:t>
      </w:r>
      <w:r w:rsidR="00AD4C89">
        <w:rPr>
          <w:rFonts w:ascii="Arial" w:hAnsi="Arial" w:cs="Arial"/>
          <w:color w:val="000000"/>
          <w:sz w:val="22"/>
          <w:szCs w:val="22"/>
        </w:rPr>
        <w:t>contextual characteristics of</w:t>
      </w:r>
      <w:r>
        <w:rPr>
          <w:rFonts w:ascii="Arial" w:hAnsi="Arial" w:cs="Arial"/>
          <w:color w:val="000000"/>
          <w:sz w:val="22"/>
          <w:szCs w:val="22"/>
        </w:rPr>
        <w:t xml:space="preserve"> individuals and communities</w:t>
      </w:r>
      <w:r w:rsidR="00AD4C89">
        <w:rPr>
          <w:rFonts w:ascii="Arial" w:hAnsi="Arial" w:cs="Arial"/>
          <w:color w:val="000000"/>
          <w:sz w:val="22"/>
          <w:szCs w:val="22"/>
        </w:rPr>
        <w:t xml:space="preserve"> that make them</w:t>
      </w:r>
      <w:r>
        <w:rPr>
          <w:rFonts w:ascii="Arial" w:hAnsi="Arial" w:cs="Arial"/>
          <w:color w:val="000000"/>
          <w:sz w:val="22"/>
          <w:szCs w:val="22"/>
        </w:rPr>
        <w:t xml:space="preserve"> vulnerable or resilient to the spread </w:t>
      </w:r>
      <w:r w:rsidR="00283DCF">
        <w:rPr>
          <w:rFonts w:ascii="Arial" w:hAnsi="Arial" w:cs="Arial"/>
          <w:color w:val="000000"/>
          <w:sz w:val="22"/>
          <w:szCs w:val="22"/>
        </w:rPr>
        <w:t xml:space="preserve">and health consequences </w:t>
      </w:r>
      <w:r>
        <w:rPr>
          <w:rFonts w:ascii="Arial" w:hAnsi="Arial" w:cs="Arial"/>
          <w:color w:val="000000"/>
          <w:sz w:val="22"/>
          <w:szCs w:val="22"/>
        </w:rPr>
        <w:t xml:space="preserve">of infection and </w:t>
      </w:r>
      <w:r w:rsidR="00283DCF">
        <w:rPr>
          <w:rFonts w:ascii="Arial" w:hAnsi="Arial" w:cs="Arial"/>
          <w:color w:val="000000"/>
          <w:sz w:val="22"/>
          <w:szCs w:val="22"/>
        </w:rPr>
        <w:t xml:space="preserve">to </w:t>
      </w:r>
      <w:r>
        <w:rPr>
          <w:rFonts w:ascii="Arial" w:hAnsi="Arial" w:cs="Arial"/>
          <w:color w:val="000000"/>
          <w:sz w:val="22"/>
          <w:szCs w:val="22"/>
        </w:rPr>
        <w:t>the adverse consequences of restrictions</w:t>
      </w:r>
      <w:r w:rsidR="00283DCF">
        <w:rPr>
          <w:rFonts w:ascii="Arial" w:hAnsi="Arial" w:cs="Arial"/>
          <w:color w:val="000000"/>
          <w:sz w:val="22"/>
          <w:szCs w:val="22"/>
        </w:rPr>
        <w:t>. These</w:t>
      </w:r>
      <w:r w:rsidR="00D23BD8">
        <w:rPr>
          <w:rFonts w:ascii="Arial" w:hAnsi="Arial" w:cs="Arial"/>
          <w:color w:val="000000"/>
          <w:sz w:val="22"/>
          <w:szCs w:val="22"/>
        </w:rPr>
        <w:t xml:space="preserve"> include baseline demography and health, social networks and inequalities, employment </w:t>
      </w:r>
      <w:r w:rsidR="00283DCF">
        <w:rPr>
          <w:rFonts w:ascii="Arial" w:hAnsi="Arial" w:cs="Arial"/>
          <w:color w:val="000000"/>
          <w:sz w:val="22"/>
          <w:szCs w:val="22"/>
        </w:rPr>
        <w:t xml:space="preserve">status </w:t>
      </w:r>
      <w:r w:rsidR="00D23BD8">
        <w:rPr>
          <w:rFonts w:ascii="Arial" w:hAnsi="Arial" w:cs="Arial"/>
          <w:color w:val="000000"/>
          <w:sz w:val="22"/>
          <w:szCs w:val="22"/>
        </w:rPr>
        <w:t xml:space="preserve">and occupation, and environmental features such as transport and housing. </w:t>
      </w:r>
      <w:r w:rsidR="00D23BD8" w:rsidRPr="000D790A">
        <w:rPr>
          <w:rFonts w:ascii="Arial" w:hAnsi="Arial" w:cs="Arial"/>
          <w:color w:val="000000" w:themeColor="text1"/>
          <w:sz w:val="22"/>
          <w:szCs w:val="22"/>
        </w:rPr>
        <w:t xml:space="preserve">The risk of death from Covid-19 increases with age, social and material deprivation, and in the presence of long-term conditions such </w:t>
      </w:r>
      <w:r w:rsidR="00D23BD8">
        <w:rPr>
          <w:rFonts w:ascii="Arial" w:hAnsi="Arial" w:cs="Arial"/>
          <w:color w:val="000000" w:themeColor="text1"/>
          <w:sz w:val="22"/>
          <w:szCs w:val="22"/>
        </w:rPr>
        <w:t xml:space="preserve">as obesity, hypertension, </w:t>
      </w:r>
      <w:r w:rsidR="00D23BD8" w:rsidRPr="000D790A">
        <w:rPr>
          <w:rFonts w:ascii="Arial" w:hAnsi="Arial" w:cs="Arial"/>
          <w:color w:val="000000" w:themeColor="text1"/>
          <w:sz w:val="22"/>
          <w:szCs w:val="22"/>
        </w:rPr>
        <w:t xml:space="preserve">diabetes and </w:t>
      </w:r>
      <w:r w:rsidR="00D23BD8">
        <w:rPr>
          <w:rFonts w:ascii="Arial" w:hAnsi="Arial" w:cs="Arial"/>
          <w:color w:val="000000" w:themeColor="text1"/>
          <w:sz w:val="22"/>
          <w:szCs w:val="22"/>
        </w:rPr>
        <w:t xml:space="preserve">vascular and </w:t>
      </w:r>
      <w:r w:rsidR="00D23BD8" w:rsidRPr="000D790A">
        <w:rPr>
          <w:rFonts w:ascii="Arial" w:hAnsi="Arial" w:cs="Arial"/>
          <w:color w:val="000000" w:themeColor="text1"/>
          <w:sz w:val="22"/>
          <w:szCs w:val="22"/>
        </w:rPr>
        <w:t>kidney disease</w:t>
      </w:r>
      <w:r w:rsidR="00D23BD8">
        <w:rPr>
          <w:rFonts w:ascii="Arial" w:hAnsi="Arial" w:cs="Arial"/>
          <w:color w:val="000000" w:themeColor="text1"/>
          <w:sz w:val="22"/>
          <w:szCs w:val="22"/>
        </w:rPr>
        <w:t>s</w:t>
      </w:r>
      <w:r w:rsidR="00D23BD8" w:rsidRPr="000D790A">
        <w:rPr>
          <w:rFonts w:ascii="Arial" w:hAnsi="Arial" w:cs="Arial"/>
          <w:color w:val="000000" w:themeColor="text1"/>
          <w:sz w:val="22"/>
          <w:szCs w:val="22"/>
        </w:rPr>
        <w:t xml:space="preserve">. Most countries in our analysis have an aging population and </w:t>
      </w:r>
      <w:r w:rsidR="00D23BD8">
        <w:rPr>
          <w:rFonts w:ascii="Arial" w:hAnsi="Arial" w:cs="Arial"/>
          <w:color w:val="000000" w:themeColor="text1"/>
          <w:sz w:val="22"/>
          <w:szCs w:val="22"/>
        </w:rPr>
        <w:t>n</w:t>
      </w:r>
      <w:r w:rsidR="00D23BD8" w:rsidRPr="000D790A">
        <w:rPr>
          <w:rFonts w:ascii="Arial" w:hAnsi="Arial" w:cs="Arial"/>
          <w:color w:val="000000" w:themeColor="text1"/>
          <w:sz w:val="22"/>
          <w:szCs w:val="22"/>
        </w:rPr>
        <w:t xml:space="preserve">one stands out as </w:t>
      </w:r>
      <w:r w:rsidR="00D23BD8">
        <w:rPr>
          <w:rFonts w:ascii="Arial" w:hAnsi="Arial" w:cs="Arial"/>
          <w:color w:val="000000" w:themeColor="text1"/>
          <w:sz w:val="22"/>
          <w:szCs w:val="22"/>
        </w:rPr>
        <w:t>particularly</w:t>
      </w:r>
      <w:r w:rsidR="00D23BD8" w:rsidRPr="000D790A">
        <w:rPr>
          <w:rFonts w:ascii="Arial" w:hAnsi="Arial" w:cs="Arial"/>
          <w:color w:val="000000" w:themeColor="text1"/>
          <w:sz w:val="22"/>
          <w:szCs w:val="22"/>
        </w:rPr>
        <w:t xml:space="preserve"> older or younger than others. </w:t>
      </w:r>
      <w:r w:rsidR="00D23BD8">
        <w:rPr>
          <w:rFonts w:ascii="Arial" w:hAnsi="Arial" w:cs="Arial"/>
          <w:color w:val="000000" w:themeColor="text1"/>
          <w:sz w:val="22"/>
          <w:szCs w:val="22"/>
        </w:rPr>
        <w:t>For example, the share of population who are 65+ years range</w:t>
      </w:r>
      <w:r w:rsidR="00400776">
        <w:rPr>
          <w:rFonts w:ascii="Arial" w:hAnsi="Arial" w:cs="Arial"/>
          <w:color w:val="000000" w:themeColor="text1"/>
          <w:sz w:val="22"/>
          <w:szCs w:val="22"/>
        </w:rPr>
        <w:t>s</w:t>
      </w:r>
      <w:r w:rsidR="00D23BD8">
        <w:rPr>
          <w:rFonts w:ascii="Arial" w:hAnsi="Arial" w:cs="Arial"/>
          <w:color w:val="000000" w:themeColor="text1"/>
          <w:sz w:val="22"/>
          <w:szCs w:val="22"/>
        </w:rPr>
        <w:t xml:space="preserve"> from 16% in </w:t>
      </w:r>
      <w:r w:rsidR="00F47E7C">
        <w:rPr>
          <w:rFonts w:ascii="Arial" w:hAnsi="Arial" w:cs="Arial"/>
          <w:color w:val="000000" w:themeColor="text1"/>
          <w:sz w:val="22"/>
          <w:szCs w:val="22"/>
        </w:rPr>
        <w:t xml:space="preserve">Australia and </w:t>
      </w:r>
      <w:r w:rsidR="00D23BD8">
        <w:rPr>
          <w:rFonts w:ascii="Arial" w:hAnsi="Arial" w:cs="Arial"/>
          <w:color w:val="000000" w:themeColor="text1"/>
          <w:sz w:val="22"/>
          <w:szCs w:val="22"/>
        </w:rPr>
        <w:t xml:space="preserve">New Zealand to 23% in Italy, but this share </w:t>
      </w:r>
      <w:r w:rsidR="00BF1AB5">
        <w:rPr>
          <w:rFonts w:ascii="Arial" w:hAnsi="Arial" w:cs="Arial"/>
          <w:color w:val="000000" w:themeColor="text1"/>
          <w:sz w:val="22"/>
          <w:szCs w:val="22"/>
        </w:rPr>
        <w:t>barely</w:t>
      </w:r>
      <w:r w:rsidR="00D23BD8">
        <w:rPr>
          <w:rFonts w:ascii="Arial" w:hAnsi="Arial" w:cs="Arial"/>
          <w:color w:val="000000" w:themeColor="text1"/>
          <w:sz w:val="22"/>
          <w:szCs w:val="22"/>
        </w:rPr>
        <w:t xml:space="preserve"> correlated with excess mortality</w:t>
      </w:r>
      <w:r w:rsidR="00BF1AB5">
        <w:rPr>
          <w:rFonts w:ascii="Arial" w:hAnsi="Arial" w:cs="Arial"/>
          <w:color w:val="000000" w:themeColor="text1"/>
          <w:sz w:val="22"/>
          <w:szCs w:val="22"/>
        </w:rPr>
        <w:t xml:space="preserve"> (correlation coefficient</w:t>
      </w:r>
      <w:r w:rsidR="0002551A">
        <w:rPr>
          <w:rFonts w:ascii="Arial" w:hAnsi="Arial" w:cs="Arial"/>
          <w:color w:val="000000" w:themeColor="text1"/>
          <w:sz w:val="22"/>
          <w:szCs w:val="22"/>
        </w:rPr>
        <w:t xml:space="preserve"> 0.25</w:t>
      </w:r>
      <w:r w:rsidR="00BF1AB5">
        <w:rPr>
          <w:rFonts w:ascii="Arial" w:hAnsi="Arial" w:cs="Arial"/>
          <w:color w:val="000000" w:themeColor="text1"/>
          <w:sz w:val="22"/>
          <w:szCs w:val="22"/>
        </w:rPr>
        <w:t>)</w:t>
      </w:r>
      <w:r w:rsidR="00283DCF">
        <w:rPr>
          <w:rFonts w:ascii="Arial" w:hAnsi="Arial" w:cs="Arial"/>
          <w:color w:val="000000" w:themeColor="text1"/>
          <w:sz w:val="22"/>
          <w:szCs w:val="22"/>
        </w:rPr>
        <w:t xml:space="preserve"> (Extended Data Table </w:t>
      </w:r>
      <w:r w:rsidR="00600820">
        <w:rPr>
          <w:rFonts w:ascii="Arial" w:hAnsi="Arial" w:cs="Arial"/>
          <w:color w:val="000000" w:themeColor="text1"/>
          <w:sz w:val="22"/>
          <w:szCs w:val="22"/>
        </w:rPr>
        <w:t>4</w:t>
      </w:r>
      <w:r w:rsidR="00283DCF">
        <w:rPr>
          <w:rFonts w:ascii="Arial" w:hAnsi="Arial" w:cs="Arial"/>
          <w:color w:val="000000" w:themeColor="text1"/>
          <w:sz w:val="22"/>
          <w:szCs w:val="22"/>
        </w:rPr>
        <w:t>)</w:t>
      </w:r>
      <w:r w:rsidR="00D23BD8">
        <w:rPr>
          <w:rFonts w:ascii="Arial" w:hAnsi="Arial" w:cs="Arial"/>
          <w:color w:val="000000" w:themeColor="text1"/>
          <w:sz w:val="22"/>
          <w:szCs w:val="22"/>
        </w:rPr>
        <w:t xml:space="preserve">. </w:t>
      </w:r>
      <w:r w:rsidR="00D23BD8" w:rsidRPr="000D790A">
        <w:rPr>
          <w:rFonts w:ascii="Arial" w:hAnsi="Arial" w:cs="Arial"/>
          <w:color w:val="000000" w:themeColor="text1"/>
          <w:sz w:val="22"/>
          <w:szCs w:val="22"/>
        </w:rPr>
        <w:t>Obesity and diabetes are higher</w:t>
      </w:r>
      <w:r w:rsidR="00D23BD8">
        <w:rPr>
          <w:rFonts w:ascii="Arial" w:hAnsi="Arial" w:cs="Arial"/>
          <w:color w:val="000000" w:themeColor="text1"/>
          <w:sz w:val="22"/>
          <w:szCs w:val="22"/>
        </w:rPr>
        <w:t xml:space="preserve"> and hypertension is lower</w:t>
      </w:r>
      <w:r w:rsidR="00D23BD8" w:rsidRPr="000D790A">
        <w:rPr>
          <w:rFonts w:ascii="Arial" w:hAnsi="Arial" w:cs="Arial"/>
          <w:color w:val="000000" w:themeColor="text1"/>
          <w:sz w:val="22"/>
          <w:szCs w:val="22"/>
        </w:rPr>
        <w:t xml:space="preserve"> in the UK, which experienced one of the highest impacts, than in other European countries in our analysis.[NCD Risk Factor Collaboration (NCD-</w:t>
      </w:r>
      <w:proofErr w:type="spellStart"/>
      <w:r w:rsidR="00D23BD8" w:rsidRPr="000D790A">
        <w:rPr>
          <w:rFonts w:ascii="Arial" w:hAnsi="Arial" w:cs="Arial"/>
          <w:color w:val="000000" w:themeColor="text1"/>
          <w:sz w:val="22"/>
          <w:szCs w:val="22"/>
        </w:rPr>
        <w:t>RisC</w:t>
      </w:r>
      <w:proofErr w:type="spellEnd"/>
      <w:r w:rsidR="00D23BD8" w:rsidRPr="000D790A">
        <w:rPr>
          <w:rFonts w:ascii="Arial" w:hAnsi="Arial" w:cs="Arial"/>
          <w:color w:val="000000" w:themeColor="text1"/>
          <w:sz w:val="22"/>
          <w:szCs w:val="22"/>
        </w:rPr>
        <w:t>), 2016 #4916;NCD Risk Factor Collaboration (NCD-</w:t>
      </w:r>
      <w:proofErr w:type="spellStart"/>
      <w:r w:rsidR="00D23BD8" w:rsidRPr="000D790A">
        <w:rPr>
          <w:rFonts w:ascii="Arial" w:hAnsi="Arial" w:cs="Arial"/>
          <w:color w:val="000000" w:themeColor="text1"/>
          <w:sz w:val="22"/>
          <w:szCs w:val="22"/>
        </w:rPr>
        <w:t>RisC</w:t>
      </w:r>
      <w:proofErr w:type="spellEnd"/>
      <w:r w:rsidR="00D23BD8" w:rsidRPr="000D790A">
        <w:rPr>
          <w:rFonts w:ascii="Arial" w:hAnsi="Arial" w:cs="Arial"/>
          <w:color w:val="000000" w:themeColor="text1"/>
          <w:sz w:val="22"/>
          <w:szCs w:val="22"/>
        </w:rPr>
        <w:t>), 2017 #5285</w:t>
      </w:r>
      <w:r w:rsidR="00D23BD8">
        <w:rPr>
          <w:rFonts w:ascii="Arial" w:hAnsi="Arial" w:cs="Arial"/>
          <w:color w:val="000000" w:themeColor="text1"/>
          <w:sz w:val="22"/>
          <w:szCs w:val="22"/>
        </w:rPr>
        <w:t>;NCD Risk Factor Collaboration (NCD-</w:t>
      </w:r>
      <w:proofErr w:type="spellStart"/>
      <w:r w:rsidR="00D23BD8">
        <w:rPr>
          <w:rFonts w:ascii="Arial" w:hAnsi="Arial" w:cs="Arial"/>
          <w:color w:val="000000" w:themeColor="text1"/>
          <w:sz w:val="22"/>
          <w:szCs w:val="22"/>
        </w:rPr>
        <w:t>RisC</w:t>
      </w:r>
      <w:proofErr w:type="spellEnd"/>
      <w:r w:rsidR="00D23BD8">
        <w:rPr>
          <w:rFonts w:ascii="Arial" w:hAnsi="Arial" w:cs="Arial"/>
          <w:color w:val="000000" w:themeColor="text1"/>
          <w:sz w:val="22"/>
          <w:szCs w:val="22"/>
        </w:rPr>
        <w:t>), 2019 #5658]</w:t>
      </w:r>
      <w:r w:rsidR="00D23BD8" w:rsidRPr="000D790A">
        <w:rPr>
          <w:rFonts w:ascii="Arial" w:hAnsi="Arial" w:cs="Arial"/>
          <w:color w:val="000000" w:themeColor="text1"/>
          <w:sz w:val="22"/>
          <w:szCs w:val="22"/>
        </w:rPr>
        <w:t xml:space="preserve"> But New Zealand, which had no detectable excess deaths, has </w:t>
      </w:r>
      <w:r w:rsidR="00D23BD8">
        <w:rPr>
          <w:rFonts w:ascii="Arial" w:hAnsi="Arial" w:cs="Arial"/>
          <w:color w:val="000000" w:themeColor="text1"/>
          <w:sz w:val="22"/>
          <w:szCs w:val="22"/>
        </w:rPr>
        <w:t xml:space="preserve">an </w:t>
      </w:r>
      <w:r w:rsidR="00D23BD8" w:rsidRPr="000D790A">
        <w:rPr>
          <w:rFonts w:ascii="Arial" w:hAnsi="Arial" w:cs="Arial"/>
          <w:color w:val="000000" w:themeColor="text1"/>
          <w:sz w:val="22"/>
          <w:szCs w:val="22"/>
        </w:rPr>
        <w:t xml:space="preserve">even higher prevalence </w:t>
      </w:r>
      <w:r w:rsidR="007D1F52">
        <w:rPr>
          <w:rFonts w:ascii="Arial" w:hAnsi="Arial" w:cs="Arial"/>
          <w:color w:val="000000" w:themeColor="text1"/>
          <w:sz w:val="22"/>
          <w:szCs w:val="22"/>
        </w:rPr>
        <w:t xml:space="preserve">of obesity and diabetes </w:t>
      </w:r>
      <w:r w:rsidR="00D23BD8" w:rsidRPr="000D790A">
        <w:rPr>
          <w:rFonts w:ascii="Arial" w:hAnsi="Arial" w:cs="Arial"/>
          <w:color w:val="000000" w:themeColor="text1"/>
          <w:sz w:val="22"/>
          <w:szCs w:val="22"/>
        </w:rPr>
        <w:t>than the UK whereas Belgium, Italy and Spain</w:t>
      </w:r>
      <w:r w:rsidR="00D23BD8">
        <w:rPr>
          <w:rFonts w:ascii="Arial" w:hAnsi="Arial" w:cs="Arial"/>
          <w:color w:val="000000" w:themeColor="text1"/>
          <w:sz w:val="22"/>
          <w:szCs w:val="22"/>
        </w:rPr>
        <w:t>, which</w:t>
      </w:r>
      <w:r w:rsidR="00D23BD8" w:rsidRPr="000D790A">
        <w:rPr>
          <w:rFonts w:ascii="Arial" w:hAnsi="Arial" w:cs="Arial"/>
          <w:color w:val="000000" w:themeColor="text1"/>
          <w:sz w:val="22"/>
          <w:szCs w:val="22"/>
        </w:rPr>
        <w:t xml:space="preserve"> have lower prevalence</w:t>
      </w:r>
      <w:r w:rsidR="00D23BD8">
        <w:rPr>
          <w:rFonts w:ascii="Arial" w:hAnsi="Arial" w:cs="Arial"/>
          <w:color w:val="000000" w:themeColor="text1"/>
          <w:sz w:val="22"/>
          <w:szCs w:val="22"/>
        </w:rPr>
        <w:t>, also experienced large impacts</w:t>
      </w:r>
      <w:r w:rsidR="00D23BD8" w:rsidRPr="000D790A">
        <w:rPr>
          <w:rFonts w:ascii="Arial" w:hAnsi="Arial" w:cs="Arial"/>
          <w:color w:val="000000" w:themeColor="text1"/>
          <w:sz w:val="22"/>
          <w:szCs w:val="22"/>
        </w:rPr>
        <w:t>.</w:t>
      </w:r>
      <w:r w:rsidR="00D23BD8">
        <w:rPr>
          <w:rFonts w:ascii="Arial" w:hAnsi="Arial" w:cs="Arial"/>
          <w:color w:val="000000" w:themeColor="text1"/>
          <w:sz w:val="22"/>
          <w:szCs w:val="22"/>
        </w:rPr>
        <w:t xml:space="preserve"> </w:t>
      </w:r>
      <w:r w:rsidR="00D23BD8" w:rsidRPr="00B50501">
        <w:rPr>
          <w:rFonts w:ascii="Arial" w:hAnsi="Arial" w:cs="Arial"/>
          <w:color w:val="000000" w:themeColor="text1"/>
          <w:sz w:val="22"/>
          <w:szCs w:val="22"/>
        </w:rPr>
        <w:t xml:space="preserve">Similarly, although </w:t>
      </w:r>
      <w:r w:rsidR="00A5379B" w:rsidRPr="00B50501">
        <w:rPr>
          <w:rFonts w:ascii="Arial" w:hAnsi="Arial" w:cs="Arial"/>
          <w:color w:val="000000" w:themeColor="text1"/>
          <w:sz w:val="22"/>
          <w:szCs w:val="22"/>
        </w:rPr>
        <w:t xml:space="preserve">reported </w:t>
      </w:r>
      <w:r w:rsidR="00D23BD8" w:rsidRPr="00B50501">
        <w:rPr>
          <w:rFonts w:ascii="Arial" w:hAnsi="Arial" w:cs="Arial"/>
          <w:color w:val="000000" w:themeColor="text1"/>
          <w:sz w:val="22"/>
          <w:szCs w:val="22"/>
        </w:rPr>
        <w:t>multi-morbidity varies across Europe,</w:t>
      </w:r>
      <w:r w:rsidR="00D23BD8">
        <w:rPr>
          <w:rFonts w:ascii="Arial" w:hAnsi="Arial" w:cs="Arial"/>
          <w:color w:val="000000" w:themeColor="text1"/>
          <w:sz w:val="22"/>
          <w:szCs w:val="22"/>
        </w:rPr>
        <w:t>[Palladino, 2016 #5649]</w:t>
      </w:r>
      <w:r w:rsidR="00D23BD8" w:rsidRPr="00B50501">
        <w:rPr>
          <w:rFonts w:ascii="Arial" w:hAnsi="Arial" w:cs="Arial"/>
          <w:color w:val="000000" w:themeColor="text1"/>
          <w:sz w:val="22"/>
          <w:szCs w:val="22"/>
        </w:rPr>
        <w:t xml:space="preserve"> </w:t>
      </w:r>
      <w:r w:rsidR="00D23BD8">
        <w:rPr>
          <w:rFonts w:ascii="Arial" w:hAnsi="Arial" w:cs="Arial"/>
          <w:color w:val="000000" w:themeColor="text1"/>
          <w:sz w:val="22"/>
          <w:szCs w:val="22"/>
        </w:rPr>
        <w:t>these are</w:t>
      </w:r>
      <w:r w:rsidR="00D23BD8" w:rsidRPr="00B50501">
        <w:rPr>
          <w:rFonts w:ascii="Arial" w:hAnsi="Arial" w:cs="Arial"/>
          <w:color w:val="000000" w:themeColor="text1"/>
          <w:sz w:val="22"/>
          <w:szCs w:val="22"/>
        </w:rPr>
        <w:t xml:space="preserve"> not correlated with excess mortality</w:t>
      </w:r>
      <w:r w:rsidR="00D23BD8">
        <w:rPr>
          <w:rFonts w:ascii="Arial" w:hAnsi="Arial" w:cs="Arial"/>
          <w:color w:val="000000" w:themeColor="text1"/>
          <w:sz w:val="22"/>
          <w:szCs w:val="22"/>
        </w:rPr>
        <w:t>:</w:t>
      </w:r>
      <w:r w:rsidR="00D23BD8" w:rsidRPr="00B50501">
        <w:rPr>
          <w:rFonts w:ascii="Arial" w:hAnsi="Arial" w:cs="Arial"/>
          <w:color w:val="000000" w:themeColor="text1"/>
          <w:sz w:val="22"/>
          <w:szCs w:val="22"/>
        </w:rPr>
        <w:t xml:space="preserve"> Sweden and Denmark</w:t>
      </w:r>
      <w:r w:rsidR="00D23BD8">
        <w:rPr>
          <w:rFonts w:ascii="Arial" w:hAnsi="Arial" w:cs="Arial"/>
          <w:color w:val="000000" w:themeColor="text1"/>
          <w:sz w:val="22"/>
          <w:szCs w:val="22"/>
        </w:rPr>
        <w:t>, which had different</w:t>
      </w:r>
      <w:r w:rsidR="00283DCF">
        <w:rPr>
          <w:rFonts w:ascii="Arial" w:hAnsi="Arial" w:cs="Arial"/>
          <w:color w:val="000000" w:themeColor="text1"/>
          <w:sz w:val="22"/>
          <w:szCs w:val="22"/>
        </w:rPr>
        <w:t xml:space="preserve"> magnitude of</w:t>
      </w:r>
      <w:r w:rsidR="00D23BD8">
        <w:rPr>
          <w:rFonts w:ascii="Arial" w:hAnsi="Arial" w:cs="Arial"/>
          <w:color w:val="000000" w:themeColor="text1"/>
          <w:sz w:val="22"/>
          <w:szCs w:val="22"/>
        </w:rPr>
        <w:t xml:space="preserve"> excess deaths, </w:t>
      </w:r>
      <w:r w:rsidR="00D23BD8" w:rsidRPr="00B50501">
        <w:rPr>
          <w:rFonts w:ascii="Arial" w:hAnsi="Arial" w:cs="Arial"/>
          <w:color w:val="000000" w:themeColor="text1"/>
          <w:sz w:val="22"/>
          <w:szCs w:val="22"/>
        </w:rPr>
        <w:t>hav</w:t>
      </w:r>
      <w:r w:rsidR="00D23BD8">
        <w:rPr>
          <w:rFonts w:ascii="Arial" w:hAnsi="Arial" w:cs="Arial"/>
          <w:color w:val="000000" w:themeColor="text1"/>
          <w:sz w:val="22"/>
          <w:szCs w:val="22"/>
        </w:rPr>
        <w:t>e</w:t>
      </w:r>
      <w:r w:rsidR="00D23BD8" w:rsidRPr="00B50501">
        <w:rPr>
          <w:rFonts w:ascii="Arial" w:hAnsi="Arial" w:cs="Arial"/>
          <w:color w:val="000000" w:themeColor="text1"/>
          <w:sz w:val="22"/>
          <w:szCs w:val="22"/>
        </w:rPr>
        <w:t xml:space="preserve"> </w:t>
      </w:r>
      <w:r w:rsidR="00D23BD8">
        <w:rPr>
          <w:rFonts w:ascii="Arial" w:hAnsi="Arial" w:cs="Arial"/>
          <w:color w:val="000000" w:themeColor="text1"/>
          <w:sz w:val="22"/>
          <w:szCs w:val="22"/>
        </w:rPr>
        <w:t>low</w:t>
      </w:r>
      <w:r w:rsidR="00D23BD8" w:rsidRPr="00B50501">
        <w:rPr>
          <w:rFonts w:ascii="Arial" w:hAnsi="Arial" w:cs="Arial"/>
          <w:color w:val="000000" w:themeColor="text1"/>
          <w:sz w:val="22"/>
          <w:szCs w:val="22"/>
        </w:rPr>
        <w:t xml:space="preserve"> levels of multi-morbidity</w:t>
      </w:r>
      <w:r w:rsidR="00D23BD8">
        <w:rPr>
          <w:rFonts w:ascii="Arial" w:hAnsi="Arial" w:cs="Arial"/>
          <w:color w:val="000000" w:themeColor="text1"/>
          <w:sz w:val="22"/>
          <w:szCs w:val="22"/>
        </w:rPr>
        <w:t>;</w:t>
      </w:r>
      <w:r w:rsidR="00D23BD8" w:rsidRPr="00B50501">
        <w:rPr>
          <w:rFonts w:ascii="Arial" w:hAnsi="Arial" w:cs="Arial"/>
          <w:color w:val="000000" w:themeColor="text1"/>
          <w:sz w:val="22"/>
          <w:szCs w:val="22"/>
        </w:rPr>
        <w:t xml:space="preserve"> Hungary</w:t>
      </w:r>
      <w:r w:rsidR="00D23BD8">
        <w:rPr>
          <w:rFonts w:ascii="Arial" w:hAnsi="Arial" w:cs="Arial"/>
          <w:color w:val="000000" w:themeColor="text1"/>
          <w:sz w:val="22"/>
          <w:szCs w:val="22"/>
        </w:rPr>
        <w:t>, Spain and Italy, which also span the entire range of excess mortality,</w:t>
      </w:r>
      <w:r w:rsidR="00D23BD8" w:rsidRPr="00B50501">
        <w:rPr>
          <w:rFonts w:ascii="Arial" w:hAnsi="Arial" w:cs="Arial"/>
          <w:color w:val="000000" w:themeColor="text1"/>
          <w:sz w:val="22"/>
          <w:szCs w:val="22"/>
        </w:rPr>
        <w:t xml:space="preserve"> </w:t>
      </w:r>
      <w:r w:rsidR="00D23BD8">
        <w:rPr>
          <w:rFonts w:ascii="Arial" w:hAnsi="Arial" w:cs="Arial"/>
          <w:color w:val="000000" w:themeColor="text1"/>
          <w:sz w:val="22"/>
          <w:szCs w:val="22"/>
        </w:rPr>
        <w:lastRenderedPageBreak/>
        <w:t xml:space="preserve">have </w:t>
      </w:r>
      <w:r w:rsidR="00D23BD8" w:rsidRPr="00B50501">
        <w:rPr>
          <w:rFonts w:ascii="Arial" w:hAnsi="Arial" w:cs="Arial"/>
          <w:color w:val="000000" w:themeColor="text1"/>
          <w:sz w:val="22"/>
          <w:szCs w:val="22"/>
        </w:rPr>
        <w:t>some of the highest.</w:t>
      </w:r>
      <w:r w:rsidR="00D23BD8">
        <w:rPr>
          <w:rFonts w:ascii="Arial" w:hAnsi="Arial" w:cs="Arial"/>
          <w:color w:val="000000" w:themeColor="text1"/>
          <w:sz w:val="22"/>
          <w:szCs w:val="22"/>
        </w:rPr>
        <w:t xml:space="preserve"> Finally, although the UK has higher relative poverty than countries like Norway, Denmark and Finland,[OECD, 2020 #5650] excess deaths were higher in Sweden (similar relative poverty to Denmark and Finland) than in New Zealand (similar relative poverty to the UK). </w:t>
      </w:r>
      <w:r w:rsidR="005254E7" w:rsidRPr="00284976">
        <w:rPr>
          <w:rFonts w:ascii="Arial" w:hAnsi="Arial" w:cs="Arial"/>
          <w:color w:val="000000" w:themeColor="text1"/>
          <w:sz w:val="22"/>
          <w:szCs w:val="22"/>
        </w:rPr>
        <w:t>These findings suggest that these contextual factors</w:t>
      </w:r>
      <w:r w:rsidR="005254E7">
        <w:rPr>
          <w:rFonts w:ascii="Arial" w:hAnsi="Arial" w:cs="Arial"/>
          <w:color w:val="000000" w:themeColor="text1"/>
          <w:sz w:val="22"/>
          <w:szCs w:val="22"/>
        </w:rPr>
        <w:t>, although important,</w:t>
      </w:r>
      <w:r w:rsidR="005254E7" w:rsidRPr="00284976">
        <w:rPr>
          <w:rFonts w:ascii="Arial" w:hAnsi="Arial" w:cs="Arial"/>
          <w:color w:val="000000" w:themeColor="text1"/>
          <w:sz w:val="22"/>
          <w:szCs w:val="22"/>
        </w:rPr>
        <w:t xml:space="preserve"> are individually insufficient to lead to the massive cross-country variation in mortality observed here.</w:t>
      </w:r>
      <w:r w:rsidR="005254E7">
        <w:rPr>
          <w:rFonts w:ascii="Arial" w:hAnsi="Arial" w:cs="Arial"/>
          <w:color w:val="000000" w:themeColor="text1"/>
          <w:sz w:val="22"/>
          <w:szCs w:val="22"/>
        </w:rPr>
        <w:t xml:space="preserve"> </w:t>
      </w:r>
      <w:r w:rsidR="00AD4C89" w:rsidRPr="00284976">
        <w:rPr>
          <w:rFonts w:ascii="Arial" w:hAnsi="Arial" w:cs="Arial"/>
          <w:color w:val="000000" w:themeColor="text1"/>
          <w:sz w:val="22"/>
          <w:szCs w:val="22"/>
        </w:rPr>
        <w:t>O</w:t>
      </w:r>
      <w:r w:rsidR="00986578" w:rsidRPr="00284976">
        <w:rPr>
          <w:rFonts w:ascii="Arial" w:hAnsi="Arial" w:cs="Arial"/>
          <w:color w:val="000000" w:themeColor="text1"/>
          <w:sz w:val="22"/>
          <w:szCs w:val="22"/>
        </w:rPr>
        <w:t xml:space="preserve">ther important population characteristics </w:t>
      </w:r>
      <w:r w:rsidR="00BA1E3E" w:rsidRPr="00284976">
        <w:rPr>
          <w:rFonts w:ascii="Arial" w:hAnsi="Arial" w:cs="Arial"/>
          <w:color w:val="000000" w:themeColor="text1"/>
          <w:sz w:val="22"/>
          <w:szCs w:val="22"/>
        </w:rPr>
        <w:t>lack consistent data</w:t>
      </w:r>
      <w:r w:rsidR="00284976" w:rsidRPr="00284976">
        <w:rPr>
          <w:rFonts w:ascii="Arial" w:hAnsi="Arial" w:cs="Arial"/>
          <w:color w:val="000000" w:themeColor="text1"/>
          <w:sz w:val="22"/>
          <w:szCs w:val="22"/>
        </w:rPr>
        <w:t xml:space="preserve"> across countries</w:t>
      </w:r>
      <w:r w:rsidR="00BA1E3E" w:rsidRPr="00284976">
        <w:rPr>
          <w:rFonts w:ascii="Arial" w:hAnsi="Arial" w:cs="Arial"/>
          <w:color w:val="000000" w:themeColor="text1"/>
          <w:sz w:val="22"/>
          <w:szCs w:val="22"/>
        </w:rPr>
        <w:t xml:space="preserve"> and hence </w:t>
      </w:r>
      <w:r w:rsidR="00986578" w:rsidRPr="00284976">
        <w:rPr>
          <w:rFonts w:ascii="Arial" w:hAnsi="Arial" w:cs="Arial"/>
          <w:color w:val="000000" w:themeColor="text1"/>
          <w:sz w:val="22"/>
          <w:szCs w:val="22"/>
        </w:rPr>
        <w:t>remain unexplored</w:t>
      </w:r>
      <w:r w:rsidRPr="00284976">
        <w:rPr>
          <w:rFonts w:ascii="Arial" w:hAnsi="Arial" w:cs="Arial"/>
          <w:color w:val="000000" w:themeColor="text1"/>
          <w:sz w:val="22"/>
          <w:szCs w:val="22"/>
        </w:rPr>
        <w:t>.</w:t>
      </w:r>
      <w:r w:rsidR="00986578" w:rsidRPr="00284976">
        <w:rPr>
          <w:rFonts w:ascii="Arial" w:hAnsi="Arial" w:cs="Arial"/>
          <w:color w:val="000000" w:themeColor="text1"/>
          <w:sz w:val="22"/>
          <w:szCs w:val="22"/>
        </w:rPr>
        <w:t xml:space="preserve"> For example, i</w:t>
      </w:r>
      <w:r w:rsidRPr="00284976">
        <w:rPr>
          <w:rFonts w:ascii="Arial" w:hAnsi="Arial" w:cs="Arial"/>
          <w:color w:val="000000" w:themeColor="text1"/>
          <w:sz w:val="22"/>
          <w:szCs w:val="22"/>
        </w:rPr>
        <w:t xml:space="preserve">n some countries, </w:t>
      </w:r>
      <w:r w:rsidR="00DB3C2F" w:rsidRPr="00284976">
        <w:rPr>
          <w:rFonts w:ascii="Arial" w:hAnsi="Arial" w:cs="Arial"/>
          <w:color w:val="000000" w:themeColor="text1"/>
          <w:sz w:val="22"/>
          <w:szCs w:val="22"/>
        </w:rPr>
        <w:t xml:space="preserve">regional </w:t>
      </w:r>
      <w:r w:rsidR="00986578" w:rsidRPr="00284976">
        <w:rPr>
          <w:rFonts w:ascii="Arial" w:hAnsi="Arial" w:cs="Arial"/>
          <w:color w:val="000000" w:themeColor="text1"/>
          <w:sz w:val="22"/>
          <w:szCs w:val="22"/>
        </w:rPr>
        <w:t xml:space="preserve">outbreaks </w:t>
      </w:r>
      <w:r w:rsidRPr="00284976">
        <w:rPr>
          <w:rFonts w:ascii="Arial" w:hAnsi="Arial" w:cs="Arial"/>
          <w:color w:val="000000" w:themeColor="text1"/>
          <w:sz w:val="22"/>
          <w:szCs w:val="22"/>
        </w:rPr>
        <w:t xml:space="preserve">have </w:t>
      </w:r>
      <w:r w:rsidR="00986578" w:rsidRPr="00284976">
        <w:rPr>
          <w:rFonts w:ascii="Arial" w:hAnsi="Arial" w:cs="Arial"/>
          <w:color w:val="000000" w:themeColor="text1"/>
          <w:sz w:val="22"/>
          <w:szCs w:val="22"/>
        </w:rPr>
        <w:t>started among</w:t>
      </w:r>
      <w:r w:rsidRPr="00284976">
        <w:rPr>
          <w:rFonts w:ascii="Arial" w:hAnsi="Arial" w:cs="Arial"/>
          <w:color w:val="000000" w:themeColor="text1"/>
          <w:sz w:val="22"/>
          <w:szCs w:val="22"/>
        </w:rPr>
        <w:t xml:space="preserve"> low-wage workers in poor working conditions, such as garment factories and </w:t>
      </w:r>
      <w:r w:rsidR="00A5379B" w:rsidRPr="00284976">
        <w:rPr>
          <w:rFonts w:ascii="Arial" w:hAnsi="Arial" w:cs="Arial"/>
          <w:color w:val="000000" w:themeColor="text1"/>
          <w:sz w:val="22"/>
          <w:szCs w:val="22"/>
        </w:rPr>
        <w:t>food processing</w:t>
      </w:r>
      <w:r w:rsidRPr="00284976">
        <w:rPr>
          <w:rFonts w:ascii="Arial" w:hAnsi="Arial" w:cs="Arial"/>
          <w:color w:val="000000" w:themeColor="text1"/>
          <w:sz w:val="22"/>
          <w:szCs w:val="22"/>
        </w:rPr>
        <w:t xml:space="preserve"> plants. </w:t>
      </w:r>
      <w:r w:rsidR="00DB3C2F" w:rsidRPr="00284976">
        <w:rPr>
          <w:rFonts w:ascii="Arial" w:hAnsi="Arial" w:cs="Arial"/>
          <w:color w:val="000000" w:themeColor="text1"/>
          <w:sz w:val="22"/>
          <w:szCs w:val="22"/>
        </w:rPr>
        <w:t>T</w:t>
      </w:r>
      <w:r w:rsidR="00986578" w:rsidRPr="00284976">
        <w:rPr>
          <w:rFonts w:ascii="Arial" w:hAnsi="Arial" w:cs="Arial"/>
          <w:color w:val="000000" w:themeColor="text1"/>
          <w:sz w:val="22"/>
          <w:szCs w:val="22"/>
        </w:rPr>
        <w:t>he role of overcrowded social housing complexes and public transportation</w:t>
      </w:r>
      <w:r w:rsidR="00DB3C2F" w:rsidRPr="00284976">
        <w:rPr>
          <w:rFonts w:ascii="Arial" w:hAnsi="Arial" w:cs="Arial"/>
          <w:color w:val="000000" w:themeColor="text1"/>
          <w:sz w:val="22"/>
          <w:szCs w:val="22"/>
        </w:rPr>
        <w:t xml:space="preserve"> (and more generally </w:t>
      </w:r>
      <w:r w:rsidR="00A1590A" w:rsidRPr="00284976">
        <w:rPr>
          <w:rFonts w:ascii="Arial" w:hAnsi="Arial" w:cs="Arial"/>
          <w:color w:val="000000" w:themeColor="text1"/>
          <w:sz w:val="22"/>
          <w:szCs w:val="22"/>
        </w:rPr>
        <w:t xml:space="preserve">extent and means of </w:t>
      </w:r>
      <w:r w:rsidR="00DB3C2F" w:rsidRPr="00284976">
        <w:rPr>
          <w:rFonts w:ascii="Arial" w:hAnsi="Arial" w:cs="Arial"/>
          <w:color w:val="000000" w:themeColor="text1"/>
          <w:sz w:val="22"/>
          <w:szCs w:val="22"/>
        </w:rPr>
        <w:t>mobility)</w:t>
      </w:r>
      <w:r w:rsidR="00986578" w:rsidRPr="00284976">
        <w:rPr>
          <w:rFonts w:ascii="Arial" w:hAnsi="Arial" w:cs="Arial"/>
          <w:color w:val="000000" w:themeColor="text1"/>
          <w:sz w:val="22"/>
          <w:szCs w:val="22"/>
        </w:rPr>
        <w:t xml:space="preserve"> </w:t>
      </w:r>
      <w:r w:rsidR="00DB3C2F" w:rsidRPr="00284976">
        <w:rPr>
          <w:rFonts w:ascii="Arial" w:hAnsi="Arial" w:cs="Arial"/>
          <w:color w:val="000000" w:themeColor="text1"/>
          <w:sz w:val="22"/>
          <w:szCs w:val="22"/>
        </w:rPr>
        <w:t xml:space="preserve">in the extent and geographical distribution of transmission </w:t>
      </w:r>
      <w:r w:rsidR="00986578" w:rsidRPr="00284976">
        <w:rPr>
          <w:rFonts w:ascii="Arial" w:hAnsi="Arial" w:cs="Arial"/>
          <w:color w:val="000000" w:themeColor="text1"/>
          <w:sz w:val="22"/>
          <w:szCs w:val="22"/>
        </w:rPr>
        <w:t xml:space="preserve">is </w:t>
      </w:r>
      <w:r w:rsidR="00A5379B" w:rsidRPr="00284976">
        <w:rPr>
          <w:rFonts w:ascii="Arial" w:hAnsi="Arial" w:cs="Arial"/>
          <w:color w:val="000000" w:themeColor="text1"/>
          <w:sz w:val="22"/>
          <w:szCs w:val="22"/>
        </w:rPr>
        <w:t xml:space="preserve">also </w:t>
      </w:r>
      <w:r w:rsidR="00986578" w:rsidRPr="00284976">
        <w:rPr>
          <w:rFonts w:ascii="Arial" w:hAnsi="Arial" w:cs="Arial"/>
          <w:color w:val="000000" w:themeColor="text1"/>
          <w:sz w:val="22"/>
          <w:szCs w:val="22"/>
        </w:rPr>
        <w:t>unknown</w:t>
      </w:r>
      <w:r w:rsidR="00DB3C2F" w:rsidRPr="00284976">
        <w:rPr>
          <w:rFonts w:ascii="Arial" w:hAnsi="Arial" w:cs="Arial"/>
          <w:color w:val="000000" w:themeColor="text1"/>
          <w:sz w:val="22"/>
          <w:szCs w:val="22"/>
        </w:rPr>
        <w:t>.</w:t>
      </w:r>
      <w:r w:rsidR="0037347D" w:rsidRPr="00284976">
        <w:rPr>
          <w:rFonts w:ascii="Arial" w:hAnsi="Arial" w:cs="Arial"/>
          <w:color w:val="000000" w:themeColor="text1"/>
          <w:sz w:val="22"/>
          <w:szCs w:val="22"/>
        </w:rPr>
        <w:t>[</w:t>
      </w:r>
      <w:proofErr w:type="spellStart"/>
      <w:r w:rsidR="0037347D" w:rsidRPr="00284976">
        <w:rPr>
          <w:rFonts w:ascii="Arial" w:hAnsi="Arial" w:cs="Arial"/>
          <w:color w:val="000000" w:themeColor="text1"/>
          <w:sz w:val="22"/>
          <w:szCs w:val="22"/>
        </w:rPr>
        <w:t>Bouffanais</w:t>
      </w:r>
      <w:proofErr w:type="spellEnd"/>
      <w:r w:rsidR="0037347D" w:rsidRPr="00284976">
        <w:rPr>
          <w:rFonts w:ascii="Arial" w:hAnsi="Arial" w:cs="Arial"/>
          <w:color w:val="000000" w:themeColor="text1"/>
          <w:sz w:val="22"/>
          <w:szCs w:val="22"/>
        </w:rPr>
        <w:t>, 2020 #5675]</w:t>
      </w:r>
      <w:r w:rsidR="00284976" w:rsidRPr="00284976">
        <w:rPr>
          <w:rFonts w:ascii="Arial" w:hAnsi="Arial" w:cs="Arial"/>
          <w:color w:val="000000" w:themeColor="text1"/>
          <w:sz w:val="22"/>
          <w:szCs w:val="22"/>
        </w:rPr>
        <w:t>.</w:t>
      </w:r>
      <w:r w:rsidR="0081437D" w:rsidRPr="00284976">
        <w:rPr>
          <w:rFonts w:ascii="Arial" w:hAnsi="Arial" w:cs="Arial"/>
          <w:color w:val="000000" w:themeColor="text1"/>
          <w:sz w:val="22"/>
          <w:szCs w:val="22"/>
        </w:rPr>
        <w:t xml:space="preserve"> </w:t>
      </w:r>
    </w:p>
    <w:p w14:paraId="39C07E60" w14:textId="77777777" w:rsidR="007C2734" w:rsidRPr="007C2734" w:rsidRDefault="007C2734" w:rsidP="00D23BD8">
      <w:pPr>
        <w:spacing w:line="480" w:lineRule="auto"/>
        <w:jc w:val="both"/>
        <w:rPr>
          <w:rFonts w:ascii="Arial" w:hAnsi="Arial" w:cs="Arial"/>
          <w:color w:val="000000" w:themeColor="text1"/>
          <w:sz w:val="22"/>
          <w:szCs w:val="22"/>
        </w:rPr>
      </w:pPr>
    </w:p>
    <w:p w14:paraId="03057B9A" w14:textId="2F1AE6C8" w:rsidR="0016497F" w:rsidRPr="00E928DD" w:rsidRDefault="00D23BD8" w:rsidP="0016497F">
      <w:pPr>
        <w:spacing w:line="480" w:lineRule="auto"/>
        <w:jc w:val="both"/>
        <w:rPr>
          <w:rFonts w:ascii="Arial" w:hAnsi="Arial" w:cs="Arial"/>
          <w:color w:val="000000" w:themeColor="text1"/>
          <w:sz w:val="22"/>
          <w:szCs w:val="22"/>
        </w:rPr>
      </w:pPr>
      <w:r>
        <w:rPr>
          <w:rFonts w:ascii="Arial" w:hAnsi="Arial" w:cs="Arial"/>
          <w:color w:val="000000"/>
          <w:sz w:val="22"/>
          <w:szCs w:val="22"/>
        </w:rPr>
        <w:t>The second</w:t>
      </w:r>
      <w:r w:rsidR="002017A5">
        <w:rPr>
          <w:rFonts w:ascii="Arial" w:hAnsi="Arial" w:cs="Arial"/>
          <w:color w:val="000000"/>
          <w:sz w:val="22"/>
          <w:szCs w:val="22"/>
        </w:rPr>
        <w:t xml:space="preserve"> determinant of mortality toll of the pandemic is the policy and public health response</w:t>
      </w:r>
      <w:r w:rsidR="00B932E3">
        <w:rPr>
          <w:rFonts w:ascii="Arial" w:hAnsi="Arial" w:cs="Arial"/>
          <w:color w:val="000000"/>
          <w:sz w:val="22"/>
          <w:szCs w:val="22"/>
        </w:rPr>
        <w:t xml:space="preserve"> which </w:t>
      </w:r>
      <w:r w:rsidR="00B932E3" w:rsidRPr="00A8603C">
        <w:rPr>
          <w:rFonts w:ascii="Arial" w:hAnsi="Arial" w:cs="Arial"/>
          <w:color w:val="000000"/>
          <w:sz w:val="22"/>
          <w:szCs w:val="22"/>
        </w:rPr>
        <w:t xml:space="preserve">has </w:t>
      </w:r>
      <w:r w:rsidR="00B932E3" w:rsidRPr="00A8603C">
        <w:rPr>
          <w:rFonts w:ascii="Arial" w:hAnsi="Arial" w:cs="Arial"/>
          <w:color w:val="000000" w:themeColor="text1"/>
          <w:sz w:val="22"/>
          <w:szCs w:val="22"/>
        </w:rPr>
        <w:t xml:space="preserve">varied </w:t>
      </w:r>
      <w:r w:rsidR="00B932E3">
        <w:rPr>
          <w:rFonts w:ascii="Arial" w:hAnsi="Arial" w:cs="Arial"/>
          <w:color w:val="000000" w:themeColor="text1"/>
          <w:sz w:val="22"/>
          <w:szCs w:val="22"/>
        </w:rPr>
        <w:t>vastly across countries</w:t>
      </w:r>
      <w:r w:rsidR="00B932E3" w:rsidRPr="00B932E3">
        <w:rPr>
          <w:rFonts w:ascii="Arial" w:hAnsi="Arial" w:cs="Arial"/>
          <w:color w:val="000000"/>
          <w:sz w:val="22"/>
          <w:szCs w:val="22"/>
        </w:rPr>
        <w:t xml:space="preserve"> </w:t>
      </w:r>
      <w:r w:rsidR="00B932E3">
        <w:rPr>
          <w:rFonts w:ascii="Arial" w:hAnsi="Arial" w:cs="Arial"/>
          <w:color w:val="000000"/>
          <w:sz w:val="22"/>
          <w:szCs w:val="22"/>
        </w:rPr>
        <w:t xml:space="preserve">in </w:t>
      </w:r>
      <w:r w:rsidR="00B932E3" w:rsidRPr="00A8603C">
        <w:rPr>
          <w:rFonts w:ascii="Arial" w:hAnsi="Arial" w:cs="Arial"/>
          <w:color w:val="000000"/>
          <w:sz w:val="22"/>
          <w:szCs w:val="22"/>
        </w:rPr>
        <w:t>timing</w:t>
      </w:r>
      <w:r w:rsidR="00B932E3">
        <w:rPr>
          <w:rFonts w:ascii="Arial" w:hAnsi="Arial" w:cs="Arial"/>
          <w:color w:val="000000"/>
          <w:sz w:val="22"/>
          <w:szCs w:val="22"/>
        </w:rPr>
        <w:t>, character and extent</w:t>
      </w:r>
      <w:r w:rsidR="002017A5" w:rsidRPr="00694CC5">
        <w:rPr>
          <w:rFonts w:ascii="Arial" w:hAnsi="Arial" w:cs="Arial"/>
          <w:color w:val="000000"/>
          <w:sz w:val="22"/>
          <w:szCs w:val="22"/>
        </w:rPr>
        <w:t>.</w:t>
      </w:r>
      <w:bookmarkStart w:id="9" w:name="_Hlk44604705"/>
      <w:r w:rsidR="00647016">
        <w:rPr>
          <w:rFonts w:ascii="Arial" w:hAnsi="Arial" w:cs="Arial"/>
          <w:color w:val="000000"/>
          <w:sz w:val="22"/>
          <w:szCs w:val="22"/>
        </w:rPr>
        <w:t>[Hale, 2020 #5646]</w:t>
      </w:r>
      <w:r w:rsidR="002017A5" w:rsidRPr="00694CC5">
        <w:rPr>
          <w:rFonts w:ascii="Arial" w:hAnsi="Arial" w:cs="Arial"/>
          <w:color w:val="000000"/>
          <w:sz w:val="22"/>
          <w:szCs w:val="22"/>
        </w:rPr>
        <w:t xml:space="preserve"> </w:t>
      </w:r>
      <w:bookmarkEnd w:id="9"/>
      <w:r w:rsidR="00AD4C89">
        <w:rPr>
          <w:rFonts w:ascii="Arial" w:hAnsi="Arial" w:cs="Arial"/>
          <w:color w:val="000000" w:themeColor="text1"/>
          <w:sz w:val="22"/>
          <w:szCs w:val="22"/>
        </w:rPr>
        <w:t>The</w:t>
      </w:r>
      <w:r w:rsidR="002017A5">
        <w:rPr>
          <w:rFonts w:ascii="Arial" w:hAnsi="Arial" w:cs="Arial"/>
          <w:color w:val="000000" w:themeColor="text1"/>
          <w:sz w:val="22"/>
          <w:szCs w:val="22"/>
        </w:rPr>
        <w:t xml:space="preserve"> timing of lockdown in relation to when initial infections occurred</w:t>
      </w:r>
      <w:r w:rsidR="00647016">
        <w:rPr>
          <w:rFonts w:ascii="Arial" w:hAnsi="Arial" w:cs="Arial"/>
          <w:color w:val="000000" w:themeColor="text1"/>
          <w:sz w:val="22"/>
          <w:szCs w:val="22"/>
        </w:rPr>
        <w:t>[</w:t>
      </w:r>
      <w:proofErr w:type="spellStart"/>
      <w:r w:rsidR="00647016">
        <w:rPr>
          <w:rFonts w:ascii="Arial" w:hAnsi="Arial" w:cs="Arial"/>
          <w:color w:val="000000" w:themeColor="text1"/>
          <w:sz w:val="22"/>
          <w:szCs w:val="22"/>
        </w:rPr>
        <w:t>Okell</w:t>
      </w:r>
      <w:proofErr w:type="spellEnd"/>
      <w:r w:rsidR="00647016">
        <w:rPr>
          <w:rFonts w:ascii="Arial" w:hAnsi="Arial" w:cs="Arial"/>
          <w:color w:val="000000" w:themeColor="text1"/>
          <w:sz w:val="22"/>
          <w:szCs w:val="22"/>
        </w:rPr>
        <w:t>, 2020 #5647]</w:t>
      </w:r>
      <w:r w:rsidR="002017A5">
        <w:rPr>
          <w:rFonts w:ascii="Arial" w:hAnsi="Arial" w:cs="Arial"/>
          <w:color w:val="000000" w:themeColor="text1"/>
          <w:sz w:val="22"/>
          <w:szCs w:val="22"/>
        </w:rPr>
        <w:t xml:space="preserve"> affect</w:t>
      </w:r>
      <w:r w:rsidR="00166D46">
        <w:rPr>
          <w:rFonts w:ascii="Arial" w:hAnsi="Arial" w:cs="Arial"/>
          <w:color w:val="000000" w:themeColor="text1"/>
          <w:sz w:val="22"/>
          <w:szCs w:val="22"/>
        </w:rPr>
        <w:t>s</w:t>
      </w:r>
      <w:r w:rsidR="002017A5">
        <w:rPr>
          <w:rFonts w:ascii="Arial" w:hAnsi="Arial" w:cs="Arial"/>
          <w:color w:val="000000" w:themeColor="text1"/>
          <w:sz w:val="22"/>
          <w:szCs w:val="22"/>
        </w:rPr>
        <w:t xml:space="preserve"> the peak number of people who are infected, which drives both the number of deaths from Covid-19 and the pressure on the healthcare system that displace</w:t>
      </w:r>
      <w:r w:rsidR="00EF483F">
        <w:rPr>
          <w:rFonts w:ascii="Arial" w:hAnsi="Arial" w:cs="Arial"/>
          <w:color w:val="000000" w:themeColor="text1"/>
          <w:sz w:val="22"/>
          <w:szCs w:val="22"/>
        </w:rPr>
        <w:t>s</w:t>
      </w:r>
      <w:r w:rsidR="002017A5">
        <w:rPr>
          <w:rFonts w:ascii="Arial" w:hAnsi="Arial" w:cs="Arial"/>
          <w:color w:val="000000" w:themeColor="text1"/>
          <w:sz w:val="22"/>
          <w:szCs w:val="22"/>
        </w:rPr>
        <w:t xml:space="preserve"> routine care for other diseases. The </w:t>
      </w:r>
      <w:r w:rsidR="00B932E3">
        <w:rPr>
          <w:rFonts w:ascii="Arial" w:hAnsi="Arial" w:cs="Arial"/>
          <w:color w:val="000000" w:themeColor="text1"/>
          <w:sz w:val="22"/>
          <w:szCs w:val="22"/>
        </w:rPr>
        <w:t>stringency of the lockdown</w:t>
      </w:r>
      <w:r w:rsidR="00EF483F">
        <w:rPr>
          <w:rFonts w:ascii="Arial" w:hAnsi="Arial" w:cs="Arial"/>
          <w:color w:val="000000" w:themeColor="text1"/>
          <w:sz w:val="22"/>
          <w:szCs w:val="22"/>
        </w:rPr>
        <w:t>,</w:t>
      </w:r>
      <w:r w:rsidR="002017A5">
        <w:rPr>
          <w:rFonts w:ascii="Arial" w:hAnsi="Arial" w:cs="Arial"/>
          <w:color w:val="000000" w:themeColor="text1"/>
          <w:sz w:val="22"/>
          <w:szCs w:val="22"/>
        </w:rPr>
        <w:t xml:space="preserve"> together with the </w:t>
      </w:r>
      <w:r w:rsidR="00B932E3">
        <w:rPr>
          <w:rFonts w:ascii="Arial" w:hAnsi="Arial" w:cs="Arial"/>
          <w:color w:val="000000" w:themeColor="text1"/>
          <w:sz w:val="22"/>
          <w:szCs w:val="22"/>
        </w:rPr>
        <w:t xml:space="preserve">extent and </w:t>
      </w:r>
      <w:r w:rsidR="002017A5">
        <w:rPr>
          <w:rFonts w:ascii="Arial" w:hAnsi="Arial" w:cs="Arial"/>
          <w:color w:val="000000" w:themeColor="text1"/>
          <w:sz w:val="22"/>
          <w:szCs w:val="22"/>
        </w:rPr>
        <w:t>effectiveness of testing, contract tracing and isolation, determine</w:t>
      </w:r>
      <w:r w:rsidR="00EF483F">
        <w:rPr>
          <w:rFonts w:ascii="Arial" w:hAnsi="Arial" w:cs="Arial"/>
          <w:color w:val="000000" w:themeColor="text1"/>
          <w:sz w:val="22"/>
          <w:szCs w:val="22"/>
        </w:rPr>
        <w:t>s</w:t>
      </w:r>
      <w:r w:rsidR="002017A5">
        <w:rPr>
          <w:rFonts w:ascii="Arial" w:hAnsi="Arial" w:cs="Arial"/>
          <w:color w:val="000000" w:themeColor="text1"/>
          <w:sz w:val="22"/>
          <w:szCs w:val="22"/>
        </w:rPr>
        <w:t xml:space="preserve"> how long it takes for the number of cases to return to low absolute levels</w:t>
      </w:r>
      <w:r w:rsidR="00B932E3">
        <w:rPr>
          <w:rFonts w:ascii="Arial" w:hAnsi="Arial" w:cs="Arial"/>
          <w:color w:val="000000" w:themeColor="text1"/>
          <w:sz w:val="22"/>
          <w:szCs w:val="22"/>
        </w:rPr>
        <w:t>, and can therefore</w:t>
      </w:r>
      <w:r w:rsidR="00166D46">
        <w:rPr>
          <w:rFonts w:ascii="Arial" w:hAnsi="Arial" w:cs="Arial"/>
          <w:color w:val="000000" w:themeColor="text1"/>
          <w:sz w:val="22"/>
          <w:szCs w:val="22"/>
        </w:rPr>
        <w:t xml:space="preserve"> account for</w:t>
      </w:r>
      <w:r w:rsidR="00B932E3">
        <w:rPr>
          <w:rFonts w:ascii="Arial" w:hAnsi="Arial" w:cs="Arial"/>
          <w:color w:val="000000" w:themeColor="text1"/>
          <w:sz w:val="22"/>
          <w:szCs w:val="22"/>
        </w:rPr>
        <w:t xml:space="preserve"> some of </w:t>
      </w:r>
      <w:r w:rsidR="00EF483F">
        <w:rPr>
          <w:rFonts w:ascii="Arial" w:hAnsi="Arial" w:cs="Arial"/>
          <w:color w:val="000000" w:themeColor="text1"/>
          <w:sz w:val="22"/>
          <w:szCs w:val="22"/>
        </w:rPr>
        <w:t xml:space="preserve">the </w:t>
      </w:r>
      <w:r w:rsidR="00B932E3">
        <w:rPr>
          <w:rFonts w:ascii="Arial" w:hAnsi="Arial" w:cs="Arial"/>
          <w:color w:val="000000" w:themeColor="text1"/>
          <w:sz w:val="22"/>
          <w:szCs w:val="22"/>
        </w:rPr>
        <w:t>variations in the intensity and duration of excess deaths observed here</w:t>
      </w:r>
      <w:r w:rsidR="002017A5">
        <w:rPr>
          <w:rFonts w:ascii="Arial" w:hAnsi="Arial" w:cs="Arial"/>
          <w:color w:val="000000" w:themeColor="text1"/>
          <w:sz w:val="22"/>
          <w:szCs w:val="22"/>
        </w:rPr>
        <w:t>.</w:t>
      </w:r>
      <w:r w:rsidR="002017A5" w:rsidRPr="00A8603C">
        <w:rPr>
          <w:rFonts w:ascii="Arial" w:hAnsi="Arial" w:cs="Arial"/>
          <w:color w:val="000000" w:themeColor="text1"/>
          <w:sz w:val="22"/>
          <w:szCs w:val="22"/>
        </w:rPr>
        <w:t xml:space="preserve"> </w:t>
      </w:r>
      <w:r w:rsidR="005B23A6">
        <w:rPr>
          <w:rFonts w:ascii="Arial" w:hAnsi="Arial" w:cs="Arial"/>
          <w:color w:val="000000" w:themeColor="text1"/>
          <w:sz w:val="22"/>
          <w:szCs w:val="22"/>
        </w:rPr>
        <w:t>A</w:t>
      </w:r>
      <w:r w:rsidR="00B932E3">
        <w:rPr>
          <w:rFonts w:ascii="Arial" w:hAnsi="Arial" w:cs="Arial"/>
          <w:color w:val="000000" w:themeColor="text1"/>
          <w:sz w:val="22"/>
          <w:szCs w:val="22"/>
        </w:rPr>
        <w:t>m</w:t>
      </w:r>
      <w:r w:rsidR="002017A5">
        <w:rPr>
          <w:rFonts w:ascii="Arial" w:hAnsi="Arial" w:cs="Arial"/>
          <w:color w:val="000000" w:themeColor="text1"/>
          <w:sz w:val="22"/>
          <w:szCs w:val="22"/>
        </w:rPr>
        <w:t>ong the countries analysed here, New Zealand,</w:t>
      </w:r>
      <w:r w:rsidR="005815F2">
        <w:rPr>
          <w:rFonts w:ascii="Arial" w:hAnsi="Arial" w:cs="Arial"/>
          <w:color w:val="000000" w:themeColor="text1"/>
          <w:sz w:val="22"/>
          <w:szCs w:val="22"/>
        </w:rPr>
        <w:t xml:space="preserve"> </w:t>
      </w:r>
      <w:r w:rsidR="002017A5">
        <w:rPr>
          <w:rFonts w:ascii="Arial" w:hAnsi="Arial" w:cs="Arial"/>
          <w:color w:val="000000" w:themeColor="text1"/>
          <w:sz w:val="22"/>
          <w:szCs w:val="22"/>
        </w:rPr>
        <w:t>Hungary</w:t>
      </w:r>
      <w:r w:rsidR="005815F2">
        <w:rPr>
          <w:rFonts w:ascii="Arial" w:hAnsi="Arial" w:cs="Arial"/>
          <w:color w:val="000000" w:themeColor="text1"/>
          <w:sz w:val="22"/>
          <w:szCs w:val="22"/>
        </w:rPr>
        <w:t>, Norway and Finland</w:t>
      </w:r>
      <w:r w:rsidR="002017A5">
        <w:rPr>
          <w:rFonts w:ascii="Arial" w:hAnsi="Arial" w:cs="Arial"/>
          <w:color w:val="000000" w:themeColor="text1"/>
          <w:sz w:val="22"/>
          <w:szCs w:val="22"/>
        </w:rPr>
        <w:t xml:space="preserve"> acted early in terms of putting </w:t>
      </w:r>
      <w:r w:rsidR="00EC13D7">
        <w:rPr>
          <w:rFonts w:ascii="Arial" w:hAnsi="Arial" w:cs="Arial"/>
          <w:color w:val="000000" w:themeColor="text1"/>
          <w:sz w:val="22"/>
          <w:szCs w:val="22"/>
        </w:rPr>
        <w:t xml:space="preserve">in place </w:t>
      </w:r>
      <w:r w:rsidR="005815F2">
        <w:rPr>
          <w:rFonts w:ascii="Arial" w:hAnsi="Arial" w:cs="Arial"/>
          <w:color w:val="000000" w:themeColor="text1"/>
          <w:sz w:val="22"/>
          <w:szCs w:val="22"/>
        </w:rPr>
        <w:t xml:space="preserve">various movement restrictions or </w:t>
      </w:r>
      <w:r w:rsidR="002017A5">
        <w:rPr>
          <w:rFonts w:ascii="Arial" w:hAnsi="Arial" w:cs="Arial"/>
          <w:color w:val="000000" w:themeColor="text1"/>
          <w:sz w:val="22"/>
          <w:szCs w:val="22"/>
        </w:rPr>
        <w:t>lockdown</w:t>
      </w:r>
      <w:r w:rsidR="00EC13D7">
        <w:rPr>
          <w:rFonts w:ascii="Arial" w:hAnsi="Arial" w:cs="Arial"/>
          <w:color w:val="000000"/>
          <w:sz w:val="22"/>
          <w:szCs w:val="22"/>
        </w:rPr>
        <w:t>[Hale, 2020 #5646</w:t>
      </w:r>
      <w:r w:rsidR="00A1590A">
        <w:rPr>
          <w:rFonts w:ascii="Arial" w:hAnsi="Arial" w:cs="Arial"/>
          <w:color w:val="000000"/>
          <w:sz w:val="22"/>
          <w:szCs w:val="22"/>
        </w:rPr>
        <w:t>;</w:t>
      </w:r>
      <w:r w:rsidR="00A1590A">
        <w:rPr>
          <w:rFonts w:ascii="Arial" w:hAnsi="Arial" w:cs="Arial"/>
          <w:color w:val="000000" w:themeColor="text1"/>
          <w:sz w:val="22"/>
          <w:szCs w:val="22"/>
        </w:rPr>
        <w:t xml:space="preserve">Baker, 2020 #5648] </w:t>
      </w:r>
      <w:r w:rsidR="002017A5">
        <w:rPr>
          <w:rFonts w:ascii="Arial" w:hAnsi="Arial" w:cs="Arial"/>
          <w:color w:val="000000" w:themeColor="text1"/>
          <w:sz w:val="22"/>
          <w:szCs w:val="22"/>
        </w:rPr>
        <w:t>and kept the number of cases to such low levels that they could identify and isolate cases and their contacts</w:t>
      </w:r>
      <w:r w:rsidR="00631BC6">
        <w:rPr>
          <w:rFonts w:ascii="Arial" w:hAnsi="Arial" w:cs="Arial"/>
          <w:color w:val="000000" w:themeColor="text1"/>
          <w:sz w:val="22"/>
          <w:szCs w:val="22"/>
        </w:rPr>
        <w:t xml:space="preserve"> through their existing public health system</w:t>
      </w:r>
      <w:r w:rsidR="002017A5">
        <w:rPr>
          <w:rFonts w:ascii="Arial" w:hAnsi="Arial" w:cs="Arial"/>
          <w:color w:val="000000" w:themeColor="text1"/>
          <w:sz w:val="22"/>
          <w:szCs w:val="22"/>
        </w:rPr>
        <w:t>. Austria</w:t>
      </w:r>
      <w:r w:rsidR="00C503F4">
        <w:rPr>
          <w:rFonts w:ascii="Arial" w:hAnsi="Arial" w:cs="Arial"/>
          <w:color w:val="000000" w:themeColor="text1"/>
          <w:sz w:val="22"/>
          <w:szCs w:val="22"/>
        </w:rPr>
        <w:t xml:space="preserve"> and Denmark</w:t>
      </w:r>
      <w:r w:rsidR="002017A5">
        <w:rPr>
          <w:rFonts w:ascii="Arial" w:hAnsi="Arial" w:cs="Arial"/>
          <w:color w:val="000000" w:themeColor="text1"/>
          <w:sz w:val="22"/>
          <w:szCs w:val="22"/>
        </w:rPr>
        <w:t xml:space="preserve"> experienced</w:t>
      </w:r>
      <w:r w:rsidR="00B932E3">
        <w:rPr>
          <w:rFonts w:ascii="Arial" w:hAnsi="Arial" w:cs="Arial"/>
          <w:color w:val="000000" w:themeColor="text1"/>
          <w:sz w:val="22"/>
          <w:szCs w:val="22"/>
        </w:rPr>
        <w:t xml:space="preserve"> an</w:t>
      </w:r>
      <w:r w:rsidR="002017A5">
        <w:rPr>
          <w:rFonts w:ascii="Arial" w:hAnsi="Arial" w:cs="Arial"/>
          <w:color w:val="000000" w:themeColor="text1"/>
          <w:sz w:val="22"/>
          <w:szCs w:val="22"/>
        </w:rPr>
        <w:t xml:space="preserve"> early rise in the number of cases but enacted lockdowns soon after and used widespread and effective testing, tracing and isolation to contain the epidemic</w:t>
      </w:r>
      <w:r w:rsidR="005B23A6">
        <w:rPr>
          <w:rFonts w:ascii="Arial" w:hAnsi="Arial" w:cs="Arial"/>
          <w:color w:val="000000" w:themeColor="text1"/>
          <w:sz w:val="22"/>
          <w:szCs w:val="22"/>
        </w:rPr>
        <w:t xml:space="preserve"> and</w:t>
      </w:r>
      <w:r w:rsidR="00670334">
        <w:rPr>
          <w:rFonts w:ascii="Arial" w:hAnsi="Arial" w:cs="Arial"/>
          <w:color w:val="000000" w:themeColor="text1"/>
          <w:sz w:val="22"/>
          <w:szCs w:val="22"/>
        </w:rPr>
        <w:t xml:space="preserve"> its</w:t>
      </w:r>
      <w:r w:rsidR="002017A5">
        <w:rPr>
          <w:rFonts w:ascii="Arial" w:hAnsi="Arial" w:cs="Arial"/>
          <w:color w:val="000000" w:themeColor="text1"/>
          <w:sz w:val="22"/>
          <w:szCs w:val="22"/>
        </w:rPr>
        <w:t xml:space="preserve"> mortality impact.</w:t>
      </w:r>
      <w:r w:rsidR="00C503F4" w:rsidRPr="00C503F4">
        <w:t xml:space="preserve"> </w:t>
      </w:r>
      <w:r w:rsidR="002017A5">
        <w:rPr>
          <w:rFonts w:ascii="Arial" w:hAnsi="Arial" w:cs="Arial"/>
          <w:color w:val="000000" w:themeColor="text1"/>
          <w:sz w:val="22"/>
          <w:szCs w:val="22"/>
        </w:rPr>
        <w:t xml:space="preserve">At the other extreme, Italy, which was the initial European epicentre of the pandemic, Spain, the </w:t>
      </w:r>
      <w:r w:rsidR="002017A5">
        <w:rPr>
          <w:rFonts w:ascii="Arial" w:hAnsi="Arial" w:cs="Arial"/>
          <w:color w:val="000000" w:themeColor="text1"/>
          <w:sz w:val="22"/>
          <w:szCs w:val="22"/>
        </w:rPr>
        <w:lastRenderedPageBreak/>
        <w:t>Netherlands</w:t>
      </w:r>
      <w:r w:rsidR="00A1590A">
        <w:rPr>
          <w:rFonts w:ascii="Arial" w:hAnsi="Arial" w:cs="Arial"/>
          <w:color w:val="000000" w:themeColor="text1"/>
          <w:sz w:val="22"/>
          <w:szCs w:val="22"/>
        </w:rPr>
        <w:t>, France</w:t>
      </w:r>
      <w:r w:rsidR="002017A5">
        <w:rPr>
          <w:rFonts w:ascii="Arial" w:hAnsi="Arial" w:cs="Arial"/>
          <w:color w:val="000000" w:themeColor="text1"/>
          <w:sz w:val="22"/>
          <w:szCs w:val="22"/>
        </w:rPr>
        <w:t xml:space="preserve"> and the UK, put</w:t>
      </w:r>
      <w:r w:rsidR="002017A5" w:rsidRPr="00AA1CF3">
        <w:rPr>
          <w:rFonts w:ascii="Arial" w:hAnsi="Arial" w:cs="Arial"/>
          <w:color w:val="000000" w:themeColor="text1"/>
          <w:sz w:val="22"/>
          <w:szCs w:val="22"/>
        </w:rPr>
        <w:t xml:space="preserve"> </w:t>
      </w:r>
      <w:r w:rsidR="002017A5">
        <w:rPr>
          <w:rFonts w:ascii="Arial" w:hAnsi="Arial" w:cs="Arial"/>
          <w:color w:val="000000" w:themeColor="text1"/>
          <w:sz w:val="22"/>
          <w:szCs w:val="22"/>
        </w:rPr>
        <w:t xml:space="preserve">lockdown measures in place only after the number of cases and deaths had risen to levels that </w:t>
      </w:r>
      <w:r w:rsidR="00A1590A">
        <w:rPr>
          <w:rFonts w:ascii="Arial" w:hAnsi="Arial" w:cs="Arial"/>
          <w:color w:val="000000" w:themeColor="text1"/>
          <w:sz w:val="22"/>
          <w:szCs w:val="22"/>
        </w:rPr>
        <w:t xml:space="preserve">the </w:t>
      </w:r>
      <w:r w:rsidR="002017A5">
        <w:rPr>
          <w:rFonts w:ascii="Arial" w:hAnsi="Arial" w:cs="Arial"/>
          <w:color w:val="000000" w:themeColor="text1"/>
          <w:sz w:val="22"/>
          <w:szCs w:val="22"/>
        </w:rPr>
        <w:t>epidemic continue</w:t>
      </w:r>
      <w:r w:rsidR="00A1590A">
        <w:rPr>
          <w:rFonts w:ascii="Arial" w:hAnsi="Arial" w:cs="Arial"/>
          <w:color w:val="000000" w:themeColor="text1"/>
          <w:sz w:val="22"/>
          <w:szCs w:val="22"/>
        </w:rPr>
        <w:t>d</w:t>
      </w:r>
      <w:r w:rsidR="002017A5">
        <w:rPr>
          <w:rFonts w:ascii="Arial" w:hAnsi="Arial" w:cs="Arial"/>
          <w:color w:val="000000" w:themeColor="text1"/>
          <w:sz w:val="22"/>
          <w:szCs w:val="22"/>
        </w:rPr>
        <w:t xml:space="preserve"> for weeks. </w:t>
      </w:r>
      <w:r w:rsidR="002017A5" w:rsidRPr="00754128">
        <w:rPr>
          <w:rFonts w:ascii="Arial" w:hAnsi="Arial" w:cs="Arial"/>
          <w:color w:val="000000" w:themeColor="text1"/>
          <w:sz w:val="22"/>
          <w:szCs w:val="22"/>
        </w:rPr>
        <w:t xml:space="preserve">For example, </w:t>
      </w:r>
      <w:r w:rsidR="00002BCA">
        <w:rPr>
          <w:rFonts w:ascii="Arial" w:hAnsi="Arial" w:cs="Arial"/>
          <w:color w:val="000000" w:themeColor="text1"/>
          <w:sz w:val="22"/>
          <w:szCs w:val="22"/>
        </w:rPr>
        <w:t xml:space="preserve">the UK, </w:t>
      </w:r>
      <w:r w:rsidR="00E928DD">
        <w:rPr>
          <w:rFonts w:ascii="Arial" w:hAnsi="Arial" w:cs="Arial"/>
          <w:color w:val="000000" w:themeColor="text1"/>
          <w:sz w:val="22"/>
          <w:szCs w:val="22"/>
        </w:rPr>
        <w:t>Spain, Italy</w:t>
      </w:r>
      <w:r w:rsidR="005815F2">
        <w:rPr>
          <w:rFonts w:ascii="Arial" w:hAnsi="Arial" w:cs="Arial"/>
          <w:color w:val="000000" w:themeColor="text1"/>
          <w:sz w:val="22"/>
          <w:szCs w:val="22"/>
        </w:rPr>
        <w:t>,</w:t>
      </w:r>
      <w:r w:rsidR="00E928DD">
        <w:rPr>
          <w:rFonts w:ascii="Arial" w:hAnsi="Arial" w:cs="Arial"/>
          <w:color w:val="000000" w:themeColor="text1"/>
          <w:sz w:val="22"/>
          <w:szCs w:val="22"/>
        </w:rPr>
        <w:t xml:space="preserve"> </w:t>
      </w:r>
      <w:r w:rsidR="00002BCA">
        <w:rPr>
          <w:rFonts w:ascii="Arial" w:hAnsi="Arial" w:cs="Arial"/>
          <w:color w:val="000000" w:themeColor="text1"/>
          <w:sz w:val="22"/>
          <w:szCs w:val="22"/>
        </w:rPr>
        <w:t>France</w:t>
      </w:r>
      <w:r w:rsidR="0037347D">
        <w:rPr>
          <w:rFonts w:ascii="Arial" w:hAnsi="Arial" w:cs="Arial"/>
          <w:color w:val="000000" w:themeColor="text1"/>
          <w:sz w:val="22"/>
          <w:szCs w:val="22"/>
        </w:rPr>
        <w:t xml:space="preserve"> and the Netherlands</w:t>
      </w:r>
      <w:r w:rsidR="00E928DD">
        <w:rPr>
          <w:rFonts w:ascii="Arial" w:hAnsi="Arial" w:cs="Arial"/>
          <w:color w:val="000000" w:themeColor="text1"/>
          <w:sz w:val="22"/>
          <w:szCs w:val="22"/>
        </w:rPr>
        <w:t xml:space="preserve"> introduced a lockdown after a larger number of cases had been detected, and after a longer period since the</w:t>
      </w:r>
      <w:r w:rsidR="00002BCA">
        <w:rPr>
          <w:rFonts w:ascii="Arial" w:hAnsi="Arial" w:cs="Arial"/>
          <w:color w:val="000000" w:themeColor="text1"/>
          <w:sz w:val="22"/>
          <w:szCs w:val="22"/>
        </w:rPr>
        <w:t xml:space="preserve"> </w:t>
      </w:r>
      <w:r w:rsidR="00E928DD">
        <w:rPr>
          <w:rFonts w:ascii="Arial" w:hAnsi="Arial" w:cs="Arial"/>
          <w:color w:val="000000" w:themeColor="text1"/>
          <w:sz w:val="22"/>
          <w:szCs w:val="22"/>
        </w:rPr>
        <w:t>first few C</w:t>
      </w:r>
      <w:r w:rsidR="00002BCA">
        <w:rPr>
          <w:rFonts w:ascii="Arial" w:hAnsi="Arial" w:cs="Arial"/>
          <w:color w:val="000000" w:themeColor="text1"/>
          <w:sz w:val="22"/>
          <w:szCs w:val="22"/>
        </w:rPr>
        <w:t>ovid-19 death</w:t>
      </w:r>
      <w:r w:rsidR="00E928DD">
        <w:rPr>
          <w:rFonts w:ascii="Arial" w:hAnsi="Arial" w:cs="Arial"/>
          <w:color w:val="000000" w:themeColor="text1"/>
          <w:sz w:val="22"/>
          <w:szCs w:val="22"/>
        </w:rPr>
        <w:t>s occurred</w:t>
      </w:r>
      <w:r w:rsidR="0037347D">
        <w:rPr>
          <w:rFonts w:ascii="Arial" w:hAnsi="Arial" w:cs="Arial"/>
          <w:color w:val="000000" w:themeColor="text1"/>
          <w:sz w:val="22"/>
          <w:szCs w:val="22"/>
        </w:rPr>
        <w:t>,</w:t>
      </w:r>
      <w:r w:rsidR="00E928DD">
        <w:rPr>
          <w:rFonts w:ascii="Arial" w:hAnsi="Arial" w:cs="Arial"/>
          <w:color w:val="000000" w:themeColor="text1"/>
          <w:sz w:val="22"/>
          <w:szCs w:val="22"/>
        </w:rPr>
        <w:t xml:space="preserve"> than New Zealand and other countries in Europe such as Denmark</w:t>
      </w:r>
      <w:r w:rsidR="000F7692">
        <w:rPr>
          <w:rFonts w:ascii="Arial" w:hAnsi="Arial" w:cs="Arial"/>
          <w:color w:val="000000" w:themeColor="text1"/>
          <w:sz w:val="22"/>
          <w:szCs w:val="22"/>
        </w:rPr>
        <w:t xml:space="preserve"> (Extended Data Table </w:t>
      </w:r>
      <w:r w:rsidR="00B92DA9">
        <w:rPr>
          <w:rFonts w:ascii="Arial" w:hAnsi="Arial" w:cs="Arial"/>
          <w:color w:val="000000" w:themeColor="text1"/>
          <w:sz w:val="22"/>
          <w:szCs w:val="22"/>
        </w:rPr>
        <w:t>4</w:t>
      </w:r>
      <w:r w:rsidR="000F7692">
        <w:rPr>
          <w:rFonts w:ascii="Arial" w:hAnsi="Arial" w:cs="Arial"/>
          <w:color w:val="000000" w:themeColor="text1"/>
          <w:sz w:val="22"/>
          <w:szCs w:val="22"/>
        </w:rPr>
        <w:t>)</w:t>
      </w:r>
      <w:r w:rsidR="000F7692">
        <w:rPr>
          <w:rFonts w:ascii="Arial" w:hAnsi="Arial" w:cs="Arial"/>
          <w:color w:val="000000"/>
          <w:sz w:val="22"/>
          <w:szCs w:val="22"/>
        </w:rPr>
        <w:t xml:space="preserve"> </w:t>
      </w:r>
      <w:r w:rsidR="0037347D">
        <w:rPr>
          <w:rFonts w:ascii="Arial" w:hAnsi="Arial" w:cs="Arial"/>
          <w:color w:val="000000"/>
          <w:sz w:val="22"/>
          <w:szCs w:val="22"/>
        </w:rPr>
        <w:t>[Hale, 2020 #5646;</w:t>
      </w:r>
      <w:r w:rsidR="0037347D">
        <w:rPr>
          <w:rFonts w:ascii="Arial" w:hAnsi="Arial" w:cs="Arial"/>
          <w:color w:val="000000" w:themeColor="text1"/>
          <w:sz w:val="22"/>
          <w:szCs w:val="22"/>
        </w:rPr>
        <w:t>Okell, 2020 #5647</w:t>
      </w:r>
      <w:r w:rsidR="009E7C3F">
        <w:rPr>
          <w:rFonts w:ascii="Arial" w:hAnsi="Arial" w:cs="Arial"/>
          <w:color w:val="000000"/>
          <w:sz w:val="22"/>
          <w:szCs w:val="22"/>
        </w:rPr>
        <w:t>;</w:t>
      </w:r>
      <w:r w:rsidR="009E7C3F">
        <w:rPr>
          <w:rFonts w:ascii="Arial" w:hAnsi="Arial" w:cs="Arial"/>
          <w:color w:val="000000" w:themeColor="text1"/>
          <w:sz w:val="22"/>
          <w:szCs w:val="22"/>
        </w:rPr>
        <w:t>Hirsch, 2020 #5676].</w:t>
      </w:r>
      <w:r w:rsidR="00E928DD">
        <w:rPr>
          <w:rFonts w:ascii="Arial" w:hAnsi="Arial" w:cs="Arial"/>
          <w:color w:val="000000" w:themeColor="text1"/>
          <w:sz w:val="22"/>
          <w:szCs w:val="22"/>
        </w:rPr>
        <w:t xml:space="preserve"> </w:t>
      </w:r>
      <w:r w:rsidR="00A6485E">
        <w:rPr>
          <w:rFonts w:ascii="Arial" w:hAnsi="Arial" w:cs="Arial"/>
          <w:color w:val="000000" w:themeColor="text1"/>
          <w:sz w:val="22"/>
          <w:szCs w:val="22"/>
        </w:rPr>
        <w:t xml:space="preserve">Once in place, the </w:t>
      </w:r>
      <w:r w:rsidR="00B932E3">
        <w:rPr>
          <w:rFonts w:ascii="Arial" w:hAnsi="Arial" w:cs="Arial"/>
          <w:color w:val="000000" w:themeColor="text1"/>
          <w:sz w:val="22"/>
          <w:szCs w:val="22"/>
        </w:rPr>
        <w:t>lockdown was more stringent in Spain</w:t>
      </w:r>
      <w:r w:rsidR="00345F73">
        <w:rPr>
          <w:rFonts w:ascii="Arial" w:hAnsi="Arial" w:cs="Arial"/>
          <w:color w:val="000000" w:themeColor="text1"/>
          <w:sz w:val="22"/>
          <w:szCs w:val="22"/>
        </w:rPr>
        <w:t xml:space="preserve">, </w:t>
      </w:r>
      <w:r w:rsidR="00B932E3">
        <w:rPr>
          <w:rFonts w:ascii="Arial" w:hAnsi="Arial" w:cs="Arial"/>
          <w:color w:val="000000" w:themeColor="text1"/>
          <w:sz w:val="22"/>
          <w:szCs w:val="22"/>
        </w:rPr>
        <w:t>Italy</w:t>
      </w:r>
      <w:r w:rsidR="00345F73">
        <w:rPr>
          <w:rFonts w:ascii="Arial" w:hAnsi="Arial" w:cs="Arial"/>
          <w:color w:val="000000" w:themeColor="text1"/>
          <w:sz w:val="22"/>
          <w:szCs w:val="22"/>
        </w:rPr>
        <w:t xml:space="preserve"> and France</w:t>
      </w:r>
      <w:r w:rsidR="00B932E3">
        <w:rPr>
          <w:rFonts w:ascii="Arial" w:hAnsi="Arial" w:cs="Arial"/>
          <w:color w:val="000000" w:themeColor="text1"/>
          <w:sz w:val="22"/>
          <w:szCs w:val="22"/>
        </w:rPr>
        <w:t xml:space="preserve"> than in the UK</w:t>
      </w:r>
      <w:r w:rsidR="006C4301">
        <w:rPr>
          <w:rFonts w:ascii="Arial" w:hAnsi="Arial" w:cs="Arial"/>
          <w:color w:val="000000" w:themeColor="text1"/>
          <w:sz w:val="22"/>
          <w:szCs w:val="22"/>
        </w:rPr>
        <w:t xml:space="preserve"> and Belgium</w:t>
      </w:r>
      <w:r w:rsidR="00B932E3">
        <w:rPr>
          <w:rFonts w:ascii="Arial" w:hAnsi="Arial" w:cs="Arial"/>
          <w:color w:val="000000" w:themeColor="text1"/>
          <w:sz w:val="22"/>
          <w:szCs w:val="22"/>
        </w:rPr>
        <w:t>.</w:t>
      </w:r>
      <w:r w:rsidR="009E7C3F">
        <w:rPr>
          <w:rFonts w:ascii="Arial" w:hAnsi="Arial" w:cs="Arial"/>
          <w:color w:val="000000" w:themeColor="text1"/>
          <w:sz w:val="22"/>
          <w:szCs w:val="22"/>
        </w:rPr>
        <w:t>[Hirsch, 2020 #5676]</w:t>
      </w:r>
      <w:r w:rsidR="00B932E3">
        <w:rPr>
          <w:rFonts w:ascii="Arial" w:hAnsi="Arial" w:cs="Arial"/>
          <w:color w:val="000000" w:themeColor="text1"/>
          <w:sz w:val="22"/>
          <w:szCs w:val="22"/>
        </w:rPr>
        <w:t xml:space="preserve"> </w:t>
      </w:r>
      <w:r w:rsidR="000F7692">
        <w:rPr>
          <w:rFonts w:ascii="Arial" w:hAnsi="Arial" w:cs="Arial"/>
          <w:color w:val="000000" w:themeColor="text1"/>
          <w:sz w:val="22"/>
          <w:szCs w:val="22"/>
        </w:rPr>
        <w:t>E</w:t>
      </w:r>
      <w:r w:rsidR="000F7692" w:rsidRPr="000F7692">
        <w:rPr>
          <w:rFonts w:ascii="Arial" w:hAnsi="Arial" w:cs="Arial"/>
          <w:color w:val="000000" w:themeColor="text1"/>
          <w:sz w:val="22"/>
          <w:szCs w:val="22"/>
        </w:rPr>
        <w:t>xtensive (and at the extreme universal) testing,</w:t>
      </w:r>
      <w:r w:rsidR="008C0566">
        <w:rPr>
          <w:rFonts w:ascii="Arial" w:hAnsi="Arial" w:cs="Arial"/>
          <w:color w:val="000000" w:themeColor="text1"/>
          <w:sz w:val="22"/>
          <w:szCs w:val="22"/>
        </w:rPr>
        <w:t xml:space="preserve"> and effective</w:t>
      </w:r>
      <w:r w:rsidR="000F7692" w:rsidRPr="000F7692">
        <w:rPr>
          <w:rFonts w:ascii="Arial" w:hAnsi="Arial" w:cs="Arial"/>
          <w:color w:val="000000" w:themeColor="text1"/>
          <w:sz w:val="22"/>
          <w:szCs w:val="22"/>
        </w:rPr>
        <w:t xml:space="preserve"> contact tracing and isolation of cases and their contacts can </w:t>
      </w:r>
      <w:r w:rsidR="000F7692">
        <w:rPr>
          <w:rFonts w:ascii="Arial" w:hAnsi="Arial" w:cs="Arial"/>
          <w:color w:val="000000" w:themeColor="text1"/>
          <w:sz w:val="22"/>
          <w:szCs w:val="22"/>
        </w:rPr>
        <w:t xml:space="preserve">also </w:t>
      </w:r>
      <w:r w:rsidR="000F7692" w:rsidRPr="000F7692">
        <w:rPr>
          <w:rFonts w:ascii="Arial" w:hAnsi="Arial" w:cs="Arial"/>
          <w:color w:val="000000" w:themeColor="text1"/>
          <w:sz w:val="22"/>
          <w:szCs w:val="22"/>
        </w:rPr>
        <w:t xml:space="preserve">minimise transmission even without </w:t>
      </w:r>
      <w:r w:rsidR="000F7692">
        <w:rPr>
          <w:rFonts w:ascii="Arial" w:hAnsi="Arial" w:cs="Arial"/>
          <w:color w:val="000000" w:themeColor="text1"/>
          <w:sz w:val="22"/>
          <w:szCs w:val="22"/>
        </w:rPr>
        <w:t xml:space="preserve">a </w:t>
      </w:r>
      <w:r w:rsidR="000F7692" w:rsidRPr="000F7692">
        <w:rPr>
          <w:rFonts w:ascii="Arial" w:hAnsi="Arial" w:cs="Arial"/>
          <w:color w:val="000000" w:themeColor="text1"/>
          <w:sz w:val="22"/>
          <w:szCs w:val="22"/>
        </w:rPr>
        <w:t>lockdown</w:t>
      </w:r>
      <w:r w:rsidR="00EB60D2">
        <w:rPr>
          <w:rFonts w:ascii="Arial" w:hAnsi="Arial" w:cs="Arial"/>
          <w:color w:val="000000" w:themeColor="text1"/>
          <w:sz w:val="22"/>
          <w:szCs w:val="22"/>
        </w:rPr>
        <w:t>[</w:t>
      </w:r>
      <w:proofErr w:type="spellStart"/>
      <w:r w:rsidR="00EB60D2">
        <w:rPr>
          <w:rFonts w:ascii="Arial" w:hAnsi="Arial" w:cs="Arial"/>
          <w:color w:val="000000" w:themeColor="text1"/>
          <w:sz w:val="22"/>
          <w:szCs w:val="22"/>
        </w:rPr>
        <w:t>Peto</w:t>
      </w:r>
      <w:proofErr w:type="spellEnd"/>
      <w:r w:rsidR="00EB60D2">
        <w:rPr>
          <w:rFonts w:ascii="Arial" w:hAnsi="Arial" w:cs="Arial"/>
          <w:color w:val="000000" w:themeColor="text1"/>
          <w:sz w:val="22"/>
          <w:szCs w:val="22"/>
        </w:rPr>
        <w:t>, 2020 #5692]</w:t>
      </w:r>
      <w:r w:rsidR="000F7692" w:rsidRPr="000F7692">
        <w:rPr>
          <w:rFonts w:ascii="Arial" w:hAnsi="Arial" w:cs="Arial"/>
          <w:color w:val="000000" w:themeColor="text1"/>
          <w:sz w:val="22"/>
          <w:szCs w:val="22"/>
        </w:rPr>
        <w:t xml:space="preserve">. </w:t>
      </w:r>
      <w:r w:rsidR="00986578">
        <w:rPr>
          <w:rFonts w:ascii="Arial" w:hAnsi="Arial" w:cs="Arial"/>
          <w:color w:val="000000" w:themeColor="text1"/>
          <w:sz w:val="22"/>
          <w:szCs w:val="22"/>
        </w:rPr>
        <w:t>Countries also varied in how extensively they conducted community testing, contact tracing and isolation of cases and their contacts, with Austria, Denmark</w:t>
      </w:r>
      <w:r w:rsidR="006A7363">
        <w:rPr>
          <w:rFonts w:ascii="Arial" w:hAnsi="Arial" w:cs="Arial"/>
          <w:color w:val="000000" w:themeColor="text1"/>
          <w:sz w:val="22"/>
          <w:szCs w:val="22"/>
        </w:rPr>
        <w:t>, Finland</w:t>
      </w:r>
      <w:r w:rsidR="00986578">
        <w:rPr>
          <w:rFonts w:ascii="Arial" w:hAnsi="Arial" w:cs="Arial"/>
          <w:color w:val="000000" w:themeColor="text1"/>
          <w:sz w:val="22"/>
          <w:szCs w:val="22"/>
        </w:rPr>
        <w:t xml:space="preserve">, New Zealand and Norway </w:t>
      </w:r>
      <w:r w:rsidR="00A1590A">
        <w:rPr>
          <w:rFonts w:ascii="Arial" w:hAnsi="Arial" w:cs="Arial"/>
          <w:color w:val="000000" w:themeColor="text1"/>
          <w:sz w:val="22"/>
          <w:szCs w:val="22"/>
        </w:rPr>
        <w:t>introducing</w:t>
      </w:r>
      <w:r w:rsidR="00986578">
        <w:rPr>
          <w:rFonts w:ascii="Arial" w:hAnsi="Arial" w:cs="Arial"/>
          <w:color w:val="000000" w:themeColor="text1"/>
          <w:sz w:val="22"/>
          <w:szCs w:val="22"/>
        </w:rPr>
        <w:t xml:space="preserve"> </w:t>
      </w:r>
      <w:r w:rsidR="00C36069">
        <w:rPr>
          <w:rFonts w:ascii="Arial" w:hAnsi="Arial" w:cs="Arial"/>
          <w:color w:val="000000" w:themeColor="text1"/>
          <w:sz w:val="22"/>
          <w:szCs w:val="22"/>
        </w:rPr>
        <w:t>extensive and effective</w:t>
      </w:r>
      <w:r w:rsidR="00986578">
        <w:rPr>
          <w:rFonts w:ascii="Arial" w:hAnsi="Arial" w:cs="Arial"/>
          <w:color w:val="000000" w:themeColor="text1"/>
          <w:sz w:val="22"/>
          <w:szCs w:val="22"/>
        </w:rPr>
        <w:t xml:space="preserve"> systems</w:t>
      </w:r>
      <w:r w:rsidR="00F96027">
        <w:rPr>
          <w:rFonts w:ascii="Arial" w:hAnsi="Arial" w:cs="Arial"/>
          <w:color w:val="000000" w:themeColor="text1"/>
          <w:sz w:val="22"/>
          <w:szCs w:val="22"/>
        </w:rPr>
        <w:t xml:space="preserve"> and Belgium, Spain</w:t>
      </w:r>
      <w:r w:rsidR="00C36069">
        <w:rPr>
          <w:rFonts w:ascii="Arial" w:hAnsi="Arial" w:cs="Arial"/>
          <w:color w:val="000000" w:themeColor="text1"/>
          <w:sz w:val="22"/>
          <w:szCs w:val="22"/>
        </w:rPr>
        <w:t xml:space="preserve">, France </w:t>
      </w:r>
      <w:r w:rsidR="00F96027">
        <w:rPr>
          <w:rFonts w:ascii="Arial" w:hAnsi="Arial" w:cs="Arial"/>
          <w:color w:val="000000" w:themeColor="text1"/>
          <w:sz w:val="22"/>
          <w:szCs w:val="22"/>
        </w:rPr>
        <w:t xml:space="preserve">and the UK being </w:t>
      </w:r>
      <w:r w:rsidR="006A7363">
        <w:rPr>
          <w:rFonts w:ascii="Arial" w:hAnsi="Arial" w:cs="Arial"/>
          <w:color w:val="000000" w:themeColor="text1"/>
          <w:sz w:val="22"/>
          <w:szCs w:val="22"/>
        </w:rPr>
        <w:t xml:space="preserve">more </w:t>
      </w:r>
      <w:r w:rsidR="00F96027">
        <w:rPr>
          <w:rFonts w:ascii="Arial" w:hAnsi="Arial" w:cs="Arial"/>
          <w:color w:val="000000" w:themeColor="text1"/>
          <w:sz w:val="22"/>
          <w:szCs w:val="22"/>
        </w:rPr>
        <w:t>limited in community testing and</w:t>
      </w:r>
      <w:r w:rsidR="006A7363">
        <w:rPr>
          <w:rFonts w:ascii="Arial" w:hAnsi="Arial" w:cs="Arial"/>
          <w:color w:val="000000" w:themeColor="text1"/>
          <w:sz w:val="22"/>
          <w:szCs w:val="22"/>
        </w:rPr>
        <w:t>/or</w:t>
      </w:r>
      <w:r w:rsidR="00F96027">
        <w:rPr>
          <w:rFonts w:ascii="Arial" w:hAnsi="Arial" w:cs="Arial"/>
          <w:color w:val="000000" w:themeColor="text1"/>
          <w:sz w:val="22"/>
          <w:szCs w:val="22"/>
        </w:rPr>
        <w:t xml:space="preserve"> contact tracing</w:t>
      </w:r>
      <w:r w:rsidR="000F7692">
        <w:rPr>
          <w:rFonts w:ascii="Arial" w:hAnsi="Arial" w:cs="Arial"/>
          <w:color w:val="000000" w:themeColor="text1"/>
          <w:sz w:val="22"/>
          <w:szCs w:val="22"/>
        </w:rPr>
        <w:t xml:space="preserve"> for many months</w:t>
      </w:r>
      <w:r w:rsidR="00986578">
        <w:rPr>
          <w:rFonts w:ascii="Arial" w:hAnsi="Arial" w:cs="Arial"/>
          <w:color w:val="000000"/>
          <w:sz w:val="22"/>
          <w:szCs w:val="22"/>
        </w:rPr>
        <w:t>[Hale, 2020 #5646</w:t>
      </w:r>
      <w:r w:rsidR="00463369">
        <w:rPr>
          <w:rFonts w:ascii="Arial" w:hAnsi="Arial" w:cs="Arial"/>
          <w:color w:val="000000" w:themeColor="text1"/>
          <w:sz w:val="22"/>
          <w:szCs w:val="22"/>
        </w:rPr>
        <w:t>].</w:t>
      </w:r>
      <w:r w:rsidR="00986578">
        <w:rPr>
          <w:rFonts w:ascii="Arial" w:hAnsi="Arial" w:cs="Arial"/>
          <w:color w:val="000000" w:themeColor="text1"/>
          <w:sz w:val="22"/>
          <w:szCs w:val="22"/>
        </w:rPr>
        <w:t xml:space="preserve"> </w:t>
      </w:r>
    </w:p>
    <w:p w14:paraId="64C13B16" w14:textId="77777777" w:rsidR="002017A5" w:rsidRDefault="002017A5" w:rsidP="00C415F9">
      <w:pPr>
        <w:spacing w:line="480" w:lineRule="auto"/>
        <w:jc w:val="both"/>
        <w:rPr>
          <w:rFonts w:ascii="Arial" w:hAnsi="Arial" w:cs="Arial"/>
          <w:color w:val="000000"/>
          <w:sz w:val="22"/>
          <w:szCs w:val="22"/>
        </w:rPr>
      </w:pPr>
    </w:p>
    <w:p w14:paraId="09961F40" w14:textId="10B3D972" w:rsidR="00670334" w:rsidRDefault="0021475D" w:rsidP="00FD2092">
      <w:pPr>
        <w:spacing w:line="480" w:lineRule="auto"/>
        <w:jc w:val="both"/>
        <w:rPr>
          <w:rFonts w:ascii="Arial" w:hAnsi="Arial" w:cs="Arial"/>
          <w:color w:val="000000" w:themeColor="text1"/>
          <w:sz w:val="22"/>
          <w:szCs w:val="22"/>
          <w:highlight w:val="yellow"/>
        </w:rPr>
      </w:pPr>
      <w:r>
        <w:rPr>
          <w:rFonts w:ascii="Arial" w:hAnsi="Arial" w:cs="Arial"/>
          <w:color w:val="000000"/>
          <w:sz w:val="22"/>
          <w:szCs w:val="22"/>
        </w:rPr>
        <w:t>Third</w:t>
      </w:r>
      <w:r w:rsidR="00C415F9" w:rsidRPr="004829D6">
        <w:rPr>
          <w:rFonts w:ascii="Arial" w:hAnsi="Arial" w:cs="Arial"/>
          <w:color w:val="000000"/>
          <w:sz w:val="22"/>
          <w:szCs w:val="22"/>
        </w:rPr>
        <w:t xml:space="preserve">, the </w:t>
      </w:r>
      <w:r w:rsidR="00C415F9" w:rsidRPr="004829D6">
        <w:rPr>
          <w:rFonts w:ascii="Arial" w:hAnsi="Arial" w:cs="Arial"/>
          <w:color w:val="000000" w:themeColor="text1"/>
          <w:sz w:val="22"/>
          <w:szCs w:val="22"/>
        </w:rPr>
        <w:t xml:space="preserve">preparedness </w:t>
      </w:r>
      <w:r w:rsidR="008E76A9" w:rsidRPr="004829D6">
        <w:rPr>
          <w:rFonts w:ascii="Arial" w:hAnsi="Arial" w:cs="Arial"/>
          <w:color w:val="000000" w:themeColor="text1"/>
          <w:sz w:val="22"/>
          <w:szCs w:val="22"/>
        </w:rPr>
        <w:t xml:space="preserve">and resilience </w:t>
      </w:r>
      <w:r w:rsidR="00C415F9" w:rsidRPr="004829D6">
        <w:rPr>
          <w:rFonts w:ascii="Arial" w:hAnsi="Arial" w:cs="Arial"/>
          <w:color w:val="000000" w:themeColor="text1"/>
          <w:sz w:val="22"/>
          <w:szCs w:val="22"/>
        </w:rPr>
        <w:t xml:space="preserve">of the </w:t>
      </w:r>
      <w:r w:rsidR="0029598F">
        <w:rPr>
          <w:rFonts w:ascii="Arial" w:hAnsi="Arial" w:cs="Arial"/>
          <w:color w:val="000000" w:themeColor="text1"/>
          <w:sz w:val="22"/>
          <w:szCs w:val="22"/>
        </w:rPr>
        <w:t xml:space="preserve">public health infrastructure </w:t>
      </w:r>
      <w:r w:rsidR="0029598F">
        <w:rPr>
          <w:rFonts w:ascii="Arial" w:hAnsi="Arial" w:cs="Arial"/>
          <w:color w:val="000000"/>
          <w:sz w:val="22"/>
          <w:szCs w:val="22"/>
        </w:rPr>
        <w:t xml:space="preserve">not only </w:t>
      </w:r>
      <w:r w:rsidR="0029598F" w:rsidRPr="004829D6">
        <w:rPr>
          <w:rFonts w:ascii="Arial" w:hAnsi="Arial" w:cs="Arial"/>
          <w:color w:val="000000" w:themeColor="text1"/>
          <w:sz w:val="22"/>
          <w:szCs w:val="22"/>
        </w:rPr>
        <w:t>influence</w:t>
      </w:r>
      <w:r w:rsidR="0029598F" w:rsidRPr="004829D6">
        <w:rPr>
          <w:rFonts w:ascii="Arial" w:hAnsi="Arial" w:cs="Arial"/>
          <w:color w:val="000000"/>
          <w:sz w:val="22"/>
          <w:szCs w:val="22"/>
        </w:rPr>
        <w:t xml:space="preserve"> </w:t>
      </w:r>
      <w:r w:rsidR="0029598F">
        <w:rPr>
          <w:rFonts w:ascii="Arial" w:hAnsi="Arial" w:cs="Arial"/>
          <w:color w:val="000000"/>
          <w:sz w:val="22"/>
          <w:szCs w:val="22"/>
        </w:rPr>
        <w:t>how well the spread of infection is controlled,</w:t>
      </w:r>
      <w:r w:rsidR="00CC3D3D">
        <w:rPr>
          <w:rFonts w:ascii="Arial" w:hAnsi="Arial" w:cs="Arial"/>
          <w:color w:val="000000"/>
          <w:sz w:val="22"/>
          <w:szCs w:val="22"/>
        </w:rPr>
        <w:t xml:space="preserve"> </w:t>
      </w:r>
      <w:r w:rsidR="00CC3D3D">
        <w:rPr>
          <w:rFonts w:ascii="Arial" w:hAnsi="Arial" w:cs="Arial"/>
          <w:color w:val="000000" w:themeColor="text1"/>
          <w:sz w:val="22"/>
          <w:szCs w:val="22"/>
        </w:rPr>
        <w:t>but also</w:t>
      </w:r>
      <w:r w:rsidR="00FF3AD9">
        <w:rPr>
          <w:rFonts w:ascii="Arial" w:hAnsi="Arial" w:cs="Arial"/>
          <w:color w:val="000000" w:themeColor="text1"/>
          <w:sz w:val="22"/>
          <w:szCs w:val="22"/>
        </w:rPr>
        <w:t xml:space="preserve"> could feed back into the choice of polic</w:t>
      </w:r>
      <w:r w:rsidR="0029598F">
        <w:rPr>
          <w:rFonts w:ascii="Arial" w:hAnsi="Arial" w:cs="Arial"/>
          <w:color w:val="000000" w:themeColor="text1"/>
          <w:sz w:val="22"/>
          <w:szCs w:val="22"/>
        </w:rPr>
        <w:t>y</w:t>
      </w:r>
      <w:r w:rsidR="000255E8">
        <w:rPr>
          <w:rFonts w:ascii="Arial" w:hAnsi="Arial" w:cs="Arial"/>
          <w:color w:val="000000" w:themeColor="text1"/>
          <w:sz w:val="22"/>
          <w:szCs w:val="22"/>
        </w:rPr>
        <w:t>, as decision makers assess what they think is possible with existing capacity</w:t>
      </w:r>
      <w:r w:rsidR="00FF3AD9">
        <w:rPr>
          <w:rFonts w:ascii="Arial" w:hAnsi="Arial" w:cs="Arial"/>
          <w:color w:val="000000" w:themeColor="text1"/>
          <w:sz w:val="22"/>
          <w:szCs w:val="22"/>
        </w:rPr>
        <w:t xml:space="preserve">. </w:t>
      </w:r>
      <w:r w:rsidR="00FF3AD9">
        <w:rPr>
          <w:rFonts w:ascii="Arial" w:hAnsi="Arial" w:cs="Arial"/>
          <w:color w:val="121212"/>
          <w:sz w:val="22"/>
          <w:szCs w:val="22"/>
          <w:shd w:val="clear" w:color="auto" w:fill="FFFFFF"/>
        </w:rPr>
        <w:t xml:space="preserve">Denmark </w:t>
      </w:r>
      <w:r w:rsidR="00E51B9A">
        <w:rPr>
          <w:rFonts w:ascii="Arial" w:hAnsi="Arial" w:cs="Arial"/>
          <w:color w:val="121212"/>
          <w:sz w:val="22"/>
          <w:szCs w:val="22"/>
          <w:shd w:val="clear" w:color="auto" w:fill="FFFFFF"/>
        </w:rPr>
        <w:t xml:space="preserve">and Austria </w:t>
      </w:r>
      <w:r w:rsidR="00FF3AD9">
        <w:rPr>
          <w:rFonts w:ascii="Arial" w:hAnsi="Arial" w:cs="Arial"/>
          <w:color w:val="121212"/>
          <w:sz w:val="22"/>
          <w:szCs w:val="22"/>
          <w:shd w:val="clear" w:color="auto" w:fill="FFFFFF"/>
        </w:rPr>
        <w:t xml:space="preserve">(as well as Germany </w:t>
      </w:r>
      <w:r w:rsidR="0012642C">
        <w:rPr>
          <w:rFonts w:ascii="Arial" w:hAnsi="Arial" w:cs="Arial"/>
          <w:color w:val="121212"/>
          <w:sz w:val="22"/>
          <w:szCs w:val="22"/>
          <w:shd w:val="clear" w:color="auto" w:fill="FFFFFF"/>
        </w:rPr>
        <w:t xml:space="preserve">for </w:t>
      </w:r>
      <w:r w:rsidR="00FF3AD9">
        <w:rPr>
          <w:rFonts w:ascii="Arial" w:hAnsi="Arial" w:cs="Arial"/>
          <w:color w:val="121212"/>
          <w:sz w:val="22"/>
          <w:szCs w:val="22"/>
          <w:shd w:val="clear" w:color="auto" w:fill="FFFFFF"/>
        </w:rPr>
        <w:t xml:space="preserve">which </w:t>
      </w:r>
      <w:r w:rsidR="0012642C">
        <w:rPr>
          <w:rFonts w:ascii="Arial" w:hAnsi="Arial" w:cs="Arial"/>
          <w:color w:val="121212"/>
          <w:sz w:val="22"/>
          <w:szCs w:val="22"/>
          <w:shd w:val="clear" w:color="auto" w:fill="FFFFFF"/>
        </w:rPr>
        <w:t>data were not available for</w:t>
      </w:r>
      <w:r w:rsidR="00FF3AD9">
        <w:rPr>
          <w:rFonts w:ascii="Arial" w:hAnsi="Arial" w:cs="Arial"/>
          <w:color w:val="121212"/>
          <w:sz w:val="22"/>
          <w:szCs w:val="22"/>
          <w:shd w:val="clear" w:color="auto" w:fill="FFFFFF"/>
        </w:rPr>
        <w:t xml:space="preserve"> our analysis)</w:t>
      </w:r>
      <w:r w:rsidR="008E76A9">
        <w:rPr>
          <w:rFonts w:ascii="Arial" w:hAnsi="Arial" w:cs="Arial"/>
          <w:color w:val="121212"/>
          <w:sz w:val="22"/>
          <w:szCs w:val="22"/>
          <w:shd w:val="clear" w:color="auto" w:fill="FFFFFF"/>
        </w:rPr>
        <w:t xml:space="preserve"> w</w:t>
      </w:r>
      <w:r w:rsidR="00FF3AD9">
        <w:rPr>
          <w:rFonts w:ascii="Arial" w:hAnsi="Arial" w:cs="Arial"/>
          <w:color w:val="121212"/>
          <w:sz w:val="22"/>
          <w:szCs w:val="22"/>
          <w:shd w:val="clear" w:color="auto" w:fill="FFFFFF"/>
        </w:rPr>
        <w:t>ere</w:t>
      </w:r>
      <w:r w:rsidR="008E76A9">
        <w:rPr>
          <w:rFonts w:ascii="Arial" w:hAnsi="Arial" w:cs="Arial"/>
          <w:color w:val="121212"/>
          <w:sz w:val="22"/>
          <w:szCs w:val="22"/>
          <w:shd w:val="clear" w:color="auto" w:fill="FFFFFF"/>
        </w:rPr>
        <w:t xml:space="preserve"> able to scale up testing rapidly because </w:t>
      </w:r>
      <w:r w:rsidR="00FF3AD9">
        <w:rPr>
          <w:rFonts w:ascii="Arial" w:hAnsi="Arial" w:cs="Arial"/>
          <w:color w:val="121212"/>
          <w:sz w:val="22"/>
          <w:szCs w:val="22"/>
          <w:shd w:val="clear" w:color="auto" w:fill="FFFFFF"/>
        </w:rPr>
        <w:t>they</w:t>
      </w:r>
      <w:r w:rsidR="008E76A9">
        <w:rPr>
          <w:rFonts w:ascii="Arial" w:hAnsi="Arial" w:cs="Arial"/>
          <w:color w:val="121212"/>
          <w:sz w:val="22"/>
          <w:szCs w:val="22"/>
          <w:shd w:val="clear" w:color="auto" w:fill="FFFFFF"/>
        </w:rPr>
        <w:t xml:space="preserve"> had extensive</w:t>
      </w:r>
      <w:r w:rsidR="00D51F52">
        <w:rPr>
          <w:rFonts w:ascii="Arial" w:hAnsi="Arial" w:cs="Arial"/>
          <w:color w:val="121212"/>
          <w:sz w:val="22"/>
          <w:szCs w:val="22"/>
          <w:shd w:val="clear" w:color="auto" w:fill="FFFFFF"/>
        </w:rPr>
        <w:t xml:space="preserve"> and well-coordinated</w:t>
      </w:r>
      <w:r w:rsidR="008E76A9">
        <w:rPr>
          <w:rFonts w:ascii="Arial" w:hAnsi="Arial" w:cs="Arial"/>
          <w:color w:val="121212"/>
          <w:sz w:val="22"/>
          <w:szCs w:val="22"/>
          <w:shd w:val="clear" w:color="auto" w:fill="FFFFFF"/>
        </w:rPr>
        <w:t xml:space="preserve"> laboratory network</w:t>
      </w:r>
      <w:r w:rsidR="00FF3AD9">
        <w:rPr>
          <w:rFonts w:ascii="Arial" w:hAnsi="Arial" w:cs="Arial"/>
          <w:color w:val="121212"/>
          <w:sz w:val="22"/>
          <w:szCs w:val="22"/>
          <w:shd w:val="clear" w:color="auto" w:fill="FFFFFF"/>
        </w:rPr>
        <w:t>s</w:t>
      </w:r>
      <w:r w:rsidR="0029598F">
        <w:rPr>
          <w:rFonts w:ascii="Arial" w:hAnsi="Arial" w:cs="Arial"/>
          <w:color w:val="121212"/>
          <w:sz w:val="22"/>
          <w:szCs w:val="22"/>
          <w:shd w:val="clear" w:color="auto" w:fill="FFFFFF"/>
        </w:rPr>
        <w:t xml:space="preserve"> and public health infrastructure</w:t>
      </w:r>
      <w:r w:rsidR="008E76A9">
        <w:rPr>
          <w:rFonts w:ascii="Arial" w:hAnsi="Arial" w:cs="Arial"/>
          <w:color w:val="121212"/>
          <w:sz w:val="22"/>
          <w:szCs w:val="22"/>
          <w:shd w:val="clear" w:color="auto" w:fill="FFFFFF"/>
        </w:rPr>
        <w:t xml:space="preserve"> in place. Some central European countries had</w:t>
      </w:r>
      <w:r w:rsidR="0012642C">
        <w:rPr>
          <w:rFonts w:ascii="Arial" w:hAnsi="Arial" w:cs="Arial"/>
          <w:color w:val="121212"/>
          <w:sz w:val="22"/>
          <w:szCs w:val="22"/>
          <w:shd w:val="clear" w:color="auto" w:fill="FFFFFF"/>
        </w:rPr>
        <w:t xml:space="preserve"> existing</w:t>
      </w:r>
      <w:r w:rsidR="008E76A9">
        <w:rPr>
          <w:rFonts w:ascii="Arial" w:hAnsi="Arial" w:cs="Arial"/>
          <w:color w:val="121212"/>
          <w:sz w:val="22"/>
          <w:szCs w:val="22"/>
          <w:shd w:val="clear" w:color="auto" w:fill="FFFFFF"/>
        </w:rPr>
        <w:t xml:space="preserve"> contact tracing infrastructure, a legacy of their more recent experience with infectious diseases such as tuberculosis. Others had more limited capacity, such as New Zealand’s contract tracing system, but were able to scale it up rapidly based on the existing </w:t>
      </w:r>
      <w:r w:rsidR="00886D61">
        <w:rPr>
          <w:rFonts w:ascii="Arial" w:hAnsi="Arial" w:cs="Arial"/>
          <w:color w:val="121212"/>
          <w:sz w:val="22"/>
          <w:szCs w:val="22"/>
          <w:shd w:val="clear" w:color="auto" w:fill="FFFFFF"/>
        </w:rPr>
        <w:t xml:space="preserve">public health </w:t>
      </w:r>
      <w:r w:rsidR="008E76A9">
        <w:rPr>
          <w:rFonts w:ascii="Arial" w:hAnsi="Arial" w:cs="Arial"/>
          <w:color w:val="121212"/>
          <w:sz w:val="22"/>
          <w:szCs w:val="22"/>
          <w:shd w:val="clear" w:color="auto" w:fill="FFFFFF"/>
        </w:rPr>
        <w:t xml:space="preserve">structures. </w:t>
      </w:r>
      <w:bookmarkStart w:id="10" w:name="_Hlk46171363"/>
      <w:r w:rsidR="008E76A9" w:rsidRPr="00CC3D3D">
        <w:rPr>
          <w:rFonts w:ascii="Arial" w:hAnsi="Arial" w:cs="Arial"/>
          <w:color w:val="121212"/>
          <w:sz w:val="22"/>
          <w:szCs w:val="22"/>
          <w:shd w:val="clear" w:color="auto" w:fill="FFFFFF"/>
        </w:rPr>
        <w:t xml:space="preserve">In contrast, </w:t>
      </w:r>
      <w:r w:rsidR="00CC3D3D">
        <w:rPr>
          <w:rFonts w:ascii="Arial" w:hAnsi="Arial" w:cs="Arial"/>
          <w:color w:val="121212"/>
          <w:sz w:val="22"/>
          <w:szCs w:val="22"/>
          <w:shd w:val="clear" w:color="auto" w:fill="FFFFFF"/>
        </w:rPr>
        <w:t>the UK and</w:t>
      </w:r>
      <w:r w:rsidR="00CC3D3D" w:rsidRPr="00CC3D3D">
        <w:rPr>
          <w:rFonts w:ascii="Arial" w:hAnsi="Arial" w:cs="Arial"/>
          <w:color w:val="121212"/>
          <w:sz w:val="22"/>
          <w:szCs w:val="22"/>
          <w:shd w:val="clear" w:color="auto" w:fill="FFFFFF"/>
        </w:rPr>
        <w:t xml:space="preserve"> Spain had </w:t>
      </w:r>
      <w:r w:rsidR="0029598F">
        <w:rPr>
          <w:rFonts w:ascii="Arial" w:hAnsi="Arial" w:cs="Arial"/>
          <w:color w:val="121212"/>
          <w:sz w:val="22"/>
          <w:szCs w:val="22"/>
          <w:shd w:val="clear" w:color="auto" w:fill="FFFFFF"/>
        </w:rPr>
        <w:t>less</w:t>
      </w:r>
      <w:r w:rsidR="00CC3D3D" w:rsidRPr="00CC3D3D">
        <w:rPr>
          <w:rFonts w:ascii="Arial" w:hAnsi="Arial" w:cs="Arial"/>
          <w:color w:val="121212"/>
          <w:sz w:val="22"/>
          <w:szCs w:val="22"/>
          <w:shd w:val="clear" w:color="auto" w:fill="FFFFFF"/>
        </w:rPr>
        <w:t xml:space="preserve"> testing capacity</w:t>
      </w:r>
      <w:r w:rsidR="00EB0BDC">
        <w:rPr>
          <w:rFonts w:ascii="Arial" w:hAnsi="Arial" w:cs="Arial"/>
          <w:color w:val="121212"/>
          <w:sz w:val="22"/>
          <w:szCs w:val="22"/>
          <w:shd w:val="clear" w:color="auto" w:fill="FFFFFF"/>
        </w:rPr>
        <w:t xml:space="preserve"> (or ability to utilise capacity in non-governmental labs</w:t>
      </w:r>
      <w:r w:rsidR="00EE4805">
        <w:rPr>
          <w:rFonts w:ascii="Arial" w:hAnsi="Arial" w:cs="Arial"/>
          <w:color w:val="121212"/>
          <w:sz w:val="22"/>
          <w:szCs w:val="22"/>
          <w:shd w:val="clear" w:color="auto" w:fill="FFFFFF"/>
        </w:rPr>
        <w:t xml:space="preserve"> early in the epidemic</w:t>
      </w:r>
      <w:r w:rsidR="00EB0BDC">
        <w:rPr>
          <w:rFonts w:ascii="Arial" w:hAnsi="Arial" w:cs="Arial"/>
          <w:color w:val="121212"/>
          <w:sz w:val="22"/>
          <w:szCs w:val="22"/>
          <w:shd w:val="clear" w:color="auto" w:fill="FFFFFF"/>
        </w:rPr>
        <w:t>)</w:t>
      </w:r>
      <w:r w:rsidR="00CC3D3D" w:rsidRPr="00CC3D3D">
        <w:rPr>
          <w:rFonts w:ascii="Arial" w:hAnsi="Arial" w:cs="Arial"/>
          <w:color w:val="121212"/>
          <w:sz w:val="22"/>
          <w:szCs w:val="22"/>
          <w:shd w:val="clear" w:color="auto" w:fill="FFFFFF"/>
        </w:rPr>
        <w:t xml:space="preserve"> and weaker contact tracing and isolation system</w:t>
      </w:r>
      <w:r w:rsidR="00EB0BDC">
        <w:rPr>
          <w:rFonts w:ascii="Arial" w:hAnsi="Arial" w:cs="Arial"/>
          <w:color w:val="121212"/>
          <w:sz w:val="22"/>
          <w:szCs w:val="22"/>
          <w:shd w:val="clear" w:color="auto" w:fill="FFFFFF"/>
        </w:rPr>
        <w:t>s</w:t>
      </w:r>
      <w:r w:rsidR="007D1D21">
        <w:rPr>
          <w:rFonts w:ascii="Arial" w:hAnsi="Arial" w:cs="Arial"/>
          <w:color w:val="121212"/>
          <w:sz w:val="22"/>
          <w:szCs w:val="22"/>
          <w:shd w:val="clear" w:color="auto" w:fill="FFFFFF"/>
        </w:rPr>
        <w:t xml:space="preserve">, especially </w:t>
      </w:r>
      <w:r w:rsidR="00CC3D3D" w:rsidRPr="00CC3D3D">
        <w:rPr>
          <w:rFonts w:ascii="Arial" w:hAnsi="Arial" w:cs="Arial"/>
          <w:color w:val="121212"/>
          <w:sz w:val="22"/>
          <w:szCs w:val="22"/>
          <w:shd w:val="clear" w:color="auto" w:fill="FFFFFF"/>
        </w:rPr>
        <w:t>early in the</w:t>
      </w:r>
      <w:r w:rsidR="007D1D21">
        <w:rPr>
          <w:rFonts w:ascii="Arial" w:hAnsi="Arial" w:cs="Arial"/>
          <w:color w:val="121212"/>
          <w:sz w:val="22"/>
          <w:szCs w:val="22"/>
          <w:shd w:val="clear" w:color="auto" w:fill="FFFFFF"/>
        </w:rPr>
        <w:t xml:space="preserve"> pandemic</w:t>
      </w:r>
      <w:r w:rsidR="00CC3D3D" w:rsidRPr="00CC3D3D">
        <w:rPr>
          <w:rFonts w:ascii="Arial" w:hAnsi="Arial" w:cs="Arial"/>
          <w:color w:val="121212"/>
          <w:sz w:val="22"/>
          <w:szCs w:val="22"/>
          <w:shd w:val="clear" w:color="auto" w:fill="FFFFFF"/>
        </w:rPr>
        <w:t>, with largely fragmented strategies and information flow</w:t>
      </w:r>
      <w:r w:rsidR="004A2881" w:rsidRPr="00CC3D3D">
        <w:rPr>
          <w:rFonts w:ascii="Arial" w:hAnsi="Arial" w:cs="Arial"/>
          <w:color w:val="121212"/>
          <w:sz w:val="22"/>
          <w:szCs w:val="22"/>
          <w:shd w:val="clear" w:color="auto" w:fill="FFFFFF"/>
        </w:rPr>
        <w:t>[Scally, 2020 #5666]</w:t>
      </w:r>
      <w:r w:rsidR="00053555">
        <w:rPr>
          <w:rFonts w:ascii="Arial" w:hAnsi="Arial" w:cs="Arial"/>
          <w:color w:val="121212"/>
          <w:sz w:val="22"/>
          <w:szCs w:val="22"/>
          <w:shd w:val="clear" w:color="auto" w:fill="FFFFFF"/>
        </w:rPr>
        <w:t>.</w:t>
      </w:r>
      <w:r w:rsidR="008E76A9">
        <w:rPr>
          <w:rFonts w:ascii="Arial" w:hAnsi="Arial" w:cs="Arial"/>
          <w:color w:val="121212"/>
          <w:sz w:val="22"/>
          <w:szCs w:val="22"/>
          <w:shd w:val="clear" w:color="auto" w:fill="FFFFFF"/>
        </w:rPr>
        <w:t xml:space="preserve"> </w:t>
      </w:r>
      <w:bookmarkEnd w:id="10"/>
      <w:r w:rsidR="00CC3D3D">
        <w:rPr>
          <w:rFonts w:ascii="Arial" w:hAnsi="Arial" w:cs="Arial"/>
          <w:color w:val="121212"/>
          <w:sz w:val="22"/>
          <w:szCs w:val="22"/>
          <w:shd w:val="clear" w:color="auto" w:fill="FFFFFF"/>
        </w:rPr>
        <w:t>C</w:t>
      </w:r>
      <w:r>
        <w:rPr>
          <w:rFonts w:ascii="Arial" w:hAnsi="Arial" w:cs="Arial"/>
          <w:color w:val="121212"/>
          <w:sz w:val="22"/>
          <w:szCs w:val="22"/>
          <w:shd w:val="clear" w:color="auto" w:fill="FFFFFF"/>
        </w:rPr>
        <w:t>ountries</w:t>
      </w:r>
      <w:r w:rsidR="00CC3D3D">
        <w:rPr>
          <w:rFonts w:ascii="Arial" w:hAnsi="Arial" w:cs="Arial"/>
          <w:color w:val="121212"/>
          <w:sz w:val="22"/>
          <w:szCs w:val="22"/>
          <w:shd w:val="clear" w:color="auto" w:fill="FFFFFF"/>
        </w:rPr>
        <w:t xml:space="preserve"> also</w:t>
      </w:r>
      <w:r>
        <w:rPr>
          <w:rFonts w:ascii="Arial" w:hAnsi="Arial" w:cs="Arial"/>
          <w:color w:val="121212"/>
          <w:sz w:val="22"/>
          <w:szCs w:val="22"/>
          <w:shd w:val="clear" w:color="auto" w:fill="FFFFFF"/>
        </w:rPr>
        <w:t xml:space="preserve"> vary substantially in terms of </w:t>
      </w:r>
      <w:r w:rsidR="00886D61">
        <w:rPr>
          <w:rFonts w:ascii="Arial" w:hAnsi="Arial" w:cs="Arial"/>
          <w:color w:val="121212"/>
          <w:sz w:val="22"/>
          <w:szCs w:val="22"/>
          <w:shd w:val="clear" w:color="auto" w:fill="FFFFFF"/>
        </w:rPr>
        <w:t>how</w:t>
      </w:r>
      <w:r>
        <w:rPr>
          <w:rFonts w:ascii="Arial" w:hAnsi="Arial" w:cs="Arial"/>
          <w:color w:val="121212"/>
          <w:sz w:val="22"/>
          <w:szCs w:val="22"/>
          <w:shd w:val="clear" w:color="auto" w:fill="FFFFFF"/>
        </w:rPr>
        <w:t xml:space="preserve"> their health care </w:t>
      </w:r>
      <w:r>
        <w:rPr>
          <w:rFonts w:ascii="Arial" w:hAnsi="Arial" w:cs="Arial"/>
          <w:color w:val="121212"/>
          <w:sz w:val="22"/>
          <w:szCs w:val="22"/>
          <w:shd w:val="clear" w:color="auto" w:fill="FFFFFF"/>
        </w:rPr>
        <w:lastRenderedPageBreak/>
        <w:t>system</w:t>
      </w:r>
      <w:r w:rsidR="00886D61">
        <w:rPr>
          <w:rFonts w:ascii="Arial" w:hAnsi="Arial" w:cs="Arial"/>
          <w:color w:val="121212"/>
          <w:sz w:val="22"/>
          <w:szCs w:val="22"/>
          <w:shd w:val="clear" w:color="auto" w:fill="FFFFFF"/>
        </w:rPr>
        <w:t xml:space="preserve"> continued to provide </w:t>
      </w:r>
      <w:r w:rsidR="006F3EAB">
        <w:rPr>
          <w:rFonts w:ascii="Arial" w:hAnsi="Arial" w:cs="Arial"/>
          <w:color w:val="000000" w:themeColor="text1"/>
          <w:sz w:val="22"/>
          <w:szCs w:val="22"/>
        </w:rPr>
        <w:t>life-saving services</w:t>
      </w:r>
      <w:r w:rsidR="002F300E">
        <w:rPr>
          <w:rFonts w:ascii="Arial" w:hAnsi="Arial" w:cs="Arial"/>
          <w:color w:val="000000" w:themeColor="text1"/>
          <w:sz w:val="22"/>
          <w:szCs w:val="22"/>
        </w:rPr>
        <w:t xml:space="preserve">: </w:t>
      </w:r>
      <w:r w:rsidR="00C36069">
        <w:rPr>
          <w:rFonts w:ascii="Arial" w:hAnsi="Arial" w:cs="Arial"/>
          <w:color w:val="000000" w:themeColor="text1"/>
          <w:sz w:val="22"/>
          <w:szCs w:val="22"/>
        </w:rPr>
        <w:t>those</w:t>
      </w:r>
      <w:r w:rsidR="006F3EAB">
        <w:rPr>
          <w:rFonts w:ascii="Arial" w:hAnsi="Arial" w:cs="Arial"/>
          <w:color w:val="000000" w:themeColor="text1"/>
          <w:sz w:val="22"/>
          <w:szCs w:val="22"/>
        </w:rPr>
        <w:t xml:space="preserve"> countries that h</w:t>
      </w:r>
      <w:r w:rsidR="00C36069">
        <w:rPr>
          <w:rFonts w:ascii="Arial" w:hAnsi="Arial" w:cs="Arial"/>
          <w:color w:val="000000" w:themeColor="text1"/>
          <w:sz w:val="22"/>
          <w:szCs w:val="22"/>
        </w:rPr>
        <w:t>ad</w:t>
      </w:r>
      <w:r w:rsidR="006F3EAB">
        <w:rPr>
          <w:rFonts w:ascii="Arial" w:hAnsi="Arial" w:cs="Arial"/>
          <w:color w:val="000000" w:themeColor="text1"/>
          <w:sz w:val="22"/>
          <w:szCs w:val="22"/>
        </w:rPr>
        <w:t xml:space="preserve"> less capacity</w:t>
      </w:r>
      <w:r w:rsidR="00C36069">
        <w:rPr>
          <w:rFonts w:ascii="Arial" w:hAnsi="Arial" w:cs="Arial"/>
          <w:color w:val="000000" w:themeColor="text1"/>
          <w:sz w:val="22"/>
          <w:szCs w:val="22"/>
        </w:rPr>
        <w:t xml:space="preserve"> and were less able to </w:t>
      </w:r>
      <w:r w:rsidR="002F300E">
        <w:rPr>
          <w:rFonts w:ascii="Arial" w:hAnsi="Arial" w:cs="Arial"/>
          <w:color w:val="000000" w:themeColor="text1"/>
          <w:sz w:val="22"/>
          <w:szCs w:val="22"/>
        </w:rPr>
        <w:t xml:space="preserve">rapidly </w:t>
      </w:r>
      <w:r w:rsidR="00C36069">
        <w:rPr>
          <w:rFonts w:ascii="Arial" w:hAnsi="Arial" w:cs="Arial"/>
          <w:color w:val="000000" w:themeColor="text1"/>
          <w:sz w:val="22"/>
          <w:szCs w:val="22"/>
        </w:rPr>
        <w:t>enhance capacity</w:t>
      </w:r>
      <w:r w:rsidR="006F3EAB">
        <w:rPr>
          <w:rFonts w:ascii="Arial" w:hAnsi="Arial" w:cs="Arial"/>
          <w:color w:val="000000" w:themeColor="text1"/>
          <w:sz w:val="22"/>
          <w:szCs w:val="22"/>
        </w:rPr>
        <w:t xml:space="preserve">, </w:t>
      </w:r>
      <w:r w:rsidR="00C36069">
        <w:rPr>
          <w:rFonts w:ascii="Arial" w:hAnsi="Arial" w:cs="Arial"/>
          <w:color w:val="000000" w:themeColor="text1"/>
          <w:sz w:val="22"/>
          <w:szCs w:val="22"/>
        </w:rPr>
        <w:t>partly related to</w:t>
      </w:r>
      <w:r w:rsidR="006F3EAB">
        <w:rPr>
          <w:rFonts w:ascii="Arial" w:hAnsi="Arial" w:cs="Arial"/>
          <w:color w:val="000000" w:themeColor="text1"/>
          <w:sz w:val="22"/>
          <w:szCs w:val="22"/>
        </w:rPr>
        <w:t xml:space="preserve"> </w:t>
      </w:r>
      <w:r w:rsidR="00C36069">
        <w:rPr>
          <w:rFonts w:ascii="Arial" w:hAnsi="Arial" w:cs="Arial"/>
          <w:color w:val="000000" w:themeColor="text1"/>
          <w:sz w:val="22"/>
          <w:szCs w:val="22"/>
        </w:rPr>
        <w:t xml:space="preserve">uneven </w:t>
      </w:r>
      <w:r w:rsidR="006F3EAB">
        <w:rPr>
          <w:rFonts w:ascii="Arial" w:hAnsi="Arial" w:cs="Arial"/>
          <w:color w:val="000000" w:themeColor="text1"/>
          <w:sz w:val="22"/>
          <w:szCs w:val="22"/>
          <w:shd w:val="clear" w:color="auto" w:fill="FFFFFF"/>
        </w:rPr>
        <w:t>health and social care spending, respond</w:t>
      </w:r>
      <w:r w:rsidR="00C36069">
        <w:rPr>
          <w:rFonts w:ascii="Arial" w:hAnsi="Arial" w:cs="Arial"/>
          <w:color w:val="000000" w:themeColor="text1"/>
          <w:sz w:val="22"/>
          <w:szCs w:val="22"/>
          <w:shd w:val="clear" w:color="auto" w:fill="FFFFFF"/>
        </w:rPr>
        <w:t>ed less effectively to health care needs</w:t>
      </w:r>
      <w:r w:rsidR="006F3EAB">
        <w:rPr>
          <w:rFonts w:ascii="Arial" w:hAnsi="Arial" w:cs="Arial"/>
          <w:color w:val="000000" w:themeColor="text1"/>
          <w:sz w:val="22"/>
          <w:szCs w:val="22"/>
          <w:shd w:val="clear" w:color="auto" w:fill="FFFFFF"/>
        </w:rPr>
        <w:t xml:space="preserve">. Notably, </w:t>
      </w:r>
      <w:r w:rsidR="002F300E">
        <w:rPr>
          <w:rFonts w:ascii="Arial" w:hAnsi="Arial" w:cs="Arial"/>
          <w:color w:val="000000" w:themeColor="text1"/>
          <w:sz w:val="22"/>
          <w:szCs w:val="22"/>
          <w:shd w:val="clear" w:color="auto" w:fill="FFFFFF"/>
        </w:rPr>
        <w:t xml:space="preserve">per capita </w:t>
      </w:r>
      <w:r w:rsidR="006F3EAB">
        <w:rPr>
          <w:rFonts w:ascii="Arial" w:hAnsi="Arial" w:cs="Arial"/>
          <w:color w:val="000000" w:themeColor="text1"/>
          <w:sz w:val="22"/>
          <w:szCs w:val="22"/>
          <w:shd w:val="clear" w:color="auto" w:fill="FFFFFF"/>
        </w:rPr>
        <w:t>spending is lower in the UK, Italy and Spain than in Austria, Norway, Sweden and Denmark[Cooper, 2019 #5653]</w:t>
      </w:r>
      <w:r w:rsidR="00053555">
        <w:rPr>
          <w:rFonts w:ascii="Arial" w:hAnsi="Arial" w:cs="Arial"/>
          <w:color w:val="000000" w:themeColor="text1"/>
          <w:sz w:val="22"/>
          <w:szCs w:val="22"/>
          <w:shd w:val="clear" w:color="auto" w:fill="FFFFFF"/>
        </w:rPr>
        <w:t>.</w:t>
      </w:r>
      <w:r w:rsidR="006F3EAB">
        <w:rPr>
          <w:rFonts w:ascii="Arial" w:hAnsi="Arial" w:cs="Arial"/>
          <w:color w:val="000000" w:themeColor="text1"/>
          <w:sz w:val="22"/>
          <w:szCs w:val="22"/>
          <w:shd w:val="clear" w:color="auto" w:fill="FFFFFF"/>
        </w:rPr>
        <w:t xml:space="preserve"> </w:t>
      </w:r>
      <w:r w:rsidR="00E81862">
        <w:rPr>
          <w:rFonts w:ascii="Arial" w:hAnsi="Arial" w:cs="Arial"/>
          <w:color w:val="000000" w:themeColor="text1"/>
          <w:sz w:val="22"/>
          <w:szCs w:val="22"/>
          <w:shd w:val="clear" w:color="auto" w:fill="FFFFFF"/>
        </w:rPr>
        <w:t xml:space="preserve">A visible </w:t>
      </w:r>
      <w:r w:rsidR="006C398A">
        <w:rPr>
          <w:rFonts w:ascii="Arial" w:hAnsi="Arial" w:cs="Arial"/>
          <w:color w:val="000000" w:themeColor="text1"/>
          <w:sz w:val="22"/>
          <w:szCs w:val="22"/>
          <w:shd w:val="clear" w:color="auto" w:fill="FFFFFF"/>
        </w:rPr>
        <w:t xml:space="preserve">impact of </w:t>
      </w:r>
      <w:r w:rsidR="00E85174">
        <w:rPr>
          <w:rFonts w:ascii="Arial" w:hAnsi="Arial" w:cs="Arial"/>
          <w:color w:val="000000" w:themeColor="text1"/>
          <w:sz w:val="22"/>
          <w:szCs w:val="22"/>
          <w:shd w:val="clear" w:color="auto" w:fill="FFFFFF"/>
        </w:rPr>
        <w:t xml:space="preserve">financing variation </w:t>
      </w:r>
      <w:r w:rsidR="002D680D">
        <w:rPr>
          <w:rFonts w:ascii="Arial" w:hAnsi="Arial" w:cs="Arial"/>
          <w:color w:val="000000" w:themeColor="text1"/>
          <w:sz w:val="22"/>
          <w:szCs w:val="22"/>
          <w:shd w:val="clear" w:color="auto" w:fill="FFFFFF"/>
        </w:rPr>
        <w:t>is</w:t>
      </w:r>
      <w:r w:rsidR="006C398A">
        <w:rPr>
          <w:rFonts w:ascii="Arial" w:hAnsi="Arial" w:cs="Arial"/>
          <w:color w:val="000000" w:themeColor="text1"/>
          <w:sz w:val="22"/>
          <w:szCs w:val="22"/>
          <w:shd w:val="clear" w:color="auto" w:fill="FFFFFF"/>
        </w:rPr>
        <w:t xml:space="preserve"> on </w:t>
      </w:r>
      <w:r w:rsidR="002D680D">
        <w:rPr>
          <w:rFonts w:ascii="Arial" w:hAnsi="Arial" w:cs="Arial"/>
          <w:color w:val="000000" w:themeColor="text1"/>
          <w:sz w:val="22"/>
          <w:szCs w:val="22"/>
          <w:shd w:val="clear" w:color="auto" w:fill="FFFFFF"/>
        </w:rPr>
        <w:t xml:space="preserve">the </w:t>
      </w:r>
      <w:r w:rsidR="005A737C">
        <w:rPr>
          <w:rFonts w:ascii="Arial" w:hAnsi="Arial" w:cs="Arial"/>
          <w:color w:val="000000" w:themeColor="text1"/>
          <w:sz w:val="22"/>
          <w:szCs w:val="22"/>
          <w:shd w:val="clear" w:color="auto" w:fill="FFFFFF"/>
        </w:rPr>
        <w:t>number of hospital beds</w:t>
      </w:r>
      <w:r w:rsidR="006C398A">
        <w:rPr>
          <w:rFonts w:ascii="Arial" w:hAnsi="Arial" w:cs="Arial"/>
          <w:color w:val="000000" w:themeColor="text1"/>
          <w:sz w:val="22"/>
          <w:szCs w:val="22"/>
          <w:shd w:val="clear" w:color="auto" w:fill="FFFFFF"/>
        </w:rPr>
        <w:t>, which on a per-capita basis in Austria is nearly three times that of the UK</w:t>
      </w:r>
      <w:r w:rsidR="00B8017D">
        <w:rPr>
          <w:rFonts w:ascii="Arial" w:hAnsi="Arial" w:cs="Arial"/>
          <w:color w:val="000000" w:themeColor="text1"/>
          <w:sz w:val="22"/>
          <w:szCs w:val="22"/>
          <w:shd w:val="clear" w:color="auto" w:fill="FFFFFF"/>
        </w:rPr>
        <w:t>[OECD, 2020 #5652]</w:t>
      </w:r>
      <w:r w:rsidR="00053555">
        <w:rPr>
          <w:rFonts w:ascii="Arial" w:hAnsi="Arial" w:cs="Arial"/>
          <w:color w:val="000000" w:themeColor="text1"/>
          <w:sz w:val="22"/>
          <w:szCs w:val="22"/>
          <w:shd w:val="clear" w:color="auto" w:fill="FFFFFF"/>
        </w:rPr>
        <w:t>.</w:t>
      </w:r>
      <w:r w:rsidR="00AC5904">
        <w:rPr>
          <w:rFonts w:ascii="Arial" w:hAnsi="Arial" w:cs="Arial"/>
          <w:color w:val="000000" w:themeColor="text1"/>
          <w:sz w:val="22"/>
          <w:szCs w:val="22"/>
          <w:shd w:val="clear" w:color="auto" w:fill="FFFFFF"/>
        </w:rPr>
        <w:t xml:space="preserve"> </w:t>
      </w:r>
      <w:r w:rsidR="00487662">
        <w:rPr>
          <w:rFonts w:ascii="Arial" w:hAnsi="Arial" w:cs="Arial"/>
          <w:color w:val="000000" w:themeColor="text1"/>
          <w:sz w:val="22"/>
          <w:szCs w:val="22"/>
          <w:shd w:val="clear" w:color="auto" w:fill="FFFFFF"/>
        </w:rPr>
        <w:t>Where hospital beds (and more specifically intensive care beds) are more limited, e.g., in the UK</w:t>
      </w:r>
      <w:r w:rsidR="00D51F52">
        <w:rPr>
          <w:rFonts w:ascii="Arial" w:hAnsi="Arial" w:cs="Arial"/>
          <w:color w:val="000000" w:themeColor="text1"/>
          <w:sz w:val="22"/>
          <w:szCs w:val="22"/>
          <w:shd w:val="clear" w:color="auto" w:fill="FFFFFF"/>
        </w:rPr>
        <w:t>,</w:t>
      </w:r>
      <w:r w:rsidR="00487662">
        <w:rPr>
          <w:rFonts w:ascii="Arial" w:hAnsi="Arial" w:cs="Arial"/>
          <w:color w:val="000000" w:themeColor="text1"/>
          <w:sz w:val="22"/>
          <w:szCs w:val="22"/>
          <w:shd w:val="clear" w:color="auto" w:fill="FFFFFF"/>
        </w:rPr>
        <w:t xml:space="preserve"> Spain</w:t>
      </w:r>
      <w:r w:rsidR="00D51F52">
        <w:rPr>
          <w:rFonts w:ascii="Arial" w:hAnsi="Arial" w:cs="Arial"/>
          <w:color w:val="000000" w:themeColor="text1"/>
          <w:sz w:val="22"/>
          <w:szCs w:val="22"/>
          <w:shd w:val="clear" w:color="auto" w:fill="FFFFFF"/>
        </w:rPr>
        <w:t xml:space="preserve"> and Hungary</w:t>
      </w:r>
      <w:r w:rsidR="002A5B23">
        <w:rPr>
          <w:rFonts w:ascii="Arial" w:hAnsi="Arial" w:cs="Arial"/>
          <w:color w:val="000000" w:themeColor="text1"/>
          <w:sz w:val="22"/>
          <w:szCs w:val="22"/>
          <w:shd w:val="clear" w:color="auto" w:fill="FFFFFF"/>
        </w:rPr>
        <w:t>[McKee, 2020 #5700]</w:t>
      </w:r>
      <w:r w:rsidR="00487662">
        <w:rPr>
          <w:rFonts w:ascii="Arial" w:hAnsi="Arial" w:cs="Arial"/>
          <w:color w:val="000000" w:themeColor="text1"/>
          <w:sz w:val="22"/>
          <w:szCs w:val="22"/>
          <w:shd w:val="clear" w:color="auto" w:fill="FFFFFF"/>
        </w:rPr>
        <w:t xml:space="preserve">, concerns about breeching capacity may have led to delaying admission of Covid-19 and other patients until their health </w:t>
      </w:r>
      <w:r w:rsidR="00487662" w:rsidRPr="005A737C">
        <w:rPr>
          <w:rFonts w:ascii="Arial" w:hAnsi="Arial" w:cs="Arial"/>
          <w:color w:val="000000" w:themeColor="text1"/>
          <w:sz w:val="22"/>
          <w:szCs w:val="22"/>
          <w:shd w:val="clear" w:color="auto" w:fill="FFFFFF"/>
        </w:rPr>
        <w:t>deteriorate</w:t>
      </w:r>
      <w:r w:rsidR="00487662">
        <w:rPr>
          <w:rFonts w:ascii="Arial" w:hAnsi="Arial" w:cs="Arial"/>
          <w:color w:val="000000" w:themeColor="text1"/>
          <w:sz w:val="22"/>
          <w:szCs w:val="22"/>
          <w:shd w:val="clear" w:color="auto" w:fill="FFFFFF"/>
        </w:rPr>
        <w:t xml:space="preserve">d, and to </w:t>
      </w:r>
      <w:r w:rsidR="00487662" w:rsidRPr="005A737C">
        <w:rPr>
          <w:rFonts w:ascii="Arial" w:hAnsi="Arial" w:cs="Arial"/>
          <w:color w:val="000000" w:themeColor="text1"/>
          <w:sz w:val="22"/>
          <w:szCs w:val="22"/>
          <w:shd w:val="clear" w:color="auto" w:fill="FFFFFF"/>
        </w:rPr>
        <w:t>early discharge</w:t>
      </w:r>
      <w:r w:rsidR="00487662">
        <w:rPr>
          <w:rFonts w:ascii="Arial" w:hAnsi="Arial" w:cs="Arial"/>
          <w:color w:val="000000" w:themeColor="text1"/>
          <w:sz w:val="22"/>
          <w:szCs w:val="22"/>
          <w:shd w:val="clear" w:color="auto" w:fill="FFFFFF"/>
        </w:rPr>
        <w:t xml:space="preserve"> of patients</w:t>
      </w:r>
      <w:r w:rsidR="00487662" w:rsidRPr="005A737C">
        <w:rPr>
          <w:rFonts w:ascii="Arial" w:hAnsi="Arial" w:cs="Arial"/>
          <w:color w:val="000000" w:themeColor="text1"/>
          <w:sz w:val="22"/>
          <w:szCs w:val="22"/>
          <w:shd w:val="clear" w:color="auto" w:fill="FFFFFF"/>
        </w:rPr>
        <w:t xml:space="preserve"> to </w:t>
      </w:r>
      <w:r w:rsidR="00EC0E2F">
        <w:rPr>
          <w:rFonts w:ascii="Arial" w:hAnsi="Arial" w:cs="Arial"/>
          <w:color w:val="000000" w:themeColor="text1"/>
          <w:sz w:val="22"/>
          <w:szCs w:val="22"/>
          <w:shd w:val="clear" w:color="auto" w:fill="FFFFFF"/>
        </w:rPr>
        <w:t>long-term care facilities (</w:t>
      </w:r>
      <w:r w:rsidR="00487662" w:rsidRPr="005A737C">
        <w:rPr>
          <w:rFonts w:ascii="Arial" w:hAnsi="Arial" w:cs="Arial"/>
          <w:color w:val="000000" w:themeColor="text1"/>
          <w:sz w:val="22"/>
          <w:szCs w:val="22"/>
          <w:shd w:val="clear" w:color="auto" w:fill="FFFFFF"/>
        </w:rPr>
        <w:t>care homes</w:t>
      </w:r>
      <w:r w:rsidR="00EC0E2F">
        <w:rPr>
          <w:rFonts w:ascii="Arial" w:hAnsi="Arial" w:cs="Arial"/>
          <w:color w:val="000000" w:themeColor="text1"/>
          <w:sz w:val="22"/>
          <w:szCs w:val="22"/>
          <w:shd w:val="clear" w:color="auto" w:fill="FFFFFF"/>
        </w:rPr>
        <w:t>)</w:t>
      </w:r>
      <w:r w:rsidR="00487662">
        <w:rPr>
          <w:rFonts w:ascii="Arial" w:hAnsi="Arial" w:cs="Arial"/>
          <w:color w:val="000000" w:themeColor="text1"/>
          <w:sz w:val="22"/>
          <w:szCs w:val="22"/>
          <w:shd w:val="clear" w:color="auto" w:fill="FFFFFF"/>
        </w:rPr>
        <w:t xml:space="preserve"> without systematic testing</w:t>
      </w:r>
      <w:r w:rsidR="00487662" w:rsidRPr="005A737C">
        <w:rPr>
          <w:rFonts w:ascii="Arial" w:hAnsi="Arial" w:cs="Arial"/>
          <w:color w:val="000000" w:themeColor="text1"/>
          <w:sz w:val="22"/>
          <w:szCs w:val="22"/>
          <w:shd w:val="clear" w:color="auto" w:fill="FFFFFF"/>
        </w:rPr>
        <w:t>.</w:t>
      </w:r>
      <w:r w:rsidR="00487662">
        <w:rPr>
          <w:rFonts w:ascii="Arial" w:hAnsi="Arial" w:cs="Arial"/>
          <w:color w:val="000000" w:themeColor="text1"/>
          <w:sz w:val="22"/>
          <w:szCs w:val="22"/>
          <w:shd w:val="clear" w:color="auto" w:fill="FFFFFF"/>
        </w:rPr>
        <w:t xml:space="preserve"> </w:t>
      </w:r>
      <w:r w:rsidR="000C6B41">
        <w:rPr>
          <w:rFonts w:ascii="Arial" w:hAnsi="Arial" w:cs="Arial"/>
          <w:color w:val="000000" w:themeColor="text1"/>
          <w:sz w:val="22"/>
          <w:szCs w:val="22"/>
          <w:shd w:val="clear" w:color="auto" w:fill="FFFFFF"/>
        </w:rPr>
        <w:t>T</w:t>
      </w:r>
      <w:r w:rsidR="000C6B41">
        <w:rPr>
          <w:rFonts w:ascii="Arial" w:hAnsi="Arial" w:cs="Arial"/>
          <w:color w:val="121212"/>
          <w:sz w:val="22"/>
          <w:szCs w:val="22"/>
          <w:shd w:val="clear" w:color="auto" w:fill="FFFFFF"/>
        </w:rPr>
        <w:t xml:space="preserve">he </w:t>
      </w:r>
      <w:r w:rsidR="000C6B41" w:rsidRPr="00C51CA8">
        <w:rPr>
          <w:rFonts w:ascii="Arial" w:hAnsi="Arial" w:cs="Arial"/>
          <w:color w:val="000000" w:themeColor="text1"/>
          <w:sz w:val="22"/>
          <w:szCs w:val="22"/>
        </w:rPr>
        <w:t xml:space="preserve">spread of infection </w:t>
      </w:r>
      <w:r w:rsidR="000C6B41">
        <w:rPr>
          <w:rFonts w:ascii="Arial" w:hAnsi="Arial" w:cs="Arial"/>
          <w:color w:val="000000" w:themeColor="text1"/>
          <w:sz w:val="22"/>
          <w:szCs w:val="22"/>
        </w:rPr>
        <w:t>within and between</w:t>
      </w:r>
      <w:r w:rsidR="000C6B41" w:rsidRPr="00C51CA8">
        <w:rPr>
          <w:rFonts w:ascii="Arial" w:hAnsi="Arial" w:cs="Arial"/>
          <w:color w:val="000000" w:themeColor="text1"/>
          <w:sz w:val="22"/>
          <w:szCs w:val="22"/>
        </w:rPr>
        <w:t xml:space="preserve"> hospitals</w:t>
      </w:r>
      <w:r w:rsidR="000C6B41">
        <w:rPr>
          <w:rFonts w:ascii="Arial" w:hAnsi="Arial" w:cs="Arial"/>
          <w:color w:val="000000" w:themeColor="text1"/>
          <w:sz w:val="22"/>
          <w:szCs w:val="22"/>
        </w:rPr>
        <w:t xml:space="preserve"> and</w:t>
      </w:r>
      <w:r w:rsidR="000C6B41" w:rsidRPr="00C51CA8">
        <w:rPr>
          <w:rFonts w:ascii="Arial" w:hAnsi="Arial" w:cs="Arial"/>
          <w:color w:val="000000" w:themeColor="text1"/>
          <w:sz w:val="22"/>
          <w:szCs w:val="22"/>
        </w:rPr>
        <w:t xml:space="preserve"> care homes</w:t>
      </w:r>
      <w:r w:rsidR="000C6B41">
        <w:rPr>
          <w:rFonts w:ascii="Arial" w:hAnsi="Arial" w:cs="Arial"/>
          <w:color w:val="000000" w:themeColor="text1"/>
          <w:sz w:val="22"/>
          <w:szCs w:val="22"/>
        </w:rPr>
        <w:t>, and between them</w:t>
      </w:r>
      <w:r w:rsidR="000C6B41" w:rsidRPr="00C51CA8">
        <w:rPr>
          <w:rFonts w:ascii="Arial" w:hAnsi="Arial" w:cs="Arial"/>
          <w:color w:val="000000" w:themeColor="text1"/>
          <w:sz w:val="22"/>
          <w:szCs w:val="22"/>
        </w:rPr>
        <w:t xml:space="preserve"> and community</w:t>
      </w:r>
      <w:r w:rsidR="000C6B41">
        <w:rPr>
          <w:rFonts w:ascii="Arial" w:hAnsi="Arial" w:cs="Arial"/>
          <w:color w:val="000000" w:themeColor="text1"/>
          <w:sz w:val="22"/>
          <w:szCs w:val="22"/>
        </w:rPr>
        <w:t xml:space="preserve">, is itself an important determinant of infections and deaths in both the general population and vulnerable groups[Comas-Herrera, 2020 #5651;DELVE Initiative, 2020 #5669]. </w:t>
      </w:r>
      <w:r w:rsidR="0071088B">
        <w:rPr>
          <w:rFonts w:ascii="Arial" w:hAnsi="Arial" w:cs="Arial"/>
          <w:color w:val="000000" w:themeColor="text1"/>
          <w:sz w:val="22"/>
          <w:szCs w:val="22"/>
          <w:shd w:val="clear" w:color="auto" w:fill="FFFFFF"/>
        </w:rPr>
        <w:t>Where infection rates were high and care homes were not appropriately safeguarded, namely in</w:t>
      </w:r>
      <w:r w:rsidR="00487662">
        <w:rPr>
          <w:rFonts w:ascii="Arial" w:hAnsi="Arial" w:cs="Arial"/>
          <w:color w:val="000000" w:themeColor="text1"/>
          <w:sz w:val="22"/>
          <w:szCs w:val="22"/>
          <w:shd w:val="clear" w:color="auto" w:fill="FFFFFF"/>
        </w:rPr>
        <w:t xml:space="preserve"> </w:t>
      </w:r>
      <w:r w:rsidR="0071088B">
        <w:rPr>
          <w:rFonts w:ascii="Arial" w:hAnsi="Arial" w:cs="Arial"/>
          <w:color w:val="000000" w:themeColor="text1"/>
          <w:sz w:val="22"/>
          <w:szCs w:val="22"/>
          <w:shd w:val="clear" w:color="auto" w:fill="FFFFFF"/>
        </w:rPr>
        <w:t>Spain, the UK,</w:t>
      </w:r>
      <w:r w:rsidR="00487662">
        <w:rPr>
          <w:rFonts w:ascii="Arial" w:hAnsi="Arial" w:cs="Arial"/>
          <w:color w:val="000000" w:themeColor="text1"/>
          <w:sz w:val="22"/>
          <w:szCs w:val="22"/>
          <w:shd w:val="clear" w:color="auto" w:fill="FFFFFF"/>
        </w:rPr>
        <w:t xml:space="preserve"> Belgium, </w:t>
      </w:r>
      <w:r w:rsidR="0071088B">
        <w:rPr>
          <w:rFonts w:ascii="Arial" w:hAnsi="Arial" w:cs="Arial"/>
          <w:color w:val="000000" w:themeColor="text1"/>
          <w:sz w:val="22"/>
          <w:szCs w:val="22"/>
          <w:shd w:val="clear" w:color="auto" w:fill="FFFFFF"/>
        </w:rPr>
        <w:t xml:space="preserve">Italy </w:t>
      </w:r>
      <w:r w:rsidR="00487662">
        <w:rPr>
          <w:rFonts w:ascii="Arial" w:hAnsi="Arial" w:cs="Arial"/>
          <w:color w:val="000000" w:themeColor="text1"/>
          <w:sz w:val="22"/>
          <w:szCs w:val="22"/>
          <w:shd w:val="clear" w:color="auto" w:fill="FFFFFF"/>
        </w:rPr>
        <w:t>France and Sweden</w:t>
      </w:r>
      <w:r w:rsidR="0071088B">
        <w:rPr>
          <w:rFonts w:ascii="Arial" w:hAnsi="Arial" w:cs="Arial"/>
          <w:color w:val="000000" w:themeColor="text1"/>
          <w:sz w:val="22"/>
          <w:szCs w:val="22"/>
          <w:shd w:val="clear" w:color="auto" w:fill="FFFFFF"/>
        </w:rPr>
        <w:t>, a large number of care home residents died from confirmed or probabl</w:t>
      </w:r>
      <w:ins w:id="11" w:author="Parks, Robbie M" w:date="2020-08-24T17:49:00Z">
        <w:r w:rsidR="00DA7123">
          <w:rPr>
            <w:rFonts w:ascii="Arial" w:hAnsi="Arial" w:cs="Arial"/>
            <w:color w:val="000000" w:themeColor="text1"/>
            <w:sz w:val="22"/>
            <w:szCs w:val="22"/>
            <w:shd w:val="clear" w:color="auto" w:fill="FFFFFF"/>
          </w:rPr>
          <w:t>e</w:t>
        </w:r>
      </w:ins>
      <w:del w:id="12" w:author="Parks, Robbie M" w:date="2020-08-24T17:49:00Z">
        <w:r w:rsidR="0071088B" w:rsidDel="00DA7123">
          <w:rPr>
            <w:rFonts w:ascii="Arial" w:hAnsi="Arial" w:cs="Arial"/>
            <w:color w:val="000000" w:themeColor="text1"/>
            <w:sz w:val="22"/>
            <w:szCs w:val="22"/>
            <w:shd w:val="clear" w:color="auto" w:fill="FFFFFF"/>
          </w:rPr>
          <w:delText>y</w:delText>
        </w:r>
      </w:del>
      <w:r w:rsidR="0071088B">
        <w:rPr>
          <w:rFonts w:ascii="Arial" w:hAnsi="Arial" w:cs="Arial"/>
          <w:color w:val="000000" w:themeColor="text1"/>
          <w:sz w:val="22"/>
          <w:szCs w:val="22"/>
          <w:shd w:val="clear" w:color="auto" w:fill="FFFFFF"/>
        </w:rPr>
        <w:t xml:space="preserve"> Covid-19 infection</w:t>
      </w:r>
      <w:r w:rsidR="00487662">
        <w:rPr>
          <w:rFonts w:ascii="Arial" w:hAnsi="Arial" w:cs="Arial"/>
          <w:color w:val="000000" w:themeColor="text1"/>
          <w:sz w:val="22"/>
          <w:szCs w:val="22"/>
          <w:shd w:val="clear" w:color="auto" w:fill="FFFFFF"/>
        </w:rPr>
        <w:t>[Comas-Herrera, 2020 #5651].</w:t>
      </w:r>
      <w:r w:rsidR="00142893">
        <w:rPr>
          <w:rFonts w:ascii="Arial" w:hAnsi="Arial" w:cs="Arial"/>
          <w:color w:val="000000" w:themeColor="text1"/>
          <w:sz w:val="22"/>
          <w:szCs w:val="22"/>
          <w:shd w:val="clear" w:color="auto" w:fill="FFFFFF"/>
        </w:rPr>
        <w:t xml:space="preserve"> The initial seeding through discharge of infected patients to care homes was compounded by lack of</w:t>
      </w:r>
      <w:r w:rsidR="00EC0E2F">
        <w:rPr>
          <w:rFonts w:ascii="Arial" w:hAnsi="Arial" w:cs="Arial"/>
          <w:color w:val="000000" w:themeColor="text1"/>
          <w:sz w:val="22"/>
          <w:szCs w:val="22"/>
          <w:shd w:val="clear" w:color="auto" w:fill="FFFFFF"/>
        </w:rPr>
        <w:t xml:space="preserve"> testing and</w:t>
      </w:r>
      <w:r w:rsidR="00142893">
        <w:rPr>
          <w:rFonts w:ascii="Arial" w:hAnsi="Arial" w:cs="Arial"/>
          <w:color w:val="000000" w:themeColor="text1"/>
          <w:sz w:val="22"/>
          <w:szCs w:val="22"/>
          <w:shd w:val="clear" w:color="auto" w:fill="FFFFFF"/>
        </w:rPr>
        <w:t xml:space="preserve"> protective equipment for staff and residents and, especially in privately run care homes, regular movement of (temporary) staff across </w:t>
      </w:r>
      <w:r w:rsidR="00EC0E2F">
        <w:rPr>
          <w:rFonts w:ascii="Arial" w:hAnsi="Arial" w:cs="Arial"/>
          <w:color w:val="000000" w:themeColor="text1"/>
          <w:sz w:val="22"/>
          <w:szCs w:val="22"/>
          <w:shd w:val="clear" w:color="auto" w:fill="FFFFFF"/>
        </w:rPr>
        <w:t>facilities</w:t>
      </w:r>
      <w:r w:rsidR="00142893">
        <w:rPr>
          <w:rFonts w:ascii="Arial" w:hAnsi="Arial" w:cs="Arial"/>
          <w:color w:val="000000" w:themeColor="text1"/>
          <w:sz w:val="22"/>
          <w:szCs w:val="22"/>
          <w:shd w:val="clear" w:color="auto" w:fill="FFFFFF"/>
        </w:rPr>
        <w:t>.</w:t>
      </w:r>
      <w:r w:rsidR="00EB60D2">
        <w:rPr>
          <w:rFonts w:ascii="Arial" w:hAnsi="Arial" w:cs="Arial"/>
          <w:color w:val="000000" w:themeColor="text1"/>
          <w:sz w:val="22"/>
          <w:szCs w:val="22"/>
          <w:shd w:val="clear" w:color="auto" w:fill="FFFFFF"/>
        </w:rPr>
        <w:t>[O’Neill, 2020 #79]</w:t>
      </w:r>
      <w:r w:rsidR="00142893">
        <w:rPr>
          <w:rFonts w:ascii="Arial" w:hAnsi="Arial" w:cs="Arial"/>
          <w:color w:val="000000" w:themeColor="text1"/>
          <w:sz w:val="22"/>
          <w:szCs w:val="22"/>
          <w:shd w:val="clear" w:color="auto" w:fill="FFFFFF"/>
        </w:rPr>
        <w:t xml:space="preserve"> </w:t>
      </w:r>
      <w:r w:rsidR="00EC0E2F">
        <w:rPr>
          <w:rFonts w:ascii="Arial" w:hAnsi="Arial" w:cs="Arial"/>
          <w:color w:val="000000" w:themeColor="text1"/>
          <w:sz w:val="22"/>
          <w:szCs w:val="22"/>
          <w:shd w:val="clear" w:color="auto" w:fill="FFFFFF"/>
        </w:rPr>
        <w:t>Finally, some of the variations in excess deaths may be due</w:t>
      </w:r>
      <w:r w:rsidR="003F2BCA">
        <w:rPr>
          <w:rFonts w:ascii="Arial" w:hAnsi="Arial" w:cs="Arial"/>
          <w:color w:val="000000" w:themeColor="text1"/>
          <w:sz w:val="22"/>
          <w:szCs w:val="22"/>
          <w:shd w:val="clear" w:color="auto" w:fill="FFFFFF"/>
        </w:rPr>
        <w:t xml:space="preserve"> </w:t>
      </w:r>
      <w:r w:rsidR="00EC0E2F">
        <w:rPr>
          <w:rFonts w:ascii="Arial" w:hAnsi="Arial" w:cs="Arial"/>
          <w:color w:val="000000" w:themeColor="text1"/>
          <w:sz w:val="22"/>
          <w:szCs w:val="22"/>
          <w:shd w:val="clear" w:color="auto" w:fill="FFFFFF"/>
        </w:rPr>
        <w:t xml:space="preserve">to </w:t>
      </w:r>
      <w:r w:rsidR="003F2BCA">
        <w:rPr>
          <w:rFonts w:ascii="Arial" w:hAnsi="Arial" w:cs="Arial"/>
          <w:color w:val="000000" w:themeColor="text1"/>
          <w:sz w:val="22"/>
          <w:szCs w:val="22"/>
          <w:shd w:val="clear" w:color="auto" w:fill="FFFFFF"/>
        </w:rPr>
        <w:t>variation in community-based and primary care which affect</w:t>
      </w:r>
      <w:r w:rsidR="000255E8">
        <w:rPr>
          <w:rFonts w:ascii="Arial" w:hAnsi="Arial" w:cs="Arial"/>
          <w:color w:val="000000" w:themeColor="text1"/>
          <w:sz w:val="22"/>
          <w:szCs w:val="22"/>
          <w:shd w:val="clear" w:color="auto" w:fill="FFFFFF"/>
        </w:rPr>
        <w:t>ed</w:t>
      </w:r>
      <w:r w:rsidR="003F2BCA">
        <w:rPr>
          <w:rFonts w:ascii="Arial" w:hAnsi="Arial" w:cs="Arial"/>
          <w:color w:val="000000" w:themeColor="text1"/>
          <w:sz w:val="22"/>
          <w:szCs w:val="22"/>
          <w:shd w:val="clear" w:color="auto" w:fill="FFFFFF"/>
        </w:rPr>
        <w:t xml:space="preserve"> preventive and pre-hospital care for Covid-19 patients as well as for other conditions. </w:t>
      </w:r>
    </w:p>
    <w:p w14:paraId="2D7D9A37" w14:textId="77777777" w:rsidR="0016497F" w:rsidRDefault="0016497F" w:rsidP="00FD2092">
      <w:pPr>
        <w:spacing w:line="480" w:lineRule="auto"/>
        <w:jc w:val="both"/>
        <w:rPr>
          <w:rFonts w:ascii="Arial" w:hAnsi="Arial" w:cs="Arial"/>
          <w:color w:val="000000" w:themeColor="text1"/>
          <w:sz w:val="22"/>
          <w:szCs w:val="22"/>
          <w:highlight w:val="yellow"/>
        </w:rPr>
      </w:pPr>
    </w:p>
    <w:p w14:paraId="7551D67E" w14:textId="21337F45" w:rsidR="00C03A64" w:rsidRPr="005B3E97" w:rsidRDefault="00B8701F" w:rsidP="00345F73">
      <w:pPr>
        <w:spacing w:line="480" w:lineRule="auto"/>
        <w:jc w:val="both"/>
        <w:rPr>
          <w:rFonts w:ascii="Arial" w:hAnsi="Arial" w:cs="Arial"/>
          <w:color w:val="000000"/>
          <w:sz w:val="22"/>
          <w:szCs w:val="22"/>
        </w:rPr>
      </w:pPr>
      <w:commentRangeStart w:id="13"/>
      <w:r>
        <w:rPr>
          <w:rFonts w:ascii="Arial" w:hAnsi="Arial" w:cs="Arial"/>
          <w:color w:val="000000"/>
          <w:sz w:val="22"/>
          <w:szCs w:val="22"/>
        </w:rPr>
        <w:t xml:space="preserve">Although our results demonstrate that countries with timely lockdown had smaller number of excess deaths in the first phase of the epidemic, </w:t>
      </w:r>
      <w:r w:rsidR="002412A2">
        <w:rPr>
          <w:rFonts w:ascii="Arial" w:hAnsi="Arial" w:cs="Arial"/>
          <w:color w:val="000000"/>
          <w:sz w:val="22"/>
          <w:szCs w:val="22"/>
        </w:rPr>
        <w:t xml:space="preserve">lockdowns </w:t>
      </w:r>
      <w:r w:rsidR="00366FBC">
        <w:rPr>
          <w:rFonts w:ascii="Arial" w:hAnsi="Arial" w:cs="Arial"/>
          <w:color w:val="000000"/>
          <w:sz w:val="22"/>
          <w:szCs w:val="22"/>
        </w:rPr>
        <w:t>have</w:t>
      </w:r>
      <w:r w:rsidR="002412A2">
        <w:rPr>
          <w:rFonts w:ascii="Arial" w:hAnsi="Arial" w:cs="Arial"/>
          <w:color w:val="000000"/>
          <w:sz w:val="22"/>
          <w:szCs w:val="22"/>
        </w:rPr>
        <w:t xml:space="preserve"> adverse short- and long-term health, psychosocial and economic impacts[Galea, 2020 #5654;Holmes, 2020 #5655;Pfefferbaum, 2020 #5656]. They may become needed</w:t>
      </w:r>
      <w:r w:rsidR="007A0BA9">
        <w:rPr>
          <w:rFonts w:ascii="Arial" w:hAnsi="Arial" w:cs="Arial"/>
          <w:color w:val="000000"/>
          <w:sz w:val="22"/>
          <w:szCs w:val="22"/>
        </w:rPr>
        <w:t>, as a mechanism of last resort,</w:t>
      </w:r>
      <w:r w:rsidR="002412A2">
        <w:rPr>
          <w:rFonts w:ascii="Arial" w:hAnsi="Arial" w:cs="Arial"/>
          <w:color w:val="000000"/>
          <w:sz w:val="22"/>
          <w:szCs w:val="22"/>
        </w:rPr>
        <w:t xml:space="preserve"> as the number of cases increases but </w:t>
      </w:r>
      <w:r w:rsidR="00886D61">
        <w:rPr>
          <w:rFonts w:ascii="Arial" w:hAnsi="Arial" w:cs="Arial"/>
          <w:color w:val="000000"/>
          <w:sz w:val="22"/>
          <w:szCs w:val="22"/>
        </w:rPr>
        <w:t xml:space="preserve">require effective surveillance and </w:t>
      </w:r>
      <w:r w:rsidR="00487662">
        <w:rPr>
          <w:rFonts w:ascii="Arial" w:hAnsi="Arial" w:cs="Arial"/>
          <w:color w:val="000000"/>
          <w:sz w:val="22"/>
          <w:szCs w:val="22"/>
        </w:rPr>
        <w:t xml:space="preserve">agile </w:t>
      </w:r>
      <w:r w:rsidR="00886D61">
        <w:rPr>
          <w:rFonts w:ascii="Arial" w:hAnsi="Arial" w:cs="Arial"/>
          <w:color w:val="000000"/>
          <w:sz w:val="22"/>
          <w:szCs w:val="22"/>
        </w:rPr>
        <w:t xml:space="preserve">operational </w:t>
      </w:r>
      <w:r w:rsidR="00886D61">
        <w:rPr>
          <w:rFonts w:ascii="Arial" w:hAnsi="Arial" w:cs="Arial"/>
          <w:color w:val="000000"/>
          <w:sz w:val="22"/>
          <w:szCs w:val="22"/>
        </w:rPr>
        <w:lastRenderedPageBreak/>
        <w:t>systems, with sufficient geographical granularity to limit restrictions to as small an area as possible.</w:t>
      </w:r>
      <w:r w:rsidR="00345F73">
        <w:rPr>
          <w:rFonts w:ascii="Arial" w:hAnsi="Arial" w:cs="Arial"/>
          <w:color w:val="000000"/>
          <w:sz w:val="22"/>
          <w:szCs w:val="22"/>
        </w:rPr>
        <w:t xml:space="preserve"> </w:t>
      </w:r>
      <w:ins w:id="14" w:author="Parks, Robbie M" w:date="2020-08-24T17:53:00Z">
        <w:r w:rsidR="00A75E02">
          <w:rPr>
            <w:rFonts w:ascii="Arial" w:hAnsi="Arial" w:cs="Arial"/>
            <w:color w:val="000000"/>
            <w:sz w:val="22"/>
            <w:szCs w:val="22"/>
          </w:rPr>
          <w:t>Nationwide l</w:t>
        </w:r>
      </w:ins>
      <w:del w:id="15" w:author="Parks, Robbie M" w:date="2020-08-24T17:53:00Z">
        <w:r w:rsidR="00345F73" w:rsidDel="00A75E02">
          <w:rPr>
            <w:rFonts w:ascii="Arial" w:hAnsi="Arial" w:cs="Arial"/>
            <w:color w:val="000000"/>
            <w:sz w:val="22"/>
            <w:szCs w:val="22"/>
          </w:rPr>
          <w:delText>L</w:delText>
        </w:r>
      </w:del>
      <w:r w:rsidR="00345F73">
        <w:rPr>
          <w:rFonts w:ascii="Arial" w:hAnsi="Arial" w:cs="Arial"/>
          <w:color w:val="000000"/>
          <w:sz w:val="22"/>
          <w:szCs w:val="22"/>
        </w:rPr>
        <w:t xml:space="preserve">ockdowns can be avoided or </w:t>
      </w:r>
      <w:r w:rsidR="00366FBC">
        <w:rPr>
          <w:rFonts w:ascii="Arial" w:hAnsi="Arial" w:cs="Arial"/>
          <w:color w:val="000000"/>
          <w:sz w:val="22"/>
          <w:szCs w:val="22"/>
        </w:rPr>
        <w:t>be less stringent</w:t>
      </w:r>
      <w:r w:rsidR="00345F73">
        <w:rPr>
          <w:rFonts w:ascii="Arial" w:hAnsi="Arial" w:cs="Arial"/>
          <w:color w:val="000000"/>
          <w:sz w:val="22"/>
          <w:szCs w:val="22"/>
        </w:rPr>
        <w:t xml:space="preserve"> if countries can put in place </w:t>
      </w:r>
      <w:r w:rsidR="00345F73" w:rsidRPr="00345F73">
        <w:rPr>
          <w:rFonts w:ascii="Arial" w:hAnsi="Arial" w:cs="Arial"/>
          <w:color w:val="000000"/>
          <w:sz w:val="22"/>
          <w:szCs w:val="22"/>
        </w:rPr>
        <w:t>comprehensive</w:t>
      </w:r>
      <w:r w:rsidR="00345F73">
        <w:rPr>
          <w:rFonts w:ascii="Arial" w:hAnsi="Arial" w:cs="Arial"/>
          <w:color w:val="000000"/>
          <w:sz w:val="22"/>
          <w:szCs w:val="22"/>
        </w:rPr>
        <w:t xml:space="preserve"> </w:t>
      </w:r>
      <w:r w:rsidR="005254E7">
        <w:rPr>
          <w:rFonts w:ascii="Arial" w:hAnsi="Arial" w:cs="Arial"/>
          <w:color w:val="000000"/>
          <w:sz w:val="22"/>
          <w:szCs w:val="22"/>
        </w:rPr>
        <w:t xml:space="preserve">(and in the extreme universal) </w:t>
      </w:r>
      <w:r w:rsidR="00345F73">
        <w:rPr>
          <w:rFonts w:ascii="Arial" w:hAnsi="Arial" w:cs="Arial"/>
          <w:color w:val="000000"/>
          <w:sz w:val="22"/>
          <w:szCs w:val="22"/>
        </w:rPr>
        <w:t>and effective</w:t>
      </w:r>
      <w:r w:rsidR="00345F73" w:rsidRPr="00345F73">
        <w:rPr>
          <w:rFonts w:ascii="Arial" w:hAnsi="Arial" w:cs="Arial"/>
          <w:color w:val="000000"/>
          <w:sz w:val="22"/>
          <w:szCs w:val="22"/>
        </w:rPr>
        <w:t xml:space="preserve"> test and trace systems</w:t>
      </w:r>
      <w:r w:rsidR="00345F73">
        <w:rPr>
          <w:rFonts w:ascii="Arial" w:hAnsi="Arial" w:cs="Arial"/>
          <w:color w:val="000000"/>
          <w:sz w:val="22"/>
          <w:szCs w:val="22"/>
        </w:rPr>
        <w:t>,</w:t>
      </w:r>
      <w:r w:rsidR="005254E7">
        <w:rPr>
          <w:rFonts w:ascii="Arial" w:hAnsi="Arial" w:cs="Arial"/>
          <w:color w:val="000000"/>
          <w:sz w:val="22"/>
          <w:szCs w:val="22"/>
        </w:rPr>
        <w:t xml:space="preserve"> with timely provision of information to individuals and public health bodies,</w:t>
      </w:r>
      <w:r w:rsidR="00345F73">
        <w:rPr>
          <w:rFonts w:ascii="Arial" w:hAnsi="Arial" w:cs="Arial"/>
          <w:color w:val="000000"/>
          <w:sz w:val="22"/>
          <w:szCs w:val="22"/>
        </w:rPr>
        <w:t xml:space="preserve"> while</w:t>
      </w:r>
      <w:r w:rsidR="005254E7">
        <w:rPr>
          <w:rFonts w:ascii="Arial" w:hAnsi="Arial" w:cs="Arial"/>
          <w:color w:val="000000"/>
          <w:sz w:val="22"/>
          <w:szCs w:val="22"/>
        </w:rPr>
        <w:t xml:space="preserve"> </w:t>
      </w:r>
      <w:r w:rsidR="0023430E">
        <w:rPr>
          <w:rFonts w:ascii="Arial" w:hAnsi="Arial" w:cs="Arial"/>
          <w:color w:val="000000"/>
          <w:sz w:val="22"/>
          <w:szCs w:val="22"/>
        </w:rPr>
        <w:t xml:space="preserve">creating </w:t>
      </w:r>
      <w:r w:rsidR="00345F73">
        <w:rPr>
          <w:rFonts w:ascii="Arial" w:hAnsi="Arial" w:cs="Arial"/>
          <w:color w:val="000000"/>
          <w:sz w:val="22"/>
          <w:szCs w:val="22"/>
        </w:rPr>
        <w:t>a sense of trust and responsibility</w:t>
      </w:r>
      <w:r w:rsidR="005254E7">
        <w:rPr>
          <w:rFonts w:ascii="Arial" w:hAnsi="Arial" w:cs="Arial"/>
          <w:color w:val="000000"/>
          <w:sz w:val="22"/>
          <w:szCs w:val="22"/>
        </w:rPr>
        <w:t xml:space="preserve">, </w:t>
      </w:r>
      <w:r w:rsidR="00D935DC">
        <w:rPr>
          <w:rFonts w:ascii="Arial" w:hAnsi="Arial" w:cs="Arial"/>
          <w:color w:val="000000"/>
          <w:sz w:val="22"/>
          <w:szCs w:val="22"/>
        </w:rPr>
        <w:t>and</w:t>
      </w:r>
      <w:r w:rsidR="005254E7">
        <w:rPr>
          <w:rFonts w:ascii="Arial" w:hAnsi="Arial" w:cs="Arial"/>
          <w:color w:val="000000"/>
          <w:sz w:val="22"/>
          <w:szCs w:val="22"/>
        </w:rPr>
        <w:t xml:space="preserve"> putting in place economic and social support</w:t>
      </w:r>
      <w:r w:rsidR="00D935DC">
        <w:rPr>
          <w:rFonts w:ascii="Arial" w:hAnsi="Arial" w:cs="Arial"/>
          <w:color w:val="000000"/>
          <w:sz w:val="22"/>
          <w:szCs w:val="22"/>
        </w:rPr>
        <w:t xml:space="preserve"> for those in need</w:t>
      </w:r>
      <w:r w:rsidR="005254E7">
        <w:rPr>
          <w:rFonts w:ascii="Arial" w:hAnsi="Arial" w:cs="Arial"/>
          <w:color w:val="000000"/>
          <w:sz w:val="22"/>
          <w:szCs w:val="22"/>
        </w:rPr>
        <w:t>,</w:t>
      </w:r>
      <w:r w:rsidR="00345F73">
        <w:rPr>
          <w:rFonts w:ascii="Arial" w:hAnsi="Arial" w:cs="Arial"/>
          <w:color w:val="000000"/>
          <w:sz w:val="22"/>
          <w:szCs w:val="22"/>
        </w:rPr>
        <w:t xml:space="preserve"> that increase participation </w:t>
      </w:r>
      <w:r w:rsidR="00B8017D">
        <w:rPr>
          <w:rFonts w:ascii="Arial" w:hAnsi="Arial" w:cs="Arial"/>
          <w:color w:val="000000"/>
          <w:sz w:val="22"/>
          <w:szCs w:val="22"/>
        </w:rPr>
        <w:t xml:space="preserve">in testing, contact tracing </w:t>
      </w:r>
      <w:r w:rsidR="00345F73">
        <w:rPr>
          <w:rFonts w:ascii="Arial" w:hAnsi="Arial" w:cs="Arial"/>
          <w:color w:val="000000"/>
          <w:sz w:val="22"/>
          <w:szCs w:val="22"/>
        </w:rPr>
        <w:t xml:space="preserve">and adherence to isolation advice. </w:t>
      </w:r>
      <w:r w:rsidR="0023430E">
        <w:rPr>
          <w:rFonts w:ascii="Arial" w:hAnsi="Arial" w:cs="Arial"/>
          <w:color w:val="000000"/>
          <w:sz w:val="22"/>
          <w:szCs w:val="22"/>
        </w:rPr>
        <w:t>In addition to controlling transmission, there is a need for</w:t>
      </w:r>
      <w:r w:rsidR="00585287">
        <w:rPr>
          <w:rFonts w:ascii="Arial" w:hAnsi="Arial" w:cs="Arial"/>
          <w:color w:val="000000"/>
          <w:sz w:val="22"/>
          <w:szCs w:val="22"/>
        </w:rPr>
        <w:t xml:space="preserve"> integrated </w:t>
      </w:r>
      <w:r w:rsidR="005F544E">
        <w:rPr>
          <w:rFonts w:ascii="Arial" w:hAnsi="Arial" w:cs="Arial"/>
          <w:color w:val="000000"/>
          <w:sz w:val="22"/>
          <w:szCs w:val="22"/>
        </w:rPr>
        <w:t>care pathways</w:t>
      </w:r>
      <w:r w:rsidR="008D35E7">
        <w:rPr>
          <w:rFonts w:ascii="Arial" w:hAnsi="Arial" w:cs="Arial"/>
          <w:color w:val="000000"/>
          <w:sz w:val="22"/>
          <w:szCs w:val="22"/>
        </w:rPr>
        <w:t xml:space="preserve"> at the community and facility level</w:t>
      </w:r>
      <w:r w:rsidR="00585287">
        <w:rPr>
          <w:rFonts w:ascii="Arial" w:hAnsi="Arial" w:cs="Arial"/>
          <w:color w:val="000000"/>
          <w:sz w:val="22"/>
          <w:szCs w:val="22"/>
        </w:rPr>
        <w:t xml:space="preserve"> that manage both milder Covid-19 infections</w:t>
      </w:r>
      <w:r w:rsidR="005F544E">
        <w:rPr>
          <w:rFonts w:ascii="Arial" w:hAnsi="Arial" w:cs="Arial"/>
          <w:color w:val="000000"/>
          <w:sz w:val="22"/>
          <w:szCs w:val="22"/>
        </w:rPr>
        <w:t xml:space="preserve"> </w:t>
      </w:r>
      <w:r w:rsidR="00585287">
        <w:rPr>
          <w:rFonts w:ascii="Arial" w:hAnsi="Arial" w:cs="Arial"/>
          <w:color w:val="000000"/>
          <w:sz w:val="22"/>
          <w:szCs w:val="22"/>
        </w:rPr>
        <w:t xml:space="preserve">and </w:t>
      </w:r>
      <w:r w:rsidR="007C1079">
        <w:rPr>
          <w:rFonts w:ascii="Arial" w:hAnsi="Arial" w:cs="Arial"/>
          <w:color w:val="000000"/>
          <w:sz w:val="22"/>
          <w:szCs w:val="22"/>
        </w:rPr>
        <w:t xml:space="preserve">allow </w:t>
      </w:r>
      <w:r w:rsidR="00585287">
        <w:rPr>
          <w:rFonts w:ascii="Arial" w:hAnsi="Arial" w:cs="Arial"/>
          <w:color w:val="000000"/>
          <w:sz w:val="22"/>
          <w:szCs w:val="22"/>
        </w:rPr>
        <w:t>other</w:t>
      </w:r>
      <w:r w:rsidR="005F544E">
        <w:rPr>
          <w:rFonts w:ascii="Arial" w:hAnsi="Arial" w:cs="Arial"/>
          <w:color w:val="000000"/>
          <w:sz w:val="22"/>
          <w:szCs w:val="22"/>
        </w:rPr>
        <w:t xml:space="preserve"> </w:t>
      </w:r>
      <w:r w:rsidR="00585287">
        <w:rPr>
          <w:rFonts w:ascii="Arial" w:hAnsi="Arial" w:cs="Arial"/>
          <w:color w:val="000000"/>
          <w:sz w:val="22"/>
          <w:szCs w:val="22"/>
        </w:rPr>
        <w:t xml:space="preserve">acute and </w:t>
      </w:r>
      <w:r w:rsidR="005F544E">
        <w:rPr>
          <w:rFonts w:ascii="Arial" w:hAnsi="Arial" w:cs="Arial"/>
          <w:color w:val="000000"/>
          <w:sz w:val="22"/>
          <w:szCs w:val="22"/>
        </w:rPr>
        <w:t xml:space="preserve">chronic conditions </w:t>
      </w:r>
      <w:r w:rsidR="007C1079">
        <w:rPr>
          <w:rFonts w:ascii="Arial" w:hAnsi="Arial" w:cs="Arial"/>
          <w:color w:val="000000"/>
          <w:sz w:val="22"/>
          <w:szCs w:val="22"/>
        </w:rPr>
        <w:t xml:space="preserve">to be </w:t>
      </w:r>
      <w:r w:rsidR="003C50BB">
        <w:rPr>
          <w:rFonts w:ascii="Arial" w:hAnsi="Arial" w:cs="Arial"/>
          <w:color w:val="000000"/>
          <w:sz w:val="22"/>
          <w:szCs w:val="22"/>
        </w:rPr>
        <w:t xml:space="preserve">rapidly and </w:t>
      </w:r>
      <w:r w:rsidR="00585287">
        <w:rPr>
          <w:rFonts w:ascii="Arial" w:hAnsi="Arial" w:cs="Arial"/>
          <w:color w:val="000000"/>
          <w:sz w:val="22"/>
          <w:szCs w:val="22"/>
        </w:rPr>
        <w:t>appropriate</w:t>
      </w:r>
      <w:r w:rsidR="003C50BB">
        <w:rPr>
          <w:rFonts w:ascii="Arial" w:hAnsi="Arial" w:cs="Arial"/>
          <w:color w:val="000000"/>
          <w:sz w:val="22"/>
          <w:szCs w:val="22"/>
        </w:rPr>
        <w:t>ly</w:t>
      </w:r>
      <w:r w:rsidR="00585287">
        <w:rPr>
          <w:rFonts w:ascii="Arial" w:hAnsi="Arial" w:cs="Arial"/>
          <w:color w:val="000000"/>
          <w:sz w:val="22"/>
          <w:szCs w:val="22"/>
        </w:rPr>
        <w:t xml:space="preserve"> triaged and cared for</w:t>
      </w:r>
      <w:r w:rsidR="00EC0E2F">
        <w:rPr>
          <w:rFonts w:ascii="Arial" w:hAnsi="Arial" w:cs="Arial"/>
          <w:color w:val="000000"/>
          <w:sz w:val="22"/>
          <w:szCs w:val="22"/>
        </w:rPr>
        <w:t xml:space="preserve"> in community as well as health and long-term care facilities</w:t>
      </w:r>
      <w:r w:rsidR="00C03A64">
        <w:rPr>
          <w:rFonts w:ascii="Arial" w:hAnsi="Arial" w:cs="Arial"/>
          <w:color w:val="000000"/>
          <w:sz w:val="22"/>
          <w:szCs w:val="22"/>
        </w:rPr>
        <w:t xml:space="preserve">. </w:t>
      </w:r>
      <w:r w:rsidR="0023430E">
        <w:rPr>
          <w:rFonts w:ascii="Arial" w:hAnsi="Arial" w:cs="Arial"/>
          <w:color w:val="000000"/>
          <w:sz w:val="22"/>
          <w:szCs w:val="22"/>
        </w:rPr>
        <w:t xml:space="preserve">For some countries, this may involve a re-allocation and re-direction of care resources and for others, where there has been chronic underinvestment in health and social care, the more challenging task of rebuilding health and social care system. </w:t>
      </w:r>
      <w:commentRangeEnd w:id="13"/>
      <w:r w:rsidR="0023430E">
        <w:rPr>
          <w:rStyle w:val="CommentReference"/>
          <w:rFonts w:asciiTheme="minorHAnsi" w:eastAsiaTheme="minorHAnsi" w:hAnsiTheme="minorHAnsi" w:cstheme="minorBidi"/>
          <w:lang w:eastAsia="en-US"/>
        </w:rPr>
        <w:commentReference w:id="13"/>
      </w:r>
    </w:p>
    <w:p w14:paraId="5FD0D8B1" w14:textId="77777777" w:rsidR="0067380A" w:rsidRPr="005B3E97" w:rsidRDefault="0067380A" w:rsidP="00A1249B">
      <w:pPr>
        <w:spacing w:line="480" w:lineRule="auto"/>
        <w:jc w:val="both"/>
        <w:rPr>
          <w:rFonts w:ascii="Arial" w:hAnsi="Arial" w:cs="Arial"/>
          <w:color w:val="000000"/>
          <w:sz w:val="22"/>
          <w:szCs w:val="22"/>
        </w:rPr>
      </w:pPr>
    </w:p>
    <w:p w14:paraId="76154F9D" w14:textId="77777777" w:rsidR="00A1249B" w:rsidRPr="005B3E97" w:rsidRDefault="00A1249B" w:rsidP="00A1249B">
      <w:pPr>
        <w:spacing w:line="480" w:lineRule="auto"/>
        <w:jc w:val="both"/>
        <w:rPr>
          <w:rFonts w:ascii="Arial" w:hAnsi="Arial" w:cs="Arial"/>
          <w:color w:val="000000"/>
          <w:sz w:val="22"/>
          <w:szCs w:val="22"/>
        </w:rPr>
      </w:pPr>
    </w:p>
    <w:p w14:paraId="65D16059" w14:textId="11E814B7" w:rsidR="003335DE" w:rsidRPr="005B3E97" w:rsidRDefault="003335DE" w:rsidP="00A1249B">
      <w:pPr>
        <w:spacing w:line="480" w:lineRule="auto"/>
        <w:jc w:val="both"/>
        <w:rPr>
          <w:rFonts w:ascii="Arial" w:hAnsi="Arial" w:cs="Arial"/>
          <w:color w:val="000000"/>
          <w:sz w:val="22"/>
          <w:szCs w:val="22"/>
        </w:rPr>
      </w:pPr>
      <w:r w:rsidRPr="005B3E97">
        <w:rPr>
          <w:rFonts w:ascii="Arial" w:hAnsi="Arial" w:cs="Arial"/>
          <w:color w:val="000000"/>
          <w:sz w:val="22"/>
          <w:szCs w:val="22"/>
        </w:rPr>
        <w:br w:type="page"/>
      </w:r>
    </w:p>
    <w:p w14:paraId="3B86F014" w14:textId="5D0C0DBB" w:rsidR="007B5FF1" w:rsidRPr="005B3E97" w:rsidRDefault="00B20EA6" w:rsidP="00580F14">
      <w:pPr>
        <w:spacing w:line="480" w:lineRule="auto"/>
        <w:jc w:val="both"/>
        <w:rPr>
          <w:rFonts w:ascii="Arial" w:hAnsi="Arial" w:cs="Arial"/>
          <w:b/>
          <w:color w:val="000000"/>
          <w:sz w:val="22"/>
          <w:szCs w:val="22"/>
        </w:rPr>
      </w:pPr>
      <w:r w:rsidRPr="005B3E97">
        <w:rPr>
          <w:rFonts w:ascii="Arial" w:hAnsi="Arial" w:cs="Arial"/>
          <w:b/>
          <w:color w:val="000000"/>
          <w:sz w:val="22"/>
          <w:szCs w:val="22"/>
        </w:rPr>
        <w:lastRenderedPageBreak/>
        <w:t>Methods</w:t>
      </w:r>
    </w:p>
    <w:p w14:paraId="51BB3BCB" w14:textId="4A1F8DC1" w:rsidR="00AD404A" w:rsidRPr="005B3E97" w:rsidRDefault="00AD404A" w:rsidP="00580F14">
      <w:pPr>
        <w:spacing w:line="480" w:lineRule="auto"/>
        <w:jc w:val="both"/>
        <w:rPr>
          <w:rFonts w:ascii="Arial" w:hAnsi="Arial" w:cs="Arial"/>
          <w:i/>
          <w:iCs/>
          <w:sz w:val="22"/>
          <w:szCs w:val="22"/>
        </w:rPr>
      </w:pPr>
      <w:r w:rsidRPr="005B3E97">
        <w:rPr>
          <w:rFonts w:ascii="Arial" w:hAnsi="Arial" w:cs="Arial"/>
          <w:i/>
          <w:iCs/>
          <w:sz w:val="22"/>
          <w:szCs w:val="22"/>
        </w:rPr>
        <w:t>Data sources</w:t>
      </w:r>
    </w:p>
    <w:p w14:paraId="633E6D4E" w14:textId="0AC554F0" w:rsidR="00516634" w:rsidRPr="005B3E97" w:rsidRDefault="00D57103" w:rsidP="005B3E97">
      <w:pPr>
        <w:spacing w:line="480" w:lineRule="auto"/>
        <w:jc w:val="both"/>
        <w:rPr>
          <w:rFonts w:ascii="Arial" w:hAnsi="Arial" w:cs="Arial"/>
          <w:sz w:val="22"/>
          <w:szCs w:val="22"/>
        </w:rPr>
      </w:pPr>
      <w:r w:rsidRPr="005B3E97">
        <w:rPr>
          <w:rFonts w:ascii="Arial" w:hAnsi="Arial" w:cs="Arial"/>
          <w:sz w:val="22"/>
          <w:szCs w:val="22"/>
        </w:rPr>
        <w:t xml:space="preserve">We included </w:t>
      </w:r>
      <w:r w:rsidR="00ED2769" w:rsidRPr="005B3E97">
        <w:rPr>
          <w:rFonts w:ascii="Arial" w:hAnsi="Arial" w:cs="Arial"/>
          <w:sz w:val="22"/>
          <w:szCs w:val="22"/>
        </w:rPr>
        <w:t xml:space="preserve">industrialised </w:t>
      </w:r>
      <w:r w:rsidRPr="005B3E97">
        <w:rPr>
          <w:rFonts w:ascii="Arial" w:hAnsi="Arial" w:cs="Arial"/>
          <w:sz w:val="22"/>
          <w:szCs w:val="22"/>
        </w:rPr>
        <w:t>countries</w:t>
      </w:r>
      <w:r w:rsidR="00ED2769" w:rsidRPr="005B3E97">
        <w:rPr>
          <w:rFonts w:ascii="Arial" w:hAnsi="Arial" w:cs="Arial"/>
          <w:sz w:val="22"/>
          <w:szCs w:val="22"/>
        </w:rPr>
        <w:t xml:space="preserve"> </w:t>
      </w:r>
      <w:ins w:id="16" w:author="Parks, Robbie M" w:date="2020-08-24T17:55:00Z">
        <w:r w:rsidR="0055197D" w:rsidRPr="0055197D">
          <w:rPr>
            <w:rFonts w:ascii="Arial" w:hAnsi="Arial" w:cs="Arial"/>
            <w:sz w:val="22"/>
            <w:szCs w:val="22"/>
          </w:rPr>
          <w:t xml:space="preserve">for which we had obtained data </w:t>
        </w:r>
      </w:ins>
      <w:r w:rsidR="00ED2769" w:rsidRPr="005B3E97">
        <w:rPr>
          <w:rFonts w:ascii="Arial" w:hAnsi="Arial" w:cs="Arial"/>
          <w:sz w:val="22"/>
          <w:szCs w:val="22"/>
        </w:rPr>
        <w:t xml:space="preserve">from Europe and the Pacific </w:t>
      </w:r>
      <w:r w:rsidRPr="005B3E97">
        <w:rPr>
          <w:rFonts w:ascii="Arial" w:hAnsi="Arial" w:cs="Arial"/>
          <w:sz w:val="22"/>
          <w:szCs w:val="22"/>
        </w:rPr>
        <w:t xml:space="preserve">in the analysis if </w:t>
      </w:r>
    </w:p>
    <w:p w14:paraId="71A21138" w14:textId="6BE597EC" w:rsidR="00516634" w:rsidRPr="005B3E97" w:rsidRDefault="00516634" w:rsidP="005B3E97">
      <w:pPr>
        <w:pStyle w:val="ListParagraph"/>
        <w:numPr>
          <w:ilvl w:val="0"/>
          <w:numId w:val="32"/>
        </w:numPr>
        <w:spacing w:after="0" w:line="480" w:lineRule="auto"/>
        <w:jc w:val="both"/>
        <w:rPr>
          <w:rFonts w:ascii="Arial" w:hAnsi="Arial" w:cs="Arial"/>
        </w:rPr>
      </w:pPr>
      <w:r w:rsidRPr="005B3E97">
        <w:rPr>
          <w:rFonts w:ascii="Arial" w:hAnsi="Arial" w:cs="Arial"/>
        </w:rPr>
        <w:t>Their total population in 20</w:t>
      </w:r>
      <w:r w:rsidR="005643EE">
        <w:rPr>
          <w:rFonts w:ascii="Arial" w:hAnsi="Arial" w:cs="Arial"/>
        </w:rPr>
        <w:t>20</w:t>
      </w:r>
      <w:r w:rsidRPr="005B3E97">
        <w:rPr>
          <w:rFonts w:ascii="Arial" w:hAnsi="Arial" w:cs="Arial"/>
        </w:rPr>
        <w:t xml:space="preserve"> was &gt;</w:t>
      </w:r>
      <w:r w:rsidR="005643EE">
        <w:rPr>
          <w:rFonts w:ascii="Arial" w:hAnsi="Arial" w:cs="Arial"/>
        </w:rPr>
        <w:t>4 million</w:t>
      </w:r>
      <w:r w:rsidR="00ED2769" w:rsidRPr="005B3E97">
        <w:rPr>
          <w:rFonts w:ascii="Arial" w:hAnsi="Arial" w:cs="Arial"/>
        </w:rPr>
        <w:t>.</w:t>
      </w:r>
      <w:r w:rsidR="003C6A99">
        <w:rPr>
          <w:rFonts w:ascii="Arial" w:hAnsi="Arial" w:cs="Arial"/>
        </w:rPr>
        <w:t xml:space="preserve"> </w:t>
      </w:r>
      <w:r w:rsidR="003C6A99" w:rsidRPr="003C6A99">
        <w:rPr>
          <w:rFonts w:ascii="Arial" w:hAnsi="Arial" w:cs="Arial"/>
        </w:rPr>
        <w:t>We excluded countries</w:t>
      </w:r>
      <w:r w:rsidR="005A289D">
        <w:rPr>
          <w:rFonts w:ascii="Arial" w:hAnsi="Arial" w:cs="Arial"/>
        </w:rPr>
        <w:t xml:space="preserve"> with smaller population</w:t>
      </w:r>
      <w:r w:rsidR="003C6A99" w:rsidRPr="003C6A99">
        <w:rPr>
          <w:rFonts w:ascii="Arial" w:hAnsi="Arial" w:cs="Arial"/>
        </w:rPr>
        <w:t xml:space="preserve"> (Estonia, Iceland, Latvia, Liechtenstein, Lithuania, Luxembourg and Montenegro) because in many weeks, the number of deaths would </w:t>
      </w:r>
      <w:r w:rsidR="00A505B4">
        <w:rPr>
          <w:rFonts w:ascii="Arial" w:hAnsi="Arial" w:cs="Arial"/>
        </w:rPr>
        <w:t xml:space="preserve">small </w:t>
      </w:r>
      <w:r w:rsidR="00161975">
        <w:rPr>
          <w:rFonts w:ascii="Arial" w:hAnsi="Arial" w:cs="Arial"/>
        </w:rPr>
        <w:t>or zero</w:t>
      </w:r>
      <w:r w:rsidR="003C6A99" w:rsidRPr="003C6A99">
        <w:rPr>
          <w:rFonts w:ascii="Arial" w:hAnsi="Arial" w:cs="Arial"/>
        </w:rPr>
        <w:t xml:space="preserve">, especially in those younger than 65 years. This would in turn lead to </w:t>
      </w:r>
      <w:r w:rsidR="00DC0F63">
        <w:rPr>
          <w:rFonts w:ascii="Arial" w:hAnsi="Arial" w:cs="Arial"/>
        </w:rPr>
        <w:t>either</w:t>
      </w:r>
      <w:r w:rsidR="003C6A99" w:rsidRPr="003C6A99">
        <w:rPr>
          <w:rFonts w:ascii="Arial" w:hAnsi="Arial" w:cs="Arial"/>
        </w:rPr>
        <w:t xml:space="preserve"> large uncertainty that would make it hard to differentiate between those places with and without an impact</w:t>
      </w:r>
      <w:r w:rsidR="00947F56">
        <w:rPr>
          <w:rFonts w:ascii="Arial" w:hAnsi="Arial" w:cs="Arial"/>
        </w:rPr>
        <w:t>, or unstable estimates because the model is fitted to many weeks with zero deaths.</w:t>
      </w:r>
      <w:r w:rsidR="003C6A99" w:rsidRPr="003C6A99">
        <w:rPr>
          <w:rFonts w:ascii="Arial" w:hAnsi="Arial" w:cs="Arial"/>
        </w:rPr>
        <w:t xml:space="preserve"> </w:t>
      </w:r>
    </w:p>
    <w:p w14:paraId="5D4B018B" w14:textId="3C64164C" w:rsidR="00516634" w:rsidRPr="00696C59" w:rsidRDefault="00516634" w:rsidP="005B0745">
      <w:pPr>
        <w:pStyle w:val="ListParagraph"/>
        <w:numPr>
          <w:ilvl w:val="0"/>
          <w:numId w:val="32"/>
        </w:numPr>
        <w:spacing w:after="0" w:line="480" w:lineRule="auto"/>
        <w:jc w:val="both"/>
        <w:rPr>
          <w:rFonts w:ascii="Arial" w:hAnsi="Arial" w:cs="Arial"/>
        </w:rPr>
      </w:pPr>
      <w:r w:rsidRPr="00696C59">
        <w:rPr>
          <w:rFonts w:ascii="Arial" w:hAnsi="Arial" w:cs="Arial"/>
        </w:rPr>
        <w:t>T</w:t>
      </w:r>
      <w:r w:rsidR="00D57103" w:rsidRPr="00696C59">
        <w:rPr>
          <w:rFonts w:ascii="Arial" w:hAnsi="Arial" w:cs="Arial"/>
        </w:rPr>
        <w:t>hey had up</w:t>
      </w:r>
      <w:r w:rsidR="00385A5F">
        <w:rPr>
          <w:rFonts w:ascii="Arial" w:hAnsi="Arial" w:cs="Arial"/>
        </w:rPr>
        <w:t>-</w:t>
      </w:r>
      <w:r w:rsidR="00D57103" w:rsidRPr="00696C59">
        <w:rPr>
          <w:rFonts w:ascii="Arial" w:hAnsi="Arial" w:cs="Arial"/>
        </w:rPr>
        <w:t>to</w:t>
      </w:r>
      <w:r w:rsidR="00385A5F">
        <w:rPr>
          <w:rFonts w:ascii="Arial" w:hAnsi="Arial" w:cs="Arial"/>
        </w:rPr>
        <w:t>-</w:t>
      </w:r>
      <w:r w:rsidR="00D57103" w:rsidRPr="00696C59">
        <w:rPr>
          <w:rFonts w:ascii="Arial" w:hAnsi="Arial" w:cs="Arial"/>
        </w:rPr>
        <w:t>date weekly data on all-cause mortality divided by age group</w:t>
      </w:r>
      <w:r w:rsidR="00B93717">
        <w:rPr>
          <w:rFonts w:ascii="Arial" w:hAnsi="Arial" w:cs="Arial"/>
        </w:rPr>
        <w:t xml:space="preserve"> and sex</w:t>
      </w:r>
      <w:r w:rsidR="005B3E97" w:rsidRPr="00696C59">
        <w:rPr>
          <w:rFonts w:ascii="Arial" w:hAnsi="Arial" w:cs="Arial"/>
        </w:rPr>
        <w:t xml:space="preserve"> that extended </w:t>
      </w:r>
      <w:r w:rsidR="00F30839" w:rsidRPr="00696C59">
        <w:rPr>
          <w:rFonts w:ascii="Arial" w:hAnsi="Arial" w:cs="Arial"/>
        </w:rPr>
        <w:t xml:space="preserve">through May 2020. </w:t>
      </w:r>
      <w:r w:rsidR="00DB125C" w:rsidRPr="00696C59">
        <w:rPr>
          <w:rFonts w:ascii="Arial" w:hAnsi="Arial" w:cs="Arial"/>
        </w:rPr>
        <w:t xml:space="preserve">We selected </w:t>
      </w:r>
      <w:r w:rsidR="00F30839" w:rsidRPr="00696C59">
        <w:rPr>
          <w:rFonts w:ascii="Arial" w:hAnsi="Arial" w:cs="Arial"/>
        </w:rPr>
        <w:t>end of May 2020</w:t>
      </w:r>
      <w:r w:rsidR="00DB125C" w:rsidRPr="00696C59">
        <w:rPr>
          <w:rFonts w:ascii="Arial" w:hAnsi="Arial" w:cs="Arial"/>
        </w:rPr>
        <w:t xml:space="preserve"> </w:t>
      </w:r>
      <w:r w:rsidR="00696C59" w:rsidRPr="00696C59">
        <w:rPr>
          <w:rFonts w:ascii="Arial" w:hAnsi="Arial" w:cs="Arial"/>
        </w:rPr>
        <w:t>to have</w:t>
      </w:r>
      <w:r w:rsidR="00DB125C" w:rsidRPr="00696C59">
        <w:rPr>
          <w:rFonts w:ascii="Arial" w:hAnsi="Arial" w:cs="Arial"/>
        </w:rPr>
        <w:t xml:space="preserve"> a consistent </w:t>
      </w:r>
      <w:r w:rsidR="00696C59" w:rsidRPr="00696C59">
        <w:rPr>
          <w:rFonts w:ascii="Arial" w:hAnsi="Arial" w:cs="Arial"/>
        </w:rPr>
        <w:t>period of analysis</w:t>
      </w:r>
      <w:r w:rsidR="00DB125C" w:rsidRPr="00696C59">
        <w:rPr>
          <w:rFonts w:ascii="Arial" w:hAnsi="Arial" w:cs="Arial"/>
        </w:rPr>
        <w:t xml:space="preserve"> all countries </w:t>
      </w:r>
      <w:r w:rsidR="00696C59" w:rsidRPr="00696C59">
        <w:rPr>
          <w:rFonts w:ascii="Arial" w:hAnsi="Arial" w:cs="Arial"/>
        </w:rPr>
        <w:t xml:space="preserve">and </w:t>
      </w:r>
      <w:r w:rsidR="00DB125C" w:rsidRPr="00696C59">
        <w:rPr>
          <w:rFonts w:ascii="Arial" w:hAnsi="Arial" w:cs="Arial"/>
        </w:rPr>
        <w:t xml:space="preserve">because </w:t>
      </w:r>
      <w:r w:rsidR="00F30839" w:rsidRPr="00696C59">
        <w:rPr>
          <w:rFonts w:ascii="Arial" w:hAnsi="Arial" w:cs="Arial"/>
        </w:rPr>
        <w:t xml:space="preserve">our results showed that by </w:t>
      </w:r>
      <w:r w:rsidR="004E4D24">
        <w:rPr>
          <w:rFonts w:ascii="Arial" w:hAnsi="Arial" w:cs="Arial"/>
        </w:rPr>
        <w:t>this date</w:t>
      </w:r>
      <w:r w:rsidR="00696C59" w:rsidRPr="00696C59">
        <w:rPr>
          <w:rFonts w:ascii="Arial" w:hAnsi="Arial" w:cs="Arial"/>
        </w:rPr>
        <w:t>, the probability that</w:t>
      </w:r>
      <w:r w:rsidR="00F30839" w:rsidRPr="00696C59">
        <w:rPr>
          <w:rFonts w:ascii="Arial" w:hAnsi="Arial" w:cs="Arial"/>
        </w:rPr>
        <w:t xml:space="preserve"> deaths were above the level </w:t>
      </w:r>
      <w:r w:rsidR="00696C59" w:rsidRPr="00696C59">
        <w:rPr>
          <w:rFonts w:ascii="Arial" w:hAnsi="Arial" w:cs="Arial"/>
        </w:rPr>
        <w:t xml:space="preserve">that would be expected had the pandemic not occurred was </w:t>
      </w:r>
      <w:r w:rsidR="00AF29A4">
        <w:rPr>
          <w:rFonts w:ascii="Arial" w:hAnsi="Arial" w:cs="Arial"/>
        </w:rPr>
        <w:t>within the 90% credible interval</w:t>
      </w:r>
      <w:r w:rsidR="00696C59" w:rsidRPr="00696C59">
        <w:rPr>
          <w:rFonts w:ascii="Arial" w:hAnsi="Arial" w:cs="Arial"/>
        </w:rPr>
        <w:t xml:space="preserve"> in </w:t>
      </w:r>
      <w:r w:rsidR="0046244D">
        <w:rPr>
          <w:rFonts w:ascii="Arial" w:hAnsi="Arial" w:cs="Arial"/>
        </w:rPr>
        <w:t>the great majority of</w:t>
      </w:r>
      <w:r w:rsidR="00696C59" w:rsidRPr="00696C59">
        <w:rPr>
          <w:rFonts w:ascii="Arial" w:hAnsi="Arial" w:cs="Arial"/>
        </w:rPr>
        <w:t xml:space="preserve"> countries. </w:t>
      </w:r>
    </w:p>
    <w:p w14:paraId="4BED8091" w14:textId="136482BD" w:rsidR="005B3E97" w:rsidRPr="005B3E97" w:rsidRDefault="00ED2769" w:rsidP="005B3E97">
      <w:pPr>
        <w:pStyle w:val="ListParagraph"/>
        <w:numPr>
          <w:ilvl w:val="0"/>
          <w:numId w:val="32"/>
        </w:numPr>
        <w:spacing w:after="0" w:line="480" w:lineRule="auto"/>
        <w:jc w:val="both"/>
        <w:rPr>
          <w:rFonts w:ascii="Arial" w:hAnsi="Arial" w:cs="Arial"/>
        </w:rPr>
      </w:pPr>
      <w:r w:rsidRPr="005B3E97">
        <w:rPr>
          <w:rFonts w:ascii="Arial" w:hAnsi="Arial" w:cs="Arial"/>
        </w:rPr>
        <w:t>T</w:t>
      </w:r>
      <w:r w:rsidR="00D57103" w:rsidRPr="005B3E97">
        <w:rPr>
          <w:rFonts w:ascii="Arial" w:hAnsi="Arial" w:cs="Arial"/>
        </w:rPr>
        <w:t xml:space="preserve">he time series of data went back at least to 2015 so that model parameters could be reliably </w:t>
      </w:r>
      <w:r w:rsidR="005B3E97" w:rsidRPr="005B3E97">
        <w:rPr>
          <w:rFonts w:ascii="Arial" w:hAnsi="Arial" w:cs="Arial"/>
        </w:rPr>
        <w:t>estimated</w:t>
      </w:r>
      <w:r w:rsidR="00D57103" w:rsidRPr="005B3E97">
        <w:rPr>
          <w:rFonts w:ascii="Arial" w:hAnsi="Arial" w:cs="Arial"/>
        </w:rPr>
        <w:t>. For countries with longer time</w:t>
      </w:r>
      <w:r w:rsidR="001216EA">
        <w:rPr>
          <w:rFonts w:ascii="Arial" w:hAnsi="Arial" w:cs="Arial"/>
        </w:rPr>
        <w:t xml:space="preserve"> </w:t>
      </w:r>
      <w:r w:rsidR="00D57103" w:rsidRPr="005B3E97">
        <w:rPr>
          <w:rFonts w:ascii="Arial" w:hAnsi="Arial" w:cs="Arial"/>
        </w:rPr>
        <w:t>series, we used data starting in 2010.</w:t>
      </w:r>
    </w:p>
    <w:p w14:paraId="2EC6E90C" w14:textId="77777777" w:rsidR="005B3E97" w:rsidRPr="005B3E97" w:rsidRDefault="005B3E97" w:rsidP="005B3E97">
      <w:pPr>
        <w:spacing w:line="480" w:lineRule="auto"/>
        <w:jc w:val="both"/>
        <w:rPr>
          <w:rFonts w:ascii="Arial" w:hAnsi="Arial" w:cs="Arial"/>
          <w:sz w:val="22"/>
          <w:szCs w:val="22"/>
        </w:rPr>
      </w:pPr>
    </w:p>
    <w:p w14:paraId="2C3CFB32" w14:textId="669C0878" w:rsidR="00B67D3C" w:rsidRDefault="00D57103" w:rsidP="009A44F2">
      <w:pPr>
        <w:spacing w:line="480" w:lineRule="auto"/>
        <w:jc w:val="both"/>
        <w:rPr>
          <w:rFonts w:ascii="Arial" w:hAnsi="Arial" w:cs="Arial"/>
          <w:sz w:val="22"/>
          <w:szCs w:val="22"/>
        </w:rPr>
      </w:pPr>
      <w:r w:rsidRPr="005B3E97">
        <w:rPr>
          <w:rFonts w:ascii="Arial" w:hAnsi="Arial" w:cs="Arial"/>
          <w:sz w:val="22"/>
          <w:szCs w:val="22"/>
        </w:rPr>
        <w:t xml:space="preserve">The sources of </w:t>
      </w:r>
      <w:r w:rsidR="005B3E97">
        <w:rPr>
          <w:rFonts w:ascii="Arial" w:hAnsi="Arial" w:cs="Arial"/>
          <w:sz w:val="22"/>
          <w:szCs w:val="22"/>
        </w:rPr>
        <w:t xml:space="preserve">population and mortality </w:t>
      </w:r>
      <w:r w:rsidRPr="005B3E97">
        <w:rPr>
          <w:rFonts w:ascii="Arial" w:hAnsi="Arial" w:cs="Arial"/>
          <w:sz w:val="22"/>
          <w:szCs w:val="22"/>
        </w:rPr>
        <w:t xml:space="preserve">data are </w:t>
      </w:r>
      <w:r w:rsidR="005B3E97">
        <w:rPr>
          <w:rFonts w:ascii="Arial" w:hAnsi="Arial" w:cs="Arial"/>
          <w:sz w:val="22"/>
          <w:szCs w:val="22"/>
        </w:rPr>
        <w:t xml:space="preserve">provided </w:t>
      </w:r>
      <w:r w:rsidR="006F60B2" w:rsidRPr="005B3E97">
        <w:rPr>
          <w:rFonts w:ascii="Arial" w:hAnsi="Arial" w:cs="Arial"/>
          <w:sz w:val="22"/>
          <w:szCs w:val="22"/>
        </w:rPr>
        <w:t xml:space="preserve">in Extended Data Table </w:t>
      </w:r>
      <w:r w:rsidR="00B63EA8">
        <w:rPr>
          <w:rFonts w:ascii="Arial" w:hAnsi="Arial" w:cs="Arial"/>
          <w:sz w:val="22"/>
          <w:szCs w:val="22"/>
        </w:rPr>
        <w:t>2</w:t>
      </w:r>
      <w:r w:rsidR="006F60B2" w:rsidRPr="005B3E97">
        <w:rPr>
          <w:rFonts w:ascii="Arial" w:hAnsi="Arial" w:cs="Arial"/>
          <w:sz w:val="22"/>
          <w:szCs w:val="22"/>
        </w:rPr>
        <w:t>.</w:t>
      </w:r>
      <w:r w:rsidR="005B3E97">
        <w:rPr>
          <w:rFonts w:ascii="Arial" w:hAnsi="Arial" w:cs="Arial"/>
          <w:sz w:val="22"/>
          <w:szCs w:val="22"/>
        </w:rPr>
        <w:t xml:space="preserve"> </w:t>
      </w:r>
      <w:r w:rsidR="007F4030" w:rsidRPr="005B3E97">
        <w:rPr>
          <w:rFonts w:ascii="Arial" w:hAnsi="Arial" w:cs="Arial"/>
          <w:sz w:val="22"/>
          <w:szCs w:val="22"/>
        </w:rPr>
        <w:t>We calculated weekly population through interpolation</w:t>
      </w:r>
      <w:r w:rsidR="00ED2769" w:rsidRPr="005B3E97">
        <w:rPr>
          <w:rFonts w:ascii="Arial" w:hAnsi="Arial" w:cs="Arial"/>
          <w:sz w:val="22"/>
          <w:szCs w:val="22"/>
        </w:rPr>
        <w:t xml:space="preserve"> of </w:t>
      </w:r>
      <w:r w:rsidR="00BD1E3B">
        <w:rPr>
          <w:rFonts w:ascii="Arial" w:hAnsi="Arial" w:cs="Arial"/>
          <w:sz w:val="22"/>
          <w:szCs w:val="22"/>
        </w:rPr>
        <w:t>yearly</w:t>
      </w:r>
      <w:r w:rsidR="00ED2769" w:rsidRPr="005B3E97">
        <w:rPr>
          <w:rFonts w:ascii="Arial" w:hAnsi="Arial" w:cs="Arial"/>
          <w:sz w:val="22"/>
          <w:szCs w:val="22"/>
        </w:rPr>
        <w:t xml:space="preserve"> population</w:t>
      </w:r>
      <w:r w:rsidR="00487662">
        <w:rPr>
          <w:rFonts w:ascii="Arial" w:hAnsi="Arial" w:cs="Arial"/>
          <w:sz w:val="22"/>
          <w:szCs w:val="22"/>
        </w:rPr>
        <w:t>, consistent with approach taken by national statistical offices for intra-annual population calculation</w:t>
      </w:r>
      <w:r w:rsidR="00420A88" w:rsidRPr="005B3E97">
        <w:rPr>
          <w:rFonts w:ascii="Arial" w:hAnsi="Arial" w:cs="Arial"/>
          <w:sz w:val="22"/>
          <w:szCs w:val="22"/>
        </w:rPr>
        <w:t>[Office for National Statistics, 2019 #5509]</w:t>
      </w:r>
      <w:r w:rsidR="00487662">
        <w:rPr>
          <w:rFonts w:ascii="Arial" w:hAnsi="Arial" w:cs="Arial"/>
          <w:sz w:val="22"/>
          <w:szCs w:val="22"/>
        </w:rPr>
        <w:t>.</w:t>
      </w:r>
      <w:r w:rsidR="009F1A67" w:rsidRPr="005B3E97">
        <w:rPr>
          <w:rFonts w:ascii="Arial" w:hAnsi="Arial" w:cs="Arial"/>
          <w:sz w:val="22"/>
          <w:szCs w:val="22"/>
        </w:rPr>
        <w:t xml:space="preserve"> </w:t>
      </w:r>
      <w:r w:rsidR="00FB4389">
        <w:rPr>
          <w:rFonts w:ascii="Arial" w:hAnsi="Arial" w:cs="Arial"/>
          <w:sz w:val="22"/>
          <w:szCs w:val="22"/>
        </w:rPr>
        <w:t>Population for 2020 was obtained through</w:t>
      </w:r>
      <w:r w:rsidR="00C35326">
        <w:rPr>
          <w:rFonts w:ascii="Arial" w:hAnsi="Arial" w:cs="Arial"/>
          <w:sz w:val="22"/>
          <w:szCs w:val="22"/>
        </w:rPr>
        <w:t xml:space="preserve"> linear</w:t>
      </w:r>
      <w:r w:rsidR="00FB4389">
        <w:rPr>
          <w:rFonts w:ascii="Arial" w:hAnsi="Arial" w:cs="Arial"/>
          <w:sz w:val="22"/>
          <w:szCs w:val="22"/>
        </w:rPr>
        <w:t xml:space="preserve"> extrapolation from those in prior years. </w:t>
      </w:r>
      <w:r w:rsidR="009F1A67" w:rsidRPr="005B3E97">
        <w:rPr>
          <w:rFonts w:ascii="Arial" w:hAnsi="Arial" w:cs="Arial"/>
          <w:sz w:val="22"/>
          <w:szCs w:val="22"/>
        </w:rPr>
        <w:t>We obtained data on temperature from ERA5</w:t>
      </w:r>
      <w:r w:rsidR="00420A88" w:rsidRPr="005B3E97">
        <w:rPr>
          <w:rFonts w:ascii="Arial" w:hAnsi="Arial" w:cs="Arial"/>
          <w:sz w:val="22"/>
          <w:szCs w:val="22"/>
        </w:rPr>
        <w:t>[ECMWF, 2019 #5510]</w:t>
      </w:r>
      <w:r w:rsidR="00487662">
        <w:rPr>
          <w:rFonts w:ascii="Arial" w:hAnsi="Arial" w:cs="Arial"/>
          <w:sz w:val="22"/>
          <w:szCs w:val="22"/>
        </w:rPr>
        <w:t>,</w:t>
      </w:r>
      <w:r w:rsidR="009F1A67" w:rsidRPr="005B3E97">
        <w:rPr>
          <w:rFonts w:ascii="Arial" w:hAnsi="Arial" w:cs="Arial"/>
          <w:sz w:val="22"/>
          <w:szCs w:val="22"/>
        </w:rPr>
        <w:t xml:space="preserve"> which uses data from global in situ and satellite measurements to generate a worldwide meteorological dataset, with full space and time coverage over our analysis period. </w:t>
      </w:r>
      <w:bookmarkStart w:id="17" w:name="_Hlk44078372"/>
      <w:r w:rsidR="009F1A67" w:rsidRPr="005B3E97">
        <w:rPr>
          <w:rFonts w:ascii="Arial" w:hAnsi="Arial" w:cs="Arial"/>
          <w:sz w:val="22"/>
          <w:szCs w:val="22"/>
        </w:rPr>
        <w:t xml:space="preserve">We used gridded </w:t>
      </w:r>
      <w:r w:rsidR="00B67D3C">
        <w:rPr>
          <w:rFonts w:ascii="Arial" w:hAnsi="Arial" w:cs="Arial"/>
          <w:sz w:val="22"/>
          <w:szCs w:val="22"/>
        </w:rPr>
        <w:t xml:space="preserve">temperature </w:t>
      </w:r>
      <w:r w:rsidR="009F1A67" w:rsidRPr="005B3E97">
        <w:rPr>
          <w:rFonts w:ascii="Arial" w:hAnsi="Arial" w:cs="Arial"/>
          <w:sz w:val="22"/>
          <w:szCs w:val="22"/>
        </w:rPr>
        <w:t xml:space="preserve">estimates measured four times daily at a resolution of 30 km to </w:t>
      </w:r>
      <w:r w:rsidR="009F1A67" w:rsidRPr="005B3E97">
        <w:rPr>
          <w:rFonts w:ascii="Arial" w:hAnsi="Arial" w:cs="Arial"/>
          <w:sz w:val="22"/>
          <w:szCs w:val="22"/>
        </w:rPr>
        <w:lastRenderedPageBreak/>
        <w:t xml:space="preserve">generate </w:t>
      </w:r>
      <w:r w:rsidR="007930C0" w:rsidRPr="005B3E97">
        <w:rPr>
          <w:rFonts w:ascii="Arial" w:hAnsi="Arial" w:cs="Arial"/>
          <w:sz w:val="22"/>
          <w:szCs w:val="22"/>
        </w:rPr>
        <w:t>weekly</w:t>
      </w:r>
      <w:r w:rsidR="009F1A67" w:rsidRPr="005B3E97">
        <w:rPr>
          <w:rFonts w:ascii="Arial" w:hAnsi="Arial" w:cs="Arial"/>
          <w:sz w:val="22"/>
          <w:szCs w:val="22"/>
        </w:rPr>
        <w:t xml:space="preserve"> temperatures</w:t>
      </w:r>
      <w:r w:rsidR="007930C0" w:rsidRPr="005B3E97">
        <w:rPr>
          <w:rFonts w:ascii="Arial" w:hAnsi="Arial" w:cs="Arial"/>
          <w:sz w:val="22"/>
          <w:szCs w:val="22"/>
        </w:rPr>
        <w:t xml:space="preserve"> for </w:t>
      </w:r>
      <w:r w:rsidR="00B67D3C" w:rsidRPr="00B67D3C">
        <w:rPr>
          <w:rFonts w:ascii="Arial" w:hAnsi="Arial" w:cs="Arial"/>
          <w:sz w:val="22"/>
          <w:szCs w:val="22"/>
        </w:rPr>
        <w:t xml:space="preserve">each first-level administrative region, and gridded </w:t>
      </w:r>
      <w:r w:rsidR="00B67D3C" w:rsidRPr="004E068C">
        <w:rPr>
          <w:rFonts w:ascii="Arial" w:hAnsi="Arial" w:cs="Arial"/>
          <w:sz w:val="22"/>
          <w:szCs w:val="22"/>
        </w:rPr>
        <w:t xml:space="preserve">population data </w:t>
      </w:r>
      <w:r w:rsidR="00A05725">
        <w:rPr>
          <w:rFonts w:ascii="Arial" w:hAnsi="Arial" w:cs="Arial"/>
          <w:sz w:val="22"/>
          <w:szCs w:val="22"/>
        </w:rPr>
        <w:t>(</w:t>
      </w:r>
      <w:hyperlink r:id="rId12" w:history="1">
        <w:r w:rsidR="00A05725" w:rsidRPr="000C0809">
          <w:rPr>
            <w:rStyle w:val="Hyperlink"/>
            <w:rFonts w:ascii="Arial" w:hAnsi="Arial" w:cs="Arial"/>
            <w:sz w:val="22"/>
            <w:szCs w:val="22"/>
          </w:rPr>
          <w:t>https://sedac.ciesin.columbia.edu/data/collection/gpw-v4</w:t>
        </w:r>
      </w:hyperlink>
      <w:r w:rsidR="00A05725">
        <w:rPr>
          <w:rFonts w:ascii="Arial" w:hAnsi="Arial" w:cs="Arial"/>
          <w:sz w:val="22"/>
          <w:szCs w:val="22"/>
        </w:rPr>
        <w:t xml:space="preserve">) </w:t>
      </w:r>
      <w:r w:rsidR="00B67D3C" w:rsidRPr="004E068C">
        <w:rPr>
          <w:rFonts w:ascii="Arial" w:hAnsi="Arial" w:cs="Arial"/>
          <w:sz w:val="22"/>
          <w:szCs w:val="22"/>
        </w:rPr>
        <w:t>to generate population estimates by first-level administrative region in each country.</w:t>
      </w:r>
      <w:r w:rsidR="004E068C" w:rsidRPr="004E068C">
        <w:rPr>
          <w:rFonts w:ascii="Arial" w:hAnsi="Arial" w:cs="Arial"/>
          <w:sz w:val="22"/>
          <w:szCs w:val="22"/>
        </w:rPr>
        <w:t xml:space="preserve"> We weighted weekly temperature by population of each first-level administrative region to create national level weekly temperature summaries.</w:t>
      </w:r>
    </w:p>
    <w:bookmarkEnd w:id="17"/>
    <w:p w14:paraId="2B5FB651" w14:textId="77777777" w:rsidR="000D479A" w:rsidRPr="005B3E97" w:rsidRDefault="000D479A" w:rsidP="009A44F2">
      <w:pPr>
        <w:spacing w:line="480" w:lineRule="auto"/>
        <w:jc w:val="both"/>
        <w:rPr>
          <w:rFonts w:ascii="Arial" w:hAnsi="Arial" w:cs="Arial"/>
          <w:sz w:val="22"/>
          <w:szCs w:val="22"/>
        </w:rPr>
      </w:pPr>
    </w:p>
    <w:p w14:paraId="28CE24FF" w14:textId="13F6616D" w:rsidR="00B20EA6" w:rsidRPr="005B3E97" w:rsidRDefault="007B773D" w:rsidP="009A44F2">
      <w:pPr>
        <w:spacing w:line="480" w:lineRule="auto"/>
        <w:jc w:val="both"/>
        <w:rPr>
          <w:rFonts w:ascii="Arial" w:hAnsi="Arial" w:cs="Arial"/>
          <w:i/>
          <w:iCs/>
          <w:sz w:val="22"/>
          <w:szCs w:val="22"/>
        </w:rPr>
      </w:pPr>
      <w:r w:rsidRPr="005B3E97">
        <w:rPr>
          <w:rFonts w:ascii="Arial" w:hAnsi="Arial" w:cs="Arial"/>
          <w:i/>
          <w:iCs/>
          <w:sz w:val="22"/>
          <w:szCs w:val="22"/>
        </w:rPr>
        <w:t xml:space="preserve">Statistical </w:t>
      </w:r>
      <w:r w:rsidR="00ED2769" w:rsidRPr="005B3E97">
        <w:rPr>
          <w:rFonts w:ascii="Arial" w:hAnsi="Arial" w:cs="Arial"/>
          <w:i/>
          <w:iCs/>
          <w:sz w:val="22"/>
          <w:szCs w:val="22"/>
        </w:rPr>
        <w:t>methods</w:t>
      </w:r>
    </w:p>
    <w:p w14:paraId="756D9106" w14:textId="779EA84B" w:rsidR="00580F14" w:rsidRPr="005B3E97" w:rsidRDefault="00CE7FE3" w:rsidP="00580F14">
      <w:pPr>
        <w:spacing w:line="480" w:lineRule="auto"/>
        <w:jc w:val="both"/>
        <w:rPr>
          <w:rFonts w:ascii="Arial" w:hAnsi="Arial" w:cs="Arial"/>
          <w:sz w:val="22"/>
          <w:szCs w:val="22"/>
        </w:rPr>
      </w:pPr>
      <w:bookmarkStart w:id="18" w:name="_Hlk40079942"/>
      <w:r w:rsidRPr="005B3E97">
        <w:rPr>
          <w:rFonts w:ascii="Arial" w:hAnsi="Arial" w:cs="Arial"/>
          <w:sz w:val="22"/>
          <w:szCs w:val="22"/>
        </w:rPr>
        <w:t>T</w:t>
      </w:r>
      <w:r w:rsidR="00580F14" w:rsidRPr="005B3E97">
        <w:rPr>
          <w:rFonts w:ascii="Arial" w:hAnsi="Arial" w:cs="Arial"/>
          <w:sz w:val="22"/>
          <w:szCs w:val="22"/>
        </w:rPr>
        <w:t xml:space="preserve">he </w:t>
      </w:r>
      <w:r w:rsidRPr="005B3E97">
        <w:rPr>
          <w:rFonts w:ascii="Arial" w:hAnsi="Arial" w:cs="Arial"/>
          <w:sz w:val="22"/>
          <w:szCs w:val="22"/>
        </w:rPr>
        <w:t xml:space="preserve">total </w:t>
      </w:r>
      <w:r w:rsidR="00580F14" w:rsidRPr="005B3E97">
        <w:rPr>
          <w:rFonts w:ascii="Arial" w:hAnsi="Arial" w:cs="Arial"/>
          <w:sz w:val="22"/>
          <w:szCs w:val="22"/>
        </w:rPr>
        <w:t>mortality impact of the Covid-19 pandemic</w:t>
      </w:r>
      <w:r w:rsidRPr="005B3E97">
        <w:rPr>
          <w:rFonts w:ascii="Arial" w:hAnsi="Arial" w:cs="Arial"/>
          <w:sz w:val="22"/>
          <w:szCs w:val="22"/>
        </w:rPr>
        <w:t xml:space="preserve"> </w:t>
      </w:r>
      <w:r w:rsidR="001059B2">
        <w:rPr>
          <w:rFonts w:ascii="Arial" w:hAnsi="Arial" w:cs="Arial"/>
          <w:sz w:val="22"/>
          <w:szCs w:val="22"/>
        </w:rPr>
        <w:t>is</w:t>
      </w:r>
      <w:r w:rsidR="00F9179E" w:rsidRPr="005B3E97">
        <w:rPr>
          <w:rFonts w:ascii="Arial" w:hAnsi="Arial" w:cs="Arial"/>
          <w:sz w:val="22"/>
          <w:szCs w:val="22"/>
        </w:rPr>
        <w:t xml:space="preserve"> the difference between the observed number of deaths </w:t>
      </w:r>
      <w:r w:rsidR="00B93717">
        <w:rPr>
          <w:rFonts w:ascii="Arial" w:hAnsi="Arial" w:cs="Arial"/>
          <w:sz w:val="22"/>
          <w:szCs w:val="22"/>
        </w:rPr>
        <w:t xml:space="preserve">from all causes of death </w:t>
      </w:r>
      <w:r w:rsidR="00F9179E" w:rsidRPr="005B3E97">
        <w:rPr>
          <w:rFonts w:ascii="Arial" w:hAnsi="Arial" w:cs="Arial"/>
          <w:sz w:val="22"/>
          <w:szCs w:val="22"/>
        </w:rPr>
        <w:t>and</w:t>
      </w:r>
      <w:r w:rsidR="00580F14" w:rsidRPr="005B3E97">
        <w:rPr>
          <w:rFonts w:ascii="Arial" w:hAnsi="Arial" w:cs="Arial"/>
          <w:sz w:val="22"/>
          <w:szCs w:val="22"/>
        </w:rPr>
        <w:t xml:space="preserve"> </w:t>
      </w:r>
      <w:r w:rsidR="007F1DA4" w:rsidRPr="005B3E97">
        <w:rPr>
          <w:rFonts w:ascii="Arial" w:hAnsi="Arial" w:cs="Arial"/>
          <w:sz w:val="22"/>
          <w:szCs w:val="22"/>
        </w:rPr>
        <w:t xml:space="preserve">the number of deaths had </w:t>
      </w:r>
      <w:bookmarkStart w:id="19" w:name="_Hlk39657641"/>
      <w:r w:rsidR="007F1DA4" w:rsidRPr="005B3E97">
        <w:rPr>
          <w:rFonts w:ascii="Arial" w:hAnsi="Arial" w:cs="Arial"/>
          <w:sz w:val="22"/>
          <w:szCs w:val="22"/>
        </w:rPr>
        <w:t xml:space="preserve">the pandemic not </w:t>
      </w:r>
      <w:bookmarkEnd w:id="19"/>
      <w:r w:rsidR="00F9179E" w:rsidRPr="005B3E97">
        <w:rPr>
          <w:rFonts w:ascii="Arial" w:hAnsi="Arial" w:cs="Arial"/>
          <w:sz w:val="22"/>
          <w:szCs w:val="22"/>
        </w:rPr>
        <w:t>occurred, which</w:t>
      </w:r>
      <w:r w:rsidR="00B83E02" w:rsidRPr="005B3E97">
        <w:rPr>
          <w:rFonts w:ascii="Arial" w:hAnsi="Arial" w:cs="Arial"/>
          <w:sz w:val="22"/>
          <w:szCs w:val="22"/>
        </w:rPr>
        <w:t xml:space="preserve"> is not directly measurable. </w:t>
      </w:r>
      <w:r w:rsidR="00580F14" w:rsidRPr="005B3E97">
        <w:rPr>
          <w:rFonts w:ascii="Arial" w:hAnsi="Arial" w:cs="Arial"/>
          <w:sz w:val="22"/>
          <w:szCs w:val="22"/>
        </w:rPr>
        <w:t xml:space="preserve">The most common approach to </w:t>
      </w:r>
      <w:r w:rsidR="00576666">
        <w:rPr>
          <w:rFonts w:ascii="Arial" w:hAnsi="Arial" w:cs="Arial"/>
          <w:sz w:val="22"/>
          <w:szCs w:val="22"/>
        </w:rPr>
        <w:t xml:space="preserve">calculating </w:t>
      </w:r>
      <w:r w:rsidR="00576666" w:rsidRPr="005B3E97">
        <w:rPr>
          <w:rFonts w:ascii="Arial" w:hAnsi="Arial" w:cs="Arial"/>
          <w:sz w:val="22"/>
          <w:szCs w:val="22"/>
        </w:rPr>
        <w:t>the number of deaths had the pandemic not occurred</w:t>
      </w:r>
      <w:r w:rsidR="00580F14" w:rsidRPr="005B3E97">
        <w:rPr>
          <w:rFonts w:ascii="Arial" w:hAnsi="Arial" w:cs="Arial"/>
          <w:sz w:val="22"/>
          <w:szCs w:val="22"/>
        </w:rPr>
        <w:t xml:space="preserve"> has been to use the average </w:t>
      </w:r>
      <w:r w:rsidR="00455FF7" w:rsidRPr="005B3E97">
        <w:rPr>
          <w:rFonts w:ascii="Arial" w:hAnsi="Arial" w:cs="Arial"/>
          <w:sz w:val="22"/>
          <w:szCs w:val="22"/>
        </w:rPr>
        <w:t>number of deaths over</w:t>
      </w:r>
      <w:r w:rsidR="00580F14" w:rsidRPr="005B3E97">
        <w:rPr>
          <w:rFonts w:ascii="Arial" w:hAnsi="Arial" w:cs="Arial"/>
          <w:sz w:val="22"/>
          <w:szCs w:val="22"/>
        </w:rPr>
        <w:t xml:space="preserve"> </w:t>
      </w:r>
      <w:r w:rsidR="0005743C" w:rsidRPr="005B3E97">
        <w:rPr>
          <w:rFonts w:ascii="Arial" w:hAnsi="Arial" w:cs="Arial"/>
          <w:sz w:val="22"/>
          <w:szCs w:val="22"/>
        </w:rPr>
        <w:t xml:space="preserve">previous </w:t>
      </w:r>
      <w:r w:rsidR="00580F14" w:rsidRPr="005B3E97">
        <w:rPr>
          <w:rFonts w:ascii="Arial" w:hAnsi="Arial" w:cs="Arial"/>
          <w:sz w:val="22"/>
          <w:szCs w:val="22"/>
        </w:rPr>
        <w:t>years</w:t>
      </w:r>
      <w:r w:rsidR="00AD404A" w:rsidRPr="005B3E97">
        <w:rPr>
          <w:rFonts w:ascii="Arial" w:hAnsi="Arial" w:cs="Arial"/>
          <w:sz w:val="22"/>
          <w:szCs w:val="22"/>
        </w:rPr>
        <w:t>, e.g.</w:t>
      </w:r>
      <w:r w:rsidR="008B3690" w:rsidRPr="005B3E97">
        <w:rPr>
          <w:rFonts w:ascii="Arial" w:hAnsi="Arial" w:cs="Arial"/>
          <w:sz w:val="22"/>
          <w:szCs w:val="22"/>
        </w:rPr>
        <w:t>,</w:t>
      </w:r>
      <w:r w:rsidR="0005743C" w:rsidRPr="005B3E97">
        <w:rPr>
          <w:rFonts w:ascii="Arial" w:hAnsi="Arial" w:cs="Arial"/>
          <w:sz w:val="22"/>
          <w:szCs w:val="22"/>
        </w:rPr>
        <w:t xml:space="preserve"> the most recent</w:t>
      </w:r>
      <w:r w:rsidR="00AD404A" w:rsidRPr="005B3E97">
        <w:rPr>
          <w:rFonts w:ascii="Arial" w:hAnsi="Arial" w:cs="Arial"/>
          <w:sz w:val="22"/>
          <w:szCs w:val="22"/>
        </w:rPr>
        <w:t xml:space="preserve"> five years,</w:t>
      </w:r>
      <w:r w:rsidR="00580F14" w:rsidRPr="005B3E97">
        <w:rPr>
          <w:rFonts w:ascii="Arial" w:hAnsi="Arial" w:cs="Arial"/>
          <w:sz w:val="22"/>
          <w:szCs w:val="22"/>
        </w:rPr>
        <w:t xml:space="preserve"> for the </w:t>
      </w:r>
      <w:r w:rsidR="005B7C08" w:rsidRPr="005B3E97">
        <w:rPr>
          <w:rFonts w:ascii="Arial" w:hAnsi="Arial" w:cs="Arial"/>
          <w:sz w:val="22"/>
          <w:szCs w:val="22"/>
        </w:rPr>
        <w:t xml:space="preserve">corresponding </w:t>
      </w:r>
      <w:r w:rsidR="00580F14" w:rsidRPr="005B3E97">
        <w:rPr>
          <w:rFonts w:ascii="Arial" w:hAnsi="Arial" w:cs="Arial"/>
          <w:sz w:val="22"/>
          <w:szCs w:val="22"/>
        </w:rPr>
        <w:t>week or month when the comparison is made</w:t>
      </w:r>
      <w:r w:rsidR="00301508" w:rsidRPr="005B3E97">
        <w:rPr>
          <w:rFonts w:ascii="Arial" w:hAnsi="Arial" w:cs="Arial"/>
          <w:sz w:val="22"/>
          <w:szCs w:val="22"/>
        </w:rPr>
        <w:t>[Giles, 2020 #5523]</w:t>
      </w:r>
      <w:r w:rsidR="00487662">
        <w:rPr>
          <w:rFonts w:ascii="Arial" w:hAnsi="Arial" w:cs="Arial"/>
          <w:sz w:val="22"/>
          <w:szCs w:val="22"/>
        </w:rPr>
        <w:t>.</w:t>
      </w:r>
      <w:r w:rsidR="00301508" w:rsidRPr="005B3E97">
        <w:rPr>
          <w:rFonts w:ascii="Arial" w:hAnsi="Arial" w:cs="Arial"/>
          <w:sz w:val="22"/>
          <w:szCs w:val="22"/>
        </w:rPr>
        <w:t xml:space="preserve"> </w:t>
      </w:r>
      <w:r w:rsidR="00580F14" w:rsidRPr="005B3E97">
        <w:rPr>
          <w:rFonts w:ascii="Arial" w:hAnsi="Arial" w:cs="Arial"/>
          <w:sz w:val="22"/>
          <w:szCs w:val="22"/>
        </w:rPr>
        <w:t xml:space="preserve">This approach however </w:t>
      </w:r>
      <w:r w:rsidR="00C56BE4" w:rsidRPr="005B3E97">
        <w:rPr>
          <w:rFonts w:ascii="Arial" w:hAnsi="Arial" w:cs="Arial"/>
          <w:sz w:val="22"/>
          <w:szCs w:val="22"/>
        </w:rPr>
        <w:t>does not take into account</w:t>
      </w:r>
      <w:r w:rsidR="00455FF7" w:rsidRPr="005B3E97">
        <w:rPr>
          <w:rFonts w:ascii="Arial" w:hAnsi="Arial" w:cs="Arial"/>
          <w:sz w:val="22"/>
          <w:szCs w:val="22"/>
        </w:rPr>
        <w:t xml:space="preserve"> changes in population</w:t>
      </w:r>
      <w:r w:rsidR="008B2C8E" w:rsidRPr="005B3E97">
        <w:rPr>
          <w:rFonts w:ascii="Arial" w:hAnsi="Arial" w:cs="Arial"/>
          <w:sz w:val="22"/>
          <w:szCs w:val="22"/>
        </w:rPr>
        <w:t xml:space="preserve"> size and age structure</w:t>
      </w:r>
      <w:r w:rsidR="00455FF7" w:rsidRPr="005B3E97">
        <w:rPr>
          <w:rFonts w:ascii="Arial" w:hAnsi="Arial" w:cs="Arial"/>
          <w:sz w:val="22"/>
          <w:szCs w:val="22"/>
        </w:rPr>
        <w:t>, nor</w:t>
      </w:r>
      <w:r w:rsidR="00C56BE4" w:rsidRPr="005B3E97">
        <w:rPr>
          <w:rFonts w:ascii="Arial" w:hAnsi="Arial" w:cs="Arial"/>
          <w:sz w:val="22"/>
          <w:szCs w:val="22"/>
        </w:rPr>
        <w:t xml:space="preserve"> long- and short-term trends in mortality</w:t>
      </w:r>
      <w:r w:rsidR="0005743C" w:rsidRPr="005B3E97">
        <w:rPr>
          <w:rFonts w:ascii="Arial" w:hAnsi="Arial" w:cs="Arial"/>
          <w:sz w:val="22"/>
          <w:szCs w:val="22"/>
        </w:rPr>
        <w:t>,</w:t>
      </w:r>
      <w:r w:rsidR="00C56BE4" w:rsidRPr="005B3E97">
        <w:rPr>
          <w:rFonts w:ascii="Arial" w:hAnsi="Arial" w:cs="Arial"/>
          <w:sz w:val="22"/>
          <w:szCs w:val="22"/>
        </w:rPr>
        <w:t xml:space="preserve"> which are particularly pronounced for some age groups</w:t>
      </w:r>
      <w:r w:rsidR="00420A88" w:rsidRPr="005B3E97">
        <w:rPr>
          <w:rFonts w:ascii="Arial" w:hAnsi="Arial" w:cs="Arial"/>
          <w:sz w:val="22"/>
          <w:szCs w:val="22"/>
        </w:rPr>
        <w:t>[</w:t>
      </w:r>
      <w:r w:rsidR="00E60CCE">
        <w:rPr>
          <w:rFonts w:ascii="Arial" w:hAnsi="Arial" w:cs="Arial"/>
          <w:sz w:val="22"/>
          <w:szCs w:val="22"/>
        </w:rPr>
        <w:t>Wang, 2012 #3748;Kontis, 2017 #5190]</w:t>
      </w:r>
      <w:r w:rsidR="00487662">
        <w:rPr>
          <w:rFonts w:ascii="Arial" w:hAnsi="Arial" w:cs="Arial"/>
          <w:sz w:val="22"/>
          <w:szCs w:val="22"/>
        </w:rPr>
        <w:t>.</w:t>
      </w:r>
      <w:r w:rsidR="00B9434C" w:rsidRPr="005B3E97">
        <w:rPr>
          <w:rFonts w:ascii="Arial" w:hAnsi="Arial" w:cs="Arial"/>
          <w:sz w:val="22"/>
          <w:szCs w:val="22"/>
        </w:rPr>
        <w:t xml:space="preserve"> </w:t>
      </w:r>
      <w:r w:rsidR="00C56BE4" w:rsidRPr="005B3E97">
        <w:rPr>
          <w:rFonts w:ascii="Arial" w:hAnsi="Arial" w:cs="Arial"/>
          <w:sz w:val="22"/>
          <w:szCs w:val="22"/>
        </w:rPr>
        <w:t xml:space="preserve">Nor does </w:t>
      </w:r>
      <w:r w:rsidR="0016256B" w:rsidRPr="005B3E97">
        <w:rPr>
          <w:rFonts w:ascii="Arial" w:hAnsi="Arial" w:cs="Arial"/>
          <w:sz w:val="22"/>
          <w:szCs w:val="22"/>
        </w:rPr>
        <w:t xml:space="preserve">this approach </w:t>
      </w:r>
      <w:r w:rsidR="00C56BE4" w:rsidRPr="005B3E97">
        <w:rPr>
          <w:rFonts w:ascii="Arial" w:hAnsi="Arial" w:cs="Arial"/>
          <w:sz w:val="22"/>
          <w:szCs w:val="22"/>
        </w:rPr>
        <w:t xml:space="preserve">account for </w:t>
      </w:r>
      <w:r w:rsidR="003F1BB2" w:rsidRPr="005B3E97">
        <w:rPr>
          <w:rFonts w:ascii="Arial" w:hAnsi="Arial" w:cs="Arial"/>
          <w:sz w:val="22"/>
          <w:szCs w:val="22"/>
        </w:rPr>
        <w:t xml:space="preserve">time-varying </w:t>
      </w:r>
      <w:r w:rsidR="00C56BE4" w:rsidRPr="005B3E97">
        <w:rPr>
          <w:rFonts w:ascii="Arial" w:hAnsi="Arial" w:cs="Arial"/>
          <w:sz w:val="22"/>
          <w:szCs w:val="22"/>
        </w:rPr>
        <w:t xml:space="preserve">factors </w:t>
      </w:r>
      <w:r w:rsidR="00D71EEB" w:rsidRPr="005B3E97">
        <w:rPr>
          <w:rFonts w:ascii="Arial" w:hAnsi="Arial" w:cs="Arial"/>
          <w:sz w:val="22"/>
          <w:szCs w:val="22"/>
        </w:rPr>
        <w:t>like temperature</w:t>
      </w:r>
      <w:r w:rsidR="005B0095" w:rsidRPr="005B3E97">
        <w:rPr>
          <w:rFonts w:ascii="Arial" w:hAnsi="Arial" w:cs="Arial"/>
          <w:sz w:val="22"/>
          <w:szCs w:val="22"/>
        </w:rPr>
        <w:t>,</w:t>
      </w:r>
      <w:r w:rsidR="00D71EEB" w:rsidRPr="005B3E97">
        <w:rPr>
          <w:rFonts w:ascii="Arial" w:hAnsi="Arial" w:cs="Arial"/>
          <w:sz w:val="22"/>
          <w:szCs w:val="22"/>
        </w:rPr>
        <w:t xml:space="preserve"> that </w:t>
      </w:r>
      <w:r w:rsidR="00C56BE4" w:rsidRPr="005B3E97">
        <w:rPr>
          <w:rFonts w:ascii="Arial" w:hAnsi="Arial" w:cs="Arial"/>
          <w:sz w:val="22"/>
          <w:szCs w:val="22"/>
        </w:rPr>
        <w:t xml:space="preserve">are </w:t>
      </w:r>
      <w:r w:rsidR="006030A1" w:rsidRPr="005B3E97">
        <w:rPr>
          <w:rFonts w:ascii="Arial" w:hAnsi="Arial" w:cs="Arial"/>
          <w:sz w:val="22"/>
          <w:szCs w:val="22"/>
        </w:rPr>
        <w:t xml:space="preserve">largely </w:t>
      </w:r>
      <w:r w:rsidR="00C56BE4" w:rsidRPr="005B3E97">
        <w:rPr>
          <w:rFonts w:ascii="Arial" w:hAnsi="Arial" w:cs="Arial"/>
          <w:sz w:val="22"/>
          <w:szCs w:val="22"/>
        </w:rPr>
        <w:t>external to the pandemic</w:t>
      </w:r>
      <w:r w:rsidR="005B0095" w:rsidRPr="005B3E97">
        <w:rPr>
          <w:rFonts w:ascii="Arial" w:hAnsi="Arial" w:cs="Arial"/>
          <w:sz w:val="22"/>
          <w:szCs w:val="22"/>
        </w:rPr>
        <w:t>, but also</w:t>
      </w:r>
      <w:r w:rsidR="00C56BE4" w:rsidRPr="005B3E97">
        <w:rPr>
          <w:rFonts w:ascii="Arial" w:hAnsi="Arial" w:cs="Arial"/>
          <w:sz w:val="22"/>
          <w:szCs w:val="22"/>
        </w:rPr>
        <w:t xml:space="preserve"> affect death rates.</w:t>
      </w:r>
      <w:r w:rsidR="00AD404A" w:rsidRPr="005B3E97">
        <w:rPr>
          <w:rFonts w:ascii="Arial" w:hAnsi="Arial" w:cs="Arial"/>
          <w:sz w:val="22"/>
          <w:szCs w:val="22"/>
        </w:rPr>
        <w:t xml:space="preserve"> </w:t>
      </w:r>
    </w:p>
    <w:p w14:paraId="3B8E407E" w14:textId="334688BE" w:rsidR="00C56BE4" w:rsidRPr="005B3E97" w:rsidRDefault="00C56BE4" w:rsidP="00580F14">
      <w:pPr>
        <w:spacing w:line="480" w:lineRule="auto"/>
        <w:jc w:val="both"/>
        <w:rPr>
          <w:rFonts w:ascii="Arial" w:hAnsi="Arial" w:cs="Arial"/>
          <w:sz w:val="22"/>
          <w:szCs w:val="22"/>
        </w:rPr>
      </w:pPr>
    </w:p>
    <w:p w14:paraId="40B03D1D" w14:textId="03E8600E" w:rsidR="00602A2D" w:rsidRPr="005B3E97" w:rsidRDefault="00C56BE4" w:rsidP="00783459">
      <w:pPr>
        <w:spacing w:line="480" w:lineRule="auto"/>
        <w:jc w:val="both"/>
        <w:rPr>
          <w:rFonts w:ascii="Arial" w:hAnsi="Arial" w:cs="Arial"/>
          <w:sz w:val="22"/>
          <w:szCs w:val="22"/>
        </w:rPr>
      </w:pPr>
      <w:r w:rsidRPr="005B3E97">
        <w:rPr>
          <w:rFonts w:ascii="Arial" w:hAnsi="Arial" w:cs="Arial"/>
          <w:sz w:val="22"/>
          <w:szCs w:val="22"/>
        </w:rPr>
        <w:t>We developed</w:t>
      </w:r>
      <w:r w:rsidR="00C80B8E" w:rsidRPr="005B3E97">
        <w:rPr>
          <w:rFonts w:ascii="Arial" w:hAnsi="Arial" w:cs="Arial"/>
          <w:sz w:val="22"/>
          <w:szCs w:val="22"/>
        </w:rPr>
        <w:t xml:space="preserve"> </w:t>
      </w:r>
      <w:r w:rsidR="0001689D" w:rsidRPr="005B3E97">
        <w:rPr>
          <w:rFonts w:ascii="Arial" w:hAnsi="Arial" w:cs="Arial"/>
          <w:sz w:val="22"/>
          <w:szCs w:val="22"/>
        </w:rPr>
        <w:t>an ensemble</w:t>
      </w:r>
      <w:r w:rsidRPr="005B3E97">
        <w:rPr>
          <w:rFonts w:ascii="Arial" w:hAnsi="Arial" w:cs="Arial"/>
          <w:sz w:val="22"/>
          <w:szCs w:val="22"/>
        </w:rPr>
        <w:t xml:space="preserve"> of </w:t>
      </w:r>
      <w:r w:rsidR="00D71EEB" w:rsidRPr="005B3E97">
        <w:rPr>
          <w:rFonts w:ascii="Arial" w:hAnsi="Arial" w:cs="Arial"/>
          <w:sz w:val="22"/>
          <w:szCs w:val="22"/>
        </w:rPr>
        <w:t>16</w:t>
      </w:r>
      <w:r w:rsidR="0001689D" w:rsidRPr="005B3E97">
        <w:rPr>
          <w:rFonts w:ascii="Arial" w:hAnsi="Arial" w:cs="Arial"/>
          <w:sz w:val="22"/>
          <w:szCs w:val="22"/>
        </w:rPr>
        <w:t xml:space="preserve"> </w:t>
      </w:r>
      <w:r w:rsidR="00841E38" w:rsidRPr="005B3E97">
        <w:rPr>
          <w:rFonts w:ascii="Arial" w:hAnsi="Arial" w:cs="Arial"/>
          <w:sz w:val="22"/>
          <w:szCs w:val="22"/>
        </w:rPr>
        <w:t xml:space="preserve">Bayesian </w:t>
      </w:r>
      <w:r w:rsidRPr="005B3E97">
        <w:rPr>
          <w:rFonts w:ascii="Arial" w:hAnsi="Arial" w:cs="Arial"/>
          <w:sz w:val="22"/>
          <w:szCs w:val="22"/>
        </w:rPr>
        <w:t xml:space="preserve">mortality projection models that each </w:t>
      </w:r>
      <w:r w:rsidR="007F4030" w:rsidRPr="005B3E97">
        <w:rPr>
          <w:rFonts w:ascii="Arial" w:hAnsi="Arial" w:cs="Arial"/>
          <w:sz w:val="22"/>
          <w:szCs w:val="22"/>
        </w:rPr>
        <w:t>make</w:t>
      </w:r>
      <w:r w:rsidRPr="005B3E97">
        <w:rPr>
          <w:rFonts w:ascii="Arial" w:hAnsi="Arial" w:cs="Arial"/>
          <w:sz w:val="22"/>
          <w:szCs w:val="22"/>
        </w:rPr>
        <w:t xml:space="preserve"> </w:t>
      </w:r>
      <w:r w:rsidR="00957CD5" w:rsidRPr="005B3E97">
        <w:rPr>
          <w:rFonts w:ascii="Arial" w:hAnsi="Arial" w:cs="Arial"/>
          <w:sz w:val="22"/>
          <w:szCs w:val="22"/>
        </w:rPr>
        <w:t>an estimate of</w:t>
      </w:r>
      <w:r w:rsidR="00AD404A" w:rsidRPr="005B3E97">
        <w:rPr>
          <w:rFonts w:ascii="Arial" w:hAnsi="Arial" w:cs="Arial"/>
          <w:sz w:val="22"/>
          <w:szCs w:val="22"/>
        </w:rPr>
        <w:t xml:space="preserve"> weekly death rates</w:t>
      </w:r>
      <w:r w:rsidR="00957CD5" w:rsidRPr="005B3E97">
        <w:rPr>
          <w:rFonts w:ascii="Arial" w:hAnsi="Arial" w:cs="Arial"/>
          <w:sz w:val="22"/>
          <w:szCs w:val="22"/>
        </w:rPr>
        <w:t xml:space="preserve"> that would </w:t>
      </w:r>
      <w:r w:rsidR="00FE5596">
        <w:rPr>
          <w:rFonts w:ascii="Arial" w:hAnsi="Arial" w:cs="Arial"/>
          <w:sz w:val="22"/>
          <w:szCs w:val="22"/>
        </w:rPr>
        <w:t xml:space="preserve">have </w:t>
      </w:r>
      <w:r w:rsidR="00957CD5" w:rsidRPr="005B3E97">
        <w:rPr>
          <w:rFonts w:ascii="Arial" w:hAnsi="Arial" w:cs="Arial"/>
          <w:sz w:val="22"/>
          <w:szCs w:val="22"/>
        </w:rPr>
        <w:t>be</w:t>
      </w:r>
      <w:r w:rsidR="00FE5596">
        <w:rPr>
          <w:rFonts w:ascii="Arial" w:hAnsi="Arial" w:cs="Arial"/>
          <w:sz w:val="22"/>
          <w:szCs w:val="22"/>
        </w:rPr>
        <w:t>en</w:t>
      </w:r>
      <w:r w:rsidR="00957CD5" w:rsidRPr="005B3E97">
        <w:rPr>
          <w:rFonts w:ascii="Arial" w:hAnsi="Arial" w:cs="Arial"/>
          <w:sz w:val="22"/>
          <w:szCs w:val="22"/>
        </w:rPr>
        <w:t xml:space="preserve"> expected if the Covid-19 pandemic had not occurred</w:t>
      </w:r>
      <w:r w:rsidR="00AD404A" w:rsidRPr="005B3E97">
        <w:rPr>
          <w:rFonts w:ascii="Arial" w:hAnsi="Arial" w:cs="Arial"/>
          <w:sz w:val="22"/>
          <w:szCs w:val="22"/>
        </w:rPr>
        <w:t xml:space="preserve">. We used multiple models because there is inherent uncertainty in </w:t>
      </w:r>
      <w:r w:rsidR="007F4030" w:rsidRPr="005B3E97">
        <w:rPr>
          <w:rFonts w:ascii="Arial" w:hAnsi="Arial" w:cs="Arial"/>
          <w:sz w:val="22"/>
          <w:szCs w:val="22"/>
        </w:rPr>
        <w:t xml:space="preserve">the choice of model that best predicts death rates in the absence of pandemic. </w:t>
      </w:r>
      <w:r w:rsidR="00783459" w:rsidRPr="005B3E97">
        <w:rPr>
          <w:rFonts w:ascii="Arial" w:hAnsi="Arial" w:cs="Arial"/>
          <w:sz w:val="22"/>
          <w:szCs w:val="22"/>
        </w:rPr>
        <w:t>These models were</w:t>
      </w:r>
      <w:r w:rsidR="00602A2D" w:rsidRPr="005B3E97">
        <w:rPr>
          <w:rFonts w:ascii="Arial" w:hAnsi="Arial" w:cs="Arial"/>
          <w:sz w:val="22"/>
          <w:szCs w:val="22"/>
        </w:rPr>
        <w:t xml:space="preserve"> </w:t>
      </w:r>
      <w:r w:rsidR="00783459" w:rsidRPr="005B3E97">
        <w:rPr>
          <w:rFonts w:ascii="Arial" w:hAnsi="Arial" w:cs="Arial"/>
          <w:sz w:val="22"/>
          <w:szCs w:val="22"/>
        </w:rPr>
        <w:t xml:space="preserve">formulated to incorporate features of </w:t>
      </w:r>
      <w:r w:rsidR="00602A2D" w:rsidRPr="005B3E97">
        <w:rPr>
          <w:rFonts w:ascii="Arial" w:hAnsi="Arial" w:cs="Arial"/>
          <w:sz w:val="22"/>
          <w:szCs w:val="22"/>
        </w:rPr>
        <w:t xml:space="preserve">weekly </w:t>
      </w:r>
      <w:r w:rsidR="00783459" w:rsidRPr="005B3E97">
        <w:rPr>
          <w:rFonts w:ascii="Arial" w:hAnsi="Arial" w:cs="Arial"/>
          <w:sz w:val="22"/>
          <w:szCs w:val="22"/>
        </w:rPr>
        <w:t>death rates</w:t>
      </w:r>
      <w:r w:rsidR="00274639" w:rsidRPr="005B3E97">
        <w:rPr>
          <w:rFonts w:ascii="Arial" w:hAnsi="Arial" w:cs="Arial"/>
          <w:sz w:val="22"/>
          <w:szCs w:val="22"/>
        </w:rPr>
        <w:t xml:space="preserve"> as follows:</w:t>
      </w:r>
    </w:p>
    <w:p w14:paraId="363AC2CD" w14:textId="1AAEDB20" w:rsidR="00C61ADA" w:rsidRPr="005B3E97" w:rsidRDefault="00C61ADA" w:rsidP="00C61ADA">
      <w:pPr>
        <w:pStyle w:val="ListParagraph"/>
        <w:numPr>
          <w:ilvl w:val="0"/>
          <w:numId w:val="30"/>
        </w:numPr>
        <w:spacing w:after="0" w:line="480" w:lineRule="auto"/>
        <w:jc w:val="both"/>
        <w:rPr>
          <w:rFonts w:ascii="Arial" w:hAnsi="Arial" w:cs="Arial"/>
        </w:rPr>
      </w:pPr>
      <w:r w:rsidRPr="005B3E97">
        <w:rPr>
          <w:rFonts w:ascii="Arial" w:hAnsi="Arial" w:cs="Arial"/>
        </w:rPr>
        <w:t>First, death rates may have a medium-to-long-term trend</w:t>
      </w:r>
      <w:r w:rsidR="00E60CCE">
        <w:rPr>
          <w:rFonts w:ascii="Arial" w:hAnsi="Arial" w:cs="Arial"/>
        </w:rPr>
        <w:t xml:space="preserve"> that affect mortality </w:t>
      </w:r>
      <w:r w:rsidR="009123C6">
        <w:rPr>
          <w:rFonts w:ascii="Arial" w:hAnsi="Arial" w:cs="Arial"/>
        </w:rPr>
        <w:t xml:space="preserve">in 2020 </w:t>
      </w:r>
      <w:r w:rsidR="00E60CCE">
        <w:rPr>
          <w:rFonts w:ascii="Arial" w:hAnsi="Arial" w:cs="Arial"/>
        </w:rPr>
        <w:t>compared to earlier years</w:t>
      </w:r>
      <w:r w:rsidRPr="005B3E97">
        <w:rPr>
          <w:rFonts w:ascii="Arial" w:hAnsi="Arial" w:cs="Arial"/>
        </w:rPr>
        <w:t xml:space="preserve">. We developed two sets of models, one with no trend and one with a linear trend term over weekly deaths. </w:t>
      </w:r>
    </w:p>
    <w:p w14:paraId="24EE753C" w14:textId="6D838D56" w:rsidR="008F0AA6" w:rsidRPr="005B3E97" w:rsidRDefault="00C61ADA" w:rsidP="003B1ED6">
      <w:pPr>
        <w:pStyle w:val="ListParagraph"/>
        <w:numPr>
          <w:ilvl w:val="0"/>
          <w:numId w:val="30"/>
        </w:numPr>
        <w:spacing w:after="0" w:line="480" w:lineRule="auto"/>
        <w:jc w:val="both"/>
        <w:rPr>
          <w:rFonts w:ascii="Arial" w:hAnsi="Arial" w:cs="Arial"/>
        </w:rPr>
      </w:pPr>
      <w:r w:rsidRPr="005B3E97">
        <w:rPr>
          <w:rFonts w:ascii="Arial" w:hAnsi="Arial" w:cs="Arial"/>
        </w:rPr>
        <w:t xml:space="preserve">Second, </w:t>
      </w:r>
      <w:r w:rsidR="00BB4D49" w:rsidRPr="005B3E97">
        <w:rPr>
          <w:rFonts w:ascii="Arial" w:hAnsi="Arial" w:cs="Arial"/>
        </w:rPr>
        <w:t>d</w:t>
      </w:r>
      <w:r w:rsidR="008F0AA6" w:rsidRPr="005B3E97">
        <w:rPr>
          <w:rFonts w:ascii="Arial" w:hAnsi="Arial" w:cs="Arial"/>
        </w:rPr>
        <w:t>eath rates have a seasonal pattern, which varies by age group and sex</w:t>
      </w:r>
      <w:r w:rsidR="00FC044A" w:rsidRPr="005B3E97">
        <w:rPr>
          <w:rFonts w:ascii="Arial" w:hAnsi="Arial" w:cs="Arial"/>
        </w:rPr>
        <w:t>[Parks, 2018 #5454;</w:t>
      </w:r>
      <w:r w:rsidR="005F7A69" w:rsidRPr="005B3E97">
        <w:rPr>
          <w:rFonts w:ascii="Arial" w:hAnsi="Arial" w:cs="Arial"/>
        </w:rPr>
        <w:t xml:space="preserve"> Feinstein, 2002 #5511;Fowler, 2014 #5512;McKee, 1989 #5513]</w:t>
      </w:r>
      <w:r w:rsidR="00487662">
        <w:rPr>
          <w:rFonts w:ascii="Arial" w:hAnsi="Arial" w:cs="Arial"/>
        </w:rPr>
        <w:t>.</w:t>
      </w:r>
      <w:r w:rsidR="005F7A69" w:rsidRPr="005B3E97">
        <w:rPr>
          <w:rFonts w:ascii="Arial" w:hAnsi="Arial" w:cs="Arial"/>
        </w:rPr>
        <w:t xml:space="preserve"> </w:t>
      </w:r>
      <w:r w:rsidR="008F0AA6" w:rsidRPr="005B3E97">
        <w:rPr>
          <w:rFonts w:ascii="Arial" w:hAnsi="Arial" w:cs="Arial"/>
        </w:rPr>
        <w:t xml:space="preserve">We </w:t>
      </w:r>
      <w:r w:rsidR="008F0AA6" w:rsidRPr="005B3E97">
        <w:rPr>
          <w:rFonts w:ascii="Arial" w:hAnsi="Arial" w:cs="Arial"/>
        </w:rPr>
        <w:lastRenderedPageBreak/>
        <w:t xml:space="preserve">included weekly random intercepts for each week of the year. To account for the fact that seasonal patterns “repeat” (i.e., late December and early January are seasonally similar) we used </w:t>
      </w:r>
      <w:r w:rsidR="00BB4D49" w:rsidRPr="005B3E97">
        <w:rPr>
          <w:rFonts w:ascii="Arial" w:hAnsi="Arial" w:cs="Arial"/>
        </w:rPr>
        <w:t>a seasonal structure</w:t>
      </w:r>
      <w:r w:rsidR="008C7C57" w:rsidRPr="005B3E97">
        <w:rPr>
          <w:rFonts w:ascii="Arial" w:hAnsi="Arial" w:cs="Arial"/>
        </w:rPr>
        <w:t>[Hyndman, 2018 #5518</w:t>
      </w:r>
      <w:r w:rsidR="00C93913" w:rsidRPr="005B3E97">
        <w:rPr>
          <w:rFonts w:ascii="Arial" w:hAnsi="Arial" w:cs="Arial"/>
        </w:rPr>
        <w:t>;Congdon, 2003 #5540</w:t>
      </w:r>
      <w:r w:rsidR="008C7C57" w:rsidRPr="005B3E97">
        <w:rPr>
          <w:rFonts w:ascii="Arial" w:hAnsi="Arial" w:cs="Arial"/>
        </w:rPr>
        <w:t>]</w:t>
      </w:r>
      <w:r w:rsidR="00BB4D49" w:rsidRPr="005B3E97">
        <w:rPr>
          <w:rFonts w:ascii="Arial" w:hAnsi="Arial" w:cs="Arial"/>
        </w:rPr>
        <w:t xml:space="preserve"> for the random intercepts. The seasonal structure allows the </w:t>
      </w:r>
      <w:r w:rsidR="00576A15" w:rsidRPr="005B3E97">
        <w:rPr>
          <w:rFonts w:ascii="Arial" w:hAnsi="Arial" w:cs="Arial"/>
        </w:rPr>
        <w:t xml:space="preserve">magnitude </w:t>
      </w:r>
      <w:r w:rsidR="00BB4D49" w:rsidRPr="005B3E97">
        <w:rPr>
          <w:rFonts w:ascii="Arial" w:hAnsi="Arial" w:cs="Arial"/>
        </w:rPr>
        <w:t xml:space="preserve">of the random intercepts to </w:t>
      </w:r>
      <w:r w:rsidR="00AB75D0" w:rsidRPr="005B3E97">
        <w:rPr>
          <w:rFonts w:ascii="Arial" w:hAnsi="Arial" w:cs="Arial"/>
        </w:rPr>
        <w:t>vary over time</w:t>
      </w:r>
      <w:r w:rsidR="00842D86" w:rsidRPr="005B3E97">
        <w:rPr>
          <w:rFonts w:ascii="Arial" w:hAnsi="Arial" w:cs="Arial"/>
        </w:rPr>
        <w:t xml:space="preserve">, and implicitly </w:t>
      </w:r>
      <w:r w:rsidR="002F300E">
        <w:rPr>
          <w:rFonts w:ascii="Arial" w:hAnsi="Arial" w:cs="Arial"/>
        </w:rPr>
        <w:t>incorporates</w:t>
      </w:r>
      <w:r w:rsidR="00842D86" w:rsidRPr="005B3E97">
        <w:rPr>
          <w:rFonts w:ascii="Arial" w:hAnsi="Arial" w:cs="Arial"/>
        </w:rPr>
        <w:t xml:space="preserve"> time</w:t>
      </w:r>
      <w:r w:rsidR="0093794E" w:rsidRPr="005B3E97">
        <w:rPr>
          <w:rFonts w:ascii="Arial" w:hAnsi="Arial" w:cs="Arial"/>
        </w:rPr>
        <w:t>-</w:t>
      </w:r>
      <w:r w:rsidR="00842D86" w:rsidRPr="005B3E97">
        <w:rPr>
          <w:rFonts w:ascii="Arial" w:hAnsi="Arial" w:cs="Arial"/>
        </w:rPr>
        <w:t xml:space="preserve">varying factors such as </w:t>
      </w:r>
      <w:r w:rsidR="002E3914" w:rsidRPr="005B3E97">
        <w:rPr>
          <w:rFonts w:ascii="Arial" w:hAnsi="Arial" w:cs="Arial"/>
        </w:rPr>
        <w:t>annual fluctuations in flu season.</w:t>
      </w:r>
    </w:p>
    <w:p w14:paraId="0B091233" w14:textId="7079F8F9" w:rsidR="009B1F02" w:rsidRPr="005B3E97" w:rsidRDefault="009B1F02" w:rsidP="009B1F02">
      <w:pPr>
        <w:pStyle w:val="ListParagraph"/>
        <w:numPr>
          <w:ilvl w:val="0"/>
          <w:numId w:val="30"/>
        </w:numPr>
        <w:spacing w:after="0" w:line="480" w:lineRule="auto"/>
        <w:jc w:val="both"/>
        <w:rPr>
          <w:rFonts w:ascii="Arial" w:hAnsi="Arial" w:cs="Arial"/>
        </w:rPr>
      </w:pPr>
      <w:r w:rsidRPr="005B3E97">
        <w:rPr>
          <w:rFonts w:ascii="Arial" w:hAnsi="Arial" w:cs="Arial"/>
        </w:rPr>
        <w:t xml:space="preserve">Third, death rates in each week may be related to </w:t>
      </w:r>
      <w:r w:rsidR="00B93717">
        <w:rPr>
          <w:rFonts w:ascii="Arial" w:hAnsi="Arial" w:cs="Arial"/>
        </w:rPr>
        <w:t>rates</w:t>
      </w:r>
      <w:r w:rsidRPr="005B3E97">
        <w:rPr>
          <w:rFonts w:ascii="Arial" w:hAnsi="Arial" w:cs="Arial"/>
        </w:rPr>
        <w:t xml:space="preserve"> in </w:t>
      </w:r>
      <w:r w:rsidR="00F37EF9" w:rsidRPr="005B3E97">
        <w:rPr>
          <w:rFonts w:ascii="Arial" w:hAnsi="Arial" w:cs="Arial"/>
        </w:rPr>
        <w:t>preceding</w:t>
      </w:r>
      <w:r w:rsidR="00C764C6" w:rsidRPr="005B3E97">
        <w:rPr>
          <w:rFonts w:ascii="Arial" w:hAnsi="Arial" w:cs="Arial"/>
        </w:rPr>
        <w:t xml:space="preserve"> </w:t>
      </w:r>
      <w:r w:rsidRPr="005B3E97">
        <w:rPr>
          <w:rFonts w:ascii="Arial" w:hAnsi="Arial" w:cs="Arial"/>
        </w:rPr>
        <w:t>week(s)</w:t>
      </w:r>
      <w:r w:rsidR="00576666">
        <w:rPr>
          <w:rFonts w:ascii="Arial" w:hAnsi="Arial" w:cs="Arial"/>
        </w:rPr>
        <w:t>, due to short-term phenomena such as severity of the flu season.</w:t>
      </w:r>
      <w:r w:rsidRPr="005B3E97">
        <w:rPr>
          <w:rFonts w:ascii="Arial" w:hAnsi="Arial" w:cs="Arial"/>
        </w:rPr>
        <w:t xml:space="preserve"> We formulated four sets of models to account for this </w:t>
      </w:r>
      <w:r w:rsidR="00F37EF9" w:rsidRPr="005B3E97">
        <w:rPr>
          <w:rFonts w:ascii="Arial" w:hAnsi="Arial" w:cs="Arial"/>
        </w:rPr>
        <w:t>relationship</w:t>
      </w:r>
      <w:r w:rsidRPr="005B3E97">
        <w:rPr>
          <w:rFonts w:ascii="Arial" w:hAnsi="Arial" w:cs="Arial"/>
        </w:rPr>
        <w:t>. The weekly random intercepts in these models had a first, second, fourth or eighth order autoregressive structure[Hyndman, 2018 #5518</w:t>
      </w:r>
      <w:r w:rsidR="00C93913" w:rsidRPr="005B3E97">
        <w:rPr>
          <w:rFonts w:ascii="Arial" w:hAnsi="Arial" w:cs="Arial"/>
        </w:rPr>
        <w:t>;Congdon, 2003 #5540</w:t>
      </w:r>
      <w:r w:rsidRPr="005B3E97">
        <w:rPr>
          <w:rFonts w:ascii="Arial" w:hAnsi="Arial" w:cs="Arial"/>
        </w:rPr>
        <w:t>] The higher</w:t>
      </w:r>
      <w:r w:rsidR="00765CA9">
        <w:rPr>
          <w:rFonts w:ascii="Arial" w:hAnsi="Arial" w:cs="Arial"/>
        </w:rPr>
        <w:t>-</w:t>
      </w:r>
      <w:r w:rsidRPr="005B3E97">
        <w:rPr>
          <w:rFonts w:ascii="Arial" w:hAnsi="Arial" w:cs="Arial"/>
        </w:rPr>
        <w:t>order autoregressive models allow death rates in any</w:t>
      </w:r>
      <w:r w:rsidR="0034454A" w:rsidRPr="005B3E97">
        <w:rPr>
          <w:rFonts w:ascii="Arial" w:hAnsi="Arial" w:cs="Arial"/>
        </w:rPr>
        <w:t xml:space="preserve"> given</w:t>
      </w:r>
      <w:r w:rsidRPr="005B3E97">
        <w:rPr>
          <w:rFonts w:ascii="Arial" w:hAnsi="Arial" w:cs="Arial"/>
        </w:rPr>
        <w:t xml:space="preserve"> week to be informed by those in a progressively larger number of </w:t>
      </w:r>
      <w:r w:rsidR="00BB672E" w:rsidRPr="005B3E97">
        <w:rPr>
          <w:rFonts w:ascii="Arial" w:hAnsi="Arial" w:cs="Arial"/>
        </w:rPr>
        <w:t>p</w:t>
      </w:r>
      <w:r w:rsidR="00967AFF" w:rsidRPr="005B3E97">
        <w:rPr>
          <w:rFonts w:ascii="Arial" w:hAnsi="Arial" w:cs="Arial"/>
        </w:rPr>
        <w:t xml:space="preserve">receding </w:t>
      </w:r>
      <w:r w:rsidRPr="005B3E97">
        <w:rPr>
          <w:rFonts w:ascii="Arial" w:hAnsi="Arial" w:cs="Arial"/>
        </w:rPr>
        <w:t>weeks.</w:t>
      </w:r>
      <w:r w:rsidR="003D5B76" w:rsidRPr="005B3E97">
        <w:rPr>
          <w:rFonts w:ascii="Arial" w:hAnsi="Arial" w:cs="Arial"/>
        </w:rPr>
        <w:t xml:space="preserve"> </w:t>
      </w:r>
      <w:r w:rsidR="00F86701" w:rsidRPr="005B3E97">
        <w:rPr>
          <w:rFonts w:ascii="Arial" w:hAnsi="Arial" w:cs="Arial"/>
        </w:rPr>
        <w:t>Further, t</w:t>
      </w:r>
      <w:r w:rsidR="003D5B76" w:rsidRPr="005B3E97">
        <w:rPr>
          <w:rFonts w:ascii="Arial" w:hAnsi="Arial" w:cs="Arial"/>
        </w:rPr>
        <w:t>rends not picked up by the linear or seasonal terms would be captured by these autoregressive terms.</w:t>
      </w:r>
    </w:p>
    <w:p w14:paraId="1D63E90D" w14:textId="19ED6F57" w:rsidR="00925EE9" w:rsidRPr="005B3E97" w:rsidRDefault="009B1F02" w:rsidP="0040641D">
      <w:pPr>
        <w:pStyle w:val="ListParagraph"/>
        <w:numPr>
          <w:ilvl w:val="0"/>
          <w:numId w:val="30"/>
        </w:numPr>
        <w:spacing w:after="0" w:line="480" w:lineRule="auto"/>
        <w:jc w:val="both"/>
        <w:rPr>
          <w:rFonts w:ascii="Arial" w:hAnsi="Arial" w:cs="Arial"/>
        </w:rPr>
      </w:pPr>
      <w:r w:rsidRPr="005B3E97">
        <w:rPr>
          <w:rFonts w:ascii="Arial" w:hAnsi="Arial" w:cs="Arial"/>
        </w:rPr>
        <w:t>Fourth</w:t>
      </w:r>
      <w:r w:rsidR="00032BFC" w:rsidRPr="005B3E97">
        <w:rPr>
          <w:rFonts w:ascii="Arial" w:hAnsi="Arial" w:cs="Arial"/>
        </w:rPr>
        <w:t xml:space="preserve">, </w:t>
      </w:r>
      <w:r w:rsidR="00F0251C" w:rsidRPr="005B3E97">
        <w:rPr>
          <w:rFonts w:ascii="Arial" w:hAnsi="Arial" w:cs="Arial"/>
        </w:rPr>
        <w:t xml:space="preserve">beyond </w:t>
      </w:r>
      <w:r w:rsidR="00FE5DF9" w:rsidRPr="005B3E97">
        <w:rPr>
          <w:rFonts w:ascii="Arial" w:hAnsi="Arial" w:cs="Arial"/>
        </w:rPr>
        <w:t>having a</w:t>
      </w:r>
      <w:r w:rsidR="00F0251C" w:rsidRPr="005B3E97">
        <w:rPr>
          <w:rFonts w:ascii="Arial" w:hAnsi="Arial" w:cs="Arial"/>
        </w:rPr>
        <w:t xml:space="preserve"> seasonal pattern</w:t>
      </w:r>
      <w:r w:rsidR="00FE5DF9" w:rsidRPr="005B3E97">
        <w:rPr>
          <w:rFonts w:ascii="Arial" w:hAnsi="Arial" w:cs="Arial"/>
        </w:rPr>
        <w:t>,</w:t>
      </w:r>
      <w:r w:rsidR="00F0251C" w:rsidRPr="005B3E97">
        <w:rPr>
          <w:rFonts w:ascii="Arial" w:hAnsi="Arial" w:cs="Arial"/>
        </w:rPr>
        <w:t xml:space="preserve"> </w:t>
      </w:r>
      <w:r w:rsidR="00032BFC" w:rsidRPr="005B3E97">
        <w:rPr>
          <w:rFonts w:ascii="Arial" w:hAnsi="Arial" w:cs="Arial"/>
        </w:rPr>
        <w:t>d</w:t>
      </w:r>
      <w:r w:rsidR="002C013C" w:rsidRPr="005B3E97">
        <w:rPr>
          <w:rFonts w:ascii="Arial" w:hAnsi="Arial" w:cs="Arial"/>
        </w:rPr>
        <w:t>eath rates depend on</w:t>
      </w:r>
      <w:r w:rsidR="00F0251C" w:rsidRPr="005B3E97">
        <w:rPr>
          <w:rFonts w:ascii="Arial" w:hAnsi="Arial" w:cs="Arial"/>
        </w:rPr>
        <w:t xml:space="preserve"> </w:t>
      </w:r>
      <w:r w:rsidR="002C013C" w:rsidRPr="005B3E97">
        <w:rPr>
          <w:rFonts w:ascii="Arial" w:hAnsi="Arial" w:cs="Arial"/>
        </w:rPr>
        <w:t>temperature</w:t>
      </w:r>
      <w:r w:rsidR="0042493C" w:rsidRPr="005B3E97">
        <w:rPr>
          <w:rFonts w:ascii="Arial" w:hAnsi="Arial" w:cs="Arial"/>
        </w:rPr>
        <w:t>, and specifically on whether temperature</w:t>
      </w:r>
      <w:r w:rsidR="00F0251C" w:rsidRPr="005B3E97">
        <w:rPr>
          <w:rFonts w:ascii="Arial" w:hAnsi="Arial" w:cs="Arial"/>
        </w:rPr>
        <w:t xml:space="preserve"> is higher or lower than its </w:t>
      </w:r>
      <w:r w:rsidR="0093794E" w:rsidRPr="005B3E97">
        <w:rPr>
          <w:rFonts w:ascii="Arial" w:hAnsi="Arial" w:cs="Arial"/>
        </w:rPr>
        <w:t xml:space="preserve">long-term </w:t>
      </w:r>
      <w:r w:rsidR="00F0251C" w:rsidRPr="005B3E97">
        <w:rPr>
          <w:rFonts w:ascii="Arial" w:hAnsi="Arial" w:cs="Arial"/>
        </w:rPr>
        <w:t>norm</w:t>
      </w:r>
      <w:r w:rsidR="0093794E" w:rsidRPr="005B3E97">
        <w:rPr>
          <w:rFonts w:ascii="Arial" w:hAnsi="Arial" w:cs="Arial"/>
        </w:rPr>
        <w:t xml:space="preserve"> </w:t>
      </w:r>
      <w:r w:rsidR="00C85696" w:rsidRPr="005B3E97">
        <w:rPr>
          <w:rFonts w:ascii="Arial" w:hAnsi="Arial" w:cs="Arial"/>
        </w:rPr>
        <w:t>during</w:t>
      </w:r>
      <w:r w:rsidR="0093794E" w:rsidRPr="005B3E97">
        <w:rPr>
          <w:rFonts w:ascii="Arial" w:hAnsi="Arial" w:cs="Arial"/>
        </w:rPr>
        <w:t xml:space="preserve"> a particular time of year</w:t>
      </w:r>
      <w:r w:rsidR="00A54977" w:rsidRPr="005B3E97">
        <w:rPr>
          <w:rFonts w:ascii="Arial" w:hAnsi="Arial" w:cs="Arial"/>
        </w:rPr>
        <w:t>[Basu, 2009 #3627;Basu, 2002 #3698;Gasparrini, 2015 #4942</w:t>
      </w:r>
      <w:r w:rsidR="0042493C" w:rsidRPr="005B3E97">
        <w:rPr>
          <w:rFonts w:ascii="Arial" w:hAnsi="Arial" w:cs="Arial"/>
        </w:rPr>
        <w:t>;Song, 2017 #5515;Bennett, 2014 #3847;Parks, 2020 #5503]</w:t>
      </w:r>
      <w:r w:rsidR="00487662">
        <w:rPr>
          <w:rFonts w:ascii="Arial" w:hAnsi="Arial" w:cs="Arial"/>
        </w:rPr>
        <w:t>.</w:t>
      </w:r>
      <w:r w:rsidR="002C013C" w:rsidRPr="005B3E97">
        <w:rPr>
          <w:rFonts w:ascii="Arial" w:hAnsi="Arial" w:cs="Arial"/>
        </w:rPr>
        <w:t xml:space="preserve"> The effect of temperature on mortality varies throughout the year, </w:t>
      </w:r>
      <w:r w:rsidR="00575C09" w:rsidRPr="005B3E97">
        <w:rPr>
          <w:rFonts w:ascii="Arial" w:hAnsi="Arial" w:cs="Arial"/>
        </w:rPr>
        <w:t>and may be</w:t>
      </w:r>
      <w:r w:rsidR="002C013C" w:rsidRPr="005B3E97">
        <w:rPr>
          <w:rFonts w:ascii="Arial" w:hAnsi="Arial" w:cs="Arial"/>
        </w:rPr>
        <w:t xml:space="preserve"> in opposite direction</w:t>
      </w:r>
      <w:r w:rsidR="00314C94" w:rsidRPr="005B3E97">
        <w:rPr>
          <w:rFonts w:ascii="Arial" w:hAnsi="Arial" w:cs="Arial"/>
        </w:rPr>
        <w:t>s</w:t>
      </w:r>
      <w:r w:rsidR="002C013C" w:rsidRPr="005B3E97">
        <w:rPr>
          <w:rFonts w:ascii="Arial" w:hAnsi="Arial" w:cs="Arial"/>
        </w:rPr>
        <w:t xml:space="preserve"> </w:t>
      </w:r>
      <w:r w:rsidR="00314C94" w:rsidRPr="005B3E97">
        <w:rPr>
          <w:rFonts w:ascii="Arial" w:hAnsi="Arial" w:cs="Arial"/>
        </w:rPr>
        <w:t xml:space="preserve">for </w:t>
      </w:r>
      <w:r w:rsidR="002C013C" w:rsidRPr="005B3E97">
        <w:rPr>
          <w:rFonts w:ascii="Arial" w:hAnsi="Arial" w:cs="Arial"/>
        </w:rPr>
        <w:t xml:space="preserve">different </w:t>
      </w:r>
      <w:r w:rsidR="00314C94" w:rsidRPr="005B3E97">
        <w:rPr>
          <w:rFonts w:ascii="Arial" w:hAnsi="Arial" w:cs="Arial"/>
        </w:rPr>
        <w:t>times of year</w:t>
      </w:r>
      <w:r w:rsidR="002C013C" w:rsidRPr="005B3E97">
        <w:rPr>
          <w:rFonts w:ascii="Arial" w:hAnsi="Arial" w:cs="Arial"/>
        </w:rPr>
        <w:t>.</w:t>
      </w:r>
      <w:r w:rsidR="00575C09" w:rsidRPr="005B3E97">
        <w:rPr>
          <w:rFonts w:ascii="Arial" w:hAnsi="Arial" w:cs="Arial"/>
        </w:rPr>
        <w:t xml:space="preserve"> </w:t>
      </w:r>
      <w:r w:rsidR="00F0251C" w:rsidRPr="005B3E97">
        <w:rPr>
          <w:rFonts w:ascii="Arial" w:hAnsi="Arial" w:cs="Arial"/>
        </w:rPr>
        <w:t>We used</w:t>
      </w:r>
      <w:r w:rsidR="00575C09" w:rsidRPr="005B3E97">
        <w:rPr>
          <w:rFonts w:ascii="Arial" w:hAnsi="Arial" w:cs="Arial"/>
        </w:rPr>
        <w:t xml:space="preserve"> </w:t>
      </w:r>
      <w:r w:rsidR="00971681" w:rsidRPr="005B3E97">
        <w:rPr>
          <w:rFonts w:ascii="Arial" w:hAnsi="Arial" w:cs="Arial"/>
        </w:rPr>
        <w:t>two</w:t>
      </w:r>
      <w:r w:rsidR="00575C09" w:rsidRPr="005B3E97">
        <w:rPr>
          <w:rFonts w:ascii="Arial" w:hAnsi="Arial" w:cs="Arial"/>
        </w:rPr>
        <w:t xml:space="preserve"> sets of models, one without temperature</w:t>
      </w:r>
      <w:r w:rsidR="00F0251C" w:rsidRPr="005B3E97">
        <w:rPr>
          <w:rFonts w:ascii="Arial" w:hAnsi="Arial" w:cs="Arial"/>
        </w:rPr>
        <w:t xml:space="preserve"> and</w:t>
      </w:r>
      <w:r w:rsidR="00575C09" w:rsidRPr="005B3E97">
        <w:rPr>
          <w:rFonts w:ascii="Arial" w:hAnsi="Arial" w:cs="Arial"/>
        </w:rPr>
        <w:t xml:space="preserve"> one with a </w:t>
      </w:r>
      <w:r w:rsidR="00971681" w:rsidRPr="005B3E97">
        <w:rPr>
          <w:rFonts w:ascii="Arial" w:hAnsi="Arial" w:cs="Arial"/>
        </w:rPr>
        <w:t>weekly</w:t>
      </w:r>
      <w:r w:rsidR="00575C09" w:rsidRPr="005B3E97">
        <w:rPr>
          <w:rFonts w:ascii="Arial" w:hAnsi="Arial" w:cs="Arial"/>
        </w:rPr>
        <w:t xml:space="preserve"> </w:t>
      </w:r>
      <w:r w:rsidR="00F0251C" w:rsidRPr="005B3E97">
        <w:rPr>
          <w:rFonts w:ascii="Arial" w:hAnsi="Arial" w:cs="Arial"/>
        </w:rPr>
        <w:t>term for temperature anomaly, defined as deviation of weekly temperature from the local average weekly temperature over the entire analysis period. T</w:t>
      </w:r>
      <w:r w:rsidR="00575C09" w:rsidRPr="005B3E97">
        <w:rPr>
          <w:rFonts w:ascii="Arial" w:hAnsi="Arial" w:cs="Arial"/>
        </w:rPr>
        <w:t>he coefficient</w:t>
      </w:r>
      <w:r w:rsidR="00052890" w:rsidRPr="005B3E97">
        <w:rPr>
          <w:rFonts w:ascii="Arial" w:hAnsi="Arial" w:cs="Arial"/>
        </w:rPr>
        <w:t>s</w:t>
      </w:r>
      <w:r w:rsidR="00F0251C" w:rsidRPr="005B3E97">
        <w:rPr>
          <w:rFonts w:ascii="Arial" w:hAnsi="Arial" w:cs="Arial"/>
        </w:rPr>
        <w:t xml:space="preserve"> of temperature anomal</w:t>
      </w:r>
      <w:r w:rsidR="00052890" w:rsidRPr="005B3E97">
        <w:rPr>
          <w:rFonts w:ascii="Arial" w:hAnsi="Arial" w:cs="Arial"/>
        </w:rPr>
        <w:t>ies</w:t>
      </w:r>
      <w:r w:rsidR="00575C09" w:rsidRPr="005B3E97">
        <w:rPr>
          <w:rFonts w:ascii="Arial" w:hAnsi="Arial" w:cs="Arial"/>
        </w:rPr>
        <w:t xml:space="preserve"> </w:t>
      </w:r>
      <w:r w:rsidR="00052890" w:rsidRPr="005B3E97">
        <w:rPr>
          <w:rFonts w:ascii="Arial" w:hAnsi="Arial" w:cs="Arial"/>
        </w:rPr>
        <w:t xml:space="preserve">were </w:t>
      </w:r>
      <w:r w:rsidR="00575C09" w:rsidRPr="005B3E97">
        <w:rPr>
          <w:rFonts w:ascii="Arial" w:hAnsi="Arial" w:cs="Arial"/>
        </w:rPr>
        <w:t xml:space="preserve">specified as </w:t>
      </w:r>
      <w:r w:rsidR="003B419E" w:rsidRPr="005B3E97">
        <w:rPr>
          <w:rFonts w:ascii="Arial" w:hAnsi="Arial" w:cs="Arial"/>
        </w:rPr>
        <w:t xml:space="preserve">a </w:t>
      </w:r>
      <w:r w:rsidR="00575C09" w:rsidRPr="005B3E97">
        <w:rPr>
          <w:rFonts w:ascii="Arial" w:hAnsi="Arial" w:cs="Arial"/>
        </w:rPr>
        <w:t xml:space="preserve">random </w:t>
      </w:r>
      <w:r w:rsidR="003B419E" w:rsidRPr="005B3E97">
        <w:rPr>
          <w:rFonts w:ascii="Arial" w:hAnsi="Arial" w:cs="Arial"/>
        </w:rPr>
        <w:t>effect</w:t>
      </w:r>
      <w:r w:rsidR="003D5B76" w:rsidRPr="005B3E97">
        <w:rPr>
          <w:rFonts w:ascii="Arial" w:hAnsi="Arial" w:cs="Arial"/>
        </w:rPr>
        <w:t xml:space="preserve"> with a random walk prior of order one</w:t>
      </w:r>
      <w:r w:rsidR="007B37E3" w:rsidRPr="005B3E97">
        <w:rPr>
          <w:rFonts w:ascii="Arial" w:hAnsi="Arial" w:cs="Arial"/>
        </w:rPr>
        <w:t xml:space="preserve">, </w:t>
      </w:r>
      <w:r w:rsidR="00575C09" w:rsidRPr="005B3E97">
        <w:rPr>
          <w:rFonts w:ascii="Arial" w:hAnsi="Arial" w:cs="Arial"/>
        </w:rPr>
        <w:t xml:space="preserve">so that </w:t>
      </w:r>
      <w:r w:rsidR="00032BFC" w:rsidRPr="005B3E97">
        <w:rPr>
          <w:rFonts w:ascii="Arial" w:hAnsi="Arial" w:cs="Arial"/>
        </w:rPr>
        <w:t xml:space="preserve">temperature effect is more similar in adjacent </w:t>
      </w:r>
      <w:r w:rsidR="00971681" w:rsidRPr="005B3E97">
        <w:rPr>
          <w:rFonts w:ascii="Arial" w:hAnsi="Arial" w:cs="Arial"/>
        </w:rPr>
        <w:t>weeks</w:t>
      </w:r>
      <w:r w:rsidR="00842D86" w:rsidRPr="005B3E97">
        <w:rPr>
          <w:rFonts w:ascii="Arial" w:hAnsi="Arial" w:cs="Arial"/>
        </w:rPr>
        <w:t xml:space="preserve">. The random effect had a </w:t>
      </w:r>
      <w:r w:rsidR="00F86701" w:rsidRPr="005B3E97">
        <w:rPr>
          <w:rFonts w:ascii="Arial" w:hAnsi="Arial" w:cs="Arial"/>
        </w:rPr>
        <w:t xml:space="preserve">circular </w:t>
      </w:r>
      <w:r w:rsidR="00842D86" w:rsidRPr="005B3E97">
        <w:rPr>
          <w:rFonts w:ascii="Arial" w:hAnsi="Arial" w:cs="Arial"/>
        </w:rPr>
        <w:t>structure so</w:t>
      </w:r>
      <w:r w:rsidR="00032BFC" w:rsidRPr="005B3E97">
        <w:rPr>
          <w:rFonts w:ascii="Arial" w:hAnsi="Arial" w:cs="Arial"/>
        </w:rPr>
        <w:t xml:space="preserve"> that </w:t>
      </w:r>
      <w:r w:rsidR="00971681" w:rsidRPr="005B3E97">
        <w:rPr>
          <w:rFonts w:ascii="Arial" w:hAnsi="Arial" w:cs="Arial"/>
        </w:rPr>
        <w:t xml:space="preserve">late </w:t>
      </w:r>
      <w:r w:rsidR="00032BFC" w:rsidRPr="005B3E97">
        <w:rPr>
          <w:rFonts w:ascii="Arial" w:hAnsi="Arial" w:cs="Arial"/>
        </w:rPr>
        <w:t xml:space="preserve">December and </w:t>
      </w:r>
      <w:r w:rsidR="00971681" w:rsidRPr="005B3E97">
        <w:rPr>
          <w:rFonts w:ascii="Arial" w:hAnsi="Arial" w:cs="Arial"/>
        </w:rPr>
        <w:t xml:space="preserve">early </w:t>
      </w:r>
      <w:r w:rsidR="00032BFC" w:rsidRPr="005B3E97">
        <w:rPr>
          <w:rFonts w:ascii="Arial" w:hAnsi="Arial" w:cs="Arial"/>
        </w:rPr>
        <w:t>January are treated as adjacent.</w:t>
      </w:r>
    </w:p>
    <w:p w14:paraId="6FA5C53B" w14:textId="3C1ECF94" w:rsidR="00B81BAD" w:rsidRPr="00576666" w:rsidRDefault="00576666" w:rsidP="00A1590A">
      <w:pPr>
        <w:pStyle w:val="ListParagraph"/>
        <w:numPr>
          <w:ilvl w:val="0"/>
          <w:numId w:val="30"/>
        </w:numPr>
        <w:spacing w:after="0" w:line="480" w:lineRule="auto"/>
        <w:jc w:val="both"/>
        <w:rPr>
          <w:rFonts w:ascii="Arial" w:hAnsi="Arial" w:cs="Arial"/>
        </w:rPr>
      </w:pPr>
      <w:r w:rsidRPr="00576666">
        <w:rPr>
          <w:rFonts w:ascii="Arial" w:hAnsi="Arial" w:cs="Arial"/>
        </w:rPr>
        <w:t xml:space="preserve">Death rates may be different around major holidays such as Christmas and New Year. We included effects (as fixed intercepts) for the week containing </w:t>
      </w:r>
      <w:r>
        <w:rPr>
          <w:rFonts w:ascii="Arial" w:hAnsi="Arial" w:cs="Arial"/>
        </w:rPr>
        <w:t>Christmas and New Year</w:t>
      </w:r>
      <w:r w:rsidRPr="00576666">
        <w:rPr>
          <w:rFonts w:ascii="Arial" w:hAnsi="Arial" w:cs="Arial"/>
        </w:rPr>
        <w:t xml:space="preserve"> </w:t>
      </w:r>
      <w:r>
        <w:rPr>
          <w:rFonts w:ascii="Arial" w:hAnsi="Arial" w:cs="Arial"/>
        </w:rPr>
        <w:t xml:space="preserve">in </w:t>
      </w:r>
      <w:r>
        <w:rPr>
          <w:rFonts w:ascii="Arial" w:hAnsi="Arial" w:cs="Arial"/>
        </w:rPr>
        <w:lastRenderedPageBreak/>
        <w:t xml:space="preserve">all countries. </w:t>
      </w:r>
      <w:r w:rsidR="00487662">
        <w:rPr>
          <w:rFonts w:ascii="Arial" w:hAnsi="Arial" w:cs="Arial"/>
        </w:rPr>
        <w:t>F</w:t>
      </w:r>
      <w:r w:rsidR="00E60CCE" w:rsidRPr="00576666">
        <w:rPr>
          <w:rFonts w:ascii="Arial" w:hAnsi="Arial" w:cs="Arial"/>
        </w:rPr>
        <w:t>or England and Wales</w:t>
      </w:r>
      <w:r>
        <w:rPr>
          <w:rFonts w:ascii="Arial" w:hAnsi="Arial" w:cs="Arial"/>
        </w:rPr>
        <w:t xml:space="preserve"> and Scotland</w:t>
      </w:r>
      <w:r w:rsidR="00E60CCE" w:rsidRPr="00576666">
        <w:rPr>
          <w:rFonts w:ascii="Arial" w:hAnsi="Arial" w:cs="Arial"/>
        </w:rPr>
        <w:t xml:space="preserve">, we </w:t>
      </w:r>
      <w:r>
        <w:rPr>
          <w:rFonts w:ascii="Arial" w:hAnsi="Arial" w:cs="Arial"/>
        </w:rPr>
        <w:t xml:space="preserve">also </w:t>
      </w:r>
      <w:r w:rsidR="00E60CCE" w:rsidRPr="00576666">
        <w:rPr>
          <w:rFonts w:ascii="Arial" w:hAnsi="Arial" w:cs="Arial"/>
        </w:rPr>
        <w:t xml:space="preserve">included effects for the week containing and the week after </w:t>
      </w:r>
      <w:r>
        <w:rPr>
          <w:rFonts w:ascii="Arial" w:hAnsi="Arial" w:cs="Arial"/>
        </w:rPr>
        <w:t xml:space="preserve">other </w:t>
      </w:r>
      <w:r w:rsidR="00E60CCE" w:rsidRPr="00576666">
        <w:rPr>
          <w:rFonts w:ascii="Arial" w:hAnsi="Arial" w:cs="Arial"/>
        </w:rPr>
        <w:t>public holidays, because</w:t>
      </w:r>
      <w:r w:rsidR="00032BFC" w:rsidRPr="00576666">
        <w:rPr>
          <w:rFonts w:ascii="Arial" w:hAnsi="Arial" w:cs="Arial"/>
        </w:rPr>
        <w:t xml:space="preserve"> r</w:t>
      </w:r>
      <w:r w:rsidR="005305AF" w:rsidRPr="00576666">
        <w:rPr>
          <w:rFonts w:ascii="Arial" w:hAnsi="Arial" w:cs="Arial"/>
        </w:rPr>
        <w:t xml:space="preserve">eported death rates in weeks that contain a holiday </w:t>
      </w:r>
      <w:r w:rsidR="00E60CCE" w:rsidRPr="00576666">
        <w:rPr>
          <w:rFonts w:ascii="Arial" w:hAnsi="Arial" w:cs="Arial"/>
        </w:rPr>
        <w:t>were</w:t>
      </w:r>
      <w:r w:rsidR="005305AF" w:rsidRPr="00576666">
        <w:rPr>
          <w:rFonts w:ascii="Arial" w:hAnsi="Arial" w:cs="Arial"/>
        </w:rPr>
        <w:t xml:space="preserve"> </w:t>
      </w:r>
      <w:r w:rsidR="002C013C" w:rsidRPr="00576666">
        <w:rPr>
          <w:rFonts w:ascii="Arial" w:hAnsi="Arial" w:cs="Arial"/>
        </w:rPr>
        <w:t>different from other weeks</w:t>
      </w:r>
      <w:r w:rsidR="003B1ED6" w:rsidRPr="00576666">
        <w:rPr>
          <w:rFonts w:ascii="Arial" w:hAnsi="Arial" w:cs="Arial"/>
        </w:rPr>
        <w:t>.</w:t>
      </w:r>
      <w:r w:rsidR="00E60CCE" w:rsidRPr="00576666">
        <w:rPr>
          <w:rFonts w:ascii="Arial" w:hAnsi="Arial" w:cs="Arial"/>
        </w:rPr>
        <w:t xml:space="preserve"> </w:t>
      </w:r>
      <w:r w:rsidR="00096897" w:rsidRPr="00576666">
        <w:rPr>
          <w:rFonts w:ascii="Arial" w:hAnsi="Arial" w:cs="Arial"/>
        </w:rPr>
        <w:t>This term was tested but not included for other countries because the effect was negligible.</w:t>
      </w:r>
    </w:p>
    <w:p w14:paraId="70762FEE" w14:textId="050E355D" w:rsidR="00602A2D" w:rsidRPr="005B3E97" w:rsidRDefault="00032BFC" w:rsidP="00783459">
      <w:pPr>
        <w:pStyle w:val="ListParagraph"/>
        <w:numPr>
          <w:ilvl w:val="0"/>
          <w:numId w:val="30"/>
        </w:numPr>
        <w:spacing w:after="0" w:line="480" w:lineRule="auto"/>
        <w:jc w:val="both"/>
        <w:rPr>
          <w:rFonts w:ascii="Arial" w:hAnsi="Arial" w:cs="Arial"/>
        </w:rPr>
      </w:pPr>
      <w:r w:rsidRPr="005B3E97">
        <w:rPr>
          <w:rFonts w:ascii="Arial" w:hAnsi="Arial" w:cs="Arial"/>
        </w:rPr>
        <w:t>We also tested</w:t>
      </w:r>
      <w:r w:rsidR="0042493C" w:rsidRPr="005B3E97">
        <w:rPr>
          <w:rFonts w:ascii="Arial" w:hAnsi="Arial" w:cs="Arial"/>
        </w:rPr>
        <w:t>,</w:t>
      </w:r>
      <w:r w:rsidRPr="005B3E97">
        <w:rPr>
          <w:rFonts w:ascii="Arial" w:hAnsi="Arial" w:cs="Arial"/>
        </w:rPr>
        <w:t xml:space="preserve"> but did not include</w:t>
      </w:r>
      <w:r w:rsidR="0042493C" w:rsidRPr="005B3E97">
        <w:rPr>
          <w:rFonts w:ascii="Arial" w:hAnsi="Arial" w:cs="Arial"/>
        </w:rPr>
        <w:t>,</w:t>
      </w:r>
      <w:r w:rsidRPr="005B3E97">
        <w:rPr>
          <w:rFonts w:ascii="Arial" w:hAnsi="Arial" w:cs="Arial"/>
        </w:rPr>
        <w:t xml:space="preserve"> terms for the weeks that coincided with a change to and from daylight saving time because the effect was negligible.</w:t>
      </w:r>
    </w:p>
    <w:p w14:paraId="43D34052" w14:textId="5CAC8E62" w:rsidR="005B12C5" w:rsidRPr="005B3E97" w:rsidRDefault="005B12C5" w:rsidP="00783459">
      <w:pPr>
        <w:spacing w:line="480" w:lineRule="auto"/>
        <w:jc w:val="both"/>
        <w:rPr>
          <w:rFonts w:ascii="Arial" w:hAnsi="Arial" w:cs="Arial"/>
          <w:sz w:val="22"/>
          <w:szCs w:val="22"/>
        </w:rPr>
      </w:pPr>
    </w:p>
    <w:p w14:paraId="0F0D0A3E" w14:textId="4970B908" w:rsidR="00F916BF" w:rsidRPr="00387669" w:rsidRDefault="001F5397" w:rsidP="005726A9">
      <w:pPr>
        <w:spacing w:line="480" w:lineRule="auto"/>
        <w:jc w:val="both"/>
        <w:rPr>
          <w:rFonts w:ascii="Arial" w:hAnsi="Arial" w:cs="Arial"/>
          <w:sz w:val="22"/>
          <w:szCs w:val="22"/>
        </w:rPr>
      </w:pPr>
      <w:r w:rsidRPr="005B3E97">
        <w:rPr>
          <w:rFonts w:ascii="Arial" w:hAnsi="Arial" w:cs="Arial"/>
          <w:sz w:val="22"/>
          <w:szCs w:val="22"/>
        </w:rPr>
        <w:t xml:space="preserve">These choices led to </w:t>
      </w:r>
      <w:r w:rsidR="00C93913" w:rsidRPr="005B3E97">
        <w:rPr>
          <w:rFonts w:ascii="Arial" w:hAnsi="Arial" w:cs="Arial"/>
          <w:sz w:val="22"/>
          <w:szCs w:val="22"/>
        </w:rPr>
        <w:t>an ensemble</w:t>
      </w:r>
      <w:r w:rsidR="00B753B6">
        <w:rPr>
          <w:rFonts w:ascii="Arial" w:hAnsi="Arial" w:cs="Arial"/>
          <w:sz w:val="22"/>
          <w:szCs w:val="22"/>
        </w:rPr>
        <w:t xml:space="preserve"> </w:t>
      </w:r>
      <w:r w:rsidRPr="005B3E97">
        <w:rPr>
          <w:rFonts w:ascii="Arial" w:hAnsi="Arial" w:cs="Arial"/>
          <w:sz w:val="22"/>
          <w:szCs w:val="22"/>
        </w:rPr>
        <w:t xml:space="preserve">of </w:t>
      </w:r>
      <w:r w:rsidR="00D32FD6" w:rsidRPr="005B3E97">
        <w:rPr>
          <w:rFonts w:ascii="Arial" w:hAnsi="Arial" w:cs="Arial"/>
          <w:sz w:val="22"/>
          <w:szCs w:val="22"/>
        </w:rPr>
        <w:t>16</w:t>
      </w:r>
      <w:r w:rsidRPr="005B3E97">
        <w:rPr>
          <w:rFonts w:ascii="Arial" w:hAnsi="Arial" w:cs="Arial"/>
          <w:sz w:val="22"/>
          <w:szCs w:val="22"/>
        </w:rPr>
        <w:t xml:space="preserve"> </w:t>
      </w:r>
      <w:r w:rsidR="00C93913" w:rsidRPr="005B3E97">
        <w:rPr>
          <w:rFonts w:ascii="Arial" w:hAnsi="Arial" w:cs="Arial"/>
          <w:sz w:val="22"/>
          <w:szCs w:val="22"/>
        </w:rPr>
        <w:t xml:space="preserve">Bayesian </w:t>
      </w:r>
      <w:r w:rsidR="00D121FB" w:rsidRPr="005B3E97">
        <w:rPr>
          <w:rFonts w:ascii="Arial" w:hAnsi="Arial" w:cs="Arial"/>
          <w:sz w:val="22"/>
          <w:szCs w:val="22"/>
        </w:rPr>
        <w:t>models</w:t>
      </w:r>
      <w:r w:rsidR="000B7764" w:rsidRPr="005B3E97">
        <w:rPr>
          <w:rFonts w:ascii="Arial" w:hAnsi="Arial" w:cs="Arial"/>
          <w:sz w:val="22"/>
          <w:szCs w:val="22"/>
        </w:rPr>
        <w:t xml:space="preserve"> (2 trend options x 4 autoregressive options x 2 temperature options)</w:t>
      </w:r>
      <w:r w:rsidR="00D121FB" w:rsidRPr="005B3E97">
        <w:rPr>
          <w:rFonts w:ascii="Arial" w:hAnsi="Arial" w:cs="Arial"/>
          <w:sz w:val="22"/>
          <w:szCs w:val="22"/>
        </w:rPr>
        <w:t xml:space="preserve">. </w:t>
      </w:r>
      <w:r w:rsidR="00CE16F0">
        <w:rPr>
          <w:rFonts w:ascii="Arial" w:hAnsi="Arial" w:cs="Arial"/>
          <w:sz w:val="22"/>
          <w:szCs w:val="22"/>
        </w:rPr>
        <w:t xml:space="preserve">The ensemble of models </w:t>
      </w:r>
      <w:r w:rsidR="00801E31">
        <w:rPr>
          <w:rFonts w:ascii="Arial" w:hAnsi="Arial" w:cs="Arial"/>
          <w:sz w:val="22"/>
          <w:szCs w:val="22"/>
        </w:rPr>
        <w:t>is</w:t>
      </w:r>
      <w:r w:rsidR="00CE16F0">
        <w:rPr>
          <w:rFonts w:ascii="Arial" w:hAnsi="Arial" w:cs="Arial"/>
          <w:sz w:val="22"/>
          <w:szCs w:val="22"/>
        </w:rPr>
        <w:t xml:space="preserve"> shown in Extended Data Table </w:t>
      </w:r>
      <w:r w:rsidR="005F4826">
        <w:rPr>
          <w:rFonts w:ascii="Arial" w:hAnsi="Arial" w:cs="Arial"/>
          <w:sz w:val="22"/>
          <w:szCs w:val="22"/>
        </w:rPr>
        <w:t>5</w:t>
      </w:r>
      <w:r w:rsidR="00CE16F0">
        <w:rPr>
          <w:rFonts w:ascii="Arial" w:hAnsi="Arial" w:cs="Arial"/>
          <w:sz w:val="22"/>
          <w:szCs w:val="22"/>
        </w:rPr>
        <w:t>.</w:t>
      </w:r>
      <w:r w:rsidR="00CA628B">
        <w:rPr>
          <w:rFonts w:ascii="Arial" w:hAnsi="Arial" w:cs="Arial"/>
          <w:sz w:val="22"/>
          <w:szCs w:val="22"/>
        </w:rPr>
        <w:t xml:space="preserve"> </w:t>
      </w:r>
      <w:r w:rsidR="00EF719F">
        <w:rPr>
          <w:rFonts w:ascii="Arial" w:hAnsi="Arial" w:cs="Arial"/>
          <w:sz w:val="22"/>
          <w:szCs w:val="22"/>
        </w:rPr>
        <w:t>T</w:t>
      </w:r>
      <w:r w:rsidR="00F916BF">
        <w:rPr>
          <w:rFonts w:ascii="Arial" w:hAnsi="Arial" w:cs="Arial"/>
          <w:sz w:val="22"/>
          <w:szCs w:val="22"/>
        </w:rPr>
        <w:t xml:space="preserve">he number of </w:t>
      </w:r>
      <w:r w:rsidR="00EF719F">
        <w:rPr>
          <w:rFonts w:ascii="Arial" w:hAnsi="Arial" w:cs="Arial"/>
          <w:sz w:val="22"/>
          <w:szCs w:val="22"/>
        </w:rPr>
        <w:t xml:space="preserve">weekly </w:t>
      </w:r>
      <w:r w:rsidR="00F916BF">
        <w:rPr>
          <w:rFonts w:ascii="Arial" w:hAnsi="Arial" w:cs="Arial"/>
          <w:sz w:val="22"/>
          <w:szCs w:val="22"/>
        </w:rPr>
        <w:t xml:space="preserve">deaths </w:t>
      </w:r>
      <w:r w:rsidR="005F4826">
        <w:rPr>
          <w:rFonts w:ascii="Arial" w:hAnsi="Arial" w:cs="Arial"/>
          <w:sz w:val="22"/>
          <w:szCs w:val="22"/>
        </w:rPr>
        <w:t>follows a P</w:t>
      </w:r>
      <w:r w:rsidR="00F916BF">
        <w:rPr>
          <w:rFonts w:ascii="Arial" w:hAnsi="Arial" w:cs="Arial"/>
          <w:sz w:val="22"/>
          <w:szCs w:val="22"/>
        </w:rPr>
        <w:t>oisson distribution</w:t>
      </w:r>
      <w:r w:rsidR="005F4826">
        <w:rPr>
          <w:rFonts w:ascii="Arial" w:hAnsi="Arial" w:cs="Arial"/>
          <w:sz w:val="22"/>
          <w:szCs w:val="22"/>
        </w:rPr>
        <w:t>:</w:t>
      </w:r>
    </w:p>
    <w:p w14:paraId="092B2BB2" w14:textId="57900DB8" w:rsidR="00834F6F" w:rsidRPr="00387669" w:rsidRDefault="001B3AD7" w:rsidP="005726A9">
      <w:pPr>
        <w:spacing w:line="480" w:lineRule="auto"/>
        <w:jc w:val="both"/>
        <w:rPr>
          <w:rFonts w:ascii="Arial" w:hAnsi="Arial" w:cs="Arial"/>
          <w:sz w:val="22"/>
          <w:szCs w:val="22"/>
        </w:rPr>
      </w:pPr>
      <m:oMathPara>
        <m:oMath>
          <m:sSub>
            <m:sSubPr>
              <m:ctrlPr>
                <w:rPr>
                  <w:rFonts w:ascii="Cambria Math" w:hAnsi="Arial" w:cs="Arial"/>
                  <w:sz w:val="22"/>
                  <w:szCs w:val="22"/>
                </w:rPr>
              </m:ctrlPr>
            </m:sSubPr>
            <m:e>
              <m:r>
                <m:rPr>
                  <m:nor/>
                </m:rPr>
                <w:rPr>
                  <w:rFonts w:ascii="Cambria Math" w:hAnsi="Arial" w:cs="Arial"/>
                  <w:sz w:val="22"/>
                  <w:szCs w:val="22"/>
                </w:rPr>
                <m:t>deaths</m:t>
              </m:r>
            </m:e>
            <m:sub>
              <m:r>
                <m:rPr>
                  <m:nor/>
                </m:rPr>
                <w:rPr>
                  <w:rFonts w:ascii="Cambria Math" w:hAnsi="Arial" w:cs="Arial"/>
                  <w:sz w:val="22"/>
                  <w:szCs w:val="22"/>
                </w:rPr>
                <m:t>week</m:t>
              </m:r>
            </m:sub>
          </m:sSub>
          <m:r>
            <m:rPr>
              <m:sty m:val="p"/>
            </m:rPr>
            <w:rPr>
              <w:rFonts w:ascii="Cambria Math" w:hAnsi="Cambria Math" w:cs="Cambria Math"/>
              <w:sz w:val="22"/>
              <w:szCs w:val="22"/>
            </w:rPr>
            <m:t>∼</m:t>
          </m:r>
          <m:r>
            <m:rPr>
              <m:nor/>
            </m:rPr>
            <w:rPr>
              <w:rFonts w:ascii="Cambria Math" w:hAnsi="Arial" w:cs="Arial"/>
              <w:sz w:val="22"/>
              <w:szCs w:val="22"/>
            </w:rPr>
            <m:t>Poisson</m:t>
          </m:r>
          <m:d>
            <m:dPr>
              <m:ctrlPr>
                <w:rPr>
                  <w:rFonts w:ascii="Cambria Math" w:hAnsi="Arial" w:cs="Arial"/>
                  <w:sz w:val="22"/>
                  <w:szCs w:val="22"/>
                </w:rPr>
              </m:ctrlPr>
            </m:dPr>
            <m:e>
              <m:r>
                <m:rPr>
                  <m:nor/>
                </m:rPr>
                <w:rPr>
                  <w:rFonts w:ascii="Cambria Math" w:hAnsi="Arial" w:cs="Arial"/>
                  <w:sz w:val="22"/>
                  <w:szCs w:val="22"/>
                </w:rPr>
                <m:t xml:space="preserve">death </m:t>
              </m:r>
              <m:sSub>
                <m:sSubPr>
                  <m:ctrlPr>
                    <w:rPr>
                      <w:rFonts w:ascii="Cambria Math" w:hAnsi="Arial" w:cs="Arial"/>
                      <w:sz w:val="22"/>
                      <w:szCs w:val="22"/>
                    </w:rPr>
                  </m:ctrlPr>
                </m:sSubPr>
                <m:e>
                  <m:r>
                    <m:rPr>
                      <m:nor/>
                    </m:rPr>
                    <w:rPr>
                      <w:rFonts w:ascii="Cambria Math" w:hAnsi="Arial" w:cs="Arial"/>
                      <w:sz w:val="22"/>
                      <w:szCs w:val="22"/>
                    </w:rPr>
                    <m:t>rate</m:t>
                  </m:r>
                </m:e>
                <m:sub>
                  <m:r>
                    <m:rPr>
                      <m:nor/>
                    </m:rPr>
                    <w:rPr>
                      <w:rFonts w:ascii="Cambria Math" w:hAnsi="Arial" w:cs="Arial"/>
                      <w:sz w:val="22"/>
                      <w:szCs w:val="22"/>
                    </w:rPr>
                    <m:t>week</m:t>
                  </m:r>
                </m:sub>
              </m:sSub>
              <m:r>
                <m:rPr>
                  <m:sty m:val="p"/>
                </m:rPr>
                <w:rPr>
                  <w:rFonts w:ascii="Cambria Math" w:hAnsi="Cambria Math" w:cs="Cambria Math"/>
                  <w:sz w:val="22"/>
                  <w:szCs w:val="22"/>
                </w:rPr>
                <m:t>⋅</m:t>
              </m:r>
              <m:sSub>
                <m:sSubPr>
                  <m:ctrlPr>
                    <w:rPr>
                      <w:rFonts w:ascii="Cambria Math" w:hAnsi="Arial" w:cs="Arial"/>
                      <w:sz w:val="22"/>
                      <w:szCs w:val="22"/>
                    </w:rPr>
                  </m:ctrlPr>
                </m:sSubPr>
                <m:e>
                  <m:r>
                    <m:rPr>
                      <m:nor/>
                    </m:rPr>
                    <w:rPr>
                      <w:rFonts w:ascii="Cambria Math" w:hAnsi="Arial" w:cs="Arial"/>
                      <w:sz w:val="22"/>
                      <w:szCs w:val="22"/>
                    </w:rPr>
                    <m:t>population</m:t>
                  </m:r>
                  <m:ctrlPr>
                    <w:rPr>
                      <w:rFonts w:ascii="Cambria Math" w:hAnsi="Cambria Math" w:cs="Cambria Math"/>
                      <w:sz w:val="22"/>
                      <w:szCs w:val="22"/>
                    </w:rPr>
                  </m:ctrlPr>
                </m:e>
                <m:sub>
                  <m:r>
                    <m:rPr>
                      <m:nor/>
                    </m:rPr>
                    <w:rPr>
                      <w:rFonts w:ascii="Cambria Math" w:hAnsi="Arial" w:cs="Arial"/>
                      <w:sz w:val="22"/>
                      <w:szCs w:val="22"/>
                    </w:rPr>
                    <m:t>week</m:t>
                  </m:r>
                </m:sub>
              </m:sSub>
            </m:e>
          </m:d>
          <m:r>
            <w:rPr>
              <w:rFonts w:ascii="Cambria Math" w:hAnsi="Arial" w:cs="Arial"/>
              <w:sz w:val="22"/>
              <w:szCs w:val="22"/>
            </w:rPr>
            <m:t>.</m:t>
          </m:r>
        </m:oMath>
      </m:oMathPara>
    </w:p>
    <w:p w14:paraId="7E9D8868" w14:textId="34A09202" w:rsidR="006C3FCA" w:rsidRPr="00387669" w:rsidRDefault="00CE16F0" w:rsidP="005726A9">
      <w:pPr>
        <w:spacing w:line="480" w:lineRule="auto"/>
        <w:jc w:val="both"/>
        <w:rPr>
          <w:rFonts w:ascii="Arial" w:hAnsi="Arial" w:cs="Arial"/>
          <w:sz w:val="22"/>
          <w:szCs w:val="22"/>
        </w:rPr>
      </w:pPr>
      <w:r w:rsidRPr="00387669">
        <w:rPr>
          <w:rFonts w:ascii="Arial" w:hAnsi="Arial" w:cs="Arial"/>
          <w:sz w:val="22"/>
          <w:szCs w:val="22"/>
        </w:rPr>
        <w:t>In each model</w:t>
      </w:r>
      <w:r w:rsidR="00F916BF" w:rsidRPr="00387669">
        <w:rPr>
          <w:rFonts w:ascii="Arial" w:hAnsi="Arial" w:cs="Arial"/>
          <w:sz w:val="22"/>
          <w:szCs w:val="22"/>
        </w:rPr>
        <w:t xml:space="preserve">, log-transformed death rates </w:t>
      </w:r>
      <w:r w:rsidR="007B5F0D">
        <w:rPr>
          <w:rFonts w:ascii="Arial" w:hAnsi="Arial" w:cs="Arial"/>
          <w:sz w:val="22"/>
          <w:szCs w:val="22"/>
        </w:rPr>
        <w:t>were</w:t>
      </w:r>
      <w:r w:rsidR="00F916BF" w:rsidRPr="00387669">
        <w:rPr>
          <w:rFonts w:ascii="Arial" w:hAnsi="Arial" w:cs="Arial"/>
          <w:sz w:val="22"/>
          <w:szCs w:val="22"/>
        </w:rPr>
        <w:t xml:space="preserve"> modelled as a sum of components </w:t>
      </w:r>
      <w:r w:rsidR="00B92DA9">
        <w:rPr>
          <w:rFonts w:ascii="Arial" w:hAnsi="Arial" w:cs="Arial"/>
          <w:sz w:val="22"/>
          <w:szCs w:val="22"/>
        </w:rPr>
        <w:t>as</w:t>
      </w:r>
      <w:r w:rsidRPr="00387669">
        <w:rPr>
          <w:rFonts w:ascii="Arial" w:hAnsi="Arial" w:cs="Arial"/>
          <w:sz w:val="22"/>
          <w:szCs w:val="22"/>
        </w:rPr>
        <w:t xml:space="preserve"> described above:</w:t>
      </w:r>
      <w:r w:rsidR="009E668D" w:rsidRPr="00387669">
        <w:rPr>
          <w:rFonts w:ascii="Arial" w:hAnsi="Arial" w:cs="Arial"/>
          <w:sz w:val="22"/>
          <w:szCs w:val="22"/>
        </w:rPr>
        <w:t xml:space="preserve"> </w:t>
      </w:r>
    </w:p>
    <w:p w14:paraId="26822865" w14:textId="3DC5113F" w:rsidR="008F5B14" w:rsidRPr="0070573D" w:rsidRDefault="001B3AD7" w:rsidP="005726A9">
      <w:pPr>
        <w:spacing w:line="480" w:lineRule="auto"/>
        <w:jc w:val="both"/>
        <w:rPr>
          <w:rFonts w:ascii="Cambria Math" w:hAnsi="Cambria Math" w:cs="Arial"/>
          <w:sz w:val="22"/>
          <w:szCs w:val="22"/>
        </w:rPr>
      </w:pPr>
      <m:oMathPara>
        <m:oMathParaPr>
          <m:jc m:val="center"/>
        </m:oMathParaPr>
        <m:oMath>
          <m:func>
            <m:funcPr>
              <m:ctrlPr>
                <w:rPr>
                  <w:rFonts w:ascii="Cambria Math" w:hAnsi="Cambria Math" w:cs="Arial"/>
                  <w:i/>
                  <w:sz w:val="22"/>
                  <w:szCs w:val="22"/>
                </w:rPr>
              </m:ctrlPr>
            </m:funcPr>
            <m:fName>
              <m:r>
                <m:rPr>
                  <m:sty m:val="p"/>
                </m:rPr>
                <w:rPr>
                  <w:rFonts w:ascii="Cambria Math" w:hAnsi="Cambria Math" w:cs="Arial"/>
                  <w:sz w:val="22"/>
                  <w:szCs w:val="22"/>
                </w:rPr>
                <m:t>log</m:t>
              </m:r>
            </m:fName>
            <m:e>
              <m:d>
                <m:dPr>
                  <m:ctrlPr>
                    <w:rPr>
                      <w:rFonts w:ascii="Cambria Math" w:hAnsi="Cambria Math" w:cs="Arial"/>
                      <w:sz w:val="22"/>
                      <w:szCs w:val="22"/>
                    </w:rPr>
                  </m:ctrlPr>
                </m:dPr>
                <m:e>
                  <m:r>
                    <m:rPr>
                      <m:nor/>
                    </m:rPr>
                    <w:rPr>
                      <w:rFonts w:ascii="Cambria Math" w:hAnsi="Cambria Math" w:cs="Arial"/>
                      <w:sz w:val="22"/>
                      <w:szCs w:val="22"/>
                    </w:rPr>
                    <m:t xml:space="preserve">death </m:t>
                  </m:r>
                  <m:sSub>
                    <m:sSubPr>
                      <m:ctrlPr>
                        <w:rPr>
                          <w:rFonts w:ascii="Cambria Math" w:hAnsi="Cambria Math" w:cs="Arial"/>
                          <w:sz w:val="22"/>
                          <w:szCs w:val="22"/>
                        </w:rPr>
                      </m:ctrlPr>
                    </m:sSubPr>
                    <m:e>
                      <m:r>
                        <m:rPr>
                          <m:nor/>
                        </m:rPr>
                        <w:rPr>
                          <w:rFonts w:ascii="Cambria Math" w:hAnsi="Cambria Math" w:cs="Arial"/>
                          <w:sz w:val="22"/>
                          <w:szCs w:val="22"/>
                        </w:rPr>
                        <m:t>rate</m:t>
                      </m:r>
                    </m:e>
                    <m:sub>
                      <m:r>
                        <m:rPr>
                          <m:nor/>
                        </m:rPr>
                        <w:rPr>
                          <w:rFonts w:ascii="Cambria Math" w:hAnsi="Cambria Math" w:cs="Arial"/>
                          <w:sz w:val="22"/>
                          <w:szCs w:val="22"/>
                        </w:rPr>
                        <m:t>week</m:t>
                      </m:r>
                    </m:sub>
                  </m:sSub>
                  <m:ctrlPr>
                    <w:rPr>
                      <w:rFonts w:ascii="Cambria Math" w:hAnsi="Cambria Math" w:cs="Arial"/>
                      <w:i/>
                      <w:sz w:val="22"/>
                      <w:szCs w:val="22"/>
                    </w:rPr>
                  </m:ctrlPr>
                </m:e>
              </m:d>
            </m:e>
          </m:func>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α</m:t>
              </m:r>
            </m:e>
            <m:sub>
              <m:r>
                <w:rPr>
                  <w:rFonts w:ascii="Cambria Math" w:hAnsi="Cambria Math" w:cs="Arial"/>
                  <w:sz w:val="22"/>
                  <w:szCs w:val="22"/>
                </w:rPr>
                <m:t>0</m:t>
              </m:r>
            </m:sub>
          </m:sSub>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α</m:t>
              </m:r>
            </m:e>
            <m:sub>
              <m:r>
                <m:rPr>
                  <m:nor/>
                </m:rPr>
                <w:rPr>
                  <w:rFonts w:ascii="Cambria Math" w:hAnsi="Cambria Math" w:cs="Arial"/>
                  <w:sz w:val="22"/>
                  <w:szCs w:val="22"/>
                </w:rPr>
                <m:t>holiday(week)</m:t>
              </m:r>
            </m:sub>
          </m:sSub>
          <m:r>
            <w:rPr>
              <w:rFonts w:ascii="Cambria Math" w:hAnsi="Cambria Math" w:cs="Arial"/>
              <w:sz w:val="22"/>
              <w:szCs w:val="22"/>
            </w:rPr>
            <m:t> +</m:t>
          </m:r>
          <m:r>
            <m:rPr>
              <m:sty m:val="p"/>
            </m:rPr>
            <w:rPr>
              <w:rFonts w:ascii="Cambria Math" w:hAnsi="Cambria Math" w:cs="Arial"/>
              <w:sz w:val="22"/>
              <w:szCs w:val="22"/>
            </w:rPr>
            <m:t>β⋅</m:t>
          </m:r>
          <m:r>
            <w:rPr>
              <w:rFonts w:ascii="Cambria Math" w:hAnsi="Cambria Math" w:cs="Arial"/>
              <w:sz w:val="22"/>
              <w:szCs w:val="22"/>
            </w:rPr>
            <m:t>week+</m:t>
          </m:r>
          <m:sSubSup>
            <m:sSubSupPr>
              <m:ctrlPr>
                <w:rPr>
                  <w:rFonts w:ascii="Cambria Math" w:hAnsi="Cambria Math" w:cs="Arial"/>
                  <w:i/>
                  <w:sz w:val="22"/>
                  <w:szCs w:val="22"/>
                </w:rPr>
              </m:ctrlPr>
            </m:sSubSupPr>
            <m:e>
              <m:r>
                <m:rPr>
                  <m:sty m:val="p"/>
                </m:rPr>
                <w:rPr>
                  <w:rFonts w:ascii="Cambria Math" w:hAnsi="Cambria Math" w:cs="Arial"/>
                  <w:sz w:val="22"/>
                  <w:szCs w:val="22"/>
                </w:rPr>
                <m:t>ζ</m:t>
              </m:r>
            </m:e>
            <m:sub>
              <m:r>
                <m:rPr>
                  <m:nor/>
                </m:rPr>
                <w:rPr>
                  <w:rFonts w:ascii="Cambria Math" w:hAnsi="Cambria Math" w:cs="Arial"/>
                  <w:sz w:val="22"/>
                  <w:szCs w:val="22"/>
                </w:rPr>
                <m:t>week</m:t>
              </m:r>
            </m:sub>
            <m:sup>
              <m:d>
                <m:dPr>
                  <m:ctrlPr>
                    <w:rPr>
                      <w:rFonts w:ascii="Cambria Math" w:hAnsi="Cambria Math" w:cs="Arial"/>
                      <w:sz w:val="22"/>
                      <w:szCs w:val="22"/>
                    </w:rPr>
                  </m:ctrlPr>
                </m:dPr>
                <m:e>
                  <m:r>
                    <w:rPr>
                      <w:rFonts w:ascii="Cambria Math" w:hAnsi="Cambria Math" w:cs="Arial"/>
                      <w:sz w:val="22"/>
                      <w:szCs w:val="22"/>
                    </w:rPr>
                    <m:t>i</m:t>
                  </m:r>
                  <m:ctrlPr>
                    <w:rPr>
                      <w:rFonts w:ascii="Cambria Math" w:hAnsi="Cambria Math" w:cs="Arial"/>
                      <w:i/>
                      <w:sz w:val="22"/>
                      <w:szCs w:val="22"/>
                    </w:rPr>
                  </m:ctrlPr>
                </m:e>
              </m:d>
            </m:sup>
          </m:sSubSup>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θ</m:t>
              </m:r>
            </m:e>
            <m:sub>
              <m:r>
                <m:rPr>
                  <m:nor/>
                </m:rPr>
                <w:rPr>
                  <w:rFonts w:ascii="Cambria Math" w:hAnsi="Cambria Math" w:cs="Arial"/>
                  <w:sz w:val="22"/>
                  <w:szCs w:val="22"/>
                </w:rPr>
                <m:t>week</m:t>
              </m:r>
            </m:sub>
          </m:sSub>
        </m:oMath>
      </m:oMathPara>
    </w:p>
    <w:p w14:paraId="64C8B03B" w14:textId="15383854" w:rsidR="009E668D" w:rsidRPr="00387669" w:rsidRDefault="008F5B14" w:rsidP="008F5B14">
      <w:pPr>
        <w:spacing w:line="480" w:lineRule="auto"/>
        <w:jc w:val="center"/>
        <w:rPr>
          <w:rFonts w:ascii="Arial" w:hAnsi="Arial" w:cs="Arial"/>
          <w:sz w:val="22"/>
          <w:szCs w:val="22"/>
        </w:rPr>
      </w:pPr>
      <m:oMathPara>
        <m:oMath>
          <m:r>
            <w:rPr>
              <w:rFonts w:ascii="Cambria Math" w:hAnsi="Cambria Math" w:cs="Arial"/>
              <w:sz w:val="22"/>
              <w:szCs w:val="22"/>
            </w:rPr>
            <m:t xml:space="preserve">                                            +</m:t>
          </m:r>
          <m:d>
            <m:dPr>
              <m:ctrlPr>
                <w:rPr>
                  <w:rFonts w:ascii="Cambria Math" w:hAnsi="Cambria Math" w:cs="Arial"/>
                  <w:i/>
                  <w:sz w:val="22"/>
                  <w:szCs w:val="22"/>
                </w:rPr>
              </m:ctrlPr>
            </m:dPr>
            <m:e>
              <m:r>
                <m:rPr>
                  <m:sty m:val="p"/>
                </m:rPr>
                <w:rPr>
                  <w:rFonts w:ascii="Cambria Math" w:hAnsi="Cambria Math" w:cs="Arial"/>
                  <w:sz w:val="22"/>
                  <w:szCs w:val="22"/>
                </w:rPr>
                <m:t>γ</m:t>
              </m:r>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ν</m:t>
                  </m:r>
                </m:e>
                <m:sub>
                  <m:r>
                    <m:rPr>
                      <m:nor/>
                    </m:rPr>
                    <w:rPr>
                      <w:rFonts w:ascii="Cambria Math" w:hAnsi="Cambria Math" w:cs="Arial"/>
                      <w:sz w:val="22"/>
                      <w:szCs w:val="22"/>
                    </w:rPr>
                    <m:t>week of year</m:t>
                  </m:r>
                </m:sub>
              </m:sSub>
            </m:e>
          </m:d>
          <m:r>
            <m:rPr>
              <m:sty m:val="p"/>
            </m:rPr>
            <w:rPr>
              <w:rFonts w:ascii="Cambria Math" w:hAnsi="Cambria Math" w:cs="Arial"/>
              <w:sz w:val="22"/>
              <w:szCs w:val="22"/>
            </w:rPr>
            <m:t>⋅t</m:t>
          </m:r>
          <m:r>
            <m:rPr>
              <m:nor/>
            </m:rPr>
            <w:rPr>
              <w:rFonts w:ascii="Cambria Math" w:hAnsi="Cambria Math" w:cs="Arial"/>
              <w:sz w:val="22"/>
              <w:szCs w:val="22"/>
            </w:rPr>
            <m:t>emperature anomal</m:t>
          </m:r>
          <m:sSub>
            <m:sSubPr>
              <m:ctrlPr>
                <w:rPr>
                  <w:rFonts w:ascii="Cambria Math" w:hAnsi="Cambria Math" w:cs="Arial"/>
                  <w:sz w:val="22"/>
                  <w:szCs w:val="22"/>
                </w:rPr>
              </m:ctrlPr>
            </m:sSubPr>
            <m:e>
              <m:r>
                <m:rPr>
                  <m:nor/>
                </m:rPr>
                <w:rPr>
                  <w:rFonts w:ascii="Cambria Math" w:hAnsi="Cambria Math" w:cs="Arial"/>
                  <w:sz w:val="22"/>
                  <w:szCs w:val="22"/>
                </w:rPr>
                <m:t>y</m:t>
              </m:r>
            </m:e>
            <m:sub>
              <m:r>
                <m:rPr>
                  <m:nor/>
                </m:rPr>
                <w:rPr>
                  <w:rFonts w:ascii="Cambria Math" w:hAnsi="Cambria Math" w:cs="Arial"/>
                  <w:sz w:val="22"/>
                  <w:szCs w:val="22"/>
                </w:rPr>
                <m:t>week</m:t>
              </m:r>
            </m:sub>
          </m:sSub>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ε</m:t>
              </m:r>
            </m:e>
            <m:sub>
              <m:r>
                <m:rPr>
                  <m:nor/>
                </m:rPr>
                <w:rPr>
                  <w:rFonts w:ascii="Cambria Math" w:hAnsi="Cambria Math" w:cs="Arial"/>
                  <w:sz w:val="22"/>
                  <w:szCs w:val="22"/>
                </w:rPr>
                <m:t>week</m:t>
              </m:r>
            </m:sub>
          </m:sSub>
          <m:r>
            <w:rPr>
              <w:rFonts w:ascii="Cambria Math" w:hAnsi="Cambria Math" w:cs="Arial"/>
              <w:sz w:val="22"/>
              <w:szCs w:val="22"/>
            </w:rPr>
            <m:t>.</m:t>
          </m:r>
        </m:oMath>
      </m:oMathPara>
    </w:p>
    <w:p w14:paraId="62125AFC" w14:textId="77777777" w:rsidR="006C3FCA" w:rsidRDefault="006C3FCA" w:rsidP="005726A9">
      <w:pPr>
        <w:spacing w:line="480" w:lineRule="auto"/>
        <w:jc w:val="both"/>
        <w:rPr>
          <w:rFonts w:ascii="Arial" w:hAnsi="Arial" w:cs="Arial"/>
          <w:sz w:val="22"/>
          <w:szCs w:val="22"/>
        </w:rPr>
      </w:pPr>
    </w:p>
    <w:p w14:paraId="10B99707" w14:textId="45F1C5BF" w:rsidR="00493DC7" w:rsidRPr="00387669" w:rsidRDefault="00216E90" w:rsidP="00493DC7">
      <w:pPr>
        <w:spacing w:line="480" w:lineRule="auto"/>
        <w:jc w:val="both"/>
        <w:rPr>
          <w:rFonts w:ascii="Arial" w:hAnsi="Arial" w:cs="Arial"/>
          <w:sz w:val="22"/>
          <w:szCs w:val="22"/>
        </w:rPr>
      </w:pPr>
      <w:r w:rsidRPr="00387669">
        <w:rPr>
          <w:rFonts w:ascii="Arial" w:hAnsi="Arial" w:cs="Arial"/>
          <w:sz w:val="22"/>
          <w:szCs w:val="22"/>
        </w:rPr>
        <w:t>The term</w:t>
      </w:r>
      <m:oMath>
        <m:r>
          <w:rPr>
            <w:rFonts w:ascii="Cambria Math" w:hAnsi="Cambria Math" w:cs="Arial"/>
            <w:sz w:val="22"/>
            <w:szCs w:val="22"/>
          </w:rPr>
          <m:t xml:space="preserve"> </m:t>
        </m:r>
        <m:sSub>
          <m:sSubPr>
            <m:ctrlPr>
              <w:rPr>
                <w:rFonts w:ascii="Cambria Math" w:hAnsi="Cambria Math" w:cs="Arial"/>
                <w:i/>
                <w:sz w:val="22"/>
                <w:szCs w:val="22"/>
              </w:rPr>
            </m:ctrlPr>
          </m:sSubPr>
          <m:e>
            <m:r>
              <m:rPr>
                <m:sty m:val="p"/>
              </m:rPr>
              <w:rPr>
                <w:rFonts w:ascii="Cambria Math" w:hAnsi="Cambria Math" w:cs="Arial"/>
                <w:sz w:val="22"/>
                <w:szCs w:val="22"/>
              </w:rPr>
              <m:t>α</m:t>
            </m:r>
          </m:e>
          <m:sub>
            <m:r>
              <w:rPr>
                <w:rFonts w:ascii="Cambria Math" w:hAnsi="Cambria Math" w:cs="Arial"/>
                <w:sz w:val="22"/>
                <w:szCs w:val="22"/>
              </w:rPr>
              <m:t>0</m:t>
            </m:r>
          </m:sub>
        </m:sSub>
      </m:oMath>
      <w:r w:rsidRPr="00387669">
        <w:rPr>
          <w:rFonts w:ascii="Arial" w:hAnsi="Arial" w:cs="Arial"/>
          <w:sz w:val="22"/>
          <w:szCs w:val="22"/>
        </w:rPr>
        <w:t xml:space="preserve"> denotes the</w:t>
      </w:r>
      <w:r w:rsidR="006C3FCA">
        <w:rPr>
          <w:rFonts w:ascii="Arial" w:hAnsi="Arial" w:cs="Arial"/>
          <w:sz w:val="22"/>
          <w:szCs w:val="22"/>
        </w:rPr>
        <w:t xml:space="preserve"> overall</w:t>
      </w:r>
      <w:r w:rsidRPr="00387669">
        <w:rPr>
          <w:rFonts w:ascii="Arial" w:hAnsi="Arial" w:cs="Arial"/>
          <w:sz w:val="22"/>
          <w:szCs w:val="22"/>
        </w:rPr>
        <w:t xml:space="preserve"> intercept and </w:t>
      </w:r>
      <m:oMath>
        <m:sSub>
          <m:sSubPr>
            <m:ctrlPr>
              <w:rPr>
                <w:rFonts w:ascii="Cambria Math" w:hAnsi="Cambria Math" w:cs="Arial"/>
                <w:i/>
                <w:sz w:val="22"/>
                <w:szCs w:val="22"/>
              </w:rPr>
            </m:ctrlPr>
          </m:sSubPr>
          <m:e>
            <m:r>
              <m:rPr>
                <m:sty m:val="p"/>
              </m:rPr>
              <w:rPr>
                <w:rFonts w:ascii="Cambria Math" w:hAnsi="Cambria Math" w:cs="Arial"/>
                <w:sz w:val="22"/>
                <w:szCs w:val="22"/>
              </w:rPr>
              <m:t>α</m:t>
            </m:r>
          </m:e>
          <m:sub>
            <m:r>
              <m:rPr>
                <m:nor/>
              </m:rPr>
              <w:rPr>
                <w:rFonts w:ascii="Cambria Math" w:hAnsi="Cambria Math" w:cs="Arial"/>
                <w:sz w:val="22"/>
                <w:szCs w:val="22"/>
              </w:rPr>
              <m:t>holiday(week)</m:t>
            </m:r>
          </m:sub>
        </m:sSub>
      </m:oMath>
      <w:r w:rsidR="001C669A">
        <w:rPr>
          <w:rFonts w:ascii="Arial" w:hAnsi="Arial" w:cs="Arial"/>
          <w:sz w:val="22"/>
          <w:szCs w:val="22"/>
        </w:rPr>
        <w:t xml:space="preserve"> is</w:t>
      </w:r>
      <w:r w:rsidRPr="00387669">
        <w:rPr>
          <w:rFonts w:ascii="Arial" w:hAnsi="Arial" w:cs="Arial"/>
          <w:sz w:val="22"/>
          <w:szCs w:val="22"/>
        </w:rPr>
        <w:t xml:space="preserve"> the holiday intercept, if there was a holiday in</w:t>
      </w:r>
      <w:r w:rsidR="006C3FCA">
        <w:rPr>
          <w:rFonts w:ascii="Arial" w:hAnsi="Arial" w:cs="Arial"/>
          <w:sz w:val="22"/>
          <w:szCs w:val="22"/>
        </w:rPr>
        <w:t xml:space="preserve"> a</w:t>
      </w:r>
      <w:r w:rsidRPr="00387669">
        <w:rPr>
          <w:rFonts w:ascii="Arial" w:hAnsi="Arial" w:cs="Arial"/>
          <w:sz w:val="22"/>
          <w:szCs w:val="22"/>
        </w:rPr>
        <w:t xml:space="preserve"> week</w:t>
      </w:r>
      <m:oMath>
        <m:r>
          <m:rPr>
            <m:sty m:val="p"/>
          </m:rPr>
          <w:rPr>
            <w:rFonts w:ascii="Cambria Math" w:hAnsi="Cambria Math" w:cs="Arial"/>
            <w:sz w:val="22"/>
            <w:szCs w:val="22"/>
          </w:rPr>
          <m:t xml:space="preserve">. </m:t>
        </m:r>
      </m:oMath>
      <w:r w:rsidRPr="00387669">
        <w:rPr>
          <w:rFonts w:ascii="Arial" w:hAnsi="Arial" w:cs="Arial"/>
          <w:iCs/>
          <w:sz w:val="22"/>
          <w:szCs w:val="22"/>
        </w:rPr>
        <w:t>For example, if a week includes the 25</w:t>
      </w:r>
      <w:proofErr w:type="spellStart"/>
      <w:r w:rsidRPr="00387669">
        <w:rPr>
          <w:rFonts w:ascii="Arial" w:hAnsi="Arial" w:cs="Arial"/>
          <w:iCs/>
          <w:sz w:val="22"/>
          <w:szCs w:val="22"/>
          <w:vertAlign w:val="superscript"/>
        </w:rPr>
        <w:t>th</w:t>
      </w:r>
      <w:proofErr w:type="spellEnd"/>
      <w:r w:rsidRPr="00387669">
        <w:rPr>
          <w:rFonts w:ascii="Arial" w:hAnsi="Arial" w:cs="Arial"/>
          <w:iCs/>
          <w:sz w:val="22"/>
          <w:szCs w:val="22"/>
        </w:rPr>
        <w:t xml:space="preserve"> of December then </w:t>
      </w:r>
      <m:oMath>
        <m:sSub>
          <m:sSubPr>
            <m:ctrlPr>
              <w:rPr>
                <w:rFonts w:ascii="Cambria Math" w:hAnsi="Cambria Math" w:cs="Arial"/>
                <w:i/>
                <w:sz w:val="22"/>
                <w:szCs w:val="22"/>
              </w:rPr>
            </m:ctrlPr>
          </m:sSubPr>
          <m:e>
            <m:r>
              <m:rPr>
                <m:sty m:val="p"/>
              </m:rPr>
              <w:rPr>
                <w:rFonts w:ascii="Cambria Math" w:hAnsi="Cambria Math" w:cs="Arial"/>
                <w:sz w:val="22"/>
                <w:szCs w:val="22"/>
              </w:rPr>
              <m:t>α</m:t>
            </m:r>
          </m:e>
          <m:sub>
            <m:r>
              <m:rPr>
                <m:nor/>
              </m:rPr>
              <w:rPr>
                <w:rFonts w:ascii="Arial" w:hAnsi="Arial" w:cs="Arial"/>
                <w:sz w:val="22"/>
                <w:szCs w:val="22"/>
              </w:rPr>
              <m:t>holiday(</m:t>
            </m:r>
            <m:r>
              <m:rPr>
                <m:nor/>
              </m:rPr>
              <w:rPr>
                <w:rFonts w:ascii="Cambria Math" w:hAnsi="Arial" w:cs="Arial"/>
                <w:sz w:val="22"/>
                <w:szCs w:val="22"/>
              </w:rPr>
              <m:t>week</m:t>
            </m:r>
            <m:r>
              <m:rPr>
                <m:nor/>
              </m:rPr>
              <w:rPr>
                <w:rFonts w:ascii="Arial" w:hAnsi="Arial" w:cs="Arial"/>
                <w:sz w:val="22"/>
                <w:szCs w:val="22"/>
              </w:rPr>
              <m:t>)</m:t>
            </m:r>
          </m:sub>
        </m:sSub>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α</m:t>
            </m:r>
          </m:e>
          <m:sub>
            <m:r>
              <m:rPr>
                <m:nor/>
              </m:rPr>
              <w:rPr>
                <w:rFonts w:ascii="Arial" w:hAnsi="Arial" w:cs="Arial"/>
                <w:sz w:val="22"/>
                <w:szCs w:val="22"/>
              </w:rPr>
              <m:t>Christmas</m:t>
            </m:r>
          </m:sub>
        </m:sSub>
      </m:oMath>
      <w:r w:rsidRPr="00387669">
        <w:rPr>
          <w:rFonts w:ascii="Arial" w:hAnsi="Arial" w:cs="Arial"/>
          <w:sz w:val="22"/>
          <w:szCs w:val="22"/>
        </w:rPr>
        <w:t xml:space="preserve">. For weeks that did not contain a holiday, this term did not appear in the above expression. All intercepts were </w:t>
      </w:r>
      <w:r w:rsidR="00493DC7" w:rsidRPr="00387669">
        <w:rPr>
          <w:rFonts w:ascii="Arial" w:hAnsi="Arial" w:cs="Arial"/>
          <w:sz w:val="22"/>
          <w:szCs w:val="22"/>
        </w:rPr>
        <w:t xml:space="preserve">assigned </w:t>
      </w:r>
      <m:oMath>
        <m:r>
          <m:rPr>
            <m:scr m:val="script"/>
          </m:rPr>
          <w:rPr>
            <w:rFonts w:ascii="Cambria Math" w:hAnsi="Cambria Math" w:cs="Arial"/>
            <w:sz w:val="22"/>
            <w:szCs w:val="22"/>
          </w:rPr>
          <m:t>N</m:t>
        </m:r>
        <m:d>
          <m:dPr>
            <m:ctrlPr>
              <w:rPr>
                <w:rFonts w:ascii="Cambria Math" w:hAnsi="Cambria Math" w:cs="Arial"/>
                <w:i/>
                <w:sz w:val="22"/>
                <w:szCs w:val="22"/>
              </w:rPr>
            </m:ctrlPr>
          </m:dPr>
          <m:e>
            <m:r>
              <w:rPr>
                <w:rFonts w:ascii="Cambria Math" w:hAnsi="Cambria Math" w:cs="Arial"/>
                <w:sz w:val="22"/>
                <w:szCs w:val="22"/>
              </w:rPr>
              <m:t>0,1000</m:t>
            </m:r>
          </m:e>
        </m:d>
      </m:oMath>
      <w:r w:rsidR="00493DC7" w:rsidRPr="00387669">
        <w:rPr>
          <w:rFonts w:ascii="Arial" w:hAnsi="Arial" w:cs="Arial"/>
          <w:sz w:val="22"/>
          <w:szCs w:val="22"/>
        </w:rPr>
        <w:t xml:space="preserve"> priors.</w:t>
      </w:r>
      <w:r w:rsidR="00EF719F">
        <w:rPr>
          <w:rFonts w:ascii="Arial" w:hAnsi="Arial" w:cs="Arial"/>
          <w:sz w:val="22"/>
          <w:szCs w:val="22"/>
        </w:rPr>
        <w:t xml:space="preserve"> </w:t>
      </w:r>
      <w:r w:rsidRPr="00387669">
        <w:rPr>
          <w:rFonts w:ascii="Arial" w:hAnsi="Arial" w:cs="Arial"/>
          <w:sz w:val="22"/>
          <w:szCs w:val="22"/>
        </w:rPr>
        <w:t>The ter</w:t>
      </w:r>
      <w:r w:rsidR="00493DC7" w:rsidRPr="00387669">
        <w:rPr>
          <w:rFonts w:ascii="Arial" w:hAnsi="Arial" w:cs="Arial"/>
          <w:sz w:val="22"/>
          <w:szCs w:val="22"/>
        </w:rPr>
        <w:t xml:space="preserve">m </w:t>
      </w:r>
      <m:oMath>
        <m:r>
          <m:rPr>
            <m:sty m:val="p"/>
          </m:rPr>
          <w:rPr>
            <w:rFonts w:ascii="Cambria Math" w:hAnsi="Cambria Math" w:cs="Arial"/>
            <w:sz w:val="22"/>
            <w:szCs w:val="22"/>
          </w:rPr>
          <m:t>β⋅</m:t>
        </m:r>
        <m:r>
          <w:rPr>
            <w:rFonts w:ascii="Cambria Math" w:hAnsi="Cambria Math" w:cs="Arial"/>
            <w:sz w:val="22"/>
            <w:szCs w:val="22"/>
          </w:rPr>
          <m:t xml:space="preserve">week </m:t>
        </m:r>
      </m:oMath>
      <w:r w:rsidR="00493DC7" w:rsidRPr="00387669">
        <w:rPr>
          <w:rFonts w:ascii="Arial" w:hAnsi="Arial" w:cs="Arial"/>
          <w:sz w:val="22"/>
          <w:szCs w:val="22"/>
        </w:rPr>
        <w:t xml:space="preserve">represents the time trend. The coefficient </w:t>
      </w:r>
      <m:oMath>
        <m:r>
          <m:rPr>
            <m:sty m:val="p"/>
          </m:rPr>
          <w:rPr>
            <w:rFonts w:ascii="Cambria Math" w:hAnsi="Cambria Math" w:cs="Arial"/>
            <w:sz w:val="22"/>
            <w:szCs w:val="22"/>
          </w:rPr>
          <m:t>β</m:t>
        </m:r>
      </m:oMath>
      <w:r w:rsidR="00493DC7" w:rsidRPr="00387669">
        <w:rPr>
          <w:rFonts w:ascii="Arial" w:hAnsi="Arial" w:cs="Arial"/>
          <w:sz w:val="22"/>
          <w:szCs w:val="22"/>
        </w:rPr>
        <w:t xml:space="preserve"> was also assigned a </w:t>
      </w:r>
      <m:oMath>
        <m:r>
          <m:rPr>
            <m:scr m:val="script"/>
          </m:rPr>
          <w:rPr>
            <w:rFonts w:ascii="Cambria Math" w:hAnsi="Cambria Math" w:cs="Arial"/>
            <w:sz w:val="22"/>
            <w:szCs w:val="22"/>
          </w:rPr>
          <m:t>N</m:t>
        </m:r>
        <m:d>
          <m:dPr>
            <m:ctrlPr>
              <w:rPr>
                <w:rFonts w:ascii="Cambria Math" w:hAnsi="Cambria Math" w:cs="Arial"/>
                <w:i/>
                <w:sz w:val="22"/>
                <w:szCs w:val="22"/>
              </w:rPr>
            </m:ctrlPr>
          </m:dPr>
          <m:e>
            <m:r>
              <w:rPr>
                <w:rFonts w:ascii="Cambria Math" w:hAnsi="Cambria Math" w:cs="Arial"/>
                <w:sz w:val="22"/>
                <w:szCs w:val="22"/>
              </w:rPr>
              <m:t>0,1000</m:t>
            </m:r>
          </m:e>
        </m:d>
      </m:oMath>
      <w:r w:rsidR="00493DC7" w:rsidRPr="00387669">
        <w:rPr>
          <w:rFonts w:ascii="Arial" w:hAnsi="Arial" w:cs="Arial"/>
          <w:sz w:val="22"/>
          <w:szCs w:val="22"/>
        </w:rPr>
        <w:t xml:space="preserve"> prior. </w:t>
      </w:r>
      <w:r w:rsidR="00CE16F0" w:rsidRPr="00387669">
        <w:rPr>
          <w:rFonts w:ascii="Arial" w:hAnsi="Arial" w:cs="Arial"/>
          <w:sz w:val="22"/>
          <w:szCs w:val="22"/>
        </w:rPr>
        <w:t>As described above, th</w:t>
      </w:r>
      <w:r w:rsidR="00493DC7" w:rsidRPr="00387669">
        <w:rPr>
          <w:rFonts w:ascii="Arial" w:hAnsi="Arial" w:cs="Arial"/>
          <w:sz w:val="22"/>
          <w:szCs w:val="22"/>
        </w:rPr>
        <w:t xml:space="preserve">is term appeared in half of our models, </w:t>
      </w:r>
      <w:r w:rsidR="00CE16F0" w:rsidRPr="00387669">
        <w:rPr>
          <w:rFonts w:ascii="Arial" w:hAnsi="Arial" w:cs="Arial"/>
          <w:sz w:val="22"/>
          <w:szCs w:val="22"/>
        </w:rPr>
        <w:t>while in the other half</w:t>
      </w:r>
      <w:r w:rsidR="00493DC7" w:rsidRPr="00387669">
        <w:rPr>
          <w:rFonts w:ascii="Arial" w:hAnsi="Arial" w:cs="Arial"/>
          <w:sz w:val="22"/>
          <w:szCs w:val="22"/>
        </w:rPr>
        <w:t xml:space="preserve"> the remaining terms capture</w:t>
      </w:r>
      <w:r w:rsidR="00CE16F0" w:rsidRPr="00387669">
        <w:rPr>
          <w:rFonts w:ascii="Arial" w:hAnsi="Arial" w:cs="Arial"/>
          <w:sz w:val="22"/>
          <w:szCs w:val="22"/>
        </w:rPr>
        <w:t xml:space="preserve">d </w:t>
      </w:r>
      <w:r w:rsidR="00493DC7" w:rsidRPr="00387669">
        <w:rPr>
          <w:rFonts w:ascii="Arial" w:hAnsi="Arial" w:cs="Arial"/>
          <w:sz w:val="22"/>
          <w:szCs w:val="22"/>
        </w:rPr>
        <w:t>trend</w:t>
      </w:r>
      <w:r w:rsidR="00CE16F0" w:rsidRPr="00387669">
        <w:rPr>
          <w:rFonts w:ascii="Arial" w:hAnsi="Arial" w:cs="Arial"/>
          <w:sz w:val="22"/>
          <w:szCs w:val="22"/>
        </w:rPr>
        <w:t>s over time</w:t>
      </w:r>
      <w:r w:rsidR="00493DC7" w:rsidRPr="00387669">
        <w:rPr>
          <w:rFonts w:ascii="Arial" w:hAnsi="Arial" w:cs="Arial"/>
          <w:sz w:val="22"/>
          <w:szCs w:val="22"/>
        </w:rPr>
        <w:t xml:space="preserve">. </w:t>
      </w:r>
    </w:p>
    <w:p w14:paraId="478E2E32" w14:textId="77777777" w:rsidR="00493DC7" w:rsidRPr="00387669" w:rsidRDefault="00493DC7" w:rsidP="00493DC7">
      <w:pPr>
        <w:spacing w:line="480" w:lineRule="auto"/>
        <w:jc w:val="both"/>
        <w:rPr>
          <w:rFonts w:ascii="Arial" w:hAnsi="Arial" w:cs="Arial"/>
          <w:sz w:val="22"/>
          <w:szCs w:val="22"/>
        </w:rPr>
      </w:pPr>
    </w:p>
    <w:p w14:paraId="21E584E1" w14:textId="53247BA3" w:rsidR="00216E90" w:rsidRPr="00387669" w:rsidRDefault="00CE16F0" w:rsidP="005726A9">
      <w:pPr>
        <w:spacing w:line="480" w:lineRule="auto"/>
        <w:jc w:val="both"/>
        <w:rPr>
          <w:rFonts w:ascii="Arial" w:hAnsi="Arial" w:cs="Arial"/>
          <w:sz w:val="22"/>
          <w:szCs w:val="22"/>
        </w:rPr>
      </w:pPr>
      <w:r w:rsidRPr="00387669">
        <w:rPr>
          <w:rFonts w:ascii="Arial" w:hAnsi="Arial" w:cs="Arial"/>
          <w:sz w:val="22"/>
          <w:szCs w:val="22"/>
        </w:rPr>
        <w:t>The</w:t>
      </w:r>
      <w:r w:rsidR="00493DC7" w:rsidRPr="00387669">
        <w:rPr>
          <w:rFonts w:ascii="Arial" w:hAnsi="Arial" w:cs="Arial"/>
          <w:sz w:val="22"/>
          <w:szCs w:val="22"/>
        </w:rPr>
        <w:t xml:space="preserve"> models used different degrees of autoregressive term </w:t>
      </w:r>
      <m:oMath>
        <m:sSubSup>
          <m:sSubSupPr>
            <m:ctrlPr>
              <w:rPr>
                <w:rFonts w:ascii="Cambria Math" w:hAnsi="Cambria Math" w:cs="Arial"/>
                <w:i/>
                <w:sz w:val="22"/>
                <w:szCs w:val="22"/>
              </w:rPr>
            </m:ctrlPr>
          </m:sSubSupPr>
          <m:e>
            <m:r>
              <m:rPr>
                <m:sty m:val="p"/>
              </m:rPr>
              <w:rPr>
                <w:rFonts w:ascii="Cambria Math" w:hAnsi="Cambria Math" w:cs="Arial"/>
                <w:sz w:val="22"/>
                <w:szCs w:val="22"/>
              </w:rPr>
              <m:t>ζ</m:t>
            </m:r>
          </m:e>
          <m:sub>
            <m:r>
              <m:rPr>
                <m:nor/>
              </m:rPr>
              <w:rPr>
                <w:rFonts w:ascii="Cambria Math" w:hAnsi="Cambria Math" w:cs="Arial"/>
                <w:sz w:val="22"/>
                <w:szCs w:val="22"/>
              </w:rPr>
              <m:t>week</m:t>
            </m:r>
          </m:sub>
          <m:sup>
            <m:d>
              <m:dPr>
                <m:ctrlPr>
                  <w:rPr>
                    <w:rFonts w:ascii="Cambria Math" w:hAnsi="Cambria Math" w:cs="Arial"/>
                    <w:sz w:val="22"/>
                    <w:szCs w:val="22"/>
                  </w:rPr>
                </m:ctrlPr>
              </m:dPr>
              <m:e>
                <m:r>
                  <w:rPr>
                    <w:rFonts w:ascii="Cambria Math" w:hAnsi="Cambria Math" w:cs="Arial"/>
                    <w:sz w:val="22"/>
                    <w:szCs w:val="22"/>
                  </w:rPr>
                  <m:t>i</m:t>
                </m:r>
                <m:ctrlPr>
                  <w:rPr>
                    <w:rFonts w:ascii="Cambria Math" w:hAnsi="Cambria Math" w:cs="Arial"/>
                    <w:i/>
                    <w:sz w:val="22"/>
                    <w:szCs w:val="22"/>
                  </w:rPr>
                </m:ctrlPr>
              </m:e>
            </m:d>
          </m:sup>
        </m:sSubSup>
      </m:oMath>
      <w:r w:rsidR="00493DC7" w:rsidRPr="00387669">
        <w:rPr>
          <w:rFonts w:ascii="Arial" w:hAnsi="Arial" w:cs="Arial"/>
          <w:sz w:val="22"/>
          <w:szCs w:val="22"/>
        </w:rPr>
        <w:t xml:space="preserve">, with the superscript </w:t>
      </w:r>
      <m:oMath>
        <m:r>
          <w:rPr>
            <w:rFonts w:ascii="Cambria Math" w:hAnsi="Cambria Math" w:cs="Arial"/>
            <w:sz w:val="22"/>
            <w:szCs w:val="22"/>
          </w:rPr>
          <m:t>i</m:t>
        </m:r>
      </m:oMath>
      <w:r w:rsidR="00493DC7" w:rsidRPr="00387669">
        <w:rPr>
          <w:rFonts w:ascii="Arial" w:hAnsi="Arial" w:cs="Arial"/>
          <w:sz w:val="22"/>
          <w:szCs w:val="22"/>
        </w:rPr>
        <w:t xml:space="preserve"> denoting the order. </w:t>
      </w:r>
      <w:r w:rsidR="00C33627" w:rsidRPr="00387669">
        <w:rPr>
          <w:rFonts w:ascii="Arial" w:hAnsi="Arial" w:cs="Arial"/>
          <w:sz w:val="22"/>
          <w:szCs w:val="22"/>
        </w:rPr>
        <w:t xml:space="preserve">The first-order autoregressive term is defined as </w:t>
      </w:r>
      <m:oMath>
        <m:sSubSup>
          <m:sSubSupPr>
            <m:ctrlPr>
              <w:rPr>
                <w:rFonts w:ascii="Cambria Math" w:hAnsi="Cambria Math" w:cs="Arial"/>
                <w:i/>
                <w:sz w:val="22"/>
                <w:szCs w:val="22"/>
              </w:rPr>
            </m:ctrlPr>
          </m:sSubSupPr>
          <m:e>
            <m:r>
              <m:rPr>
                <m:sty m:val="p"/>
              </m:rPr>
              <w:rPr>
                <w:rFonts w:ascii="Cambria Math" w:hAnsi="Cambria Math" w:cs="Arial"/>
                <w:sz w:val="22"/>
                <w:szCs w:val="22"/>
              </w:rPr>
              <m:t>ζ</m:t>
            </m:r>
            <m:ctrlPr>
              <w:rPr>
                <w:rFonts w:ascii="Cambria Math" w:hAnsi="Cambria Math" w:cs="Arial"/>
                <w:sz w:val="22"/>
                <w:szCs w:val="22"/>
              </w:rPr>
            </m:ctrlPr>
          </m:e>
          <m:sub>
            <m:r>
              <w:rPr>
                <w:rFonts w:ascii="Cambria Math" w:hAnsi="Cambria Math" w:cs="Arial"/>
                <w:sz w:val="22"/>
                <w:szCs w:val="22"/>
              </w:rPr>
              <m:t>week</m:t>
            </m:r>
          </m:sub>
          <m:sup>
            <m:d>
              <m:dPr>
                <m:ctrlPr>
                  <w:rPr>
                    <w:rFonts w:ascii="Cambria Math" w:hAnsi="Cambria Math" w:cs="Arial"/>
                    <w:sz w:val="22"/>
                    <w:szCs w:val="22"/>
                  </w:rPr>
                </m:ctrlPr>
              </m:dPr>
              <m:e>
                <m:r>
                  <w:rPr>
                    <w:rFonts w:ascii="Cambria Math" w:hAnsi="Cambria Math" w:cs="Arial"/>
                    <w:sz w:val="22"/>
                    <w:szCs w:val="22"/>
                  </w:rPr>
                  <m:t>1</m:t>
                </m:r>
                <m:ctrlPr>
                  <w:rPr>
                    <w:rFonts w:ascii="Cambria Math" w:hAnsi="Cambria Math" w:cs="Arial"/>
                    <w:i/>
                    <w:sz w:val="22"/>
                    <w:szCs w:val="22"/>
                  </w:rPr>
                </m:ctrlPr>
              </m:e>
            </m:d>
          </m:sup>
        </m:sSubSup>
        <m:r>
          <m:rPr>
            <m:sty m:val="p"/>
          </m:rPr>
          <w:rPr>
            <w:rFonts w:ascii="Cambria Math" w:hAnsi="Cambria Math" w:cs="Arial"/>
            <w:sz w:val="22"/>
            <w:szCs w:val="22"/>
          </w:rPr>
          <m:t>∼</m:t>
        </m:r>
        <m:r>
          <m:rPr>
            <m:scr m:val="script"/>
          </m:rPr>
          <w:rPr>
            <w:rFonts w:ascii="Cambria Math" w:hAnsi="Cambria Math" w:cs="Arial"/>
            <w:sz w:val="22"/>
            <w:szCs w:val="22"/>
          </w:rPr>
          <m:t>N</m:t>
        </m:r>
        <m:d>
          <m:dPr>
            <m:ctrlPr>
              <w:rPr>
                <w:rFonts w:ascii="Cambria Math" w:hAnsi="Cambria Math" w:cs="Arial"/>
                <w:sz w:val="22"/>
                <w:szCs w:val="22"/>
              </w:rPr>
            </m:ctrlPr>
          </m:dPr>
          <m:e>
            <m:r>
              <m:rPr>
                <m:sty m:val="p"/>
              </m:rPr>
              <w:rPr>
                <w:rFonts w:ascii="Cambria Math" w:hAnsi="Cambria Math" w:cs="Arial"/>
                <w:sz w:val="22"/>
                <w:szCs w:val="22"/>
              </w:rPr>
              <m:t>φ</m:t>
            </m:r>
            <m:sSubSup>
              <m:sSubSupPr>
                <m:ctrlPr>
                  <w:rPr>
                    <w:rFonts w:ascii="Cambria Math" w:hAnsi="Cambria Math" w:cs="Arial"/>
                    <w:i/>
                    <w:sz w:val="22"/>
                    <w:szCs w:val="22"/>
                  </w:rPr>
                </m:ctrlPr>
              </m:sSubSupPr>
              <m:e>
                <m:r>
                  <m:rPr>
                    <m:sty m:val="p"/>
                  </m:rPr>
                  <w:rPr>
                    <w:rFonts w:ascii="Cambria Math" w:hAnsi="Cambria Math" w:cs="Arial"/>
                    <w:sz w:val="22"/>
                    <w:szCs w:val="22"/>
                  </w:rPr>
                  <m:t>ζ</m:t>
                </m:r>
                <m:ctrlPr>
                  <w:rPr>
                    <w:rFonts w:ascii="Cambria Math" w:hAnsi="Cambria Math" w:cs="Arial"/>
                    <w:sz w:val="22"/>
                    <w:szCs w:val="22"/>
                  </w:rPr>
                </m:ctrlPr>
              </m:e>
              <m:sub>
                <m:r>
                  <w:rPr>
                    <w:rFonts w:ascii="Cambria Math" w:hAnsi="Cambria Math" w:cs="Arial"/>
                    <w:sz w:val="22"/>
                    <w:szCs w:val="22"/>
                  </w:rPr>
                  <m:t>week-1</m:t>
                </m:r>
              </m:sub>
              <m:sup>
                <m:d>
                  <m:dPr>
                    <m:ctrlPr>
                      <w:rPr>
                        <w:rFonts w:ascii="Cambria Math" w:hAnsi="Cambria Math" w:cs="Arial"/>
                        <w:sz w:val="22"/>
                        <w:szCs w:val="22"/>
                      </w:rPr>
                    </m:ctrlPr>
                  </m:dPr>
                  <m:e>
                    <m:r>
                      <w:rPr>
                        <w:rFonts w:ascii="Cambria Math" w:hAnsi="Cambria Math" w:cs="Arial"/>
                        <w:sz w:val="22"/>
                        <w:szCs w:val="22"/>
                      </w:rPr>
                      <m:t>1</m:t>
                    </m:r>
                    <m:ctrlPr>
                      <w:rPr>
                        <w:rFonts w:ascii="Cambria Math" w:hAnsi="Cambria Math" w:cs="Arial"/>
                        <w:i/>
                        <w:sz w:val="22"/>
                        <w:szCs w:val="22"/>
                      </w:rPr>
                    </m:ctrlPr>
                  </m:e>
                </m:d>
              </m:sup>
            </m:sSubSup>
            <m:r>
              <w:rPr>
                <w:rFonts w:ascii="Cambria Math" w:hAnsi="Cambria Math" w:cs="Arial"/>
                <w:sz w:val="22"/>
                <w:szCs w:val="22"/>
              </w:rPr>
              <m:t>,</m:t>
            </m:r>
            <m:sSubSup>
              <m:sSubSupPr>
                <m:ctrlPr>
                  <w:rPr>
                    <w:rFonts w:ascii="Cambria Math" w:hAnsi="Cambria Math" w:cs="Arial"/>
                    <w:i/>
                    <w:sz w:val="22"/>
                    <w:szCs w:val="22"/>
                  </w:rPr>
                </m:ctrlPr>
              </m:sSubSupPr>
              <m:e>
                <m:r>
                  <m:rPr>
                    <m:sty m:val="p"/>
                  </m:rPr>
                  <w:rPr>
                    <w:rFonts w:ascii="Cambria Math" w:hAnsi="Cambria Math" w:cs="Arial"/>
                    <w:sz w:val="22"/>
                    <w:szCs w:val="22"/>
                  </w:rPr>
                  <m:t>σ</m:t>
                </m:r>
              </m:e>
              <m:sub>
                <m:r>
                  <m:rPr>
                    <m:sty m:val="p"/>
                  </m:rPr>
                  <w:rPr>
                    <w:rFonts w:ascii="Cambria Math" w:hAnsi="Cambria Math" w:cs="Arial"/>
                    <w:sz w:val="22"/>
                    <w:szCs w:val="22"/>
                  </w:rPr>
                  <m:t>ζ</m:t>
                </m:r>
              </m:sub>
              <m:sup>
                <m:r>
                  <w:rPr>
                    <w:rFonts w:ascii="Cambria Math" w:hAnsi="Cambria Math" w:cs="Arial"/>
                    <w:sz w:val="22"/>
                    <w:szCs w:val="22"/>
                  </w:rPr>
                  <m:t>2</m:t>
                </m:r>
              </m:sup>
            </m:sSubSup>
            <m:ctrlPr>
              <w:rPr>
                <w:rFonts w:ascii="Cambria Math" w:hAnsi="Cambria Math" w:cs="Arial"/>
                <w:i/>
                <w:sz w:val="22"/>
                <w:szCs w:val="22"/>
              </w:rPr>
            </m:ctrlPr>
          </m:e>
        </m:d>
      </m:oMath>
      <w:r w:rsidR="00493DC7" w:rsidRPr="00387669">
        <w:rPr>
          <w:rFonts w:ascii="Arial" w:hAnsi="Arial" w:cs="Arial"/>
          <w:sz w:val="22"/>
          <w:szCs w:val="22"/>
        </w:rPr>
        <w:t xml:space="preserve"> where the parameter</w:t>
      </w:r>
      <w:r w:rsidR="00C33627" w:rsidRPr="00387669">
        <w:rPr>
          <w:rFonts w:ascii="Arial" w:hAnsi="Arial" w:cs="Arial"/>
          <w:sz w:val="22"/>
          <w:szCs w:val="22"/>
        </w:rPr>
        <w:t xml:space="preserve"> </w:t>
      </w:r>
      <m:oMath>
        <m:r>
          <m:rPr>
            <m:sty m:val="p"/>
          </m:rPr>
          <w:rPr>
            <w:rFonts w:ascii="Cambria Math" w:hAnsi="Cambria Math" w:cs="Arial"/>
            <w:sz w:val="22"/>
            <w:szCs w:val="22"/>
          </w:rPr>
          <m:t>φ</m:t>
        </m:r>
      </m:oMath>
      <w:r w:rsidR="00493DC7" w:rsidRPr="00387669">
        <w:rPr>
          <w:rFonts w:ascii="Arial" w:hAnsi="Arial" w:cs="Arial"/>
          <w:sz w:val="22"/>
          <w:szCs w:val="22"/>
        </w:rPr>
        <w:t xml:space="preserve"> lies between -1 and 1</w:t>
      </w:r>
      <w:r w:rsidR="004119B2">
        <w:rPr>
          <w:rFonts w:ascii="Arial" w:hAnsi="Arial" w:cs="Arial"/>
          <w:sz w:val="22"/>
          <w:szCs w:val="22"/>
        </w:rPr>
        <w:t xml:space="preserve"> and captures the degree of association between </w:t>
      </w:r>
      <w:ins w:id="20" w:author="Majid Ezzati" w:date="2020-08-24T19:47:00Z">
        <w:r w:rsidR="00EF719F">
          <w:rPr>
            <w:rFonts w:ascii="Arial" w:hAnsi="Arial" w:cs="Arial"/>
            <w:sz w:val="22"/>
            <w:szCs w:val="22"/>
          </w:rPr>
          <w:lastRenderedPageBreak/>
          <w:t xml:space="preserve">the number of deaths in each </w:t>
        </w:r>
      </w:ins>
      <w:del w:id="21" w:author="Majid Ezzati" w:date="2020-08-24T19:47:00Z">
        <w:r w:rsidR="004119B2" w:rsidDel="00EF719F">
          <w:rPr>
            <w:rFonts w:ascii="Arial" w:hAnsi="Arial" w:cs="Arial"/>
            <w:sz w:val="22"/>
            <w:szCs w:val="22"/>
          </w:rPr>
          <w:delText xml:space="preserve">a </w:delText>
        </w:r>
      </w:del>
      <w:r w:rsidR="004119B2">
        <w:rPr>
          <w:rFonts w:ascii="Arial" w:hAnsi="Arial" w:cs="Arial"/>
          <w:sz w:val="22"/>
          <w:szCs w:val="22"/>
        </w:rPr>
        <w:t>week and the p</w:t>
      </w:r>
      <w:ins w:id="22" w:author="Majid Ezzati" w:date="2020-08-24T19:47:00Z">
        <w:r w:rsidR="00EF719F">
          <w:rPr>
            <w:rFonts w:ascii="Arial" w:hAnsi="Arial" w:cs="Arial"/>
            <w:sz w:val="22"/>
            <w:szCs w:val="22"/>
          </w:rPr>
          <w:t>receding week</w:t>
        </w:r>
      </w:ins>
      <w:del w:id="23" w:author="Majid Ezzati" w:date="2020-08-24T19:47:00Z">
        <w:r w:rsidR="004119B2" w:rsidDel="00EF719F">
          <w:rPr>
            <w:rFonts w:ascii="Arial" w:hAnsi="Arial" w:cs="Arial"/>
            <w:sz w:val="22"/>
            <w:szCs w:val="22"/>
          </w:rPr>
          <w:delText>ast</w:delText>
        </w:r>
      </w:del>
      <w:r w:rsidR="00493DC7" w:rsidRPr="00387669">
        <w:rPr>
          <w:rFonts w:ascii="Arial" w:hAnsi="Arial" w:cs="Arial"/>
          <w:sz w:val="22"/>
          <w:szCs w:val="22"/>
        </w:rPr>
        <w:t>.</w:t>
      </w:r>
      <w:r w:rsidR="00F26403" w:rsidRPr="00387669">
        <w:rPr>
          <w:rFonts w:ascii="Arial" w:hAnsi="Arial" w:cs="Arial"/>
          <w:sz w:val="22"/>
          <w:szCs w:val="22"/>
        </w:rPr>
        <w:t xml:space="preserve"> </w:t>
      </w:r>
      <w:del w:id="24" w:author="Majid Ezzati" w:date="2020-08-24T19:47:00Z">
        <w:r w:rsidR="00F26403" w:rsidRPr="00387669" w:rsidDel="00EF719F">
          <w:rPr>
            <w:rFonts w:ascii="Arial" w:hAnsi="Arial" w:cs="Arial"/>
            <w:sz w:val="22"/>
            <w:szCs w:val="22"/>
          </w:rPr>
          <w:delText>Following the INLA implementation, the h</w:delText>
        </w:r>
      </w:del>
      <w:ins w:id="25" w:author="Majid Ezzati" w:date="2020-08-24T19:47:00Z">
        <w:r w:rsidR="00EF719F">
          <w:rPr>
            <w:rFonts w:ascii="Arial" w:hAnsi="Arial" w:cs="Arial"/>
            <w:sz w:val="22"/>
            <w:szCs w:val="22"/>
          </w:rPr>
          <w:t>H</w:t>
        </w:r>
      </w:ins>
      <w:r w:rsidR="00F26403" w:rsidRPr="00387669">
        <w:rPr>
          <w:rFonts w:ascii="Arial" w:hAnsi="Arial" w:cs="Arial"/>
          <w:sz w:val="22"/>
          <w:szCs w:val="22"/>
        </w:rPr>
        <w:t xml:space="preserve">yperpriors are placed on the parameters </w:t>
      </w:r>
      <m:oMath>
        <m:sSub>
          <m:sSubPr>
            <m:ctrlPr>
              <w:rPr>
                <w:rFonts w:ascii="Cambria Math" w:hAnsi="Cambria Math" w:cs="Arial"/>
                <w:i/>
                <w:sz w:val="22"/>
                <w:szCs w:val="22"/>
              </w:rPr>
            </m:ctrlPr>
          </m:sSubPr>
          <m:e>
            <m:r>
              <m:rPr>
                <m:sty m:val="p"/>
              </m:rPr>
              <w:rPr>
                <w:rFonts w:ascii="Cambria Math" w:hAnsi="Cambria Math" w:cs="Arial"/>
                <w:sz w:val="22"/>
                <w:szCs w:val="22"/>
              </w:rPr>
              <m:t>ϰ</m:t>
            </m:r>
            <m:ctrlPr>
              <w:rPr>
                <w:rFonts w:ascii="Cambria Math" w:hAnsi="Cambria Math" w:cs="Arial"/>
                <w:sz w:val="22"/>
                <w:szCs w:val="22"/>
              </w:rPr>
            </m:ctrlPr>
          </m:e>
          <m:sub>
            <m:r>
              <w:rPr>
                <w:rFonts w:ascii="Cambria Math" w:hAnsi="Cambria Math" w:cs="Arial"/>
                <w:sz w:val="22"/>
                <w:szCs w:val="22"/>
              </w:rPr>
              <m:t>1</m:t>
            </m:r>
          </m:sub>
        </m:sSub>
        <m:r>
          <w:rPr>
            <w:rFonts w:ascii="Cambria Math" w:hAnsi="Cambria Math" w:cs="Arial"/>
            <w:sz w:val="22"/>
            <w:szCs w:val="22"/>
          </w:rPr>
          <m:t>=</m:t>
        </m:r>
        <m:func>
          <m:funcPr>
            <m:ctrlPr>
              <w:rPr>
                <w:rFonts w:ascii="Cambria Math" w:hAnsi="Cambria Math" w:cs="Arial"/>
                <w:i/>
                <w:sz w:val="22"/>
                <w:szCs w:val="22"/>
              </w:rPr>
            </m:ctrlPr>
          </m:funcPr>
          <m:fName>
            <m:r>
              <w:rPr>
                <w:rFonts w:ascii="Cambria Math" w:hAnsi="Cambria Math" w:cs="Arial"/>
                <w:sz w:val="22"/>
                <w:szCs w:val="22"/>
              </w:rPr>
              <m:t>log</m:t>
            </m:r>
          </m:fName>
          <m:e>
            <m:d>
              <m:dPr>
                <m:ctrlPr>
                  <w:rPr>
                    <w:rFonts w:ascii="Cambria Math" w:hAnsi="Cambria Math" w:cs="Arial"/>
                    <w:i/>
                    <w:sz w:val="22"/>
                    <w:szCs w:val="22"/>
                  </w:rPr>
                </m:ctrlPr>
              </m:dPr>
              <m:e>
                <m:d>
                  <m:dPr>
                    <m:ctrlPr>
                      <w:rPr>
                        <w:rFonts w:ascii="Cambria Math" w:hAnsi="Cambria Math" w:cs="Arial"/>
                        <w:i/>
                        <w:sz w:val="22"/>
                        <w:szCs w:val="22"/>
                      </w:rPr>
                    </m:ctrlPr>
                  </m:dPr>
                  <m:e>
                    <m:r>
                      <w:rPr>
                        <w:rFonts w:ascii="Cambria Math" w:hAnsi="Cambria Math" w:cs="Arial"/>
                        <w:sz w:val="22"/>
                        <w:szCs w:val="22"/>
                      </w:rPr>
                      <m:t>1-</m:t>
                    </m:r>
                    <m:sSup>
                      <m:sSupPr>
                        <m:ctrlPr>
                          <w:rPr>
                            <w:rFonts w:ascii="Cambria Math" w:hAnsi="Cambria Math" w:cs="Arial"/>
                            <w:i/>
                            <w:sz w:val="22"/>
                            <w:szCs w:val="22"/>
                          </w:rPr>
                        </m:ctrlPr>
                      </m:sSupPr>
                      <m:e>
                        <m:r>
                          <m:rPr>
                            <m:sty m:val="p"/>
                          </m:rPr>
                          <w:rPr>
                            <w:rFonts w:ascii="Cambria Math" w:hAnsi="Cambria Math" w:cs="Arial"/>
                            <w:sz w:val="22"/>
                            <w:szCs w:val="22"/>
                          </w:rPr>
                          <m:t>φ</m:t>
                        </m:r>
                      </m:e>
                      <m:sup>
                        <m:r>
                          <w:rPr>
                            <w:rFonts w:ascii="Cambria Math" w:hAnsi="Cambria Math" w:cs="Arial"/>
                            <w:sz w:val="22"/>
                            <w:szCs w:val="22"/>
                          </w:rPr>
                          <m:t>2</m:t>
                        </m:r>
                      </m:sup>
                    </m:sSup>
                  </m:e>
                </m:d>
                <m:r>
                  <m:rPr>
                    <m:lit/>
                  </m:rPr>
                  <w:rPr>
                    <w:rFonts w:ascii="Cambria Math" w:hAnsi="Cambria Math" w:cs="Arial"/>
                    <w:sz w:val="22"/>
                    <w:szCs w:val="22"/>
                  </w:rPr>
                  <m:t>/</m:t>
                </m:r>
                <m:sSubSup>
                  <m:sSubSupPr>
                    <m:ctrlPr>
                      <w:rPr>
                        <w:rFonts w:ascii="Cambria Math" w:hAnsi="Cambria Math" w:cs="Arial"/>
                        <w:i/>
                        <w:sz w:val="22"/>
                        <w:szCs w:val="22"/>
                      </w:rPr>
                    </m:ctrlPr>
                  </m:sSubSupPr>
                  <m:e>
                    <m:r>
                      <m:rPr>
                        <m:sty m:val="p"/>
                      </m:rPr>
                      <w:rPr>
                        <w:rFonts w:ascii="Cambria Math" w:hAnsi="Cambria Math" w:cs="Arial"/>
                        <w:sz w:val="22"/>
                        <w:szCs w:val="22"/>
                      </w:rPr>
                      <m:t>σ</m:t>
                    </m:r>
                    <m:ctrlPr>
                      <w:rPr>
                        <w:rFonts w:ascii="Cambria Math" w:hAnsi="Cambria Math" w:cs="Arial"/>
                        <w:sz w:val="22"/>
                        <w:szCs w:val="22"/>
                      </w:rPr>
                    </m:ctrlPr>
                  </m:e>
                  <m:sub>
                    <m:r>
                      <m:rPr>
                        <m:sty m:val="p"/>
                      </m:rPr>
                      <w:rPr>
                        <w:rFonts w:ascii="Cambria Math" w:hAnsi="Cambria Math" w:cs="Arial"/>
                        <w:sz w:val="22"/>
                        <w:szCs w:val="22"/>
                      </w:rPr>
                      <m:t>ζ</m:t>
                    </m:r>
                  </m:sub>
                  <m:sup>
                    <m:r>
                      <w:rPr>
                        <w:rFonts w:ascii="Cambria Math" w:hAnsi="Cambria Math" w:cs="Arial"/>
                        <w:sz w:val="22"/>
                        <w:szCs w:val="22"/>
                      </w:rPr>
                      <m:t>2</m:t>
                    </m:r>
                  </m:sup>
                </m:sSubSup>
              </m:e>
            </m:d>
          </m:e>
        </m:func>
      </m:oMath>
      <w:r w:rsidR="00F26403" w:rsidRPr="00387669">
        <w:rPr>
          <w:rFonts w:ascii="Arial" w:hAnsi="Arial" w:cs="Arial"/>
          <w:sz w:val="22"/>
          <w:szCs w:val="22"/>
        </w:rPr>
        <w:t xml:space="preserve"> </w:t>
      </w:r>
      <w:r w:rsidR="00493DC7" w:rsidRPr="00387669">
        <w:rPr>
          <w:rFonts w:ascii="Arial" w:hAnsi="Arial" w:cs="Arial"/>
          <w:sz w:val="22"/>
          <w:szCs w:val="22"/>
        </w:rPr>
        <w:t xml:space="preserve"> </w:t>
      </w:r>
      <w:r w:rsidR="00F26403" w:rsidRPr="00387669">
        <w:rPr>
          <w:rFonts w:ascii="Arial" w:hAnsi="Arial" w:cs="Arial"/>
          <w:sz w:val="22"/>
          <w:szCs w:val="22"/>
        </w:rPr>
        <w:t xml:space="preserve">and </w:t>
      </w:r>
      <m:oMath>
        <m:sSub>
          <m:sSubPr>
            <m:ctrlPr>
              <w:rPr>
                <w:rFonts w:ascii="Cambria Math" w:hAnsi="Cambria Math" w:cs="Arial"/>
                <w:i/>
                <w:sz w:val="22"/>
                <w:szCs w:val="22"/>
              </w:rPr>
            </m:ctrlPr>
          </m:sSubPr>
          <m:e>
            <m:r>
              <m:rPr>
                <m:sty m:val="p"/>
              </m:rPr>
              <w:rPr>
                <w:rFonts w:ascii="Cambria Math" w:hAnsi="Cambria Math" w:cs="Arial"/>
                <w:sz w:val="22"/>
                <w:szCs w:val="22"/>
              </w:rPr>
              <m:t>ϰ</m:t>
            </m:r>
            <m:ctrlPr>
              <w:rPr>
                <w:rFonts w:ascii="Cambria Math" w:hAnsi="Cambria Math" w:cs="Arial"/>
                <w:sz w:val="22"/>
                <w:szCs w:val="22"/>
              </w:rPr>
            </m:ctrlPr>
          </m:e>
          <m:sub>
            <m:r>
              <w:rPr>
                <w:rFonts w:ascii="Cambria Math" w:hAnsi="Cambria Math" w:cs="Arial"/>
                <w:sz w:val="22"/>
                <w:szCs w:val="22"/>
              </w:rPr>
              <m:t>2</m:t>
            </m:r>
          </m:sub>
        </m:sSub>
        <m:r>
          <w:rPr>
            <w:rFonts w:ascii="Cambria Math" w:hAnsi="Cambria Math" w:cs="Arial"/>
            <w:sz w:val="22"/>
            <w:szCs w:val="22"/>
          </w:rPr>
          <m:t>=</m:t>
        </m:r>
        <m:func>
          <m:funcPr>
            <m:ctrlPr>
              <w:rPr>
                <w:rFonts w:ascii="Cambria Math" w:hAnsi="Cambria Math" w:cs="Arial"/>
                <w:i/>
                <w:sz w:val="22"/>
                <w:szCs w:val="22"/>
              </w:rPr>
            </m:ctrlPr>
          </m:funcPr>
          <m:fName>
            <m:r>
              <w:rPr>
                <w:rFonts w:ascii="Cambria Math" w:hAnsi="Cambria Math" w:cs="Arial"/>
                <w:sz w:val="22"/>
                <w:szCs w:val="22"/>
              </w:rPr>
              <m:t>log</m:t>
            </m:r>
          </m:fName>
          <m:e>
            <m:d>
              <m:dPr>
                <m:ctrlPr>
                  <w:rPr>
                    <w:rFonts w:ascii="Cambria Math" w:hAnsi="Cambria Math" w:cs="Arial"/>
                    <w:i/>
                    <w:sz w:val="22"/>
                    <w:szCs w:val="22"/>
                  </w:rPr>
                </m:ctrlPr>
              </m:dPr>
              <m:e>
                <m:d>
                  <m:dPr>
                    <m:ctrlPr>
                      <w:rPr>
                        <w:rFonts w:ascii="Cambria Math" w:hAnsi="Cambria Math" w:cs="Arial"/>
                        <w:i/>
                        <w:sz w:val="22"/>
                        <w:szCs w:val="22"/>
                      </w:rPr>
                    </m:ctrlPr>
                  </m:dPr>
                  <m:e>
                    <m:r>
                      <w:rPr>
                        <w:rFonts w:ascii="Cambria Math" w:hAnsi="Cambria Math" w:cs="Arial"/>
                        <w:sz w:val="22"/>
                        <w:szCs w:val="22"/>
                      </w:rPr>
                      <m:t>1+</m:t>
                    </m:r>
                    <m:r>
                      <m:rPr>
                        <m:sty m:val="p"/>
                      </m:rPr>
                      <w:rPr>
                        <w:rFonts w:ascii="Cambria Math" w:hAnsi="Cambria Math" w:cs="Arial"/>
                        <w:sz w:val="22"/>
                        <w:szCs w:val="22"/>
                      </w:rPr>
                      <m:t>φ</m:t>
                    </m:r>
                  </m:e>
                </m:d>
                <m:r>
                  <m:rPr>
                    <m:lit/>
                  </m:rPr>
                  <w:rPr>
                    <w:rFonts w:ascii="Cambria Math" w:hAnsi="Cambria Math" w:cs="Arial"/>
                    <w:sz w:val="22"/>
                    <w:szCs w:val="22"/>
                  </w:rPr>
                  <m:t>/</m:t>
                </m:r>
                <m:d>
                  <m:dPr>
                    <m:ctrlPr>
                      <w:rPr>
                        <w:rFonts w:ascii="Cambria Math" w:hAnsi="Cambria Math" w:cs="Arial"/>
                        <w:i/>
                        <w:sz w:val="22"/>
                        <w:szCs w:val="22"/>
                      </w:rPr>
                    </m:ctrlPr>
                  </m:dPr>
                  <m:e>
                    <m:r>
                      <w:rPr>
                        <w:rFonts w:ascii="Cambria Math" w:hAnsi="Cambria Math" w:cs="Arial"/>
                        <w:sz w:val="22"/>
                        <w:szCs w:val="22"/>
                      </w:rPr>
                      <m:t>1-</m:t>
                    </m:r>
                    <m:r>
                      <m:rPr>
                        <m:sty m:val="p"/>
                      </m:rPr>
                      <w:rPr>
                        <w:rFonts w:ascii="Cambria Math" w:hAnsi="Cambria Math" w:cs="Arial"/>
                        <w:sz w:val="22"/>
                        <w:szCs w:val="22"/>
                      </w:rPr>
                      <m:t>φ</m:t>
                    </m:r>
                  </m:e>
                </m:d>
              </m:e>
            </m:d>
          </m:e>
        </m:func>
      </m:oMath>
      <w:r w:rsidR="00F26403" w:rsidRPr="00387669">
        <w:rPr>
          <w:rFonts w:ascii="Arial" w:hAnsi="Arial" w:cs="Arial"/>
          <w:sz w:val="22"/>
          <w:szCs w:val="22"/>
        </w:rPr>
        <w:t xml:space="preserve"> which were assigned </w:t>
      </w:r>
      <m:oMath>
        <m:r>
          <m:rPr>
            <m:nor/>
          </m:rPr>
          <w:rPr>
            <w:rFonts w:ascii="Arial" w:hAnsi="Arial" w:cs="Arial"/>
            <w:sz w:val="22"/>
            <w:szCs w:val="22"/>
          </w:rPr>
          <m:t>logGamma</m:t>
        </m:r>
        <m:d>
          <m:dPr>
            <m:ctrlPr>
              <w:rPr>
                <w:rFonts w:ascii="Cambria Math" w:hAnsi="Cambria Math" w:cs="Arial"/>
                <w:i/>
                <w:sz w:val="22"/>
                <w:szCs w:val="22"/>
              </w:rPr>
            </m:ctrlPr>
          </m:dPr>
          <m:e>
            <m:r>
              <w:rPr>
                <w:rFonts w:ascii="Cambria Math" w:hAnsi="Cambria Math" w:cs="Arial"/>
                <w:sz w:val="22"/>
                <w:szCs w:val="22"/>
              </w:rPr>
              <m:t>0.001,0.001</m:t>
            </m:r>
          </m:e>
        </m:d>
      </m:oMath>
      <w:r w:rsidR="00F26403" w:rsidRPr="00387669">
        <w:rPr>
          <w:rFonts w:ascii="Arial" w:hAnsi="Arial" w:cs="Arial"/>
          <w:sz w:val="22"/>
          <w:szCs w:val="22"/>
        </w:rPr>
        <w:t xml:space="preserve"> and </w:t>
      </w:r>
      <m:oMath>
        <m:r>
          <m:rPr>
            <m:scr m:val="script"/>
          </m:rPr>
          <w:rPr>
            <w:rFonts w:ascii="Cambria Math" w:hAnsi="Cambria Math" w:cs="Arial"/>
            <w:sz w:val="22"/>
            <w:szCs w:val="22"/>
          </w:rPr>
          <m:t>N</m:t>
        </m:r>
        <m:d>
          <m:dPr>
            <m:ctrlPr>
              <w:rPr>
                <w:rFonts w:ascii="Cambria Math" w:hAnsi="Cambria Math" w:cs="Arial"/>
                <w:i/>
                <w:sz w:val="22"/>
                <w:szCs w:val="22"/>
              </w:rPr>
            </m:ctrlPr>
          </m:dPr>
          <m:e>
            <m:r>
              <w:rPr>
                <w:rFonts w:ascii="Cambria Math" w:hAnsi="Cambria Math" w:cs="Arial"/>
                <w:sz w:val="22"/>
                <w:szCs w:val="22"/>
              </w:rPr>
              <m:t>0,1</m:t>
            </m:r>
          </m:e>
        </m:d>
      </m:oMath>
      <w:r w:rsidR="00F26403" w:rsidRPr="00387669">
        <w:rPr>
          <w:rFonts w:ascii="Arial" w:hAnsi="Arial" w:cs="Arial"/>
          <w:sz w:val="22"/>
          <w:szCs w:val="22"/>
        </w:rPr>
        <w:t xml:space="preserve"> distributions respectively. </w:t>
      </w:r>
      <w:r w:rsidR="00493DC7" w:rsidRPr="00387669">
        <w:rPr>
          <w:rFonts w:ascii="Arial" w:hAnsi="Arial" w:cs="Arial"/>
          <w:sz w:val="22"/>
          <w:szCs w:val="22"/>
        </w:rPr>
        <w:t xml:space="preserve">Similarly, </w:t>
      </w:r>
      <w:r w:rsidR="00C33627" w:rsidRPr="00387669">
        <w:rPr>
          <w:rFonts w:ascii="Arial" w:hAnsi="Arial" w:cs="Arial"/>
          <w:sz w:val="22"/>
          <w:szCs w:val="22"/>
        </w:rPr>
        <w:t xml:space="preserve">an </w:t>
      </w:r>
      <w:proofErr w:type="spellStart"/>
      <w:r w:rsidR="00C33627" w:rsidRPr="00387669">
        <w:rPr>
          <w:rFonts w:ascii="Arial" w:hAnsi="Arial" w:cs="Arial"/>
          <w:sz w:val="22"/>
          <w:szCs w:val="22"/>
        </w:rPr>
        <w:t>i</w:t>
      </w:r>
      <w:r w:rsidR="00C33627" w:rsidRPr="00387669">
        <w:rPr>
          <w:rFonts w:ascii="Arial" w:hAnsi="Arial" w:cs="Arial"/>
          <w:sz w:val="22"/>
          <w:szCs w:val="22"/>
          <w:vertAlign w:val="superscript"/>
        </w:rPr>
        <w:t>th</w:t>
      </w:r>
      <w:proofErr w:type="spellEnd"/>
      <w:r w:rsidR="00C33627" w:rsidRPr="00387669">
        <w:rPr>
          <w:rFonts w:ascii="Arial" w:hAnsi="Arial" w:cs="Arial"/>
          <w:sz w:val="22"/>
          <w:szCs w:val="22"/>
        </w:rPr>
        <w:t xml:space="preserve"> order autoregressive term is given</w:t>
      </w:r>
      <w:r w:rsidR="004F0E08" w:rsidRPr="00387669">
        <w:rPr>
          <w:rFonts w:ascii="Arial" w:hAnsi="Arial" w:cs="Arial"/>
          <w:sz w:val="22"/>
          <w:szCs w:val="22"/>
        </w:rPr>
        <w:t xml:space="preserve"> </w:t>
      </w:r>
      <m:oMath>
        <m:sSubSup>
          <m:sSubSupPr>
            <m:ctrlPr>
              <w:rPr>
                <w:rFonts w:ascii="Cambria Math" w:hAnsi="Cambria Math" w:cs="Arial"/>
                <w:i/>
                <w:sz w:val="22"/>
                <w:szCs w:val="22"/>
              </w:rPr>
            </m:ctrlPr>
          </m:sSubSupPr>
          <m:e>
            <m:r>
              <m:rPr>
                <m:sty m:val="p"/>
              </m:rPr>
              <w:rPr>
                <w:rFonts w:ascii="Cambria Math" w:hAnsi="Cambria Math" w:cs="Arial"/>
                <w:sz w:val="22"/>
                <w:szCs w:val="22"/>
              </w:rPr>
              <m:t>ζ</m:t>
            </m:r>
            <m:ctrlPr>
              <w:rPr>
                <w:rFonts w:ascii="Cambria Math" w:hAnsi="Cambria Math" w:cs="Arial"/>
                <w:sz w:val="22"/>
                <w:szCs w:val="22"/>
              </w:rPr>
            </m:ctrlPr>
          </m:e>
          <m:sub>
            <m:r>
              <w:rPr>
                <w:rFonts w:ascii="Cambria Math" w:hAnsi="Cambria Math" w:cs="Arial"/>
                <w:sz w:val="22"/>
                <w:szCs w:val="22"/>
              </w:rPr>
              <m:t>week</m:t>
            </m:r>
          </m:sub>
          <m:sup>
            <m:d>
              <m:dPr>
                <m:ctrlPr>
                  <w:rPr>
                    <w:rFonts w:ascii="Cambria Math" w:hAnsi="Cambria Math" w:cs="Arial"/>
                    <w:i/>
                    <w:sz w:val="22"/>
                    <w:szCs w:val="22"/>
                  </w:rPr>
                </m:ctrlPr>
              </m:dPr>
              <m:e>
                <m:r>
                  <w:rPr>
                    <w:rFonts w:ascii="Cambria Math" w:hAnsi="Cambria Math" w:cs="Arial"/>
                    <w:sz w:val="22"/>
                    <w:szCs w:val="22"/>
                  </w:rPr>
                  <m:t>i</m:t>
                </m:r>
              </m:e>
            </m:d>
          </m:sup>
        </m:sSubSup>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φ</m:t>
            </m:r>
          </m:e>
          <m:sub>
            <m:r>
              <w:rPr>
                <w:rFonts w:ascii="Cambria Math" w:hAnsi="Cambria Math" w:cs="Arial"/>
                <w:sz w:val="22"/>
                <w:szCs w:val="22"/>
              </w:rPr>
              <m:t>1</m:t>
            </m:r>
          </m:sub>
        </m:sSub>
        <m:r>
          <m:rPr>
            <m:sty m:val="p"/>
          </m:rPr>
          <w:rPr>
            <w:rFonts w:ascii="Cambria Math" w:hAnsi="Cambria Math" w:cs="Arial"/>
            <w:sz w:val="22"/>
            <w:szCs w:val="22"/>
          </w:rPr>
          <m:t>⋅</m:t>
        </m:r>
        <m:sSubSup>
          <m:sSubSupPr>
            <m:ctrlPr>
              <w:rPr>
                <w:rFonts w:ascii="Cambria Math" w:hAnsi="Cambria Math" w:cs="Arial"/>
                <w:i/>
                <w:sz w:val="22"/>
                <w:szCs w:val="22"/>
              </w:rPr>
            </m:ctrlPr>
          </m:sSubSupPr>
          <m:e>
            <m:r>
              <m:rPr>
                <m:sty m:val="p"/>
              </m:rPr>
              <w:rPr>
                <w:rFonts w:ascii="Cambria Math" w:hAnsi="Cambria Math" w:cs="Arial"/>
                <w:sz w:val="22"/>
                <w:szCs w:val="22"/>
              </w:rPr>
              <m:t>ζ</m:t>
            </m:r>
            <m:ctrlPr>
              <w:rPr>
                <w:rFonts w:ascii="Cambria Math" w:hAnsi="Cambria Math" w:cs="Arial"/>
                <w:sz w:val="22"/>
                <w:szCs w:val="22"/>
              </w:rPr>
            </m:ctrlPr>
          </m:e>
          <m:sub>
            <m:r>
              <w:rPr>
                <w:rFonts w:ascii="Cambria Math" w:hAnsi="Cambria Math" w:cs="Arial"/>
                <w:sz w:val="22"/>
                <w:szCs w:val="22"/>
              </w:rPr>
              <m:t>week-1</m:t>
            </m:r>
          </m:sub>
          <m:sup>
            <m:d>
              <m:dPr>
                <m:ctrlPr>
                  <w:rPr>
                    <w:rFonts w:ascii="Cambria Math" w:hAnsi="Cambria Math" w:cs="Arial"/>
                    <w:i/>
                    <w:sz w:val="22"/>
                    <w:szCs w:val="22"/>
                  </w:rPr>
                </m:ctrlPr>
              </m:dPr>
              <m:e>
                <m:r>
                  <w:rPr>
                    <w:rFonts w:ascii="Cambria Math" w:hAnsi="Cambria Math" w:cs="Arial"/>
                    <w:sz w:val="22"/>
                    <w:szCs w:val="22"/>
                  </w:rPr>
                  <m:t>i</m:t>
                </m:r>
              </m:e>
            </m:d>
          </m:sup>
        </m:sSubSup>
        <m:r>
          <w:rPr>
            <w:rFonts w:ascii="Cambria Math" w:hAnsi="Cambria Math" w:cs="Arial"/>
            <w:sz w:val="22"/>
            <w:szCs w:val="22"/>
          </w:rPr>
          <m:t>+</m:t>
        </m:r>
        <m:r>
          <m:rPr>
            <m:sty m:val="p"/>
          </m:rPr>
          <w:rPr>
            <w:rFonts w:ascii="Cambria Math" w:hAnsi="Cambria Math" w:cs="Arial"/>
            <w:sz w:val="22"/>
            <w:szCs w:val="22"/>
          </w:rPr>
          <m:t>⋯</m:t>
        </m:r>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φ</m:t>
            </m:r>
          </m:e>
          <m:sub>
            <m:r>
              <w:rPr>
                <w:rFonts w:ascii="Cambria Math" w:hAnsi="Cambria Math" w:cs="Arial"/>
                <w:sz w:val="22"/>
                <w:szCs w:val="22"/>
              </w:rPr>
              <m:t>i</m:t>
            </m:r>
          </m:sub>
        </m:sSub>
        <m:r>
          <m:rPr>
            <m:sty m:val="p"/>
          </m:rPr>
          <w:rPr>
            <w:rFonts w:ascii="Cambria Math" w:hAnsi="Cambria Math" w:cs="Arial"/>
            <w:sz w:val="22"/>
            <w:szCs w:val="22"/>
          </w:rPr>
          <m:t>⋅</m:t>
        </m:r>
        <m:sSubSup>
          <m:sSubSupPr>
            <m:ctrlPr>
              <w:rPr>
                <w:rFonts w:ascii="Cambria Math" w:hAnsi="Cambria Math" w:cs="Arial"/>
                <w:i/>
                <w:sz w:val="22"/>
                <w:szCs w:val="22"/>
              </w:rPr>
            </m:ctrlPr>
          </m:sSubSupPr>
          <m:e>
            <m:r>
              <m:rPr>
                <m:sty m:val="p"/>
              </m:rPr>
              <w:rPr>
                <w:rFonts w:ascii="Cambria Math" w:hAnsi="Cambria Math" w:cs="Arial"/>
                <w:sz w:val="22"/>
                <w:szCs w:val="22"/>
              </w:rPr>
              <m:t>ζ</m:t>
            </m:r>
            <m:ctrlPr>
              <w:rPr>
                <w:rFonts w:ascii="Cambria Math" w:hAnsi="Cambria Math" w:cs="Arial"/>
                <w:sz w:val="22"/>
                <w:szCs w:val="22"/>
              </w:rPr>
            </m:ctrlPr>
          </m:e>
          <m:sub>
            <m:r>
              <w:rPr>
                <w:rFonts w:ascii="Cambria Math" w:hAnsi="Cambria Math" w:cs="Arial"/>
                <w:sz w:val="22"/>
                <w:szCs w:val="22"/>
              </w:rPr>
              <m:t>week-i</m:t>
            </m:r>
          </m:sub>
          <m:sup>
            <m:d>
              <m:dPr>
                <m:ctrlPr>
                  <w:rPr>
                    <w:rFonts w:ascii="Cambria Math" w:hAnsi="Cambria Math" w:cs="Arial"/>
                    <w:i/>
                    <w:sz w:val="22"/>
                    <w:szCs w:val="22"/>
                  </w:rPr>
                </m:ctrlPr>
              </m:dPr>
              <m:e>
                <m:r>
                  <w:rPr>
                    <w:rFonts w:ascii="Cambria Math" w:hAnsi="Cambria Math" w:cs="Arial"/>
                    <w:sz w:val="22"/>
                    <w:szCs w:val="22"/>
                  </w:rPr>
                  <m:t>i</m:t>
                </m:r>
              </m:e>
            </m:d>
          </m:sup>
        </m:sSubSup>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ϵ</m:t>
            </m:r>
          </m:e>
          <m:sub>
            <m:r>
              <w:rPr>
                <w:rFonts w:ascii="Cambria Math" w:hAnsi="Cambria Math" w:cs="Arial"/>
                <w:sz w:val="22"/>
                <w:szCs w:val="22"/>
              </w:rPr>
              <m:t>week</m:t>
            </m:r>
          </m:sub>
        </m:sSub>
      </m:oMath>
      <w:r w:rsidR="00C33627" w:rsidRPr="00387669">
        <w:rPr>
          <w:rFonts w:ascii="Arial" w:hAnsi="Arial" w:cs="Arial"/>
          <w:sz w:val="22"/>
          <w:szCs w:val="22"/>
        </w:rPr>
        <w:t xml:space="preserve"> </w:t>
      </w:r>
      <w:r w:rsidR="00E77AC5" w:rsidRPr="00387669">
        <w:rPr>
          <w:rFonts w:ascii="Arial" w:hAnsi="Arial" w:cs="Arial"/>
          <w:sz w:val="22"/>
          <w:szCs w:val="22"/>
        </w:rPr>
        <w:t xml:space="preserve">with </w:t>
      </w:r>
      <m:oMath>
        <m:r>
          <w:rPr>
            <w:rFonts w:ascii="Cambria Math" w:hAnsi="Cambria Math" w:cs="Arial"/>
            <w:sz w:val="22"/>
            <w:szCs w:val="22"/>
          </w:rPr>
          <m:t>-1&lt;</m:t>
        </m:r>
        <m:sSub>
          <m:sSubPr>
            <m:ctrlPr>
              <w:rPr>
                <w:rFonts w:ascii="Cambria Math" w:hAnsi="Cambria Math" w:cs="Arial"/>
                <w:i/>
                <w:sz w:val="22"/>
                <w:szCs w:val="22"/>
              </w:rPr>
            </m:ctrlPr>
          </m:sSubPr>
          <m:e>
            <m:r>
              <m:rPr>
                <m:sty m:val="p"/>
              </m:rPr>
              <w:rPr>
                <w:rFonts w:ascii="Cambria Math" w:hAnsi="Cambria Math" w:cs="Arial"/>
                <w:sz w:val="22"/>
                <w:szCs w:val="22"/>
              </w:rPr>
              <m:t>ϕ</m:t>
            </m:r>
          </m:e>
          <m:sub>
            <m:r>
              <w:rPr>
                <w:rFonts w:ascii="Cambria Math" w:hAnsi="Cambria Math" w:cs="Arial"/>
                <w:sz w:val="22"/>
                <w:szCs w:val="22"/>
              </w:rPr>
              <m:t>j</m:t>
            </m:r>
          </m:sub>
        </m:sSub>
        <m:r>
          <w:rPr>
            <w:rFonts w:ascii="Cambria Math" w:hAnsi="Cambria Math" w:cs="Arial"/>
            <w:sz w:val="22"/>
            <w:szCs w:val="22"/>
          </w:rPr>
          <m:t>&lt;1.</m:t>
        </m:r>
      </m:oMath>
      <w:r w:rsidR="008E6816" w:rsidRPr="00387669">
        <w:rPr>
          <w:rFonts w:ascii="Arial" w:hAnsi="Arial" w:cs="Arial"/>
          <w:sz w:val="22"/>
          <w:szCs w:val="22"/>
        </w:rPr>
        <w:t xml:space="preserve"> The</w:t>
      </w:r>
      <w:r w:rsidR="004F0E08" w:rsidRPr="00387669">
        <w:rPr>
          <w:rFonts w:ascii="Arial" w:hAnsi="Arial" w:cs="Arial"/>
          <w:sz w:val="22"/>
          <w:szCs w:val="22"/>
        </w:rPr>
        <w:t xml:space="preserve"> </w:t>
      </w:r>
      <w:r w:rsidR="008E6816" w:rsidRPr="00387669">
        <w:rPr>
          <w:rFonts w:ascii="Arial" w:hAnsi="Arial" w:cs="Arial"/>
          <w:sz w:val="22"/>
          <w:szCs w:val="22"/>
        </w:rPr>
        <w:t xml:space="preserve">parametrisation </w:t>
      </w:r>
      <w:r w:rsidR="00387669" w:rsidRPr="00387669">
        <w:rPr>
          <w:rFonts w:ascii="Arial" w:hAnsi="Arial" w:cs="Arial"/>
          <w:sz w:val="22"/>
          <w:szCs w:val="22"/>
        </w:rPr>
        <w:t>of these models was</w:t>
      </w:r>
      <w:r w:rsidR="004F0E08" w:rsidRPr="00387669">
        <w:rPr>
          <w:rFonts w:ascii="Arial" w:hAnsi="Arial" w:cs="Arial"/>
          <w:sz w:val="22"/>
          <w:szCs w:val="22"/>
        </w:rPr>
        <w:t xml:space="preserve"> based on the partial autocorrelation function of the sequence </w:t>
      </w:r>
      <m:oMath>
        <m:sSub>
          <m:sSubPr>
            <m:ctrlPr>
              <w:rPr>
                <w:rFonts w:ascii="Cambria Math" w:hAnsi="Cambria Math" w:cs="Arial"/>
                <w:i/>
                <w:sz w:val="22"/>
                <w:szCs w:val="22"/>
              </w:rPr>
            </m:ctrlPr>
          </m:sSubPr>
          <m:e>
            <m:r>
              <m:rPr>
                <m:sty m:val="p"/>
              </m:rPr>
              <w:rPr>
                <w:rFonts w:ascii="Cambria Math" w:hAnsi="Cambria Math" w:cs="Arial"/>
                <w:sz w:val="22"/>
                <w:szCs w:val="22"/>
              </w:rPr>
              <m:t>ϕ</m:t>
            </m:r>
          </m:e>
          <m:sub>
            <m:r>
              <w:rPr>
                <w:rFonts w:ascii="Cambria Math" w:hAnsi="Cambria Math" w:cs="Arial"/>
                <w:sz w:val="22"/>
                <w:szCs w:val="22"/>
              </w:rPr>
              <m:t>j</m:t>
            </m:r>
          </m:sub>
        </m:sSub>
      </m:oMath>
      <w:r w:rsidR="00030E83">
        <w:rPr>
          <w:rFonts w:ascii="Arial" w:hAnsi="Arial" w:cs="Arial"/>
          <w:sz w:val="22"/>
          <w:szCs w:val="22"/>
        </w:rPr>
        <w:t>[Holbek, 2017 #5699].</w:t>
      </w:r>
    </w:p>
    <w:p w14:paraId="0B199373" w14:textId="77777777" w:rsidR="00493DC7" w:rsidRPr="00387669" w:rsidRDefault="00493DC7" w:rsidP="005726A9">
      <w:pPr>
        <w:spacing w:line="480" w:lineRule="auto"/>
        <w:jc w:val="both"/>
        <w:rPr>
          <w:rFonts w:ascii="Arial" w:hAnsi="Arial" w:cs="Arial"/>
          <w:sz w:val="22"/>
          <w:szCs w:val="22"/>
        </w:rPr>
      </w:pPr>
    </w:p>
    <w:p w14:paraId="2E9C2281" w14:textId="482B6EE5" w:rsidR="00D13420" w:rsidRPr="00387669" w:rsidRDefault="00D13420" w:rsidP="005726A9">
      <w:pPr>
        <w:spacing w:line="480" w:lineRule="auto"/>
        <w:jc w:val="both"/>
        <w:rPr>
          <w:rFonts w:ascii="Arial" w:hAnsi="Arial" w:cs="Arial"/>
          <w:sz w:val="22"/>
          <w:szCs w:val="22"/>
        </w:rPr>
      </w:pPr>
      <w:r w:rsidRPr="00387669">
        <w:rPr>
          <w:rFonts w:ascii="Arial" w:hAnsi="Arial" w:cs="Arial"/>
          <w:sz w:val="22"/>
          <w:szCs w:val="22"/>
        </w:rPr>
        <w:t xml:space="preserve">The term </w:t>
      </w:r>
      <m:oMath>
        <m:sSub>
          <m:sSubPr>
            <m:ctrlPr>
              <w:rPr>
                <w:rFonts w:ascii="Cambria Math" w:hAnsi="Cambria Math" w:cs="Arial"/>
                <w:i/>
                <w:sz w:val="22"/>
                <w:szCs w:val="22"/>
              </w:rPr>
            </m:ctrlPr>
          </m:sSubPr>
          <m:e>
            <m:r>
              <w:rPr>
                <w:rFonts w:ascii="Cambria Math" w:hAnsi="Cambria Math" w:cs="Arial"/>
                <w:sz w:val="22"/>
                <w:szCs w:val="22"/>
              </w:rPr>
              <m:t>θ</m:t>
            </m:r>
          </m:e>
          <m:sub>
            <m:r>
              <w:rPr>
                <w:rFonts w:ascii="Cambria Math" w:hAnsi="Cambria Math" w:cs="Arial"/>
                <w:sz w:val="22"/>
                <w:szCs w:val="22"/>
              </w:rPr>
              <m:t>week</m:t>
            </m:r>
          </m:sub>
        </m:sSub>
      </m:oMath>
      <w:r w:rsidRPr="00387669">
        <w:rPr>
          <w:rFonts w:ascii="Arial" w:hAnsi="Arial" w:cs="Arial"/>
          <w:sz w:val="22"/>
          <w:szCs w:val="22"/>
        </w:rPr>
        <w:t xml:space="preserve"> captures seasonality in mortality trends with a period of 52 weeks. </w:t>
      </w:r>
      <w:r w:rsidR="00573EC9">
        <w:rPr>
          <w:rFonts w:ascii="Arial" w:hAnsi="Arial" w:cs="Arial"/>
          <w:sz w:val="22"/>
          <w:szCs w:val="22"/>
        </w:rPr>
        <w:t>T</w:t>
      </w:r>
      <w:r w:rsidRPr="00387669">
        <w:rPr>
          <w:rFonts w:ascii="Arial" w:hAnsi="Arial" w:cs="Arial"/>
          <w:sz w:val="22"/>
          <w:szCs w:val="22"/>
        </w:rPr>
        <w:t xml:space="preserve">he sums of every 52 consecutive terms </w:t>
      </w:r>
      <m:oMath>
        <m:sSub>
          <m:sSubPr>
            <m:ctrlPr>
              <w:rPr>
                <w:rFonts w:ascii="Cambria Math" w:hAnsi="Cambria Math" w:cs="Arial"/>
                <w:i/>
                <w:sz w:val="22"/>
                <w:szCs w:val="22"/>
              </w:rPr>
            </m:ctrlPr>
          </m:sSubPr>
          <m:e>
            <m:r>
              <w:rPr>
                <w:rFonts w:ascii="Cambria Math" w:hAnsi="Cambria Math" w:cs="Arial"/>
                <w:sz w:val="22"/>
                <w:szCs w:val="22"/>
              </w:rPr>
              <m:t>θ</m:t>
            </m:r>
            <m:ctrlPr>
              <w:rPr>
                <w:rFonts w:ascii="Cambria Math" w:hAnsi="Cambria Math" w:cs="Arial"/>
                <w:sz w:val="22"/>
                <w:szCs w:val="22"/>
              </w:rPr>
            </m:ctrlPr>
          </m:e>
          <m:sub>
            <m:r>
              <w:rPr>
                <w:rFonts w:ascii="Cambria Math" w:hAnsi="Cambria Math" w:cs="Arial"/>
                <w:sz w:val="22"/>
                <w:szCs w:val="22"/>
              </w:rPr>
              <m:t>week</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θ</m:t>
            </m:r>
          </m:e>
          <m:sub>
            <m:r>
              <w:rPr>
                <w:rFonts w:ascii="Cambria Math" w:hAnsi="Cambria Math" w:cs="Arial"/>
                <w:sz w:val="22"/>
                <w:szCs w:val="22"/>
              </w:rPr>
              <m:t>week+1</m:t>
            </m:r>
          </m:sub>
        </m:sSub>
        <m:r>
          <w:rPr>
            <w:rFonts w:ascii="Cambria Math" w:hAnsi="Cambria Math" w:cs="Arial"/>
            <w:sz w:val="22"/>
            <w:szCs w:val="22"/>
          </w:rPr>
          <m:t>+</m:t>
        </m:r>
        <m:r>
          <m:rPr>
            <m:sty m:val="p"/>
          </m:rPr>
          <w:rPr>
            <w:rFonts w:ascii="Cambria Math" w:hAnsi="Cambria Math" w:cs="Arial"/>
            <w:sz w:val="22"/>
            <w:szCs w:val="22"/>
          </w:rPr>
          <m:t>⋯</m:t>
        </m:r>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θ</m:t>
            </m:r>
          </m:e>
          <m:sub>
            <m:r>
              <w:rPr>
                <w:rFonts w:ascii="Cambria Math" w:hAnsi="Cambria Math" w:cs="Arial"/>
                <w:sz w:val="22"/>
                <w:szCs w:val="22"/>
              </w:rPr>
              <m:t>week+51</m:t>
            </m:r>
          </m:sub>
        </m:sSub>
      </m:oMath>
      <w:r w:rsidRPr="00387669">
        <w:rPr>
          <w:rFonts w:ascii="Arial" w:hAnsi="Arial" w:cs="Arial"/>
          <w:sz w:val="22"/>
          <w:szCs w:val="22"/>
        </w:rPr>
        <w:t xml:space="preserve"> </w:t>
      </w:r>
      <w:r w:rsidR="00573EC9">
        <w:rPr>
          <w:rFonts w:ascii="Arial" w:hAnsi="Arial" w:cs="Arial"/>
          <w:sz w:val="22"/>
          <w:szCs w:val="22"/>
        </w:rPr>
        <w:t xml:space="preserve">were modelled as </w:t>
      </w:r>
      <w:r w:rsidRPr="00387669">
        <w:rPr>
          <w:rFonts w:ascii="Arial" w:hAnsi="Arial" w:cs="Arial"/>
          <w:sz w:val="22"/>
          <w:szCs w:val="22"/>
        </w:rPr>
        <w:t xml:space="preserve">independent Gaussian with zero mean and variance </w:t>
      </w:r>
      <m:oMath>
        <m:sSubSup>
          <m:sSubSupPr>
            <m:ctrlPr>
              <w:rPr>
                <w:rFonts w:ascii="Cambria Math" w:hAnsi="Cambria Math" w:cs="Arial"/>
                <w:i/>
                <w:sz w:val="22"/>
                <w:szCs w:val="22"/>
              </w:rPr>
            </m:ctrlPr>
          </m:sSubSupPr>
          <m:e>
            <m:r>
              <m:rPr>
                <m:sty m:val="p"/>
              </m:rPr>
              <w:rPr>
                <w:rFonts w:ascii="Cambria Math" w:hAnsi="Cambria Math" w:cs="Arial"/>
                <w:sz w:val="22"/>
                <w:szCs w:val="22"/>
              </w:rPr>
              <m:t>σ</m:t>
            </m:r>
            <m:ctrlPr>
              <w:rPr>
                <w:rFonts w:ascii="Cambria Math" w:hAnsi="Cambria Math" w:cs="Arial"/>
                <w:sz w:val="22"/>
                <w:szCs w:val="22"/>
              </w:rPr>
            </m:ctrlPr>
          </m:e>
          <m:sub>
            <m:r>
              <m:rPr>
                <m:sty m:val="p"/>
              </m:rPr>
              <w:rPr>
                <w:rFonts w:ascii="Cambria Math" w:hAnsi="Cambria Math" w:cs="Arial"/>
                <w:sz w:val="22"/>
                <w:szCs w:val="22"/>
              </w:rPr>
              <m:t>θ</m:t>
            </m:r>
          </m:sub>
          <m:sup>
            <m:r>
              <w:rPr>
                <w:rFonts w:ascii="Cambria Math" w:hAnsi="Cambria Math" w:cs="Arial"/>
                <w:sz w:val="22"/>
                <w:szCs w:val="22"/>
              </w:rPr>
              <m:t>2</m:t>
            </m:r>
          </m:sup>
        </m:sSubSup>
        <m:r>
          <w:rPr>
            <w:rFonts w:ascii="Cambria Math" w:hAnsi="Cambria Math" w:cs="Arial"/>
            <w:sz w:val="22"/>
            <w:szCs w:val="22"/>
          </w:rPr>
          <m:t>.</m:t>
        </m:r>
      </m:oMath>
      <w:r w:rsidRPr="00387669">
        <w:rPr>
          <w:rFonts w:ascii="Arial" w:hAnsi="Arial" w:cs="Arial"/>
          <w:sz w:val="22"/>
          <w:szCs w:val="22"/>
        </w:rPr>
        <w:t xml:space="preserve"> We used a </w:t>
      </w:r>
      <m:oMath>
        <m:r>
          <m:rPr>
            <m:nor/>
          </m:rPr>
          <w:rPr>
            <w:rFonts w:ascii="Arial" w:hAnsi="Arial" w:cs="Arial"/>
            <w:sz w:val="22"/>
            <w:szCs w:val="22"/>
          </w:rPr>
          <m:t>logGamma</m:t>
        </m:r>
        <m:d>
          <m:dPr>
            <m:ctrlPr>
              <w:rPr>
                <w:rFonts w:ascii="Cambria Math" w:hAnsi="Cambria Math" w:cs="Arial"/>
                <w:i/>
                <w:sz w:val="22"/>
                <w:szCs w:val="22"/>
              </w:rPr>
            </m:ctrlPr>
          </m:dPr>
          <m:e>
            <m:r>
              <w:rPr>
                <w:rFonts w:ascii="Cambria Math" w:hAnsi="Cambria Math" w:cs="Arial"/>
                <w:sz w:val="22"/>
                <w:szCs w:val="22"/>
              </w:rPr>
              <m:t>0.001, 0.001</m:t>
            </m:r>
          </m:e>
        </m:d>
      </m:oMath>
      <w:r w:rsidRPr="00387669">
        <w:rPr>
          <w:rFonts w:ascii="Arial" w:hAnsi="Arial" w:cs="Arial"/>
          <w:sz w:val="22"/>
          <w:szCs w:val="22"/>
        </w:rPr>
        <w:t xml:space="preserve"> prior on the log precision </w:t>
      </w:r>
      <m:oMath>
        <m:func>
          <m:funcPr>
            <m:ctrlPr>
              <w:rPr>
                <w:rFonts w:ascii="Cambria Math" w:hAnsi="Cambria Math" w:cs="Arial"/>
                <w:i/>
                <w:sz w:val="22"/>
                <w:szCs w:val="22"/>
              </w:rPr>
            </m:ctrlPr>
          </m:funcPr>
          <m:fName>
            <m:r>
              <m:rPr>
                <m:sty m:val="p"/>
              </m:rPr>
              <w:rPr>
                <w:rFonts w:ascii="Cambria Math" w:hAnsi="Cambria Math" w:cs="Arial"/>
                <w:sz w:val="22"/>
                <w:szCs w:val="22"/>
              </w:rPr>
              <m:t>log</m:t>
            </m:r>
          </m:fName>
          <m:e>
            <m:d>
              <m:dPr>
                <m:ctrlPr>
                  <w:rPr>
                    <w:rFonts w:ascii="Cambria Math" w:hAnsi="Cambria Math" w:cs="Arial"/>
                    <w:i/>
                    <w:sz w:val="22"/>
                    <w:szCs w:val="22"/>
                  </w:rPr>
                </m:ctrlPr>
              </m:dPr>
              <m:e>
                <m:r>
                  <w:rPr>
                    <w:rFonts w:ascii="Cambria Math" w:hAnsi="Cambria Math" w:cs="Arial"/>
                    <w:sz w:val="22"/>
                    <w:szCs w:val="22"/>
                  </w:rPr>
                  <m:t>1</m:t>
                </m:r>
                <m:r>
                  <m:rPr>
                    <m:lit/>
                  </m:rPr>
                  <w:rPr>
                    <w:rFonts w:ascii="Cambria Math" w:hAnsi="Cambria Math" w:cs="Arial"/>
                    <w:sz w:val="22"/>
                    <w:szCs w:val="22"/>
                  </w:rPr>
                  <m:t>/</m:t>
                </m:r>
                <m:sSubSup>
                  <m:sSubSupPr>
                    <m:ctrlPr>
                      <w:rPr>
                        <w:rFonts w:ascii="Cambria Math" w:hAnsi="Cambria Math" w:cs="Arial"/>
                        <w:i/>
                        <w:sz w:val="22"/>
                        <w:szCs w:val="22"/>
                      </w:rPr>
                    </m:ctrlPr>
                  </m:sSubSupPr>
                  <m:e>
                    <m:r>
                      <m:rPr>
                        <m:sty m:val="p"/>
                      </m:rPr>
                      <w:rPr>
                        <w:rFonts w:ascii="Cambria Math" w:hAnsi="Cambria Math" w:cs="Arial"/>
                        <w:sz w:val="22"/>
                        <w:szCs w:val="22"/>
                      </w:rPr>
                      <m:t>σ</m:t>
                    </m:r>
                  </m:e>
                  <m:sub>
                    <m:r>
                      <m:rPr>
                        <m:sty m:val="p"/>
                      </m:rPr>
                      <w:rPr>
                        <w:rFonts w:ascii="Cambria Math" w:hAnsi="Cambria Math" w:cs="Arial"/>
                        <w:sz w:val="22"/>
                        <w:szCs w:val="22"/>
                      </w:rPr>
                      <m:t>θ</m:t>
                    </m:r>
                  </m:sub>
                  <m:sup>
                    <m:r>
                      <w:rPr>
                        <w:rFonts w:ascii="Cambria Math" w:hAnsi="Cambria Math" w:cs="Arial"/>
                        <w:sz w:val="22"/>
                        <w:szCs w:val="22"/>
                      </w:rPr>
                      <m:t>2</m:t>
                    </m:r>
                  </m:sup>
                </m:sSubSup>
              </m:e>
            </m:d>
          </m:e>
        </m:func>
      </m:oMath>
      <w:r w:rsidRPr="00387669">
        <w:rPr>
          <w:rFonts w:ascii="Arial" w:hAnsi="Arial" w:cs="Arial"/>
          <w:sz w:val="22"/>
          <w:szCs w:val="22"/>
        </w:rPr>
        <w:t>.</w:t>
      </w:r>
      <w:r w:rsidR="00573EC9" w:rsidRPr="00573EC9">
        <w:rPr>
          <w:rFonts w:ascii="Arial" w:hAnsi="Arial" w:cs="Arial"/>
          <w:sz w:val="22"/>
          <w:szCs w:val="22"/>
        </w:rPr>
        <w:t xml:space="preserve"> </w:t>
      </w:r>
      <w:r w:rsidR="008B0D2F">
        <w:rPr>
          <w:rFonts w:ascii="Arial" w:hAnsi="Arial" w:cs="Arial"/>
          <w:sz w:val="22"/>
          <w:szCs w:val="22"/>
        </w:rPr>
        <w:t>Each w</w:t>
      </w:r>
      <w:r w:rsidR="00573EC9" w:rsidRPr="00387669">
        <w:rPr>
          <w:rFonts w:ascii="Arial" w:hAnsi="Arial" w:cs="Arial"/>
          <w:sz w:val="22"/>
          <w:szCs w:val="22"/>
        </w:rPr>
        <w:t xml:space="preserve">eek is assigned an index between 1 and 52 depending on which week of the current year it is (the incomplete week 53 is mapped to either index 1 or 52 depending on whether it has greater overlap with 52 of the current year or </w:t>
      </w:r>
      <w:proofErr w:type="gramStart"/>
      <w:r w:rsidR="00573EC9" w:rsidRPr="00387669">
        <w:rPr>
          <w:rFonts w:ascii="Arial" w:hAnsi="Arial" w:cs="Arial"/>
          <w:sz w:val="22"/>
          <w:szCs w:val="22"/>
        </w:rPr>
        <w:t>week</w:t>
      </w:r>
      <w:proofErr w:type="gramEnd"/>
      <w:r w:rsidR="00573EC9" w:rsidRPr="00387669">
        <w:rPr>
          <w:rFonts w:ascii="Arial" w:hAnsi="Arial" w:cs="Arial"/>
          <w:sz w:val="22"/>
          <w:szCs w:val="22"/>
        </w:rPr>
        <w:t xml:space="preserve"> 1 of the following year).</w:t>
      </w:r>
    </w:p>
    <w:p w14:paraId="47525EEE" w14:textId="77777777" w:rsidR="002F725D" w:rsidRPr="00387669" w:rsidRDefault="002F725D" w:rsidP="005726A9">
      <w:pPr>
        <w:spacing w:line="480" w:lineRule="auto"/>
        <w:jc w:val="both"/>
        <w:rPr>
          <w:rFonts w:ascii="Arial" w:hAnsi="Arial" w:cs="Arial"/>
          <w:sz w:val="22"/>
          <w:szCs w:val="22"/>
        </w:rPr>
      </w:pPr>
    </w:p>
    <w:p w14:paraId="4B0961A2" w14:textId="22A981D8" w:rsidR="00216E90" w:rsidRPr="00387669" w:rsidRDefault="002F725D" w:rsidP="005726A9">
      <w:pPr>
        <w:spacing w:line="480" w:lineRule="auto"/>
        <w:jc w:val="both"/>
        <w:rPr>
          <w:rFonts w:ascii="Arial" w:hAnsi="Arial" w:cs="Arial"/>
          <w:sz w:val="22"/>
          <w:szCs w:val="22"/>
        </w:rPr>
      </w:pPr>
      <w:r w:rsidRPr="00387669">
        <w:rPr>
          <w:rFonts w:ascii="Arial" w:hAnsi="Arial" w:cs="Arial"/>
          <w:sz w:val="22"/>
          <w:szCs w:val="22"/>
        </w:rPr>
        <w:t>The effect of temperature anomaly on death rates is captured by two terms. The term</w:t>
      </w:r>
      <w:r w:rsidRPr="00387669">
        <w:rPr>
          <w:rFonts w:ascii="Arial" w:hAnsi="Arial" w:cs="Arial"/>
          <w:sz w:val="22"/>
          <w:szCs w:val="22"/>
        </w:rPr>
        <w:br/>
        <w:t xml:space="preserve"> </w:t>
      </w:r>
      <m:oMath>
        <m:r>
          <m:rPr>
            <m:sty m:val="p"/>
          </m:rPr>
          <w:rPr>
            <w:rFonts w:ascii="Cambria Math" w:hAnsi="Cambria Math" w:cs="Arial"/>
            <w:sz w:val="22"/>
            <w:szCs w:val="22"/>
          </w:rPr>
          <m:t>γ⋅</m:t>
        </m:r>
        <m:r>
          <m:rPr>
            <m:nor/>
          </m:rPr>
          <w:rPr>
            <w:rFonts w:ascii="Cambria Math" w:hAnsi="Cambria Math" w:cs="Arial"/>
            <w:sz w:val="22"/>
            <w:szCs w:val="22"/>
          </w:rPr>
          <m:t>temperature anomal</m:t>
        </m:r>
        <m:sSub>
          <m:sSubPr>
            <m:ctrlPr>
              <w:rPr>
                <w:rFonts w:ascii="Cambria Math" w:hAnsi="Cambria Math" w:cs="Arial"/>
                <w:sz w:val="22"/>
                <w:szCs w:val="22"/>
              </w:rPr>
            </m:ctrlPr>
          </m:sSubPr>
          <m:e>
            <m:r>
              <m:rPr>
                <m:nor/>
              </m:rPr>
              <w:rPr>
                <w:rFonts w:ascii="Cambria Math" w:hAnsi="Cambria Math" w:cs="Arial"/>
                <w:sz w:val="22"/>
                <w:szCs w:val="22"/>
              </w:rPr>
              <m:t>y</m:t>
            </m:r>
          </m:e>
          <m:sub>
            <m:r>
              <m:rPr>
                <m:nor/>
              </m:rPr>
              <w:rPr>
                <w:rFonts w:ascii="Cambria Math" w:hAnsi="Cambria Math" w:cs="Arial"/>
                <w:sz w:val="22"/>
                <w:szCs w:val="22"/>
              </w:rPr>
              <m:t>week</m:t>
            </m:r>
          </m:sub>
        </m:sSub>
      </m:oMath>
      <w:r w:rsidRPr="00387669">
        <w:rPr>
          <w:rFonts w:ascii="Arial" w:hAnsi="Arial" w:cs="Arial"/>
          <w:sz w:val="22"/>
          <w:szCs w:val="22"/>
        </w:rPr>
        <w:t xml:space="preserve"> </w:t>
      </w:r>
      <w:r w:rsidR="00DA0483" w:rsidRPr="00387669">
        <w:rPr>
          <w:rFonts w:ascii="Arial" w:hAnsi="Arial" w:cs="Arial"/>
          <w:sz w:val="22"/>
          <w:szCs w:val="22"/>
        </w:rPr>
        <w:t>is</w:t>
      </w:r>
      <w:r w:rsidRPr="00387669">
        <w:rPr>
          <w:rFonts w:ascii="Arial" w:hAnsi="Arial" w:cs="Arial"/>
          <w:sz w:val="22"/>
          <w:szCs w:val="22"/>
        </w:rPr>
        <w:t xml:space="preserve"> the overall temperature anomaly slope</w:t>
      </w:r>
      <w:r w:rsidR="00DA0483" w:rsidRPr="00387669">
        <w:rPr>
          <w:rFonts w:ascii="Arial" w:hAnsi="Arial" w:cs="Arial"/>
          <w:sz w:val="22"/>
          <w:szCs w:val="22"/>
        </w:rPr>
        <w:t xml:space="preserve"> for temperature anomaly in </w:t>
      </w:r>
      <w:r w:rsidR="001712A2">
        <w:rPr>
          <w:rFonts w:ascii="Arial" w:hAnsi="Arial" w:cs="Arial"/>
          <w:sz w:val="22"/>
          <w:szCs w:val="22"/>
        </w:rPr>
        <w:t xml:space="preserve">a </w:t>
      </w:r>
      <w:r w:rsidR="00DA0483" w:rsidRPr="00387669">
        <w:rPr>
          <w:rFonts w:ascii="Arial" w:hAnsi="Arial" w:cs="Arial"/>
          <w:sz w:val="22"/>
          <w:szCs w:val="22"/>
        </w:rPr>
        <w:t>week</w:t>
      </w:r>
      <w:r w:rsidRPr="00387669">
        <w:rPr>
          <w:rFonts w:ascii="Arial" w:hAnsi="Arial" w:cs="Arial"/>
          <w:sz w:val="22"/>
          <w:szCs w:val="22"/>
        </w:rPr>
        <w:t xml:space="preserve">. The term </w:t>
      </w:r>
      <m:oMath>
        <m:sSub>
          <m:sSubPr>
            <m:ctrlPr>
              <w:rPr>
                <w:rFonts w:ascii="Cambria Math" w:hAnsi="Cambria Math" w:cs="Arial"/>
                <w:i/>
                <w:sz w:val="22"/>
                <w:szCs w:val="22"/>
              </w:rPr>
            </m:ctrlPr>
          </m:sSubPr>
          <m:e>
            <m:r>
              <m:rPr>
                <m:sty m:val="p"/>
              </m:rPr>
              <w:rPr>
                <w:rFonts w:ascii="Cambria Math" w:hAnsi="Cambria Math" w:cs="Arial"/>
                <w:sz w:val="22"/>
                <w:szCs w:val="22"/>
              </w:rPr>
              <m:t>ν</m:t>
            </m:r>
          </m:e>
          <m:sub>
            <m:r>
              <m:rPr>
                <m:nor/>
              </m:rPr>
              <w:rPr>
                <w:rFonts w:ascii="Cambria Math" w:hAnsi="Cambria Math" w:cs="Arial"/>
                <w:sz w:val="22"/>
                <w:szCs w:val="22"/>
              </w:rPr>
              <m:t>week of year</m:t>
            </m:r>
          </m:sub>
        </m:sSub>
        <m:r>
          <m:rPr>
            <m:sty m:val="p"/>
          </m:rPr>
          <w:rPr>
            <w:rFonts w:ascii="Cambria Math" w:hAnsi="Cambria Math" w:cs="Arial"/>
            <w:sz w:val="22"/>
            <w:szCs w:val="22"/>
          </w:rPr>
          <m:t>⋅</m:t>
        </m:r>
        <m:r>
          <m:rPr>
            <m:nor/>
          </m:rPr>
          <w:rPr>
            <w:rFonts w:ascii="Cambria Math" w:hAnsi="Cambria Math" w:cs="Arial"/>
            <w:sz w:val="22"/>
            <w:szCs w:val="22"/>
          </w:rPr>
          <m:t>temperature anomal</m:t>
        </m:r>
        <m:sSub>
          <m:sSubPr>
            <m:ctrlPr>
              <w:rPr>
                <w:rFonts w:ascii="Cambria Math" w:hAnsi="Cambria Math" w:cs="Arial"/>
                <w:sz w:val="22"/>
                <w:szCs w:val="22"/>
              </w:rPr>
            </m:ctrlPr>
          </m:sSubPr>
          <m:e>
            <m:r>
              <m:rPr>
                <m:nor/>
              </m:rPr>
              <w:rPr>
                <w:rFonts w:ascii="Cambria Math" w:hAnsi="Cambria Math" w:cs="Arial"/>
                <w:sz w:val="22"/>
                <w:szCs w:val="22"/>
              </w:rPr>
              <m:t>y</m:t>
            </m:r>
          </m:e>
          <m:sub>
            <m:r>
              <m:rPr>
                <m:nor/>
              </m:rPr>
              <w:rPr>
                <w:rFonts w:ascii="Cambria Math" w:hAnsi="Cambria Math" w:cs="Arial"/>
                <w:sz w:val="22"/>
                <w:szCs w:val="22"/>
              </w:rPr>
              <m:t>week</m:t>
            </m:r>
          </m:sub>
        </m:sSub>
      </m:oMath>
      <w:r w:rsidRPr="00387669">
        <w:rPr>
          <w:rFonts w:ascii="Arial" w:hAnsi="Arial" w:cs="Arial"/>
          <w:sz w:val="22"/>
          <w:szCs w:val="22"/>
        </w:rPr>
        <w:t xml:space="preserve"> captures non-linear effects, via a circular first order random walk with 52 terms. The first-order random walk prior is defined via </w:t>
      </w:r>
      <m:oMath>
        <m:sSub>
          <m:sSubPr>
            <m:ctrlPr>
              <w:rPr>
                <w:rFonts w:ascii="Cambria Math" w:hAnsi="Cambria Math" w:cs="Arial"/>
                <w:i/>
                <w:sz w:val="22"/>
                <w:szCs w:val="22"/>
              </w:rPr>
            </m:ctrlPr>
          </m:sSubPr>
          <m:e>
            <m:r>
              <m:rPr>
                <m:sty m:val="p"/>
              </m:rPr>
              <w:rPr>
                <w:rFonts w:ascii="Cambria Math" w:hAnsi="Cambria Math" w:cs="Arial"/>
                <w:sz w:val="22"/>
                <w:szCs w:val="22"/>
              </w:rPr>
              <m:t>ν</m:t>
            </m:r>
            <m:ctrlPr>
              <w:rPr>
                <w:rFonts w:ascii="Cambria Math" w:hAnsi="Cambria Math" w:cs="Arial"/>
                <w:sz w:val="22"/>
                <w:szCs w:val="22"/>
              </w:rPr>
            </m:ctrlPr>
          </m:e>
          <m:sub>
            <m:r>
              <w:rPr>
                <w:rFonts w:ascii="Cambria Math" w:hAnsi="Cambria Math" w:cs="Arial"/>
                <w:sz w:val="22"/>
                <w:szCs w:val="22"/>
              </w:rPr>
              <m:t>week</m:t>
            </m:r>
          </m:sub>
        </m:sSub>
        <m:r>
          <m:rPr>
            <m:sty m:val="p"/>
          </m:rPr>
          <w:rPr>
            <w:rFonts w:ascii="Cambria Math" w:hAnsi="Cambria Math" w:cs="Arial"/>
            <w:sz w:val="22"/>
            <w:szCs w:val="22"/>
          </w:rPr>
          <m:t>∼</m:t>
        </m:r>
        <m:r>
          <m:rPr>
            <m:scr m:val="script"/>
          </m:rPr>
          <w:rPr>
            <w:rFonts w:ascii="Cambria Math" w:hAnsi="Cambria Math" w:cs="Arial"/>
            <w:sz w:val="22"/>
            <w:szCs w:val="22"/>
          </w:rPr>
          <m:t>N</m:t>
        </m:r>
        <m:d>
          <m:dPr>
            <m:ctrlPr>
              <w:rPr>
                <w:rFonts w:ascii="Cambria Math" w:hAnsi="Cambria Math" w:cs="Arial"/>
                <w:i/>
                <w:sz w:val="22"/>
                <w:szCs w:val="22"/>
              </w:rPr>
            </m:ctrlPr>
          </m:dPr>
          <m:e>
            <m:sSub>
              <m:sSubPr>
                <m:ctrlPr>
                  <w:rPr>
                    <w:rFonts w:ascii="Cambria Math" w:hAnsi="Cambria Math" w:cs="Arial"/>
                    <w:i/>
                    <w:sz w:val="22"/>
                    <w:szCs w:val="22"/>
                  </w:rPr>
                </m:ctrlPr>
              </m:sSubPr>
              <m:e>
                <m:r>
                  <m:rPr>
                    <m:sty m:val="p"/>
                  </m:rPr>
                  <w:rPr>
                    <w:rFonts w:ascii="Cambria Math" w:hAnsi="Cambria Math" w:cs="Arial"/>
                    <w:sz w:val="22"/>
                    <w:szCs w:val="22"/>
                  </w:rPr>
                  <m:t>ν</m:t>
                </m:r>
              </m:e>
              <m:sub>
                <m:r>
                  <w:rPr>
                    <w:rFonts w:ascii="Cambria Math" w:hAnsi="Cambria Math" w:cs="Arial"/>
                    <w:sz w:val="22"/>
                    <w:szCs w:val="22"/>
                  </w:rPr>
                  <m:t>week-1</m:t>
                </m:r>
              </m:sub>
            </m:sSub>
            <m:r>
              <w:rPr>
                <w:rFonts w:ascii="Cambria Math" w:hAnsi="Cambria Math" w:cs="Arial"/>
                <w:sz w:val="22"/>
                <w:szCs w:val="22"/>
              </w:rPr>
              <m:t>,</m:t>
            </m:r>
            <m:sSubSup>
              <m:sSubSupPr>
                <m:ctrlPr>
                  <w:rPr>
                    <w:rFonts w:ascii="Cambria Math" w:hAnsi="Cambria Math" w:cs="Arial"/>
                    <w:i/>
                    <w:sz w:val="22"/>
                    <w:szCs w:val="22"/>
                  </w:rPr>
                </m:ctrlPr>
              </m:sSubSupPr>
              <m:e>
                <m:r>
                  <m:rPr>
                    <m:sty m:val="p"/>
                  </m:rPr>
                  <w:rPr>
                    <w:rFonts w:ascii="Cambria Math" w:hAnsi="Cambria Math" w:cs="Arial"/>
                    <w:sz w:val="22"/>
                    <w:szCs w:val="22"/>
                  </w:rPr>
                  <m:t>σ</m:t>
                </m:r>
              </m:e>
              <m:sub>
                <m:r>
                  <m:rPr>
                    <m:sty m:val="p"/>
                  </m:rPr>
                  <w:rPr>
                    <w:rFonts w:ascii="Cambria Math" w:hAnsi="Cambria Math" w:cs="Arial"/>
                    <w:sz w:val="22"/>
                    <w:szCs w:val="22"/>
                  </w:rPr>
                  <m:t>ν</m:t>
                </m:r>
              </m:sub>
              <m:sup>
                <m:r>
                  <w:rPr>
                    <w:rFonts w:ascii="Cambria Math" w:hAnsi="Cambria Math" w:cs="Arial"/>
                    <w:sz w:val="22"/>
                    <w:szCs w:val="22"/>
                  </w:rPr>
                  <m:t>2</m:t>
                </m:r>
              </m:sup>
            </m:sSubSup>
          </m:e>
        </m:d>
      </m:oMath>
      <w:r w:rsidRPr="00387669">
        <w:rPr>
          <w:rFonts w:ascii="Arial" w:hAnsi="Arial" w:cs="Arial"/>
          <w:sz w:val="22"/>
          <w:szCs w:val="22"/>
        </w:rPr>
        <w:t xml:space="preserve">, and the prior assigned to the log-precision is </w:t>
      </w:r>
      <m:oMath>
        <m:func>
          <m:funcPr>
            <m:ctrlPr>
              <w:rPr>
                <w:rFonts w:ascii="Cambria Math" w:hAnsi="Cambria Math" w:cs="Arial"/>
                <w:i/>
                <w:sz w:val="22"/>
                <w:szCs w:val="22"/>
              </w:rPr>
            </m:ctrlPr>
          </m:funcPr>
          <m:fName>
            <m:r>
              <m:rPr>
                <m:sty m:val="p"/>
              </m:rPr>
              <w:rPr>
                <w:rFonts w:ascii="Cambria Math" w:hAnsi="Cambria Math" w:cs="Arial"/>
                <w:sz w:val="22"/>
                <w:szCs w:val="22"/>
              </w:rPr>
              <m:t>log</m:t>
            </m:r>
          </m:fName>
          <m:e>
            <m:d>
              <m:dPr>
                <m:ctrlPr>
                  <w:rPr>
                    <w:rFonts w:ascii="Cambria Math" w:hAnsi="Cambria Math" w:cs="Arial"/>
                    <w:i/>
                    <w:sz w:val="22"/>
                    <w:szCs w:val="22"/>
                  </w:rPr>
                </m:ctrlPr>
              </m:dPr>
              <m:e>
                <m:r>
                  <w:rPr>
                    <w:rFonts w:ascii="Cambria Math" w:hAnsi="Cambria Math" w:cs="Arial"/>
                    <w:sz w:val="22"/>
                    <w:szCs w:val="22"/>
                  </w:rPr>
                  <m:t>1</m:t>
                </m:r>
                <m:r>
                  <m:rPr>
                    <m:lit/>
                  </m:rPr>
                  <w:rPr>
                    <w:rFonts w:ascii="Cambria Math" w:hAnsi="Cambria Math" w:cs="Arial"/>
                    <w:sz w:val="22"/>
                    <w:szCs w:val="22"/>
                  </w:rPr>
                  <m:t>/</m:t>
                </m:r>
                <m:sSubSup>
                  <m:sSubSupPr>
                    <m:ctrlPr>
                      <w:rPr>
                        <w:rFonts w:ascii="Cambria Math" w:hAnsi="Cambria Math" w:cs="Arial"/>
                        <w:i/>
                        <w:sz w:val="22"/>
                        <w:szCs w:val="22"/>
                      </w:rPr>
                    </m:ctrlPr>
                  </m:sSubSupPr>
                  <m:e>
                    <m:r>
                      <m:rPr>
                        <m:sty m:val="p"/>
                      </m:rPr>
                      <w:rPr>
                        <w:rFonts w:ascii="Cambria Math" w:hAnsi="Cambria Math" w:cs="Arial"/>
                        <w:sz w:val="22"/>
                        <w:szCs w:val="22"/>
                      </w:rPr>
                      <m:t>σ</m:t>
                    </m:r>
                  </m:e>
                  <m:sub>
                    <m:r>
                      <m:rPr>
                        <m:sty m:val="p"/>
                      </m:rPr>
                      <w:rPr>
                        <w:rFonts w:ascii="Cambria Math" w:hAnsi="Cambria Math" w:cs="Arial"/>
                        <w:sz w:val="22"/>
                        <w:szCs w:val="22"/>
                      </w:rPr>
                      <m:t>ν</m:t>
                    </m:r>
                  </m:sub>
                  <m:sup>
                    <m:r>
                      <w:rPr>
                        <w:rFonts w:ascii="Cambria Math" w:hAnsi="Cambria Math" w:cs="Arial"/>
                        <w:sz w:val="22"/>
                        <w:szCs w:val="22"/>
                      </w:rPr>
                      <m:t>2</m:t>
                    </m:r>
                  </m:sup>
                </m:sSubSup>
              </m:e>
            </m:d>
          </m:e>
        </m:func>
        <m:r>
          <m:rPr>
            <m:sty m:val="p"/>
          </m:rPr>
          <w:rPr>
            <w:rFonts w:ascii="Cambria Math" w:hAnsi="Cambria Math" w:cs="Arial"/>
            <w:sz w:val="22"/>
            <w:szCs w:val="22"/>
          </w:rPr>
          <m:t>∼</m:t>
        </m:r>
        <m:r>
          <m:rPr>
            <m:nor/>
          </m:rPr>
          <w:rPr>
            <w:rFonts w:ascii="Arial" w:hAnsi="Arial" w:cs="Arial"/>
            <w:sz w:val="22"/>
            <w:szCs w:val="22"/>
          </w:rPr>
          <m:t>lo</m:t>
        </m:r>
        <w:proofErr w:type="spellStart"/>
        <m:r>
          <m:rPr>
            <m:nor/>
          </m:rPr>
          <w:rPr>
            <w:rFonts w:ascii="Arial" w:hAnsi="Arial" w:cs="Arial"/>
            <w:sz w:val="22"/>
            <w:szCs w:val="22"/>
          </w:rPr>
          <m:t>gGamma</m:t>
        </m:r>
        <w:proofErr w:type="spellEnd"/>
        <m:d>
          <m:dPr>
            <m:ctrlPr>
              <w:rPr>
                <w:rFonts w:ascii="Cambria Math" w:hAnsi="Cambria Math" w:cs="Arial"/>
                <w:i/>
                <w:sz w:val="22"/>
                <w:szCs w:val="22"/>
              </w:rPr>
            </m:ctrlPr>
          </m:dPr>
          <m:e>
            <m:r>
              <w:rPr>
                <w:rFonts w:ascii="Cambria Math" w:hAnsi="Cambria Math" w:cs="Arial"/>
                <w:sz w:val="22"/>
                <w:szCs w:val="22"/>
              </w:rPr>
              <m:t>0.001,0.001</m:t>
            </m:r>
          </m:e>
        </m:d>
      </m:oMath>
      <w:r w:rsidRPr="00387669">
        <w:rPr>
          <w:rFonts w:ascii="Arial" w:hAnsi="Arial" w:cs="Arial"/>
          <w:sz w:val="22"/>
          <w:szCs w:val="22"/>
        </w:rPr>
        <w:t>.</w:t>
      </w:r>
    </w:p>
    <w:p w14:paraId="160AD79F" w14:textId="77777777" w:rsidR="002F725D" w:rsidRPr="00387669" w:rsidRDefault="002F725D" w:rsidP="005726A9">
      <w:pPr>
        <w:spacing w:line="480" w:lineRule="auto"/>
        <w:jc w:val="both"/>
        <w:rPr>
          <w:rFonts w:ascii="Arial" w:hAnsi="Arial" w:cs="Arial"/>
          <w:sz w:val="22"/>
          <w:szCs w:val="22"/>
        </w:rPr>
      </w:pPr>
    </w:p>
    <w:p w14:paraId="0D82E466" w14:textId="3804EBCD" w:rsidR="0009352E" w:rsidRPr="00387669" w:rsidRDefault="002F725D" w:rsidP="0009352E">
      <w:pPr>
        <w:spacing w:line="480" w:lineRule="auto"/>
        <w:jc w:val="both"/>
        <w:rPr>
          <w:rFonts w:ascii="Arial" w:hAnsi="Arial" w:cs="Arial"/>
          <w:sz w:val="22"/>
          <w:szCs w:val="22"/>
        </w:rPr>
      </w:pPr>
      <w:r w:rsidRPr="00387669">
        <w:rPr>
          <w:rFonts w:ascii="Arial" w:hAnsi="Arial" w:cs="Arial"/>
          <w:sz w:val="22"/>
          <w:szCs w:val="22"/>
        </w:rPr>
        <w:t xml:space="preserve">Finally, the term </w:t>
      </w:r>
      <m:oMath>
        <m:sSub>
          <m:sSubPr>
            <m:ctrlPr>
              <w:rPr>
                <w:rFonts w:ascii="Cambria Math" w:hAnsi="Cambria Math" w:cs="Arial"/>
                <w:i/>
                <w:sz w:val="22"/>
                <w:szCs w:val="22"/>
              </w:rPr>
            </m:ctrlPr>
          </m:sSubPr>
          <m:e>
            <m:r>
              <m:rPr>
                <m:sty m:val="p"/>
              </m:rPr>
              <w:rPr>
                <w:rFonts w:ascii="Cambria Math" w:hAnsi="Cambria Math" w:cs="Arial"/>
                <w:sz w:val="22"/>
                <w:szCs w:val="22"/>
              </w:rPr>
              <m:t>ε</m:t>
            </m:r>
            <m:ctrlPr>
              <w:rPr>
                <w:rFonts w:ascii="Cambria Math" w:hAnsi="Cambria Math" w:cs="Arial"/>
                <w:sz w:val="22"/>
                <w:szCs w:val="22"/>
              </w:rPr>
            </m:ctrlPr>
          </m:e>
          <m:sub>
            <m:r>
              <w:rPr>
                <w:rFonts w:ascii="Cambria Math" w:hAnsi="Cambria Math" w:cs="Arial"/>
                <w:sz w:val="22"/>
                <w:szCs w:val="22"/>
              </w:rPr>
              <m:t>week</m:t>
            </m:r>
          </m:sub>
        </m:sSub>
      </m:oMath>
      <w:r w:rsidR="0009352E" w:rsidRPr="00387669">
        <w:rPr>
          <w:rFonts w:ascii="Arial" w:hAnsi="Arial" w:cs="Arial"/>
          <w:sz w:val="22"/>
          <w:szCs w:val="22"/>
        </w:rPr>
        <w:t xml:space="preserve"> is a zero-mean term that accounts for additional variability. It’s </w:t>
      </w:r>
      <w:r w:rsidR="007047C4">
        <w:rPr>
          <w:rFonts w:ascii="Arial" w:hAnsi="Arial" w:cs="Arial"/>
          <w:sz w:val="22"/>
          <w:szCs w:val="22"/>
        </w:rPr>
        <w:t xml:space="preserve">assigned an </w:t>
      </w:r>
      <w:r w:rsidR="00CA4F3D">
        <w:rPr>
          <w:rFonts w:ascii="Arial" w:hAnsi="Arial" w:cs="Arial"/>
          <w:sz w:val="22"/>
          <w:szCs w:val="22"/>
        </w:rPr>
        <w:t>independent and identically distributed</w:t>
      </w:r>
      <w:r w:rsidR="007047C4">
        <w:rPr>
          <w:rFonts w:ascii="Arial" w:hAnsi="Arial" w:cs="Arial"/>
          <w:sz w:val="22"/>
          <w:szCs w:val="22"/>
        </w:rPr>
        <w:t xml:space="preserve"> prior</w:t>
      </w:r>
      <w:r w:rsidR="0009352E" w:rsidRPr="00387669">
        <w:rPr>
          <w:rFonts w:ascii="Arial" w:hAnsi="Arial" w:cs="Arial"/>
          <w:sz w:val="22"/>
          <w:szCs w:val="22"/>
        </w:rPr>
        <w:t xml:space="preserve"> </w:t>
      </w:r>
      <m:oMath>
        <m:sSub>
          <m:sSubPr>
            <m:ctrlPr>
              <w:rPr>
                <w:rFonts w:ascii="Cambria Math" w:hAnsi="Cambria Math" w:cs="Arial"/>
                <w:i/>
                <w:sz w:val="22"/>
                <w:szCs w:val="22"/>
              </w:rPr>
            </m:ctrlPr>
          </m:sSubPr>
          <m:e>
            <m:r>
              <m:rPr>
                <m:sty m:val="p"/>
              </m:rPr>
              <w:rPr>
                <w:rFonts w:ascii="Cambria Math" w:hAnsi="Cambria Math" w:cs="Arial"/>
                <w:sz w:val="22"/>
                <w:szCs w:val="22"/>
              </w:rPr>
              <m:t>ε</m:t>
            </m:r>
            <m:ctrlPr>
              <w:rPr>
                <w:rFonts w:ascii="Cambria Math" w:hAnsi="Cambria Math" w:cs="Arial"/>
                <w:sz w:val="22"/>
                <w:szCs w:val="22"/>
              </w:rPr>
            </m:ctrlPr>
          </m:e>
          <m:sub>
            <m:r>
              <w:rPr>
                <w:rFonts w:ascii="Cambria Math" w:hAnsi="Cambria Math" w:cs="Arial"/>
                <w:sz w:val="22"/>
                <w:szCs w:val="22"/>
              </w:rPr>
              <m:t>week</m:t>
            </m:r>
          </m:sub>
        </m:sSub>
        <m:r>
          <m:rPr>
            <m:sty m:val="p"/>
          </m:rPr>
          <w:rPr>
            <w:rFonts w:ascii="Cambria Math" w:hAnsi="Cambria Math" w:cs="Arial"/>
            <w:sz w:val="22"/>
            <w:szCs w:val="22"/>
          </w:rPr>
          <m:t>∼</m:t>
        </m:r>
        <m:r>
          <m:rPr>
            <m:scr m:val="script"/>
          </m:rPr>
          <w:rPr>
            <w:rFonts w:ascii="Cambria Math" w:hAnsi="Cambria Math" w:cs="Arial"/>
            <w:sz w:val="22"/>
            <w:szCs w:val="22"/>
          </w:rPr>
          <m:t>N</m:t>
        </m:r>
        <m:d>
          <m:dPr>
            <m:ctrlPr>
              <w:rPr>
                <w:rFonts w:ascii="Cambria Math" w:hAnsi="Cambria Math" w:cs="Arial"/>
                <w:i/>
                <w:sz w:val="22"/>
                <w:szCs w:val="22"/>
              </w:rPr>
            </m:ctrlPr>
          </m:dPr>
          <m:e>
            <m:r>
              <w:rPr>
                <w:rFonts w:ascii="Cambria Math" w:hAnsi="Cambria Math" w:cs="Arial"/>
                <w:sz w:val="22"/>
                <w:szCs w:val="22"/>
              </w:rPr>
              <m:t>0,</m:t>
            </m:r>
            <m:sSubSup>
              <m:sSubSupPr>
                <m:ctrlPr>
                  <w:rPr>
                    <w:rFonts w:ascii="Cambria Math" w:hAnsi="Cambria Math" w:cs="Arial"/>
                    <w:i/>
                    <w:sz w:val="22"/>
                    <w:szCs w:val="22"/>
                  </w:rPr>
                </m:ctrlPr>
              </m:sSubSupPr>
              <m:e>
                <m:r>
                  <m:rPr>
                    <m:sty m:val="p"/>
                  </m:rPr>
                  <w:rPr>
                    <w:rFonts w:ascii="Cambria Math" w:hAnsi="Cambria Math" w:cs="Arial"/>
                    <w:sz w:val="22"/>
                    <w:szCs w:val="22"/>
                  </w:rPr>
                  <m:t>σ</m:t>
                </m:r>
              </m:e>
              <m:sub>
                <m:r>
                  <m:rPr>
                    <m:sty m:val="p"/>
                  </m:rPr>
                  <w:rPr>
                    <w:rFonts w:ascii="Cambria Math" w:hAnsi="Cambria Math" w:cs="Arial"/>
                    <w:sz w:val="22"/>
                    <w:szCs w:val="22"/>
                  </w:rPr>
                  <m:t>ε</m:t>
                </m:r>
              </m:sub>
              <m:sup>
                <m:r>
                  <w:rPr>
                    <w:rFonts w:ascii="Cambria Math" w:hAnsi="Cambria Math" w:cs="Arial"/>
                    <w:sz w:val="22"/>
                    <w:szCs w:val="22"/>
                  </w:rPr>
                  <m:t>2</m:t>
                </m:r>
              </m:sup>
            </m:sSubSup>
          </m:e>
        </m:d>
      </m:oMath>
      <w:r w:rsidR="0009352E" w:rsidRPr="00387669">
        <w:rPr>
          <w:rFonts w:ascii="Arial" w:hAnsi="Arial" w:cs="Arial"/>
          <w:sz w:val="22"/>
          <w:szCs w:val="22"/>
        </w:rPr>
        <w:t xml:space="preserve">; again a </w:t>
      </w:r>
      <m:oMath>
        <m:r>
          <m:rPr>
            <m:nor/>
          </m:rPr>
          <w:rPr>
            <w:rFonts w:ascii="Arial" w:hAnsi="Arial" w:cs="Arial"/>
            <w:sz w:val="22"/>
            <w:szCs w:val="22"/>
          </w:rPr>
          <m:t>logGamma</m:t>
        </m:r>
        <m:d>
          <m:dPr>
            <m:ctrlPr>
              <w:rPr>
                <w:rFonts w:ascii="Cambria Math" w:hAnsi="Cambria Math" w:cs="Arial"/>
                <w:i/>
                <w:sz w:val="22"/>
                <w:szCs w:val="22"/>
              </w:rPr>
            </m:ctrlPr>
          </m:dPr>
          <m:e>
            <m:r>
              <w:rPr>
                <w:rFonts w:ascii="Cambria Math" w:hAnsi="Cambria Math" w:cs="Arial"/>
                <w:sz w:val="22"/>
                <w:szCs w:val="22"/>
              </w:rPr>
              <m:t>0.001, 0.001</m:t>
            </m:r>
          </m:e>
        </m:d>
      </m:oMath>
      <w:r w:rsidR="0009352E" w:rsidRPr="00387669">
        <w:rPr>
          <w:rFonts w:ascii="Arial" w:hAnsi="Arial" w:cs="Arial"/>
          <w:sz w:val="22"/>
          <w:szCs w:val="22"/>
        </w:rPr>
        <w:t xml:space="preserve"> prior was placed on the log precision </w:t>
      </w:r>
      <m:oMath>
        <m:func>
          <m:funcPr>
            <m:ctrlPr>
              <w:rPr>
                <w:rFonts w:ascii="Cambria Math" w:hAnsi="Cambria Math" w:cs="Arial"/>
                <w:i/>
                <w:sz w:val="22"/>
                <w:szCs w:val="22"/>
              </w:rPr>
            </m:ctrlPr>
          </m:funcPr>
          <m:fName>
            <m:r>
              <m:rPr>
                <m:sty m:val="p"/>
              </m:rPr>
              <w:rPr>
                <w:rFonts w:ascii="Cambria Math" w:hAnsi="Cambria Math" w:cs="Arial"/>
                <w:sz w:val="22"/>
                <w:szCs w:val="22"/>
              </w:rPr>
              <m:t>log</m:t>
            </m:r>
          </m:fName>
          <m:e>
            <m:d>
              <m:dPr>
                <m:ctrlPr>
                  <w:rPr>
                    <w:rFonts w:ascii="Cambria Math" w:hAnsi="Cambria Math" w:cs="Arial"/>
                    <w:i/>
                    <w:sz w:val="22"/>
                    <w:szCs w:val="22"/>
                  </w:rPr>
                </m:ctrlPr>
              </m:dPr>
              <m:e>
                <m:r>
                  <w:rPr>
                    <w:rFonts w:ascii="Cambria Math" w:hAnsi="Cambria Math" w:cs="Arial"/>
                    <w:sz w:val="22"/>
                    <w:szCs w:val="22"/>
                  </w:rPr>
                  <m:t>1</m:t>
                </m:r>
                <m:r>
                  <m:rPr>
                    <m:lit/>
                  </m:rPr>
                  <w:rPr>
                    <w:rFonts w:ascii="Cambria Math" w:hAnsi="Cambria Math" w:cs="Arial"/>
                    <w:sz w:val="22"/>
                    <w:szCs w:val="22"/>
                  </w:rPr>
                  <m:t>/</m:t>
                </m:r>
                <m:sSubSup>
                  <m:sSubSupPr>
                    <m:ctrlPr>
                      <w:rPr>
                        <w:rFonts w:ascii="Cambria Math" w:hAnsi="Cambria Math" w:cs="Arial"/>
                        <w:i/>
                        <w:sz w:val="22"/>
                        <w:szCs w:val="22"/>
                      </w:rPr>
                    </m:ctrlPr>
                  </m:sSubSupPr>
                  <m:e>
                    <m:r>
                      <m:rPr>
                        <m:sty m:val="p"/>
                      </m:rPr>
                      <w:rPr>
                        <w:rFonts w:ascii="Cambria Math" w:hAnsi="Cambria Math" w:cs="Arial"/>
                        <w:sz w:val="22"/>
                        <w:szCs w:val="22"/>
                      </w:rPr>
                      <m:t>σ</m:t>
                    </m:r>
                  </m:e>
                  <m:sub>
                    <m:r>
                      <m:rPr>
                        <m:sty m:val="p"/>
                      </m:rPr>
                      <w:rPr>
                        <w:rFonts w:ascii="Cambria Math" w:hAnsi="Cambria Math" w:cs="Arial"/>
                        <w:sz w:val="22"/>
                        <w:szCs w:val="22"/>
                      </w:rPr>
                      <m:t>ε</m:t>
                    </m:r>
                  </m:sub>
                  <m:sup>
                    <m:r>
                      <w:rPr>
                        <w:rFonts w:ascii="Cambria Math" w:hAnsi="Cambria Math" w:cs="Arial"/>
                        <w:sz w:val="22"/>
                        <w:szCs w:val="22"/>
                      </w:rPr>
                      <m:t>2</m:t>
                    </m:r>
                  </m:sup>
                </m:sSubSup>
              </m:e>
            </m:d>
          </m:e>
        </m:func>
      </m:oMath>
      <w:r w:rsidR="0009352E" w:rsidRPr="00387669">
        <w:rPr>
          <w:rFonts w:ascii="Arial" w:hAnsi="Arial" w:cs="Arial"/>
          <w:sz w:val="22"/>
          <w:szCs w:val="22"/>
        </w:rPr>
        <w:t>.</w:t>
      </w:r>
    </w:p>
    <w:p w14:paraId="0E93977B" w14:textId="0F51FBD9" w:rsidR="002F725D" w:rsidRPr="00387669" w:rsidRDefault="002F725D" w:rsidP="005726A9">
      <w:pPr>
        <w:spacing w:line="480" w:lineRule="auto"/>
        <w:jc w:val="both"/>
        <w:rPr>
          <w:rFonts w:ascii="Arial" w:hAnsi="Arial" w:cs="Arial"/>
          <w:sz w:val="22"/>
          <w:szCs w:val="22"/>
        </w:rPr>
      </w:pPr>
    </w:p>
    <w:p w14:paraId="2EEF99DB" w14:textId="69E51E53" w:rsidR="009E668D" w:rsidRPr="00387669" w:rsidRDefault="00705B91" w:rsidP="005726A9">
      <w:pPr>
        <w:spacing w:line="480" w:lineRule="auto"/>
        <w:jc w:val="both"/>
        <w:rPr>
          <w:rFonts w:ascii="Arial" w:hAnsi="Arial" w:cs="Arial"/>
          <w:sz w:val="22"/>
          <w:szCs w:val="22"/>
        </w:rPr>
      </w:pPr>
      <w:r w:rsidRPr="00387669">
        <w:rPr>
          <w:rFonts w:ascii="Arial" w:hAnsi="Arial" w:cs="Arial"/>
          <w:sz w:val="22"/>
          <w:szCs w:val="22"/>
        </w:rPr>
        <w:lastRenderedPageBreak/>
        <w:t xml:space="preserve">The components </w:t>
      </w:r>
      <m:oMath>
        <m:sSub>
          <m:sSubPr>
            <m:ctrlPr>
              <w:rPr>
                <w:rFonts w:ascii="Cambria Math" w:hAnsi="Cambria Math" w:cs="Arial"/>
                <w:i/>
                <w:sz w:val="22"/>
                <w:szCs w:val="22"/>
              </w:rPr>
            </m:ctrlPr>
          </m:sSubPr>
          <m:e>
            <m:r>
              <m:rPr>
                <m:sty m:val="p"/>
              </m:rPr>
              <w:rPr>
                <w:rFonts w:ascii="Cambria Math" w:hAnsi="Cambria Math" w:cs="Arial"/>
                <w:sz w:val="22"/>
                <w:szCs w:val="22"/>
              </w:rPr>
              <m:t>α</m:t>
            </m:r>
          </m:e>
          <m:sub>
            <m:r>
              <w:rPr>
                <w:rFonts w:ascii="Cambria Math" w:hAnsi="Cambria Math" w:cs="Arial"/>
                <w:sz w:val="22"/>
                <w:szCs w:val="22"/>
              </w:rPr>
              <m:t>0</m:t>
            </m:r>
          </m:sub>
        </m:sSub>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α</m:t>
            </m:r>
          </m:e>
          <m:sub>
            <m:r>
              <m:rPr>
                <m:nor/>
              </m:rPr>
              <w:rPr>
                <w:rFonts w:ascii="Cambria Math" w:hAnsi="Cambria Math" w:cs="Arial"/>
                <w:sz w:val="22"/>
                <w:szCs w:val="22"/>
              </w:rPr>
              <m:t>holiday(week)</m:t>
            </m:r>
          </m:sub>
        </m:sSub>
      </m:oMath>
      <w:r w:rsidRPr="00387669">
        <w:rPr>
          <w:rFonts w:ascii="Arial" w:hAnsi="Arial" w:cs="Arial"/>
          <w:sz w:val="22"/>
          <w:szCs w:val="22"/>
        </w:rPr>
        <w:t xml:space="preserve">, </w:t>
      </w:r>
      <m:oMath>
        <m:sSub>
          <m:sSubPr>
            <m:ctrlPr>
              <w:rPr>
                <w:rFonts w:ascii="Cambria Math" w:hAnsi="Cambria Math" w:cs="Arial"/>
                <w:i/>
                <w:sz w:val="22"/>
                <w:szCs w:val="22"/>
              </w:rPr>
            </m:ctrlPr>
          </m:sSubPr>
          <m:e>
            <m:r>
              <w:rPr>
                <w:rFonts w:ascii="Cambria Math" w:hAnsi="Cambria Math" w:cs="Arial"/>
                <w:sz w:val="22"/>
                <w:szCs w:val="22"/>
              </w:rPr>
              <m:t>θ</m:t>
            </m:r>
          </m:e>
          <m:sub>
            <m:r>
              <w:rPr>
                <w:rFonts w:ascii="Cambria Math" w:hAnsi="Cambria Math" w:cs="Arial"/>
                <w:sz w:val="22"/>
                <w:szCs w:val="22"/>
              </w:rPr>
              <m:t>week</m:t>
            </m:r>
          </m:sub>
        </m:sSub>
      </m:oMath>
      <w:r w:rsidRPr="00387669">
        <w:rPr>
          <w:rFonts w:ascii="Arial" w:hAnsi="Arial" w:cs="Arial"/>
          <w:sz w:val="22"/>
          <w:szCs w:val="22"/>
        </w:rPr>
        <w:t xml:space="preserve"> </w:t>
      </w:r>
      <w:r w:rsidR="00765342" w:rsidRPr="00387669">
        <w:rPr>
          <w:rFonts w:ascii="Arial" w:hAnsi="Arial" w:cs="Arial"/>
          <w:sz w:val="22"/>
          <w:szCs w:val="22"/>
        </w:rPr>
        <w:t xml:space="preserve">, </w:t>
      </w:r>
      <m:oMath>
        <m:sSub>
          <m:sSubPr>
            <m:ctrlPr>
              <w:rPr>
                <w:rFonts w:ascii="Cambria Math" w:hAnsi="Cambria Math" w:cs="Arial"/>
                <w:i/>
                <w:sz w:val="22"/>
                <w:szCs w:val="22"/>
              </w:rPr>
            </m:ctrlPr>
          </m:sSubPr>
          <m:e>
            <m:r>
              <m:rPr>
                <m:sty m:val="p"/>
              </m:rPr>
              <w:rPr>
                <w:rFonts w:ascii="Cambria Math" w:hAnsi="Cambria Math" w:cs="Arial"/>
                <w:sz w:val="22"/>
                <w:szCs w:val="22"/>
              </w:rPr>
              <m:t>ε</m:t>
            </m:r>
            <m:ctrlPr>
              <w:rPr>
                <w:rFonts w:ascii="Cambria Math" w:hAnsi="Cambria Math" w:cs="Arial"/>
                <w:sz w:val="22"/>
                <w:szCs w:val="22"/>
              </w:rPr>
            </m:ctrlPr>
          </m:e>
          <m:sub>
            <m:r>
              <w:rPr>
                <w:rFonts w:ascii="Cambria Math" w:hAnsi="Cambria Math" w:cs="Arial"/>
                <w:sz w:val="22"/>
                <w:szCs w:val="22"/>
              </w:rPr>
              <m:t>week</m:t>
            </m:r>
          </m:sub>
        </m:sSub>
      </m:oMath>
      <w:r w:rsidR="00765342" w:rsidRPr="00387669">
        <w:rPr>
          <w:rFonts w:ascii="Arial" w:hAnsi="Arial" w:cs="Arial"/>
          <w:sz w:val="22"/>
          <w:szCs w:val="22"/>
        </w:rPr>
        <w:t xml:space="preserve"> </w:t>
      </w:r>
      <w:r w:rsidRPr="00387669">
        <w:rPr>
          <w:rFonts w:ascii="Arial" w:hAnsi="Arial" w:cs="Arial"/>
          <w:sz w:val="22"/>
          <w:szCs w:val="22"/>
        </w:rPr>
        <w:t xml:space="preserve">and </w:t>
      </w:r>
      <m:oMath>
        <m:sSubSup>
          <m:sSubSupPr>
            <m:ctrlPr>
              <w:rPr>
                <w:rFonts w:ascii="Cambria Math" w:hAnsi="Cambria Math" w:cs="Arial"/>
                <w:i/>
                <w:sz w:val="22"/>
                <w:szCs w:val="22"/>
              </w:rPr>
            </m:ctrlPr>
          </m:sSubSupPr>
          <m:e>
            <m:r>
              <m:rPr>
                <m:sty m:val="p"/>
              </m:rPr>
              <w:rPr>
                <w:rFonts w:ascii="Cambria Math" w:hAnsi="Cambria Math" w:cs="Arial"/>
                <w:sz w:val="22"/>
                <w:szCs w:val="22"/>
              </w:rPr>
              <m:t>ζ</m:t>
            </m:r>
          </m:e>
          <m:sub>
            <m:r>
              <w:rPr>
                <w:rFonts w:ascii="Cambria Math" w:hAnsi="Cambria Math" w:cs="Arial"/>
                <w:sz w:val="22"/>
                <w:szCs w:val="22"/>
              </w:rPr>
              <m:t>week</m:t>
            </m:r>
          </m:sub>
          <m:sup>
            <m:d>
              <m:dPr>
                <m:ctrlPr>
                  <w:rPr>
                    <w:rFonts w:ascii="Cambria Math" w:hAnsi="Cambria Math" w:cs="Arial"/>
                    <w:sz w:val="22"/>
                    <w:szCs w:val="22"/>
                  </w:rPr>
                </m:ctrlPr>
              </m:dPr>
              <m:e>
                <m:r>
                  <w:rPr>
                    <w:rFonts w:ascii="Cambria Math" w:hAnsi="Cambria Math" w:cs="Arial"/>
                    <w:sz w:val="22"/>
                    <w:szCs w:val="22"/>
                  </w:rPr>
                  <m:t>i</m:t>
                </m:r>
                <m:ctrlPr>
                  <w:rPr>
                    <w:rFonts w:ascii="Cambria Math" w:hAnsi="Cambria Math" w:cs="Arial"/>
                    <w:i/>
                    <w:sz w:val="22"/>
                    <w:szCs w:val="22"/>
                  </w:rPr>
                </m:ctrlPr>
              </m:e>
            </m:d>
          </m:sup>
        </m:sSubSup>
      </m:oMath>
      <w:r w:rsidRPr="00387669">
        <w:rPr>
          <w:rFonts w:ascii="Arial" w:hAnsi="Arial" w:cs="Arial"/>
          <w:sz w:val="22"/>
          <w:szCs w:val="22"/>
        </w:rPr>
        <w:t xml:space="preserve"> (for one </w:t>
      </w:r>
      <w:r w:rsidR="00BA4610" w:rsidRPr="00387669">
        <w:rPr>
          <w:rFonts w:ascii="Arial" w:hAnsi="Arial" w:cs="Arial"/>
          <w:sz w:val="22"/>
          <w:szCs w:val="22"/>
        </w:rPr>
        <w:t>choice</w:t>
      </w:r>
      <w:r w:rsidRPr="00387669">
        <w:rPr>
          <w:rFonts w:ascii="Arial" w:hAnsi="Arial" w:cs="Arial"/>
          <w:sz w:val="22"/>
          <w:szCs w:val="22"/>
        </w:rPr>
        <w:t xml:space="preserve"> of </w:t>
      </w:r>
      <m:oMath>
        <m:r>
          <w:rPr>
            <w:rFonts w:ascii="Cambria Math" w:hAnsi="Cambria Math" w:cs="Arial"/>
            <w:sz w:val="22"/>
            <w:szCs w:val="22"/>
          </w:rPr>
          <m:t xml:space="preserve">i=1, 2, 4 </m:t>
        </m:r>
        <m:r>
          <m:rPr>
            <m:sty m:val="p"/>
          </m:rPr>
          <w:rPr>
            <w:rFonts w:ascii="Cambria Math" w:hAnsi="Cambria Math" w:cs="Arial"/>
            <w:sz w:val="22"/>
            <w:szCs w:val="22"/>
          </w:rPr>
          <m:t>or</m:t>
        </m:r>
        <m:r>
          <w:rPr>
            <w:rFonts w:ascii="Cambria Math" w:hAnsi="Cambria Math" w:cs="Arial"/>
            <w:sz w:val="22"/>
            <w:szCs w:val="22"/>
          </w:rPr>
          <m:t xml:space="preserve"> 8)</m:t>
        </m:r>
      </m:oMath>
      <w:r w:rsidRPr="00387669">
        <w:rPr>
          <w:rFonts w:ascii="Arial" w:hAnsi="Arial" w:cs="Arial"/>
          <w:sz w:val="22"/>
          <w:szCs w:val="22"/>
        </w:rPr>
        <w:t xml:space="preserve"> appear in the expression for</w:t>
      </w:r>
      <w:r w:rsidR="00382722">
        <w:rPr>
          <w:rFonts w:ascii="Arial" w:hAnsi="Arial" w:cs="Arial"/>
          <w:sz w:val="22"/>
          <w:szCs w:val="22"/>
        </w:rPr>
        <w:t xml:space="preserve"> </w:t>
      </w:r>
      <m:oMath>
        <m:func>
          <m:funcPr>
            <m:ctrlPr>
              <w:rPr>
                <w:rFonts w:ascii="Cambria Math" w:hAnsi="Cambria Math" w:cs="Arial"/>
                <w:i/>
                <w:sz w:val="22"/>
                <w:szCs w:val="22"/>
              </w:rPr>
            </m:ctrlPr>
          </m:funcPr>
          <m:fName>
            <m:r>
              <m:rPr>
                <m:sty m:val="p"/>
              </m:rPr>
              <w:rPr>
                <w:rFonts w:ascii="Cambria Math" w:hAnsi="Cambria Math" w:cs="Arial"/>
                <w:sz w:val="22"/>
                <w:szCs w:val="22"/>
              </w:rPr>
              <m:t>log</m:t>
            </m:r>
          </m:fName>
          <m:e>
            <m:d>
              <m:dPr>
                <m:ctrlPr>
                  <w:rPr>
                    <w:rFonts w:ascii="Cambria Math" w:hAnsi="Cambria Math" w:cs="Arial"/>
                    <w:sz w:val="22"/>
                    <w:szCs w:val="22"/>
                  </w:rPr>
                </m:ctrlPr>
              </m:dPr>
              <m:e>
                <m:r>
                  <m:rPr>
                    <m:nor/>
                  </m:rPr>
                  <w:rPr>
                    <w:rFonts w:ascii="Cambria Math" w:hAnsi="Cambria Math" w:cs="Arial"/>
                    <w:sz w:val="22"/>
                    <w:szCs w:val="22"/>
                  </w:rPr>
                  <m:t xml:space="preserve">death </m:t>
                </m:r>
                <m:sSub>
                  <m:sSubPr>
                    <m:ctrlPr>
                      <w:rPr>
                        <w:rFonts w:ascii="Cambria Math" w:hAnsi="Cambria Math" w:cs="Arial"/>
                        <w:sz w:val="22"/>
                        <w:szCs w:val="22"/>
                      </w:rPr>
                    </m:ctrlPr>
                  </m:sSubPr>
                  <m:e>
                    <m:r>
                      <m:rPr>
                        <m:nor/>
                      </m:rPr>
                      <w:rPr>
                        <w:rFonts w:ascii="Cambria Math" w:hAnsi="Cambria Math" w:cs="Arial"/>
                        <w:sz w:val="22"/>
                        <w:szCs w:val="22"/>
                      </w:rPr>
                      <m:t>rate</m:t>
                    </m:r>
                  </m:e>
                  <m:sub>
                    <m:r>
                      <m:rPr>
                        <m:nor/>
                      </m:rPr>
                      <w:rPr>
                        <w:rFonts w:ascii="Cambria Math" w:hAnsi="Cambria Math" w:cs="Arial"/>
                        <w:sz w:val="22"/>
                        <w:szCs w:val="22"/>
                      </w:rPr>
                      <m:t>week</m:t>
                    </m:r>
                  </m:sub>
                </m:sSub>
                <m:ctrlPr>
                  <w:rPr>
                    <w:rFonts w:ascii="Cambria Math" w:hAnsi="Cambria Math" w:cs="Arial"/>
                    <w:i/>
                    <w:sz w:val="22"/>
                    <w:szCs w:val="22"/>
                  </w:rPr>
                </m:ctrlPr>
              </m:e>
            </m:d>
          </m:e>
        </m:func>
      </m:oMath>
      <w:r w:rsidRPr="00387669">
        <w:rPr>
          <w:rFonts w:ascii="Arial" w:hAnsi="Arial" w:cs="Arial"/>
          <w:sz w:val="22"/>
          <w:szCs w:val="22"/>
        </w:rPr>
        <w:t xml:space="preserve"> in all models. The remaining </w:t>
      </w:r>
      <w:r w:rsidR="007837C8" w:rsidRPr="00387669">
        <w:rPr>
          <w:rFonts w:ascii="Arial" w:hAnsi="Arial" w:cs="Arial"/>
          <w:sz w:val="22"/>
          <w:szCs w:val="22"/>
        </w:rPr>
        <w:t xml:space="preserve">components </w:t>
      </w:r>
      <w:r w:rsidRPr="00387669">
        <w:rPr>
          <w:rFonts w:ascii="Arial" w:hAnsi="Arial" w:cs="Arial"/>
          <w:sz w:val="22"/>
          <w:szCs w:val="22"/>
        </w:rPr>
        <w:t xml:space="preserve">appear in some models only. </w:t>
      </w:r>
      <w:r w:rsidR="009E668D" w:rsidRPr="00387669">
        <w:rPr>
          <w:rFonts w:ascii="Arial" w:hAnsi="Arial" w:cs="Arial"/>
          <w:sz w:val="22"/>
          <w:szCs w:val="22"/>
        </w:rPr>
        <w:t xml:space="preserve">Extended Data Table </w:t>
      </w:r>
      <w:r w:rsidR="00B97DDE">
        <w:rPr>
          <w:rFonts w:ascii="Arial" w:hAnsi="Arial" w:cs="Arial"/>
          <w:sz w:val="22"/>
          <w:szCs w:val="22"/>
        </w:rPr>
        <w:t>5</w:t>
      </w:r>
      <w:r w:rsidR="009E668D" w:rsidRPr="00387669">
        <w:rPr>
          <w:rFonts w:ascii="Arial" w:hAnsi="Arial" w:cs="Arial"/>
          <w:sz w:val="22"/>
          <w:szCs w:val="22"/>
        </w:rPr>
        <w:t xml:space="preserve"> shows which terms were included in each of the 16 models </w:t>
      </w:r>
      <w:r w:rsidR="0078378D" w:rsidRPr="00387669">
        <w:rPr>
          <w:rFonts w:ascii="Arial" w:hAnsi="Arial" w:cs="Arial"/>
          <w:sz w:val="22"/>
          <w:szCs w:val="22"/>
        </w:rPr>
        <w:t>in</w:t>
      </w:r>
      <w:r w:rsidR="009E668D" w:rsidRPr="00387669">
        <w:rPr>
          <w:rFonts w:ascii="Arial" w:hAnsi="Arial" w:cs="Arial"/>
          <w:sz w:val="22"/>
          <w:szCs w:val="22"/>
        </w:rPr>
        <w:t xml:space="preserve"> the ensemble. </w:t>
      </w:r>
    </w:p>
    <w:p w14:paraId="5573637D" w14:textId="77777777" w:rsidR="00F916BF" w:rsidRPr="00387669" w:rsidRDefault="00F916BF" w:rsidP="005726A9">
      <w:pPr>
        <w:spacing w:line="480" w:lineRule="auto"/>
        <w:jc w:val="both"/>
        <w:rPr>
          <w:rFonts w:ascii="Arial" w:hAnsi="Arial" w:cs="Arial"/>
          <w:sz w:val="22"/>
          <w:szCs w:val="22"/>
        </w:rPr>
      </w:pPr>
    </w:p>
    <w:p w14:paraId="093DAD93" w14:textId="39A80B8F" w:rsidR="005726A9" w:rsidRPr="005B3E97" w:rsidRDefault="0092794F" w:rsidP="005726A9">
      <w:pPr>
        <w:spacing w:line="480" w:lineRule="auto"/>
        <w:jc w:val="both"/>
        <w:rPr>
          <w:rFonts w:ascii="Arial" w:hAnsi="Arial" w:cs="Arial"/>
          <w:sz w:val="22"/>
          <w:szCs w:val="22"/>
        </w:rPr>
      </w:pPr>
      <w:r w:rsidRPr="005B3E97">
        <w:rPr>
          <w:rFonts w:ascii="Arial" w:hAnsi="Arial" w:cs="Arial"/>
          <w:sz w:val="22"/>
          <w:szCs w:val="22"/>
        </w:rPr>
        <w:t xml:space="preserve">We used the time-series of weekly deaths from </w:t>
      </w:r>
      <w:r w:rsidR="00B81BAD" w:rsidRPr="005B3E97">
        <w:rPr>
          <w:rFonts w:ascii="Arial" w:hAnsi="Arial" w:cs="Arial"/>
          <w:sz w:val="22"/>
          <w:szCs w:val="22"/>
        </w:rPr>
        <w:t>the beginning of time series of data</w:t>
      </w:r>
      <w:r w:rsidRPr="005B3E97">
        <w:rPr>
          <w:rFonts w:ascii="Arial" w:hAnsi="Arial" w:cs="Arial"/>
          <w:sz w:val="22"/>
          <w:szCs w:val="22"/>
        </w:rPr>
        <w:t xml:space="preserve"> </w:t>
      </w:r>
      <w:r w:rsidR="00D518C6" w:rsidRPr="005B3E97">
        <w:rPr>
          <w:rFonts w:ascii="Arial" w:hAnsi="Arial" w:cs="Arial"/>
          <w:sz w:val="22"/>
          <w:szCs w:val="22"/>
        </w:rPr>
        <w:t xml:space="preserve">through </w:t>
      </w:r>
      <w:r w:rsidR="00D64289" w:rsidRPr="005B3E97">
        <w:rPr>
          <w:rFonts w:ascii="Arial" w:hAnsi="Arial" w:cs="Arial"/>
          <w:sz w:val="22"/>
          <w:szCs w:val="22"/>
        </w:rPr>
        <w:t>mid-February 2020</w:t>
      </w:r>
      <w:r w:rsidR="00F42065" w:rsidRPr="005B3E97">
        <w:rPr>
          <w:rFonts w:ascii="Arial" w:hAnsi="Arial" w:cs="Arial"/>
          <w:sz w:val="22"/>
          <w:szCs w:val="22"/>
        </w:rPr>
        <w:t xml:space="preserve"> </w:t>
      </w:r>
      <w:r w:rsidRPr="005B3E97">
        <w:rPr>
          <w:rFonts w:ascii="Arial" w:hAnsi="Arial" w:cs="Arial"/>
          <w:sz w:val="22"/>
          <w:szCs w:val="22"/>
        </w:rPr>
        <w:t xml:space="preserve">to estimate the parameters of each model, which was then used to predict death rates for subsequent weeks as estimates of </w:t>
      </w:r>
      <w:r w:rsidR="00D32FD6" w:rsidRPr="005B3E97">
        <w:rPr>
          <w:rFonts w:ascii="Arial" w:hAnsi="Arial" w:cs="Arial"/>
          <w:sz w:val="22"/>
          <w:szCs w:val="22"/>
        </w:rPr>
        <w:t xml:space="preserve">the </w:t>
      </w:r>
      <w:r w:rsidRPr="005B3E97">
        <w:rPr>
          <w:rFonts w:ascii="Arial" w:hAnsi="Arial" w:cs="Arial"/>
          <w:sz w:val="22"/>
          <w:szCs w:val="22"/>
        </w:rPr>
        <w:t xml:space="preserve">counterfactual </w:t>
      </w:r>
      <w:r w:rsidR="00412FFE" w:rsidRPr="005B3E97">
        <w:rPr>
          <w:rFonts w:ascii="Arial" w:hAnsi="Arial" w:cs="Arial"/>
          <w:sz w:val="22"/>
          <w:szCs w:val="22"/>
        </w:rPr>
        <w:t xml:space="preserve">death rates </w:t>
      </w:r>
      <w:r w:rsidRPr="005B3E97">
        <w:rPr>
          <w:rFonts w:ascii="Arial" w:hAnsi="Arial" w:cs="Arial"/>
          <w:sz w:val="22"/>
          <w:szCs w:val="22"/>
        </w:rPr>
        <w:t>(</w:t>
      </w:r>
      <w:r w:rsidR="00D32FD6" w:rsidRPr="005B3E97">
        <w:rPr>
          <w:rFonts w:ascii="Arial" w:hAnsi="Arial" w:cs="Arial"/>
          <w:sz w:val="22"/>
          <w:szCs w:val="22"/>
        </w:rPr>
        <w:t xml:space="preserve">i.e., if the </w:t>
      </w:r>
      <w:r w:rsidRPr="005B3E97">
        <w:rPr>
          <w:rFonts w:ascii="Arial" w:hAnsi="Arial" w:cs="Arial"/>
          <w:sz w:val="22"/>
          <w:szCs w:val="22"/>
        </w:rPr>
        <w:t>pandemic</w:t>
      </w:r>
      <w:r w:rsidR="00D32FD6" w:rsidRPr="005B3E97">
        <w:rPr>
          <w:rFonts w:ascii="Arial" w:hAnsi="Arial" w:cs="Arial"/>
          <w:sz w:val="22"/>
          <w:szCs w:val="22"/>
        </w:rPr>
        <w:t xml:space="preserve"> had not occurred</w:t>
      </w:r>
      <w:r w:rsidRPr="005B3E97">
        <w:rPr>
          <w:rFonts w:ascii="Arial" w:hAnsi="Arial" w:cs="Arial"/>
          <w:sz w:val="22"/>
          <w:szCs w:val="22"/>
        </w:rPr>
        <w:t xml:space="preserve">). </w:t>
      </w:r>
      <w:r w:rsidR="00F86701" w:rsidRPr="005B3E97">
        <w:rPr>
          <w:rFonts w:ascii="Arial" w:hAnsi="Arial" w:cs="Arial"/>
          <w:sz w:val="22"/>
          <w:szCs w:val="22"/>
        </w:rPr>
        <w:t>For the projection period,</w:t>
      </w:r>
      <w:r w:rsidR="009A53C5" w:rsidRPr="005B3E97">
        <w:rPr>
          <w:rFonts w:ascii="Arial" w:hAnsi="Arial" w:cs="Arial"/>
          <w:sz w:val="22"/>
          <w:szCs w:val="22"/>
        </w:rPr>
        <w:t xml:space="preserve"> we used </w:t>
      </w:r>
      <w:r w:rsidR="00F86701" w:rsidRPr="005B3E97">
        <w:rPr>
          <w:rFonts w:ascii="Arial" w:hAnsi="Arial" w:cs="Arial"/>
          <w:sz w:val="22"/>
          <w:szCs w:val="22"/>
        </w:rPr>
        <w:t xml:space="preserve">recorded </w:t>
      </w:r>
      <w:r w:rsidR="009A53C5" w:rsidRPr="005B3E97">
        <w:rPr>
          <w:rFonts w:ascii="Arial" w:hAnsi="Arial" w:cs="Arial"/>
          <w:sz w:val="22"/>
          <w:szCs w:val="22"/>
        </w:rPr>
        <w:t xml:space="preserve">temperature </w:t>
      </w:r>
      <w:r w:rsidR="00F86701" w:rsidRPr="005B3E97">
        <w:rPr>
          <w:rFonts w:ascii="Arial" w:hAnsi="Arial" w:cs="Arial"/>
          <w:sz w:val="22"/>
          <w:szCs w:val="22"/>
        </w:rPr>
        <w:t>so that our projections take into consideration actual temperature in 2020</w:t>
      </w:r>
      <w:r w:rsidR="009A53C5" w:rsidRPr="005B3E97">
        <w:rPr>
          <w:rFonts w:ascii="Arial" w:hAnsi="Arial" w:cs="Arial"/>
          <w:sz w:val="22"/>
          <w:szCs w:val="22"/>
        </w:rPr>
        <w:t xml:space="preserve">. </w:t>
      </w:r>
      <w:r w:rsidRPr="005B3E97">
        <w:rPr>
          <w:rFonts w:ascii="Arial" w:hAnsi="Arial" w:cs="Arial"/>
          <w:sz w:val="22"/>
          <w:szCs w:val="22"/>
        </w:rPr>
        <w:t xml:space="preserve">This choice of training and prediction periods assumes that the number of deaths </w:t>
      </w:r>
      <w:r w:rsidR="00CF0C09" w:rsidRPr="005B3E97">
        <w:rPr>
          <w:rFonts w:ascii="Arial" w:hAnsi="Arial" w:cs="Arial"/>
          <w:sz w:val="22"/>
          <w:szCs w:val="22"/>
        </w:rPr>
        <w:t>that are</w:t>
      </w:r>
      <w:r w:rsidRPr="005B3E97">
        <w:rPr>
          <w:rFonts w:ascii="Arial" w:hAnsi="Arial" w:cs="Arial"/>
          <w:sz w:val="22"/>
          <w:szCs w:val="22"/>
        </w:rPr>
        <w:t xml:space="preserve"> directly or indirectly</w:t>
      </w:r>
      <w:r w:rsidR="00CF0C09" w:rsidRPr="005B3E97">
        <w:rPr>
          <w:rFonts w:ascii="Arial" w:hAnsi="Arial" w:cs="Arial"/>
          <w:sz w:val="22"/>
          <w:szCs w:val="22"/>
        </w:rPr>
        <w:t xml:space="preserve"> related</w:t>
      </w:r>
      <w:r w:rsidRPr="005B3E97">
        <w:rPr>
          <w:rFonts w:ascii="Arial" w:hAnsi="Arial" w:cs="Arial"/>
          <w:sz w:val="22"/>
          <w:szCs w:val="22"/>
        </w:rPr>
        <w:t xml:space="preserve"> to the Covid-19 pandemic was negligible through </w:t>
      </w:r>
      <w:r w:rsidR="00D64289" w:rsidRPr="005B3E97">
        <w:rPr>
          <w:rFonts w:ascii="Arial" w:hAnsi="Arial" w:cs="Arial"/>
          <w:sz w:val="22"/>
          <w:szCs w:val="22"/>
        </w:rPr>
        <w:t>mid-February 2020</w:t>
      </w:r>
      <w:r w:rsidR="00B81BAD" w:rsidRPr="005B3E97">
        <w:rPr>
          <w:rFonts w:ascii="Arial" w:hAnsi="Arial" w:cs="Arial"/>
          <w:sz w:val="22"/>
          <w:szCs w:val="22"/>
        </w:rPr>
        <w:t xml:space="preserve"> in these countries</w:t>
      </w:r>
      <w:r w:rsidR="00092DCD" w:rsidRPr="005B3E97">
        <w:rPr>
          <w:rFonts w:ascii="Arial" w:hAnsi="Arial" w:cs="Arial"/>
          <w:sz w:val="22"/>
          <w:szCs w:val="22"/>
        </w:rPr>
        <w:t>,</w:t>
      </w:r>
      <w:r w:rsidRPr="005B3E97">
        <w:rPr>
          <w:rFonts w:ascii="Arial" w:hAnsi="Arial" w:cs="Arial"/>
          <w:sz w:val="22"/>
          <w:szCs w:val="22"/>
        </w:rPr>
        <w:t xml:space="preserve"> but it allows for impacts to have appeared in subsequent weeks. </w:t>
      </w:r>
    </w:p>
    <w:p w14:paraId="7CAA839A" w14:textId="77777777" w:rsidR="005726A9" w:rsidRPr="005B3E97" w:rsidRDefault="005726A9" w:rsidP="005726A9">
      <w:pPr>
        <w:spacing w:line="480" w:lineRule="auto"/>
        <w:jc w:val="both"/>
        <w:rPr>
          <w:rFonts w:ascii="Arial" w:hAnsi="Arial" w:cs="Arial"/>
          <w:sz w:val="22"/>
          <w:szCs w:val="22"/>
        </w:rPr>
      </w:pPr>
    </w:p>
    <w:p w14:paraId="4D2D49B1" w14:textId="66A04387" w:rsidR="001F5397" w:rsidRPr="005B3E97" w:rsidRDefault="00F2121C" w:rsidP="004C6151">
      <w:pPr>
        <w:spacing w:line="480" w:lineRule="auto"/>
        <w:jc w:val="both"/>
        <w:rPr>
          <w:rFonts w:ascii="Arial" w:hAnsi="Arial" w:cs="Arial"/>
          <w:sz w:val="22"/>
          <w:szCs w:val="22"/>
        </w:rPr>
      </w:pPr>
      <w:r w:rsidRPr="005B3E97">
        <w:rPr>
          <w:rFonts w:ascii="Arial" w:hAnsi="Arial" w:cs="Arial"/>
          <w:sz w:val="22"/>
          <w:szCs w:val="22"/>
        </w:rPr>
        <w:t>We tested the sensitivity of the results to the choice of prior through the use of penalized complexity priors</w:t>
      </w:r>
      <w:r w:rsidR="00653DE3" w:rsidRPr="005B3E97">
        <w:rPr>
          <w:rFonts w:ascii="Arial" w:hAnsi="Arial" w:cs="Arial"/>
          <w:sz w:val="22"/>
          <w:szCs w:val="22"/>
        </w:rPr>
        <w:t xml:space="preserve"> and found that the results were similar</w:t>
      </w:r>
      <w:r w:rsidRPr="005B3E97">
        <w:rPr>
          <w:rFonts w:ascii="Arial" w:hAnsi="Arial" w:cs="Arial"/>
          <w:sz w:val="22"/>
          <w:szCs w:val="22"/>
        </w:rPr>
        <w:t xml:space="preserve">. </w:t>
      </w:r>
      <w:r w:rsidR="005726A9" w:rsidRPr="005B3E97">
        <w:rPr>
          <w:rFonts w:ascii="Arial" w:hAnsi="Arial" w:cs="Arial"/>
          <w:sz w:val="22"/>
          <w:szCs w:val="22"/>
        </w:rPr>
        <w:t>All models were fitted using integrated nested Laplace approximation (INLA)</w:t>
      </w:r>
      <w:r w:rsidR="00414EEC" w:rsidRPr="005B3E97">
        <w:rPr>
          <w:rFonts w:ascii="Arial" w:hAnsi="Arial" w:cs="Arial"/>
          <w:sz w:val="22"/>
          <w:szCs w:val="22"/>
        </w:rPr>
        <w:t>[Rue, 2009 #5536]</w:t>
      </w:r>
      <w:r w:rsidR="00487662">
        <w:rPr>
          <w:rFonts w:ascii="Arial" w:hAnsi="Arial" w:cs="Arial"/>
          <w:sz w:val="22"/>
          <w:szCs w:val="22"/>
        </w:rPr>
        <w:t>,</w:t>
      </w:r>
      <w:r w:rsidR="005726A9" w:rsidRPr="005B3E97">
        <w:rPr>
          <w:rFonts w:ascii="Arial" w:hAnsi="Arial" w:cs="Arial"/>
          <w:sz w:val="22"/>
          <w:szCs w:val="22"/>
        </w:rPr>
        <w:t xml:space="preserve"> implemented in the R-INLA software (version </w:t>
      </w:r>
      <w:r w:rsidR="00380CE0" w:rsidRPr="005B3E97">
        <w:rPr>
          <w:rFonts w:ascii="Arial" w:hAnsi="Arial" w:cs="Arial"/>
          <w:sz w:val="22"/>
          <w:szCs w:val="22"/>
        </w:rPr>
        <w:t>20.03</w:t>
      </w:r>
      <w:r w:rsidR="005726A9" w:rsidRPr="005B3E97">
        <w:rPr>
          <w:rFonts w:ascii="Arial" w:hAnsi="Arial" w:cs="Arial"/>
          <w:sz w:val="22"/>
          <w:szCs w:val="22"/>
        </w:rPr>
        <w:t xml:space="preserve">). </w:t>
      </w:r>
      <w:r w:rsidR="00DB5008">
        <w:rPr>
          <w:rFonts w:ascii="Arial" w:hAnsi="Arial" w:cs="Arial"/>
          <w:sz w:val="22"/>
          <w:szCs w:val="22"/>
        </w:rPr>
        <w:t xml:space="preserve">We used a </w:t>
      </w:r>
      <w:r w:rsidR="00DB5008" w:rsidRPr="00F8370C">
        <w:rPr>
          <w:rFonts w:ascii="Arial" w:hAnsi="Arial" w:cs="Arial"/>
          <w:color w:val="000000"/>
          <w:sz w:val="22"/>
          <w:szCs w:val="22"/>
        </w:rPr>
        <w:t>model averaging approach</w:t>
      </w:r>
      <w:r w:rsidR="00DB5008">
        <w:rPr>
          <w:rFonts w:ascii="Arial" w:hAnsi="Arial" w:cs="Arial"/>
          <w:color w:val="000000"/>
          <w:sz w:val="22"/>
          <w:szCs w:val="22"/>
        </w:rPr>
        <w:t xml:space="preserve"> to combine the predictions from the 16 models in the ensemble</w:t>
      </w:r>
      <w:r w:rsidR="00030E83">
        <w:rPr>
          <w:rFonts w:ascii="Arial" w:hAnsi="Arial" w:cs="Arial"/>
          <w:color w:val="000000"/>
          <w:sz w:val="22"/>
          <w:szCs w:val="22"/>
        </w:rPr>
        <w:t>[</w:t>
      </w:r>
      <w:proofErr w:type="spellStart"/>
      <w:r w:rsidR="00030E83">
        <w:rPr>
          <w:rFonts w:ascii="Arial" w:hAnsi="Arial" w:cs="Arial"/>
          <w:color w:val="000000"/>
          <w:sz w:val="22"/>
          <w:szCs w:val="22"/>
        </w:rPr>
        <w:t>Timmermann</w:t>
      </w:r>
      <w:proofErr w:type="spellEnd"/>
      <w:r w:rsidR="00030E83">
        <w:rPr>
          <w:rFonts w:ascii="Arial" w:hAnsi="Arial" w:cs="Arial"/>
          <w:color w:val="000000"/>
          <w:sz w:val="22"/>
          <w:szCs w:val="22"/>
        </w:rPr>
        <w:t>, 2006 #5698]</w:t>
      </w:r>
      <w:r w:rsidR="002A5B23">
        <w:rPr>
          <w:rFonts w:ascii="Arial" w:hAnsi="Arial" w:cs="Arial"/>
          <w:color w:val="000000"/>
          <w:sz w:val="22"/>
          <w:szCs w:val="22"/>
        </w:rPr>
        <w:t>.</w:t>
      </w:r>
      <w:r w:rsidR="0065186E">
        <w:rPr>
          <w:rFonts w:ascii="Arial" w:hAnsi="Arial" w:cs="Arial"/>
          <w:color w:val="000000"/>
          <w:sz w:val="22"/>
          <w:szCs w:val="22"/>
        </w:rPr>
        <w:t xml:space="preserve"> Specifically, w</w:t>
      </w:r>
      <w:r w:rsidR="001F5397" w:rsidRPr="005B3E97">
        <w:rPr>
          <w:rFonts w:ascii="Arial" w:hAnsi="Arial" w:cs="Arial"/>
          <w:sz w:val="22"/>
          <w:szCs w:val="22"/>
        </w:rPr>
        <w:t xml:space="preserve">e took </w:t>
      </w:r>
      <w:r w:rsidR="002B4833" w:rsidRPr="005B3E97">
        <w:rPr>
          <w:rFonts w:ascii="Arial" w:hAnsi="Arial" w:cs="Arial"/>
          <w:sz w:val="22"/>
          <w:szCs w:val="22"/>
        </w:rPr>
        <w:t>1</w:t>
      </w:r>
      <w:r w:rsidR="00F86701" w:rsidRPr="005B3E97">
        <w:rPr>
          <w:rFonts w:ascii="Arial" w:hAnsi="Arial" w:cs="Arial"/>
          <w:sz w:val="22"/>
          <w:szCs w:val="22"/>
        </w:rPr>
        <w:t>,000</w:t>
      </w:r>
      <w:r w:rsidR="001F5397" w:rsidRPr="005B3E97">
        <w:rPr>
          <w:rFonts w:ascii="Arial" w:hAnsi="Arial" w:cs="Arial"/>
          <w:sz w:val="22"/>
          <w:szCs w:val="22"/>
        </w:rPr>
        <w:t xml:space="preserve"> draws from the posterior</w:t>
      </w:r>
      <w:r w:rsidR="00D121FB" w:rsidRPr="005B3E97">
        <w:rPr>
          <w:rFonts w:ascii="Arial" w:hAnsi="Arial" w:cs="Arial"/>
          <w:sz w:val="22"/>
          <w:szCs w:val="22"/>
        </w:rPr>
        <w:t xml:space="preserve"> </w:t>
      </w:r>
      <w:r w:rsidR="001F5397" w:rsidRPr="005B3E97">
        <w:rPr>
          <w:rFonts w:ascii="Arial" w:hAnsi="Arial" w:cs="Arial"/>
          <w:sz w:val="22"/>
          <w:szCs w:val="22"/>
        </w:rPr>
        <w:t>distribution of age-specific death</w:t>
      </w:r>
      <w:r w:rsidR="0069506D" w:rsidRPr="005B3E97">
        <w:rPr>
          <w:rFonts w:ascii="Arial" w:hAnsi="Arial" w:cs="Arial"/>
          <w:sz w:val="22"/>
          <w:szCs w:val="22"/>
        </w:rPr>
        <w:t>s</w:t>
      </w:r>
      <w:r w:rsidR="001F5397" w:rsidRPr="005B3E97">
        <w:rPr>
          <w:rFonts w:ascii="Arial" w:hAnsi="Arial" w:cs="Arial"/>
          <w:sz w:val="22"/>
          <w:szCs w:val="22"/>
        </w:rPr>
        <w:t xml:space="preserve"> under each </w:t>
      </w:r>
      <w:r w:rsidR="00143F5F">
        <w:rPr>
          <w:rFonts w:ascii="Arial" w:hAnsi="Arial" w:cs="Arial"/>
          <w:sz w:val="22"/>
          <w:szCs w:val="22"/>
        </w:rPr>
        <w:t xml:space="preserve">of the 16 </w:t>
      </w:r>
      <w:r w:rsidR="001F5397" w:rsidRPr="005B3E97">
        <w:rPr>
          <w:rFonts w:ascii="Arial" w:hAnsi="Arial" w:cs="Arial"/>
          <w:sz w:val="22"/>
          <w:szCs w:val="22"/>
        </w:rPr>
        <w:t>model</w:t>
      </w:r>
      <w:r w:rsidR="00143F5F">
        <w:rPr>
          <w:rFonts w:ascii="Arial" w:hAnsi="Arial" w:cs="Arial"/>
          <w:sz w:val="22"/>
          <w:szCs w:val="22"/>
        </w:rPr>
        <w:t>s</w:t>
      </w:r>
      <w:r w:rsidR="001F5397" w:rsidRPr="005B3E97">
        <w:rPr>
          <w:rFonts w:ascii="Arial" w:hAnsi="Arial" w:cs="Arial"/>
          <w:sz w:val="22"/>
          <w:szCs w:val="22"/>
        </w:rPr>
        <w:t xml:space="preserve">, and pooled the </w:t>
      </w:r>
      <w:r w:rsidR="00654CDB" w:rsidRPr="005B3E97">
        <w:rPr>
          <w:rFonts w:ascii="Arial" w:hAnsi="Arial" w:cs="Arial"/>
          <w:sz w:val="22"/>
          <w:szCs w:val="22"/>
        </w:rPr>
        <w:t>16,000</w:t>
      </w:r>
      <w:r w:rsidR="00143F5F">
        <w:rPr>
          <w:rFonts w:ascii="Arial" w:hAnsi="Arial" w:cs="Arial"/>
          <w:sz w:val="22"/>
          <w:szCs w:val="22"/>
        </w:rPr>
        <w:t xml:space="preserve"> </w:t>
      </w:r>
      <w:r w:rsidR="001F5397" w:rsidRPr="005B3E97">
        <w:rPr>
          <w:rFonts w:ascii="Arial" w:hAnsi="Arial" w:cs="Arial"/>
          <w:sz w:val="22"/>
          <w:szCs w:val="22"/>
        </w:rPr>
        <w:t>draws to obtain the posterior</w:t>
      </w:r>
      <w:r w:rsidR="00D121FB" w:rsidRPr="005B3E97">
        <w:rPr>
          <w:rFonts w:ascii="Arial" w:hAnsi="Arial" w:cs="Arial"/>
          <w:sz w:val="22"/>
          <w:szCs w:val="22"/>
        </w:rPr>
        <w:t xml:space="preserve"> </w:t>
      </w:r>
      <w:r w:rsidR="001F5397" w:rsidRPr="005B3E97">
        <w:rPr>
          <w:rFonts w:ascii="Arial" w:hAnsi="Arial" w:cs="Arial"/>
          <w:sz w:val="22"/>
          <w:szCs w:val="22"/>
        </w:rPr>
        <w:t>distribution of age-specific death</w:t>
      </w:r>
      <w:r w:rsidR="0069506D" w:rsidRPr="005B3E97">
        <w:rPr>
          <w:rFonts w:ascii="Arial" w:hAnsi="Arial" w:cs="Arial"/>
          <w:sz w:val="22"/>
          <w:szCs w:val="22"/>
        </w:rPr>
        <w:t>s</w:t>
      </w:r>
      <w:r w:rsidR="001F5397" w:rsidRPr="005B3E97">
        <w:rPr>
          <w:rFonts w:ascii="Arial" w:hAnsi="Arial" w:cs="Arial"/>
          <w:sz w:val="22"/>
          <w:szCs w:val="22"/>
        </w:rPr>
        <w:t xml:space="preserve"> </w:t>
      </w:r>
      <w:r w:rsidR="007B2C20" w:rsidRPr="005B3E97">
        <w:rPr>
          <w:rFonts w:ascii="Arial" w:hAnsi="Arial" w:cs="Arial"/>
          <w:sz w:val="22"/>
          <w:szCs w:val="22"/>
        </w:rPr>
        <w:t xml:space="preserve">if </w:t>
      </w:r>
      <w:r w:rsidR="007525A9" w:rsidRPr="005B3E97">
        <w:rPr>
          <w:rFonts w:ascii="Arial" w:hAnsi="Arial" w:cs="Arial"/>
          <w:sz w:val="22"/>
          <w:szCs w:val="22"/>
        </w:rPr>
        <w:t xml:space="preserve">the </w:t>
      </w:r>
      <w:r w:rsidR="007B2C20" w:rsidRPr="005B3E97">
        <w:rPr>
          <w:rFonts w:ascii="Arial" w:hAnsi="Arial" w:cs="Arial"/>
          <w:sz w:val="22"/>
          <w:szCs w:val="22"/>
        </w:rPr>
        <w:t>Covid-19 pandemic had not taken place.</w:t>
      </w:r>
      <w:r w:rsidR="005726A9" w:rsidRPr="005B3E97">
        <w:rPr>
          <w:rFonts w:ascii="Arial" w:hAnsi="Arial" w:cs="Arial"/>
          <w:sz w:val="22"/>
          <w:szCs w:val="22"/>
        </w:rPr>
        <w:t xml:space="preserve"> </w:t>
      </w:r>
      <w:r w:rsidR="00C4584C" w:rsidRPr="005B3E97">
        <w:rPr>
          <w:rFonts w:ascii="Arial" w:hAnsi="Arial" w:cs="Arial"/>
          <w:sz w:val="22"/>
          <w:szCs w:val="22"/>
        </w:rPr>
        <w:t>This approach</w:t>
      </w:r>
      <w:r w:rsidR="00426C19">
        <w:rPr>
          <w:rFonts w:ascii="Arial" w:hAnsi="Arial" w:cs="Arial"/>
          <w:sz w:val="22"/>
          <w:szCs w:val="22"/>
        </w:rPr>
        <w:t xml:space="preserve"> generates a distribution of estimates that </w:t>
      </w:r>
      <w:r w:rsidR="002629A0">
        <w:rPr>
          <w:rFonts w:ascii="Arial" w:hAnsi="Arial" w:cs="Arial"/>
          <w:sz w:val="22"/>
          <w:szCs w:val="22"/>
        </w:rPr>
        <w:t>has equal samples from that of each model in the ensemble, and hence</w:t>
      </w:r>
      <w:r w:rsidR="00C4584C" w:rsidRPr="005B3E97">
        <w:rPr>
          <w:rFonts w:ascii="Arial" w:hAnsi="Arial" w:cs="Arial"/>
          <w:sz w:val="22"/>
          <w:szCs w:val="22"/>
        </w:rPr>
        <w:t xml:space="preserve"> incorporates both the uncertainty of estimates from each model and the uncertainty in the choice of model.</w:t>
      </w:r>
      <w:r w:rsidR="00C4584C">
        <w:rPr>
          <w:rFonts w:ascii="Arial" w:hAnsi="Arial" w:cs="Arial"/>
          <w:sz w:val="22"/>
          <w:szCs w:val="22"/>
        </w:rPr>
        <w:t xml:space="preserve"> </w:t>
      </w:r>
      <w:r w:rsidR="005726A9" w:rsidRPr="005B3E97">
        <w:rPr>
          <w:rFonts w:ascii="Arial" w:hAnsi="Arial" w:cs="Arial"/>
          <w:sz w:val="22"/>
          <w:szCs w:val="22"/>
        </w:rPr>
        <w:t>The reported credible intervals represent the 2.5</w:t>
      </w:r>
      <w:r w:rsidR="005726A9" w:rsidRPr="005B3E97">
        <w:rPr>
          <w:rFonts w:ascii="Arial" w:hAnsi="Arial" w:cs="Arial"/>
          <w:sz w:val="22"/>
          <w:szCs w:val="22"/>
          <w:vertAlign w:val="superscript"/>
        </w:rPr>
        <w:t>th</w:t>
      </w:r>
      <w:r w:rsidR="005726A9" w:rsidRPr="005B3E97">
        <w:rPr>
          <w:rFonts w:ascii="Arial" w:hAnsi="Arial" w:cs="Arial"/>
          <w:sz w:val="22"/>
          <w:szCs w:val="22"/>
        </w:rPr>
        <w:t xml:space="preserve"> and 97.5</w:t>
      </w:r>
      <w:r w:rsidR="005726A9" w:rsidRPr="005B3E97">
        <w:rPr>
          <w:rFonts w:ascii="Arial" w:hAnsi="Arial" w:cs="Arial"/>
          <w:sz w:val="22"/>
          <w:szCs w:val="22"/>
          <w:vertAlign w:val="superscript"/>
        </w:rPr>
        <w:t>th</w:t>
      </w:r>
      <w:r w:rsidR="005726A9" w:rsidRPr="005B3E97">
        <w:rPr>
          <w:rFonts w:ascii="Arial" w:hAnsi="Arial" w:cs="Arial"/>
          <w:sz w:val="22"/>
          <w:szCs w:val="22"/>
        </w:rPr>
        <w:t xml:space="preserve"> percentiles of the </w:t>
      </w:r>
      <w:r w:rsidR="002629A0">
        <w:rPr>
          <w:rFonts w:ascii="Arial" w:hAnsi="Arial" w:cs="Arial"/>
          <w:sz w:val="22"/>
          <w:szCs w:val="22"/>
        </w:rPr>
        <w:t xml:space="preserve">resultant </w:t>
      </w:r>
      <w:r w:rsidR="005726A9" w:rsidRPr="005B3E97">
        <w:rPr>
          <w:rFonts w:ascii="Arial" w:hAnsi="Arial" w:cs="Arial"/>
          <w:sz w:val="22"/>
          <w:szCs w:val="22"/>
        </w:rPr>
        <w:t xml:space="preserve">posterior distribution of the draws from the </w:t>
      </w:r>
      <w:r w:rsidR="0034561D" w:rsidRPr="005B3E97">
        <w:rPr>
          <w:rFonts w:ascii="Arial" w:hAnsi="Arial" w:cs="Arial"/>
          <w:sz w:val="22"/>
          <w:szCs w:val="22"/>
        </w:rPr>
        <w:t xml:space="preserve">entire </w:t>
      </w:r>
      <w:r w:rsidR="005726A9" w:rsidRPr="005B3E97">
        <w:rPr>
          <w:rFonts w:ascii="Arial" w:hAnsi="Arial" w:cs="Arial"/>
          <w:sz w:val="22"/>
          <w:szCs w:val="22"/>
        </w:rPr>
        <w:t>ensemble.</w:t>
      </w:r>
      <w:r w:rsidR="007B2C20" w:rsidRPr="005B3E97">
        <w:rPr>
          <w:rFonts w:ascii="Arial" w:hAnsi="Arial" w:cs="Arial"/>
          <w:sz w:val="22"/>
          <w:szCs w:val="22"/>
        </w:rPr>
        <w:t xml:space="preserve"> </w:t>
      </w:r>
      <w:r w:rsidR="004C6151" w:rsidRPr="004C6151">
        <w:rPr>
          <w:rFonts w:ascii="Arial" w:hAnsi="Arial" w:cs="Arial"/>
          <w:sz w:val="22"/>
          <w:szCs w:val="22"/>
        </w:rPr>
        <w:t>We also</w:t>
      </w:r>
      <w:r w:rsidR="004C6151">
        <w:rPr>
          <w:rFonts w:ascii="Arial" w:hAnsi="Arial" w:cs="Arial"/>
          <w:sz w:val="22"/>
          <w:szCs w:val="22"/>
        </w:rPr>
        <w:t xml:space="preserve"> </w:t>
      </w:r>
      <w:r w:rsidR="004C6151" w:rsidRPr="004C6151">
        <w:rPr>
          <w:rFonts w:ascii="Arial" w:hAnsi="Arial" w:cs="Arial"/>
          <w:sz w:val="22"/>
          <w:szCs w:val="22"/>
        </w:rPr>
        <w:t xml:space="preserve">report the </w:t>
      </w:r>
      <w:r w:rsidR="004C6151" w:rsidRPr="004C6151">
        <w:rPr>
          <w:rFonts w:ascii="Arial" w:hAnsi="Arial" w:cs="Arial"/>
          <w:sz w:val="22"/>
          <w:szCs w:val="22"/>
        </w:rPr>
        <w:lastRenderedPageBreak/>
        <w:t>posterior probability that an estimated increase</w:t>
      </w:r>
      <w:r w:rsidR="004C6151">
        <w:rPr>
          <w:rFonts w:ascii="Arial" w:hAnsi="Arial" w:cs="Arial"/>
          <w:sz w:val="22"/>
          <w:szCs w:val="22"/>
        </w:rPr>
        <w:t xml:space="preserve"> in deaths </w:t>
      </w:r>
      <w:r w:rsidR="004C6151" w:rsidRPr="004C6151">
        <w:rPr>
          <w:rFonts w:ascii="Arial" w:hAnsi="Arial" w:cs="Arial"/>
          <w:sz w:val="22"/>
          <w:szCs w:val="22"/>
        </w:rPr>
        <w:t xml:space="preserve">corresponds to a </w:t>
      </w:r>
      <w:r w:rsidR="002F300E">
        <w:rPr>
          <w:rFonts w:ascii="Arial" w:hAnsi="Arial" w:cs="Arial"/>
          <w:sz w:val="22"/>
          <w:szCs w:val="22"/>
        </w:rPr>
        <w:t>true increase</w:t>
      </w:r>
      <w:r w:rsidR="004C6151" w:rsidRPr="004C6151">
        <w:rPr>
          <w:rFonts w:ascii="Arial" w:hAnsi="Arial" w:cs="Arial"/>
          <w:sz w:val="22"/>
          <w:szCs w:val="22"/>
        </w:rPr>
        <w:t xml:space="preserve"> </w:t>
      </w:r>
      <w:r w:rsidR="004C6151">
        <w:rPr>
          <w:rFonts w:ascii="Arial" w:hAnsi="Arial" w:cs="Arial"/>
          <w:sz w:val="22"/>
          <w:szCs w:val="22"/>
        </w:rPr>
        <w:t>(</w:t>
      </w:r>
      <w:r w:rsidR="004C6151" w:rsidRPr="004C6151">
        <w:rPr>
          <w:rFonts w:ascii="Arial" w:hAnsi="Arial" w:cs="Arial"/>
          <w:sz w:val="22"/>
          <w:szCs w:val="22"/>
        </w:rPr>
        <w:t>or</w:t>
      </w:r>
      <w:r w:rsidR="004C6151">
        <w:rPr>
          <w:rFonts w:ascii="Arial" w:hAnsi="Arial" w:cs="Arial"/>
          <w:sz w:val="22"/>
          <w:szCs w:val="22"/>
        </w:rPr>
        <w:t xml:space="preserve"> </w:t>
      </w:r>
      <w:r w:rsidR="002F300E">
        <w:rPr>
          <w:rFonts w:ascii="Arial" w:hAnsi="Arial" w:cs="Arial"/>
          <w:sz w:val="22"/>
          <w:szCs w:val="22"/>
        </w:rPr>
        <w:t>decrease</w:t>
      </w:r>
      <w:r w:rsidR="004C6151">
        <w:rPr>
          <w:rFonts w:ascii="Arial" w:hAnsi="Arial" w:cs="Arial"/>
          <w:sz w:val="22"/>
          <w:szCs w:val="22"/>
        </w:rPr>
        <w:t>)</w:t>
      </w:r>
      <w:r w:rsidR="00146176">
        <w:rPr>
          <w:rFonts w:ascii="Arial" w:hAnsi="Arial" w:cs="Arial"/>
          <w:sz w:val="22"/>
          <w:szCs w:val="22"/>
        </w:rPr>
        <w:t xml:space="preserve"> which is described in the main paper</w:t>
      </w:r>
      <w:r w:rsidR="004C6151" w:rsidRPr="004C6151">
        <w:rPr>
          <w:rFonts w:ascii="Arial" w:hAnsi="Arial" w:cs="Arial"/>
          <w:sz w:val="22"/>
          <w:szCs w:val="22"/>
        </w:rPr>
        <w:t>.</w:t>
      </w:r>
    </w:p>
    <w:bookmarkEnd w:id="18"/>
    <w:p w14:paraId="4F769340" w14:textId="77777777" w:rsidR="001F5397" w:rsidRPr="005B3E97" w:rsidRDefault="001F5397" w:rsidP="00783459">
      <w:pPr>
        <w:spacing w:line="480" w:lineRule="auto"/>
        <w:jc w:val="both"/>
        <w:rPr>
          <w:rFonts w:ascii="Arial" w:hAnsi="Arial" w:cs="Arial"/>
          <w:sz w:val="22"/>
          <w:szCs w:val="22"/>
        </w:rPr>
      </w:pPr>
    </w:p>
    <w:p w14:paraId="5EBC1D09" w14:textId="62E134DD" w:rsidR="006F39F8" w:rsidRPr="005B3E97" w:rsidRDefault="006F39F8" w:rsidP="006F39F8">
      <w:pPr>
        <w:spacing w:line="480" w:lineRule="auto"/>
        <w:jc w:val="both"/>
        <w:rPr>
          <w:rFonts w:ascii="Arial" w:hAnsi="Arial" w:cs="Arial"/>
          <w:sz w:val="22"/>
          <w:szCs w:val="22"/>
        </w:rPr>
      </w:pPr>
      <w:r w:rsidRPr="005B3E97">
        <w:rPr>
          <w:rFonts w:ascii="Arial" w:hAnsi="Arial" w:cs="Arial"/>
          <w:sz w:val="22"/>
          <w:szCs w:val="22"/>
        </w:rPr>
        <w:t>We did all analyses separately by sex and age group (0-64 years, 65+ years) because death rates, and how they are impacted by the pandemic, vary by age group and sex. To obtain estimates across age groups and both sexes, we summed draws from age-sex-specific estimates.</w:t>
      </w:r>
      <w:r w:rsidR="00BA040B" w:rsidRPr="005B3E97">
        <w:rPr>
          <w:rFonts w:ascii="Arial" w:hAnsi="Arial" w:cs="Arial"/>
          <w:sz w:val="22"/>
          <w:szCs w:val="22"/>
        </w:rPr>
        <w:t xml:space="preserve"> </w:t>
      </w:r>
    </w:p>
    <w:p w14:paraId="71B2CED7" w14:textId="1AEFBDDA" w:rsidR="006F39F8" w:rsidRDefault="006F39F8" w:rsidP="006F39F8">
      <w:pPr>
        <w:spacing w:line="480" w:lineRule="auto"/>
        <w:jc w:val="both"/>
        <w:rPr>
          <w:rFonts w:ascii="Arial" w:hAnsi="Arial" w:cs="Arial"/>
          <w:sz w:val="22"/>
          <w:szCs w:val="22"/>
        </w:rPr>
      </w:pPr>
    </w:p>
    <w:p w14:paraId="7A5305F2" w14:textId="19C8B217" w:rsidR="009D1ED2" w:rsidRPr="009D1ED2" w:rsidRDefault="009D1ED2" w:rsidP="006F39F8">
      <w:pPr>
        <w:spacing w:line="480" w:lineRule="auto"/>
        <w:jc w:val="both"/>
        <w:rPr>
          <w:rFonts w:ascii="Arial" w:hAnsi="Arial" w:cs="Arial"/>
          <w:i/>
          <w:iCs/>
          <w:sz w:val="22"/>
          <w:szCs w:val="22"/>
        </w:rPr>
      </w:pPr>
      <w:r w:rsidRPr="009D1ED2">
        <w:rPr>
          <w:rFonts w:ascii="Arial" w:hAnsi="Arial" w:cs="Arial"/>
          <w:i/>
          <w:iCs/>
          <w:sz w:val="22"/>
          <w:szCs w:val="22"/>
        </w:rPr>
        <w:t xml:space="preserve">Validation of </w:t>
      </w:r>
      <w:r w:rsidR="0070610D">
        <w:rPr>
          <w:rFonts w:ascii="Arial" w:hAnsi="Arial" w:cs="Arial"/>
          <w:i/>
          <w:iCs/>
          <w:sz w:val="22"/>
          <w:szCs w:val="22"/>
        </w:rPr>
        <w:t xml:space="preserve">no-pandemic baseline </w:t>
      </w:r>
      <w:r w:rsidRPr="009D1ED2">
        <w:rPr>
          <w:rFonts w:ascii="Arial" w:hAnsi="Arial" w:cs="Arial"/>
          <w:i/>
          <w:iCs/>
          <w:sz w:val="22"/>
          <w:szCs w:val="22"/>
        </w:rPr>
        <w:t xml:space="preserve">weekly </w:t>
      </w:r>
      <w:r w:rsidR="0070610D">
        <w:rPr>
          <w:rFonts w:ascii="Arial" w:hAnsi="Arial" w:cs="Arial"/>
          <w:i/>
          <w:iCs/>
          <w:sz w:val="22"/>
          <w:szCs w:val="22"/>
        </w:rPr>
        <w:t xml:space="preserve">deaths </w:t>
      </w:r>
    </w:p>
    <w:p w14:paraId="0BA9BB4F" w14:textId="2F6C7CC4" w:rsidR="006E3DF5" w:rsidRDefault="00684A05" w:rsidP="005346AF">
      <w:pPr>
        <w:spacing w:line="480" w:lineRule="auto"/>
        <w:jc w:val="both"/>
        <w:rPr>
          <w:rFonts w:ascii="Arial" w:hAnsi="Arial" w:cs="Arial"/>
          <w:sz w:val="22"/>
          <w:szCs w:val="22"/>
        </w:rPr>
      </w:pPr>
      <w:r w:rsidRPr="005B3E97">
        <w:rPr>
          <w:rFonts w:ascii="Arial" w:hAnsi="Arial" w:cs="Arial"/>
          <w:sz w:val="22"/>
          <w:szCs w:val="22"/>
        </w:rPr>
        <w:t xml:space="preserve">We tested </w:t>
      </w:r>
      <w:r w:rsidR="0070610D">
        <w:rPr>
          <w:rFonts w:ascii="Arial" w:hAnsi="Arial" w:cs="Arial"/>
          <w:sz w:val="22"/>
          <w:szCs w:val="22"/>
        </w:rPr>
        <w:t xml:space="preserve">how well our model ensemble estimates the number of deaths expected </w:t>
      </w:r>
      <w:r w:rsidR="000E6A2A">
        <w:rPr>
          <w:rFonts w:ascii="Arial" w:hAnsi="Arial" w:cs="Arial"/>
          <w:sz w:val="22"/>
          <w:szCs w:val="22"/>
        </w:rPr>
        <w:t xml:space="preserve">had </w:t>
      </w:r>
      <w:r w:rsidR="001C4E3B">
        <w:rPr>
          <w:rFonts w:ascii="Arial" w:hAnsi="Arial" w:cs="Arial"/>
          <w:sz w:val="22"/>
          <w:szCs w:val="22"/>
        </w:rPr>
        <w:t>the pandemic not occurred</w:t>
      </w:r>
      <w:r w:rsidR="00734479" w:rsidRPr="005B3E97">
        <w:rPr>
          <w:rFonts w:ascii="Arial" w:hAnsi="Arial" w:cs="Arial"/>
          <w:sz w:val="22"/>
          <w:szCs w:val="22"/>
        </w:rPr>
        <w:t xml:space="preserve"> </w:t>
      </w:r>
      <w:r w:rsidR="004A11DD" w:rsidRPr="005B3E97">
        <w:rPr>
          <w:rFonts w:ascii="Arial" w:hAnsi="Arial" w:cs="Arial"/>
          <w:sz w:val="22"/>
          <w:szCs w:val="22"/>
        </w:rPr>
        <w:t>by withholding</w:t>
      </w:r>
      <w:r w:rsidR="00771390" w:rsidRPr="005B3E97">
        <w:rPr>
          <w:rFonts w:ascii="Arial" w:hAnsi="Arial" w:cs="Arial"/>
          <w:sz w:val="22"/>
          <w:szCs w:val="22"/>
        </w:rPr>
        <w:t xml:space="preserve"> data for</w:t>
      </w:r>
      <w:r w:rsidR="00E74351" w:rsidRPr="005B3E97">
        <w:rPr>
          <w:rFonts w:ascii="Arial" w:hAnsi="Arial" w:cs="Arial"/>
          <w:sz w:val="22"/>
          <w:szCs w:val="22"/>
        </w:rPr>
        <w:t xml:space="preserve"> </w:t>
      </w:r>
      <w:r w:rsidR="00681F73">
        <w:rPr>
          <w:rFonts w:ascii="Arial" w:hAnsi="Arial" w:cs="Arial"/>
          <w:sz w:val="22"/>
          <w:szCs w:val="22"/>
        </w:rPr>
        <w:t>15</w:t>
      </w:r>
      <w:r w:rsidR="00681F73" w:rsidRPr="005B3E97">
        <w:rPr>
          <w:rFonts w:ascii="Arial" w:hAnsi="Arial" w:cs="Arial"/>
          <w:sz w:val="22"/>
          <w:szCs w:val="22"/>
        </w:rPr>
        <w:t xml:space="preserve"> </w:t>
      </w:r>
      <w:r w:rsidR="00E74351" w:rsidRPr="005B3E97">
        <w:rPr>
          <w:rFonts w:ascii="Arial" w:hAnsi="Arial" w:cs="Arial"/>
          <w:sz w:val="22"/>
          <w:szCs w:val="22"/>
        </w:rPr>
        <w:t>weeks</w:t>
      </w:r>
      <w:r w:rsidR="00771390" w:rsidRPr="005B3E97">
        <w:rPr>
          <w:rFonts w:ascii="Arial" w:hAnsi="Arial" w:cs="Arial"/>
          <w:sz w:val="22"/>
          <w:szCs w:val="22"/>
        </w:rPr>
        <w:t xml:space="preserve"> </w:t>
      </w:r>
      <w:r w:rsidR="003E134F" w:rsidRPr="005B3E97">
        <w:rPr>
          <w:rFonts w:ascii="Arial" w:hAnsi="Arial" w:cs="Arial"/>
          <w:sz w:val="22"/>
          <w:szCs w:val="22"/>
        </w:rPr>
        <w:t xml:space="preserve">starting from mid-February </w:t>
      </w:r>
      <w:r w:rsidR="00E74351" w:rsidRPr="005B3E97">
        <w:rPr>
          <w:rFonts w:ascii="Arial" w:hAnsi="Arial" w:cs="Arial"/>
          <w:sz w:val="22"/>
          <w:szCs w:val="22"/>
        </w:rPr>
        <w:t>(</w:t>
      </w:r>
      <w:r w:rsidR="00D3393A" w:rsidRPr="005B3E97">
        <w:rPr>
          <w:rFonts w:ascii="Arial" w:hAnsi="Arial" w:cs="Arial"/>
          <w:sz w:val="22"/>
          <w:szCs w:val="22"/>
        </w:rPr>
        <w:t>i.e.</w:t>
      </w:r>
      <w:r w:rsidR="00F806AC" w:rsidRPr="005B3E97">
        <w:rPr>
          <w:rFonts w:ascii="Arial" w:hAnsi="Arial" w:cs="Arial"/>
          <w:sz w:val="22"/>
          <w:szCs w:val="22"/>
        </w:rPr>
        <w:t>,</w:t>
      </w:r>
      <w:r w:rsidR="00D3393A" w:rsidRPr="005B3E97">
        <w:rPr>
          <w:rFonts w:ascii="Arial" w:hAnsi="Arial" w:cs="Arial"/>
          <w:sz w:val="22"/>
          <w:szCs w:val="22"/>
        </w:rPr>
        <w:t xml:space="preserve"> the same </w:t>
      </w:r>
      <w:r w:rsidR="00E74351" w:rsidRPr="005B3E97">
        <w:rPr>
          <w:rFonts w:ascii="Arial" w:hAnsi="Arial" w:cs="Arial"/>
          <w:sz w:val="22"/>
          <w:szCs w:val="22"/>
        </w:rPr>
        <w:t>projection</w:t>
      </w:r>
      <w:r w:rsidR="003E134F" w:rsidRPr="005B3E97">
        <w:rPr>
          <w:rFonts w:ascii="Arial" w:hAnsi="Arial" w:cs="Arial"/>
          <w:sz w:val="22"/>
          <w:szCs w:val="22"/>
        </w:rPr>
        <w:t xml:space="preserve"> period</w:t>
      </w:r>
      <w:r w:rsidR="00D3393A" w:rsidRPr="005B3E97">
        <w:rPr>
          <w:rFonts w:ascii="Arial" w:hAnsi="Arial" w:cs="Arial"/>
          <w:sz w:val="22"/>
          <w:szCs w:val="22"/>
        </w:rPr>
        <w:t xml:space="preserve"> as done</w:t>
      </w:r>
      <w:r w:rsidR="003E134F" w:rsidRPr="005B3E97">
        <w:rPr>
          <w:rFonts w:ascii="Arial" w:hAnsi="Arial" w:cs="Arial"/>
          <w:sz w:val="22"/>
          <w:szCs w:val="22"/>
        </w:rPr>
        <w:t xml:space="preserve"> for 2020</w:t>
      </w:r>
      <w:r w:rsidR="00E74351" w:rsidRPr="005B3E97">
        <w:rPr>
          <w:rFonts w:ascii="Arial" w:hAnsi="Arial" w:cs="Arial"/>
          <w:sz w:val="22"/>
          <w:szCs w:val="22"/>
        </w:rPr>
        <w:t xml:space="preserve">) </w:t>
      </w:r>
      <w:r w:rsidR="00771390" w:rsidRPr="005B3E97">
        <w:rPr>
          <w:rFonts w:ascii="Arial" w:hAnsi="Arial" w:cs="Arial"/>
          <w:sz w:val="22"/>
          <w:szCs w:val="22"/>
        </w:rPr>
        <w:t>for an earlier year and us</w:t>
      </w:r>
      <w:r w:rsidR="001C4E3B">
        <w:rPr>
          <w:rFonts w:ascii="Arial" w:hAnsi="Arial" w:cs="Arial"/>
          <w:sz w:val="22"/>
          <w:szCs w:val="22"/>
        </w:rPr>
        <w:t>ing</w:t>
      </w:r>
      <w:r w:rsidR="00771390" w:rsidRPr="005B3E97">
        <w:rPr>
          <w:rFonts w:ascii="Arial" w:hAnsi="Arial" w:cs="Arial"/>
          <w:sz w:val="22"/>
          <w:szCs w:val="22"/>
        </w:rPr>
        <w:t xml:space="preserve"> the preceding time-series of data to train the model</w:t>
      </w:r>
      <w:r w:rsidR="0092794F" w:rsidRPr="005B3E97">
        <w:rPr>
          <w:rFonts w:ascii="Arial" w:hAnsi="Arial" w:cs="Arial"/>
          <w:sz w:val="22"/>
          <w:szCs w:val="22"/>
        </w:rPr>
        <w:t>s</w:t>
      </w:r>
      <w:r w:rsidR="00771390" w:rsidRPr="005B3E97">
        <w:rPr>
          <w:rFonts w:ascii="Arial" w:hAnsi="Arial" w:cs="Arial"/>
          <w:sz w:val="22"/>
          <w:szCs w:val="22"/>
        </w:rPr>
        <w:t xml:space="preserve">. </w:t>
      </w:r>
      <w:r w:rsidR="001C4E3B">
        <w:rPr>
          <w:rFonts w:ascii="Arial" w:hAnsi="Arial" w:cs="Arial"/>
          <w:sz w:val="22"/>
          <w:szCs w:val="22"/>
        </w:rPr>
        <w:t xml:space="preserve">In other words, we created a situation akin to 2020 for an earlier year. </w:t>
      </w:r>
      <w:r w:rsidR="00771390" w:rsidRPr="005B3E97">
        <w:rPr>
          <w:rFonts w:ascii="Arial" w:hAnsi="Arial" w:cs="Arial"/>
          <w:sz w:val="22"/>
          <w:szCs w:val="22"/>
        </w:rPr>
        <w:t>We then projected</w:t>
      </w:r>
      <w:r w:rsidR="0092794F" w:rsidRPr="005B3E97">
        <w:rPr>
          <w:rFonts w:ascii="Arial" w:hAnsi="Arial" w:cs="Arial"/>
          <w:sz w:val="22"/>
          <w:szCs w:val="22"/>
        </w:rPr>
        <w:t xml:space="preserve"> death rates for </w:t>
      </w:r>
      <w:r w:rsidR="000B4F79" w:rsidRPr="005B3E97">
        <w:rPr>
          <w:rFonts w:ascii="Arial" w:hAnsi="Arial" w:cs="Arial"/>
          <w:sz w:val="22"/>
          <w:szCs w:val="22"/>
        </w:rPr>
        <w:t xml:space="preserve">the </w:t>
      </w:r>
      <w:r w:rsidR="0092794F" w:rsidRPr="005B3E97">
        <w:rPr>
          <w:rFonts w:ascii="Arial" w:hAnsi="Arial" w:cs="Arial"/>
          <w:sz w:val="22"/>
          <w:szCs w:val="22"/>
        </w:rPr>
        <w:t>weeks</w:t>
      </w:r>
      <w:r w:rsidR="000B4F79" w:rsidRPr="005B3E97">
        <w:rPr>
          <w:rFonts w:ascii="Arial" w:hAnsi="Arial" w:cs="Arial"/>
          <w:sz w:val="22"/>
          <w:szCs w:val="22"/>
        </w:rPr>
        <w:t xml:space="preserve"> with withheld data</w:t>
      </w:r>
      <w:r w:rsidR="0092794F" w:rsidRPr="005B3E97">
        <w:rPr>
          <w:rFonts w:ascii="Arial" w:hAnsi="Arial" w:cs="Arial"/>
          <w:sz w:val="22"/>
          <w:szCs w:val="22"/>
        </w:rPr>
        <w:t>, and evaluated how well the model ensemble projections reproduce</w:t>
      </w:r>
      <w:r w:rsidR="00F323AF">
        <w:rPr>
          <w:rFonts w:ascii="Arial" w:hAnsi="Arial" w:cs="Arial"/>
          <w:sz w:val="22"/>
          <w:szCs w:val="22"/>
        </w:rPr>
        <w:t>d</w:t>
      </w:r>
      <w:r w:rsidR="0092794F" w:rsidRPr="005B3E97">
        <w:rPr>
          <w:rFonts w:ascii="Arial" w:hAnsi="Arial" w:cs="Arial"/>
          <w:sz w:val="22"/>
          <w:szCs w:val="22"/>
        </w:rPr>
        <w:t xml:space="preserve"> the </w:t>
      </w:r>
      <w:r w:rsidR="000B4F79" w:rsidRPr="005B3E97">
        <w:rPr>
          <w:rFonts w:ascii="Arial" w:hAnsi="Arial" w:cs="Arial"/>
          <w:sz w:val="22"/>
          <w:szCs w:val="22"/>
        </w:rPr>
        <w:t xml:space="preserve">known-but-withheld </w:t>
      </w:r>
      <w:r w:rsidR="0025216D" w:rsidRPr="005B3E97">
        <w:rPr>
          <w:rFonts w:ascii="Arial" w:hAnsi="Arial" w:cs="Arial"/>
          <w:sz w:val="22"/>
          <w:szCs w:val="22"/>
        </w:rPr>
        <w:t>death rates</w:t>
      </w:r>
      <w:r w:rsidR="000B4F79" w:rsidRPr="005B3E97">
        <w:rPr>
          <w:rFonts w:ascii="Arial" w:hAnsi="Arial" w:cs="Arial"/>
          <w:sz w:val="22"/>
          <w:szCs w:val="22"/>
        </w:rPr>
        <w:t>.</w:t>
      </w:r>
      <w:r w:rsidR="005346AF" w:rsidRPr="005B3E97">
        <w:rPr>
          <w:rFonts w:ascii="Arial" w:hAnsi="Arial" w:cs="Arial"/>
          <w:sz w:val="22"/>
          <w:szCs w:val="22"/>
        </w:rPr>
        <w:t xml:space="preserve"> We repeated this for three different years: 2017 (i.e.</w:t>
      </w:r>
      <w:r w:rsidR="00C35E7E">
        <w:rPr>
          <w:rFonts w:ascii="Arial" w:hAnsi="Arial" w:cs="Arial"/>
          <w:sz w:val="22"/>
          <w:szCs w:val="22"/>
        </w:rPr>
        <w:t>,</w:t>
      </w:r>
      <w:r w:rsidR="005346AF" w:rsidRPr="005B3E97">
        <w:rPr>
          <w:rFonts w:ascii="Arial" w:hAnsi="Arial" w:cs="Arial"/>
          <w:sz w:val="22"/>
          <w:szCs w:val="22"/>
        </w:rPr>
        <w:t xml:space="preserve"> train model using data from January 2010 </w:t>
      </w:r>
      <w:r w:rsidR="003E134F" w:rsidRPr="005B3E97">
        <w:rPr>
          <w:rFonts w:ascii="Arial" w:hAnsi="Arial" w:cs="Arial"/>
          <w:sz w:val="22"/>
          <w:szCs w:val="22"/>
        </w:rPr>
        <w:t>to</w:t>
      </w:r>
      <w:r w:rsidR="005346AF" w:rsidRPr="005B3E97">
        <w:rPr>
          <w:rFonts w:ascii="Arial" w:hAnsi="Arial" w:cs="Arial"/>
          <w:sz w:val="22"/>
          <w:szCs w:val="22"/>
        </w:rPr>
        <w:t xml:space="preserve"> </w:t>
      </w:r>
      <w:r w:rsidR="0025216D" w:rsidRPr="005B3E97">
        <w:rPr>
          <w:rFonts w:ascii="Arial" w:hAnsi="Arial" w:cs="Arial"/>
          <w:sz w:val="22"/>
          <w:szCs w:val="22"/>
        </w:rPr>
        <w:t>mid-February</w:t>
      </w:r>
      <w:r w:rsidR="005346AF" w:rsidRPr="005B3E97">
        <w:rPr>
          <w:rFonts w:ascii="Arial" w:hAnsi="Arial" w:cs="Arial"/>
          <w:sz w:val="22"/>
          <w:szCs w:val="22"/>
        </w:rPr>
        <w:t xml:space="preserve"> 2017 and test </w:t>
      </w:r>
      <w:r w:rsidR="003E134F" w:rsidRPr="005B3E97">
        <w:rPr>
          <w:rFonts w:ascii="Arial" w:hAnsi="Arial" w:cs="Arial"/>
          <w:sz w:val="22"/>
          <w:szCs w:val="22"/>
        </w:rPr>
        <w:t xml:space="preserve">for the subsequent </w:t>
      </w:r>
      <w:r w:rsidR="001B392E">
        <w:rPr>
          <w:rFonts w:ascii="Arial" w:hAnsi="Arial" w:cs="Arial"/>
          <w:sz w:val="22"/>
          <w:szCs w:val="22"/>
        </w:rPr>
        <w:t xml:space="preserve">15 </w:t>
      </w:r>
      <w:r w:rsidR="003E134F" w:rsidRPr="005B3E97">
        <w:rPr>
          <w:rFonts w:ascii="Arial" w:hAnsi="Arial" w:cs="Arial"/>
          <w:sz w:val="22"/>
          <w:szCs w:val="22"/>
        </w:rPr>
        <w:t>weeks</w:t>
      </w:r>
      <w:r w:rsidR="005346AF" w:rsidRPr="005B3E97">
        <w:rPr>
          <w:rFonts w:ascii="Arial" w:hAnsi="Arial" w:cs="Arial"/>
          <w:sz w:val="22"/>
          <w:szCs w:val="22"/>
        </w:rPr>
        <w:t>), 2018 (i.e.</w:t>
      </w:r>
      <w:r w:rsidR="00E041A1" w:rsidRPr="005B3E97">
        <w:rPr>
          <w:rFonts w:ascii="Arial" w:hAnsi="Arial" w:cs="Arial"/>
          <w:sz w:val="22"/>
          <w:szCs w:val="22"/>
        </w:rPr>
        <w:t>,</w:t>
      </w:r>
      <w:r w:rsidR="005346AF" w:rsidRPr="005B3E97">
        <w:rPr>
          <w:rFonts w:ascii="Arial" w:hAnsi="Arial" w:cs="Arial"/>
          <w:sz w:val="22"/>
          <w:szCs w:val="22"/>
        </w:rPr>
        <w:t xml:space="preserve"> train model using data from January 2010 </w:t>
      </w:r>
      <w:r w:rsidR="003E134F" w:rsidRPr="005B3E97">
        <w:rPr>
          <w:rFonts w:ascii="Arial" w:hAnsi="Arial" w:cs="Arial"/>
          <w:sz w:val="22"/>
          <w:szCs w:val="22"/>
        </w:rPr>
        <w:t>to</w:t>
      </w:r>
      <w:r w:rsidR="005346AF" w:rsidRPr="005B3E97">
        <w:rPr>
          <w:rFonts w:ascii="Arial" w:hAnsi="Arial" w:cs="Arial"/>
          <w:sz w:val="22"/>
          <w:szCs w:val="22"/>
        </w:rPr>
        <w:t xml:space="preserve"> </w:t>
      </w:r>
      <w:r w:rsidR="00192C1F" w:rsidRPr="005B3E97">
        <w:rPr>
          <w:rFonts w:ascii="Arial" w:hAnsi="Arial" w:cs="Arial"/>
          <w:sz w:val="22"/>
          <w:szCs w:val="22"/>
        </w:rPr>
        <w:t xml:space="preserve">mid-February 2018 and test </w:t>
      </w:r>
      <w:r w:rsidR="003E134F" w:rsidRPr="005B3E97">
        <w:rPr>
          <w:rFonts w:ascii="Arial" w:hAnsi="Arial" w:cs="Arial"/>
          <w:sz w:val="22"/>
          <w:szCs w:val="22"/>
        </w:rPr>
        <w:t xml:space="preserve">for the subsequent </w:t>
      </w:r>
      <w:r w:rsidR="001B392E">
        <w:rPr>
          <w:rFonts w:ascii="Arial" w:hAnsi="Arial" w:cs="Arial"/>
          <w:sz w:val="22"/>
          <w:szCs w:val="22"/>
        </w:rPr>
        <w:t>15</w:t>
      </w:r>
      <w:r w:rsidR="001B392E" w:rsidRPr="005B3E97">
        <w:rPr>
          <w:rFonts w:ascii="Arial" w:hAnsi="Arial" w:cs="Arial"/>
          <w:sz w:val="22"/>
          <w:szCs w:val="22"/>
        </w:rPr>
        <w:t xml:space="preserve"> </w:t>
      </w:r>
      <w:r w:rsidR="003E134F" w:rsidRPr="005B3E97">
        <w:rPr>
          <w:rFonts w:ascii="Arial" w:hAnsi="Arial" w:cs="Arial"/>
          <w:sz w:val="22"/>
          <w:szCs w:val="22"/>
        </w:rPr>
        <w:t>weeks</w:t>
      </w:r>
      <w:r w:rsidR="005346AF" w:rsidRPr="005B3E97">
        <w:rPr>
          <w:rFonts w:ascii="Arial" w:hAnsi="Arial" w:cs="Arial"/>
          <w:sz w:val="22"/>
          <w:szCs w:val="22"/>
        </w:rPr>
        <w:t>), and 2019</w:t>
      </w:r>
      <w:r w:rsidR="00192C1F" w:rsidRPr="005B3E97">
        <w:rPr>
          <w:rFonts w:ascii="Arial" w:hAnsi="Arial" w:cs="Arial"/>
          <w:sz w:val="22"/>
          <w:szCs w:val="22"/>
        </w:rPr>
        <w:t xml:space="preserve"> (i.e.</w:t>
      </w:r>
      <w:r w:rsidR="00D31C4C" w:rsidRPr="005B3E97">
        <w:rPr>
          <w:rFonts w:ascii="Arial" w:hAnsi="Arial" w:cs="Arial"/>
          <w:sz w:val="22"/>
          <w:szCs w:val="22"/>
        </w:rPr>
        <w:t>,</w:t>
      </w:r>
      <w:r w:rsidR="00192C1F" w:rsidRPr="005B3E97">
        <w:rPr>
          <w:rFonts w:ascii="Arial" w:hAnsi="Arial" w:cs="Arial"/>
          <w:sz w:val="22"/>
          <w:szCs w:val="22"/>
        </w:rPr>
        <w:t xml:space="preserve"> train model using data from January 2010 </w:t>
      </w:r>
      <w:r w:rsidR="003E134F" w:rsidRPr="005B3E97">
        <w:rPr>
          <w:rFonts w:ascii="Arial" w:hAnsi="Arial" w:cs="Arial"/>
          <w:sz w:val="22"/>
          <w:szCs w:val="22"/>
        </w:rPr>
        <w:t>to</w:t>
      </w:r>
      <w:r w:rsidR="00192C1F" w:rsidRPr="005B3E97">
        <w:rPr>
          <w:rFonts w:ascii="Arial" w:hAnsi="Arial" w:cs="Arial"/>
          <w:sz w:val="22"/>
          <w:szCs w:val="22"/>
        </w:rPr>
        <w:t xml:space="preserve"> mid-February 2019 and test </w:t>
      </w:r>
      <w:r w:rsidR="003E134F" w:rsidRPr="005B3E97">
        <w:rPr>
          <w:rFonts w:ascii="Arial" w:hAnsi="Arial" w:cs="Arial"/>
          <w:sz w:val="22"/>
          <w:szCs w:val="22"/>
        </w:rPr>
        <w:t xml:space="preserve">for the subsequent </w:t>
      </w:r>
      <w:r w:rsidR="001B392E">
        <w:rPr>
          <w:rFonts w:ascii="Arial" w:hAnsi="Arial" w:cs="Arial"/>
          <w:sz w:val="22"/>
          <w:szCs w:val="22"/>
        </w:rPr>
        <w:t>15</w:t>
      </w:r>
      <w:r w:rsidR="001B392E" w:rsidRPr="005B3E97">
        <w:rPr>
          <w:rFonts w:ascii="Arial" w:hAnsi="Arial" w:cs="Arial"/>
          <w:sz w:val="22"/>
          <w:szCs w:val="22"/>
        </w:rPr>
        <w:t xml:space="preserve"> </w:t>
      </w:r>
      <w:r w:rsidR="003E134F" w:rsidRPr="005B3E97">
        <w:rPr>
          <w:rFonts w:ascii="Arial" w:hAnsi="Arial" w:cs="Arial"/>
          <w:sz w:val="22"/>
          <w:szCs w:val="22"/>
        </w:rPr>
        <w:t>weeks</w:t>
      </w:r>
      <w:r w:rsidR="00192C1F" w:rsidRPr="005B3E97">
        <w:rPr>
          <w:rFonts w:ascii="Arial" w:hAnsi="Arial" w:cs="Arial"/>
          <w:sz w:val="22"/>
          <w:szCs w:val="22"/>
        </w:rPr>
        <w:t>)</w:t>
      </w:r>
      <w:r w:rsidR="005346AF" w:rsidRPr="005B3E97">
        <w:rPr>
          <w:rFonts w:ascii="Arial" w:hAnsi="Arial" w:cs="Arial"/>
          <w:sz w:val="22"/>
          <w:szCs w:val="22"/>
        </w:rPr>
        <w:t xml:space="preserve">. </w:t>
      </w:r>
      <w:r w:rsidR="00E73BFD">
        <w:rPr>
          <w:rFonts w:ascii="Arial" w:hAnsi="Arial" w:cs="Arial"/>
          <w:sz w:val="22"/>
          <w:szCs w:val="22"/>
        </w:rPr>
        <w:t>We performed these tests for both sexes and age groups</w:t>
      </w:r>
      <w:r w:rsidR="0038160E">
        <w:rPr>
          <w:rFonts w:ascii="Arial" w:hAnsi="Arial" w:cs="Arial"/>
          <w:sz w:val="22"/>
          <w:szCs w:val="22"/>
        </w:rPr>
        <w:t xml:space="preserve"> used in the analysis</w:t>
      </w:r>
      <w:r w:rsidR="00C923C5">
        <w:rPr>
          <w:rFonts w:ascii="Arial" w:hAnsi="Arial" w:cs="Arial"/>
          <w:sz w:val="22"/>
          <w:szCs w:val="22"/>
        </w:rPr>
        <w:t xml:space="preserve">. </w:t>
      </w:r>
      <w:r w:rsidR="005346AF" w:rsidRPr="005B3E97">
        <w:rPr>
          <w:rFonts w:ascii="Arial" w:hAnsi="Arial" w:cs="Arial"/>
          <w:sz w:val="22"/>
          <w:szCs w:val="22"/>
        </w:rPr>
        <w:t>We report the projection error (which measures systematic bias) and absolute forecast error (which measures any deviation</w:t>
      </w:r>
      <w:r w:rsidR="00A70521" w:rsidRPr="005B3E97">
        <w:rPr>
          <w:rFonts w:ascii="Arial" w:hAnsi="Arial" w:cs="Arial"/>
          <w:sz w:val="22"/>
          <w:szCs w:val="22"/>
        </w:rPr>
        <w:t xml:space="preserve"> </w:t>
      </w:r>
      <w:r w:rsidR="005346AF" w:rsidRPr="005B3E97">
        <w:rPr>
          <w:rFonts w:ascii="Arial" w:hAnsi="Arial" w:cs="Arial"/>
          <w:sz w:val="22"/>
          <w:szCs w:val="22"/>
        </w:rPr>
        <w:t xml:space="preserve">from the data). Additionally, we report coverage of </w:t>
      </w:r>
      <w:r w:rsidR="00A70521" w:rsidRPr="005B3E97">
        <w:rPr>
          <w:rFonts w:ascii="Arial" w:hAnsi="Arial" w:cs="Arial"/>
          <w:sz w:val="22"/>
          <w:szCs w:val="22"/>
        </w:rPr>
        <w:t xml:space="preserve">the projection </w:t>
      </w:r>
      <w:r w:rsidR="005346AF" w:rsidRPr="005B3E97">
        <w:rPr>
          <w:rFonts w:ascii="Arial" w:hAnsi="Arial" w:cs="Arial"/>
          <w:sz w:val="22"/>
          <w:szCs w:val="22"/>
        </w:rPr>
        <w:t xml:space="preserve">uncertainty; if </w:t>
      </w:r>
      <w:r w:rsidR="00A70521" w:rsidRPr="005B3E97">
        <w:rPr>
          <w:rFonts w:ascii="Arial" w:hAnsi="Arial" w:cs="Arial"/>
          <w:sz w:val="22"/>
          <w:szCs w:val="22"/>
        </w:rPr>
        <w:t>projected</w:t>
      </w:r>
      <w:r w:rsidR="005346AF" w:rsidRPr="005B3E97">
        <w:rPr>
          <w:rFonts w:ascii="Arial" w:hAnsi="Arial" w:cs="Arial"/>
          <w:sz w:val="22"/>
          <w:szCs w:val="22"/>
        </w:rPr>
        <w:t xml:space="preserve"> death rates and their uncertainties</w:t>
      </w:r>
      <w:r w:rsidR="00A70521" w:rsidRPr="005B3E97">
        <w:rPr>
          <w:rFonts w:ascii="Arial" w:hAnsi="Arial" w:cs="Arial"/>
          <w:sz w:val="22"/>
          <w:szCs w:val="22"/>
        </w:rPr>
        <w:t xml:space="preserve"> </w:t>
      </w:r>
      <w:r w:rsidR="005346AF" w:rsidRPr="005B3E97">
        <w:rPr>
          <w:rFonts w:ascii="Arial" w:hAnsi="Arial" w:cs="Arial"/>
          <w:sz w:val="22"/>
          <w:szCs w:val="22"/>
        </w:rPr>
        <w:t xml:space="preserve">are well estimated, </w:t>
      </w:r>
      <w:r w:rsidR="00A70521" w:rsidRPr="005B3E97">
        <w:rPr>
          <w:rFonts w:ascii="Arial" w:hAnsi="Arial" w:cs="Arial"/>
          <w:sz w:val="22"/>
          <w:szCs w:val="22"/>
        </w:rPr>
        <w:t xml:space="preserve">the </w:t>
      </w:r>
      <w:r w:rsidR="005346AF" w:rsidRPr="005B3E97">
        <w:rPr>
          <w:rFonts w:ascii="Arial" w:hAnsi="Arial" w:cs="Arial"/>
          <w:sz w:val="22"/>
          <w:szCs w:val="22"/>
        </w:rPr>
        <w:t>estimated 9</w:t>
      </w:r>
      <w:r w:rsidR="008C528A" w:rsidRPr="005B3E97">
        <w:rPr>
          <w:rFonts w:ascii="Arial" w:hAnsi="Arial" w:cs="Arial"/>
          <w:sz w:val="22"/>
          <w:szCs w:val="22"/>
        </w:rPr>
        <w:t>5</w:t>
      </w:r>
      <w:r w:rsidR="005346AF" w:rsidRPr="005B3E97">
        <w:rPr>
          <w:rFonts w:ascii="Arial" w:hAnsi="Arial" w:cs="Arial"/>
          <w:sz w:val="22"/>
          <w:szCs w:val="22"/>
        </w:rPr>
        <w:t>% credible intervals</w:t>
      </w:r>
      <w:r w:rsidR="00A70521" w:rsidRPr="005B3E97">
        <w:rPr>
          <w:rFonts w:ascii="Arial" w:hAnsi="Arial" w:cs="Arial"/>
          <w:sz w:val="22"/>
          <w:szCs w:val="22"/>
        </w:rPr>
        <w:t xml:space="preserve"> </w:t>
      </w:r>
      <w:r w:rsidR="005346AF" w:rsidRPr="005B3E97">
        <w:rPr>
          <w:rFonts w:ascii="Arial" w:hAnsi="Arial" w:cs="Arial"/>
          <w:sz w:val="22"/>
          <w:szCs w:val="22"/>
        </w:rPr>
        <w:t>should cover 9</w:t>
      </w:r>
      <w:r w:rsidR="008C528A" w:rsidRPr="005B3E97">
        <w:rPr>
          <w:rFonts w:ascii="Arial" w:hAnsi="Arial" w:cs="Arial"/>
          <w:sz w:val="22"/>
          <w:szCs w:val="22"/>
        </w:rPr>
        <w:t>5</w:t>
      </w:r>
      <w:r w:rsidR="005346AF" w:rsidRPr="005B3E97">
        <w:rPr>
          <w:rFonts w:ascii="Arial" w:hAnsi="Arial" w:cs="Arial"/>
          <w:sz w:val="22"/>
          <w:szCs w:val="22"/>
        </w:rPr>
        <w:t>% of the withheld data.</w:t>
      </w:r>
      <w:r w:rsidR="00E73BFD">
        <w:rPr>
          <w:rFonts w:ascii="Arial" w:hAnsi="Arial" w:cs="Arial"/>
          <w:sz w:val="22"/>
          <w:szCs w:val="22"/>
        </w:rPr>
        <w:t xml:space="preserve"> </w:t>
      </w:r>
    </w:p>
    <w:p w14:paraId="2D7497C4" w14:textId="6CEF1756" w:rsidR="009C6B83" w:rsidRDefault="009C6B83" w:rsidP="005346AF">
      <w:pPr>
        <w:spacing w:line="480" w:lineRule="auto"/>
        <w:jc w:val="both"/>
        <w:rPr>
          <w:rFonts w:ascii="Arial" w:hAnsi="Arial" w:cs="Arial"/>
          <w:sz w:val="22"/>
          <w:szCs w:val="22"/>
        </w:rPr>
      </w:pPr>
    </w:p>
    <w:p w14:paraId="2B5F35FB" w14:textId="734F313A" w:rsidR="009C6B83" w:rsidRPr="005B3E97" w:rsidRDefault="009C6B83" w:rsidP="005346AF">
      <w:pPr>
        <w:spacing w:line="480" w:lineRule="auto"/>
        <w:jc w:val="both"/>
        <w:rPr>
          <w:rFonts w:ascii="Arial" w:hAnsi="Arial" w:cs="Arial"/>
          <w:sz w:val="22"/>
          <w:szCs w:val="22"/>
        </w:rPr>
      </w:pPr>
      <w:r w:rsidRPr="009C6B83">
        <w:rPr>
          <w:rFonts w:ascii="Arial" w:hAnsi="Arial" w:cs="Arial"/>
          <w:sz w:val="22"/>
          <w:szCs w:val="22"/>
        </w:rPr>
        <w:t>The results of model validation (</w:t>
      </w:r>
      <w:r w:rsidR="009D1ED2">
        <w:rPr>
          <w:rFonts w:ascii="Arial" w:hAnsi="Arial" w:cs="Arial"/>
          <w:sz w:val="22"/>
          <w:szCs w:val="22"/>
        </w:rPr>
        <w:t xml:space="preserve">Extended Data Table </w:t>
      </w:r>
      <w:r w:rsidR="00B63EA8">
        <w:rPr>
          <w:rFonts w:ascii="Arial" w:hAnsi="Arial" w:cs="Arial"/>
          <w:sz w:val="22"/>
          <w:szCs w:val="22"/>
        </w:rPr>
        <w:t>3</w:t>
      </w:r>
      <w:r w:rsidRPr="009C6B83">
        <w:rPr>
          <w:rFonts w:ascii="Arial" w:hAnsi="Arial" w:cs="Arial"/>
          <w:sz w:val="22"/>
          <w:szCs w:val="22"/>
        </w:rPr>
        <w:t xml:space="preserve">) show that </w:t>
      </w:r>
      <w:r w:rsidR="008B0B7C">
        <w:rPr>
          <w:rFonts w:ascii="Arial" w:hAnsi="Arial" w:cs="Arial"/>
          <w:sz w:val="22"/>
          <w:szCs w:val="22"/>
        </w:rPr>
        <w:t xml:space="preserve">the </w:t>
      </w:r>
      <w:r w:rsidRPr="009C6B83">
        <w:rPr>
          <w:rFonts w:ascii="Arial" w:hAnsi="Arial" w:cs="Arial"/>
          <w:sz w:val="22"/>
          <w:szCs w:val="22"/>
        </w:rPr>
        <w:t>estimates of how many deaths would be expected had the pandemic not occurred</w:t>
      </w:r>
      <w:r w:rsidR="008B0B7C">
        <w:rPr>
          <w:rFonts w:ascii="Arial" w:hAnsi="Arial" w:cs="Arial"/>
          <w:sz w:val="22"/>
          <w:szCs w:val="22"/>
        </w:rPr>
        <w:t xml:space="preserve"> from the Bayesian model ensemble were unbiased, with</w:t>
      </w:r>
      <w:r w:rsidRPr="009C6B83">
        <w:rPr>
          <w:rFonts w:ascii="Arial" w:hAnsi="Arial" w:cs="Arial"/>
          <w:sz w:val="22"/>
          <w:szCs w:val="22"/>
        </w:rPr>
        <w:t xml:space="preserve"> </w:t>
      </w:r>
      <w:r w:rsidR="008B1990">
        <w:rPr>
          <w:rFonts w:ascii="Arial" w:hAnsi="Arial" w:cs="Arial"/>
          <w:sz w:val="22"/>
          <w:szCs w:val="22"/>
        </w:rPr>
        <w:t>mean projection error</w:t>
      </w:r>
      <w:r w:rsidR="00C923C5">
        <w:rPr>
          <w:rFonts w:ascii="Arial" w:hAnsi="Arial" w:cs="Arial"/>
          <w:sz w:val="22"/>
          <w:szCs w:val="22"/>
        </w:rPr>
        <w:t>s</w:t>
      </w:r>
      <w:r w:rsidR="008B1990">
        <w:rPr>
          <w:rFonts w:ascii="Arial" w:hAnsi="Arial" w:cs="Arial"/>
          <w:sz w:val="22"/>
          <w:szCs w:val="22"/>
        </w:rPr>
        <w:t xml:space="preserve"> of </w:t>
      </w:r>
      <w:r w:rsidR="00C923C5">
        <w:rPr>
          <w:rFonts w:ascii="Arial" w:hAnsi="Arial" w:cs="Arial"/>
          <w:sz w:val="22"/>
          <w:szCs w:val="22"/>
        </w:rPr>
        <w:t>1%</w:t>
      </w:r>
      <w:r w:rsidR="008B1990">
        <w:rPr>
          <w:rFonts w:ascii="Arial" w:hAnsi="Arial" w:cs="Arial"/>
          <w:sz w:val="22"/>
          <w:szCs w:val="22"/>
        </w:rPr>
        <w:t xml:space="preserve"> (between </w:t>
      </w:r>
      <w:r w:rsidR="00C923C5">
        <w:rPr>
          <w:rFonts w:ascii="Arial" w:hAnsi="Arial" w:cs="Arial"/>
          <w:sz w:val="22"/>
          <w:szCs w:val="22"/>
        </w:rPr>
        <w:t xml:space="preserve">-3% and </w:t>
      </w:r>
      <w:r w:rsidR="00010249">
        <w:rPr>
          <w:rFonts w:ascii="Arial" w:hAnsi="Arial" w:cs="Arial"/>
          <w:sz w:val="22"/>
          <w:szCs w:val="22"/>
        </w:rPr>
        <w:t>6</w:t>
      </w:r>
      <w:r w:rsidR="00C923C5">
        <w:rPr>
          <w:rFonts w:ascii="Arial" w:hAnsi="Arial" w:cs="Arial"/>
          <w:sz w:val="22"/>
          <w:szCs w:val="22"/>
        </w:rPr>
        <w:t>%</w:t>
      </w:r>
      <w:r w:rsidR="0038160E">
        <w:rPr>
          <w:rFonts w:ascii="Arial" w:hAnsi="Arial" w:cs="Arial"/>
          <w:sz w:val="22"/>
          <w:szCs w:val="22"/>
        </w:rPr>
        <w:t xml:space="preserve"> in different </w:t>
      </w:r>
      <w:r w:rsidR="00C923C5">
        <w:rPr>
          <w:rFonts w:ascii="Arial" w:hAnsi="Arial" w:cs="Arial"/>
          <w:sz w:val="22"/>
          <w:szCs w:val="22"/>
        </w:rPr>
        <w:t xml:space="preserve">age </w:t>
      </w:r>
      <w:r w:rsidR="00C923C5">
        <w:rPr>
          <w:rFonts w:ascii="Arial" w:hAnsi="Arial" w:cs="Arial"/>
          <w:sz w:val="22"/>
          <w:szCs w:val="22"/>
        </w:rPr>
        <w:lastRenderedPageBreak/>
        <w:t xml:space="preserve">groups, </w:t>
      </w:r>
      <w:r w:rsidR="0038160E">
        <w:rPr>
          <w:rFonts w:ascii="Arial" w:hAnsi="Arial" w:cs="Arial"/>
          <w:sz w:val="22"/>
          <w:szCs w:val="22"/>
        </w:rPr>
        <w:t>sexes and years</w:t>
      </w:r>
      <w:r w:rsidR="008B1990">
        <w:rPr>
          <w:rFonts w:ascii="Arial" w:hAnsi="Arial" w:cs="Arial"/>
          <w:sz w:val="22"/>
          <w:szCs w:val="22"/>
        </w:rPr>
        <w:t>)</w:t>
      </w:r>
      <w:r w:rsidRPr="009C6B83">
        <w:rPr>
          <w:rFonts w:ascii="Arial" w:hAnsi="Arial" w:cs="Arial"/>
          <w:sz w:val="22"/>
          <w:szCs w:val="22"/>
        </w:rPr>
        <w:t>. The mean absolute error was</w:t>
      </w:r>
      <w:r w:rsidR="00AC23A3">
        <w:rPr>
          <w:rFonts w:ascii="Arial" w:hAnsi="Arial" w:cs="Arial"/>
          <w:sz w:val="22"/>
          <w:szCs w:val="22"/>
        </w:rPr>
        <w:t xml:space="preserve"> betwee</w:t>
      </w:r>
      <w:r w:rsidR="003B1C43">
        <w:rPr>
          <w:rFonts w:ascii="Arial" w:hAnsi="Arial" w:cs="Arial"/>
          <w:sz w:val="22"/>
          <w:szCs w:val="22"/>
        </w:rPr>
        <w:t>n</w:t>
      </w:r>
      <w:r w:rsidR="00E73BFD">
        <w:rPr>
          <w:rFonts w:ascii="Arial" w:hAnsi="Arial" w:cs="Arial"/>
          <w:sz w:val="22"/>
          <w:szCs w:val="22"/>
        </w:rPr>
        <w:t xml:space="preserve"> </w:t>
      </w:r>
      <w:r w:rsidR="00C923C5">
        <w:rPr>
          <w:rFonts w:ascii="Arial" w:hAnsi="Arial" w:cs="Arial"/>
          <w:sz w:val="22"/>
          <w:szCs w:val="22"/>
        </w:rPr>
        <w:t>4% and 9% in different age groups, sexes and years</w:t>
      </w:r>
      <w:r w:rsidRPr="009C6B83">
        <w:rPr>
          <w:rFonts w:ascii="Arial" w:hAnsi="Arial" w:cs="Arial"/>
          <w:sz w:val="22"/>
          <w:szCs w:val="22"/>
        </w:rPr>
        <w:t>. 95% coverage, which measures how well the posterior distributions of projected deaths coincide with withheld data was &gt;</w:t>
      </w:r>
      <w:r w:rsidR="001A73DF">
        <w:rPr>
          <w:rFonts w:ascii="Arial" w:hAnsi="Arial" w:cs="Arial"/>
          <w:sz w:val="22"/>
          <w:szCs w:val="22"/>
        </w:rPr>
        <w:t>90</w:t>
      </w:r>
      <w:r w:rsidRPr="009C6B83">
        <w:rPr>
          <w:rFonts w:ascii="Arial" w:hAnsi="Arial" w:cs="Arial"/>
          <w:sz w:val="22"/>
          <w:szCs w:val="22"/>
        </w:rPr>
        <w:t xml:space="preserve">% for </w:t>
      </w:r>
      <w:r w:rsidR="00C923C5">
        <w:rPr>
          <w:rFonts w:ascii="Arial" w:hAnsi="Arial" w:cs="Arial"/>
          <w:sz w:val="22"/>
          <w:szCs w:val="22"/>
        </w:rPr>
        <w:t>all age groups, sexes and years</w:t>
      </w:r>
      <w:r w:rsidR="001A73DF">
        <w:rPr>
          <w:rFonts w:ascii="Arial" w:hAnsi="Arial" w:cs="Arial"/>
          <w:sz w:val="22"/>
          <w:szCs w:val="22"/>
        </w:rPr>
        <w:t>,</w:t>
      </w:r>
      <w:r w:rsidRPr="009C6B83">
        <w:rPr>
          <w:rFonts w:ascii="Arial" w:hAnsi="Arial" w:cs="Arial"/>
          <w:sz w:val="22"/>
          <w:szCs w:val="22"/>
        </w:rPr>
        <w:t xml:space="preserve"> which shows that the posterior distribution is well</w:t>
      </w:r>
      <w:r w:rsidR="00931282">
        <w:rPr>
          <w:rFonts w:ascii="Arial" w:hAnsi="Arial" w:cs="Arial"/>
          <w:sz w:val="22"/>
          <w:szCs w:val="22"/>
        </w:rPr>
        <w:t xml:space="preserve"> </w:t>
      </w:r>
      <w:r w:rsidRPr="009C6B83">
        <w:rPr>
          <w:rFonts w:ascii="Arial" w:hAnsi="Arial" w:cs="Arial"/>
          <w:sz w:val="22"/>
          <w:szCs w:val="22"/>
        </w:rPr>
        <w:t>estimated.</w:t>
      </w:r>
    </w:p>
    <w:p w14:paraId="79D09AC1" w14:textId="5CFF9334" w:rsidR="00D31C4C" w:rsidRDefault="00D31C4C" w:rsidP="005346AF">
      <w:pPr>
        <w:spacing w:line="480" w:lineRule="auto"/>
        <w:jc w:val="both"/>
        <w:rPr>
          <w:rFonts w:ascii="Arial" w:hAnsi="Arial" w:cs="Arial"/>
          <w:sz w:val="22"/>
          <w:szCs w:val="22"/>
        </w:rPr>
      </w:pPr>
    </w:p>
    <w:p w14:paraId="53BF1DC9" w14:textId="690B9F0C" w:rsidR="000C2605" w:rsidRPr="00573EC9" w:rsidRDefault="000C2605" w:rsidP="005346AF">
      <w:pPr>
        <w:spacing w:line="480" w:lineRule="auto"/>
        <w:jc w:val="both"/>
        <w:rPr>
          <w:rFonts w:ascii="Arial" w:hAnsi="Arial" w:cs="Arial"/>
          <w:i/>
          <w:iCs/>
          <w:sz w:val="22"/>
          <w:szCs w:val="22"/>
        </w:rPr>
      </w:pPr>
      <w:commentRangeStart w:id="26"/>
      <w:r w:rsidRPr="00573EC9">
        <w:rPr>
          <w:rFonts w:ascii="Arial" w:hAnsi="Arial" w:cs="Arial"/>
          <w:i/>
          <w:iCs/>
          <w:sz w:val="22"/>
          <w:szCs w:val="22"/>
        </w:rPr>
        <w:t>Comparison with other estimates</w:t>
      </w:r>
      <w:commentRangeEnd w:id="26"/>
      <w:r>
        <w:rPr>
          <w:rStyle w:val="CommentReference"/>
          <w:rFonts w:asciiTheme="minorHAnsi" w:eastAsiaTheme="minorHAnsi" w:hAnsiTheme="minorHAnsi" w:cstheme="minorBidi"/>
          <w:lang w:eastAsia="en-US"/>
        </w:rPr>
        <w:commentReference w:id="26"/>
      </w:r>
    </w:p>
    <w:p w14:paraId="7DE16BE5" w14:textId="56B0AD07" w:rsidR="000C2605" w:rsidRDefault="000F662A" w:rsidP="005346AF">
      <w:pPr>
        <w:spacing w:line="480" w:lineRule="auto"/>
        <w:jc w:val="both"/>
        <w:rPr>
          <w:rFonts w:ascii="Arial" w:hAnsi="Arial" w:cs="Arial"/>
          <w:sz w:val="22"/>
          <w:szCs w:val="22"/>
        </w:rPr>
      </w:pPr>
      <w:r w:rsidRPr="000F662A">
        <w:rPr>
          <w:rFonts w:ascii="Arial" w:hAnsi="Arial" w:cs="Arial"/>
          <w:sz w:val="22"/>
          <w:szCs w:val="22"/>
        </w:rPr>
        <w:t xml:space="preserve">Our overall estimates are similar to those reported by the </w:t>
      </w:r>
      <w:commentRangeStart w:id="27"/>
      <w:r w:rsidRPr="00573EC9">
        <w:rPr>
          <w:rFonts w:ascii="Arial" w:hAnsi="Arial" w:cs="Arial"/>
          <w:i/>
          <w:iCs/>
          <w:sz w:val="22"/>
          <w:szCs w:val="22"/>
        </w:rPr>
        <w:t>Financial Times</w:t>
      </w:r>
      <w:r w:rsidRPr="000F662A">
        <w:rPr>
          <w:rFonts w:ascii="Arial" w:hAnsi="Arial" w:cs="Arial"/>
          <w:sz w:val="22"/>
          <w:szCs w:val="22"/>
        </w:rPr>
        <w:t xml:space="preserve"> </w:t>
      </w:r>
      <w:commentRangeEnd w:id="27"/>
      <w:r>
        <w:rPr>
          <w:rStyle w:val="CommentReference"/>
          <w:rFonts w:asciiTheme="minorHAnsi" w:eastAsiaTheme="minorHAnsi" w:hAnsiTheme="minorHAnsi" w:cstheme="minorBidi"/>
          <w:lang w:eastAsia="en-US"/>
        </w:rPr>
        <w:commentReference w:id="27"/>
      </w:r>
      <w:r w:rsidRPr="000F662A">
        <w:rPr>
          <w:rFonts w:ascii="Arial" w:hAnsi="Arial" w:cs="Arial"/>
          <w:sz w:val="22"/>
          <w:szCs w:val="22"/>
        </w:rPr>
        <w:t xml:space="preserve">but our findings reveal important details on excess deaths by age group and sex. </w:t>
      </w:r>
      <w:proofErr w:type="spellStart"/>
      <w:r w:rsidRPr="000F662A">
        <w:rPr>
          <w:rFonts w:ascii="Arial" w:hAnsi="Arial" w:cs="Arial"/>
          <w:sz w:val="22"/>
          <w:szCs w:val="22"/>
        </w:rPr>
        <w:t>EuroMoMo</w:t>
      </w:r>
      <w:proofErr w:type="spellEnd"/>
      <w:r w:rsidRPr="000F662A">
        <w:rPr>
          <w:rFonts w:ascii="Arial" w:hAnsi="Arial" w:cs="Arial"/>
          <w:sz w:val="22"/>
          <w:szCs w:val="22"/>
        </w:rPr>
        <w:t xml:space="preserve"> does not report country-specific excess deaths and hence could not be compared with our </w:t>
      </w:r>
      <w:commentRangeStart w:id="28"/>
      <w:r w:rsidRPr="000F662A">
        <w:rPr>
          <w:rFonts w:ascii="Arial" w:hAnsi="Arial" w:cs="Arial"/>
          <w:sz w:val="22"/>
          <w:szCs w:val="22"/>
        </w:rPr>
        <w:t>results</w:t>
      </w:r>
      <w:commentRangeEnd w:id="28"/>
      <w:r>
        <w:rPr>
          <w:rStyle w:val="CommentReference"/>
          <w:rFonts w:asciiTheme="minorHAnsi" w:eastAsiaTheme="minorHAnsi" w:hAnsiTheme="minorHAnsi" w:cstheme="minorBidi"/>
          <w:lang w:eastAsia="en-US"/>
        </w:rPr>
        <w:commentReference w:id="28"/>
      </w:r>
      <w:r w:rsidRPr="000F662A">
        <w:rPr>
          <w:rFonts w:ascii="Arial" w:hAnsi="Arial" w:cs="Arial"/>
          <w:sz w:val="22"/>
          <w:szCs w:val="22"/>
        </w:rPr>
        <w:t>.</w:t>
      </w:r>
    </w:p>
    <w:p w14:paraId="773E306E" w14:textId="77777777" w:rsidR="000F662A" w:rsidRPr="005B3E97" w:rsidRDefault="000F662A" w:rsidP="005346AF">
      <w:pPr>
        <w:spacing w:line="480" w:lineRule="auto"/>
        <w:jc w:val="both"/>
        <w:rPr>
          <w:rFonts w:ascii="Arial" w:hAnsi="Arial" w:cs="Arial"/>
          <w:sz w:val="22"/>
          <w:szCs w:val="22"/>
        </w:rPr>
      </w:pPr>
    </w:p>
    <w:p w14:paraId="77C3B36B" w14:textId="77777777" w:rsidR="008B5DAB" w:rsidRPr="008B5DAB" w:rsidRDefault="008B5DAB" w:rsidP="008B5DAB">
      <w:pPr>
        <w:spacing w:line="480" w:lineRule="auto"/>
        <w:jc w:val="both"/>
        <w:rPr>
          <w:rFonts w:ascii="Arial" w:hAnsi="Arial" w:cs="Arial"/>
          <w:b/>
          <w:bCs/>
          <w:sz w:val="22"/>
          <w:szCs w:val="22"/>
        </w:rPr>
      </w:pPr>
      <w:r w:rsidRPr="008B5DAB">
        <w:rPr>
          <w:rFonts w:ascii="Arial" w:hAnsi="Arial" w:cs="Arial"/>
          <w:b/>
          <w:bCs/>
          <w:sz w:val="22"/>
          <w:szCs w:val="22"/>
        </w:rPr>
        <w:t>Data availability</w:t>
      </w:r>
    </w:p>
    <w:p w14:paraId="29C7122C" w14:textId="0CD6FAC2" w:rsidR="008B5DAB" w:rsidRPr="008B5DAB" w:rsidRDefault="008B5DAB" w:rsidP="008B5DAB">
      <w:pPr>
        <w:spacing w:line="480" w:lineRule="auto"/>
        <w:jc w:val="both"/>
        <w:rPr>
          <w:rFonts w:ascii="Arial" w:hAnsi="Arial" w:cs="Arial"/>
          <w:sz w:val="22"/>
          <w:szCs w:val="22"/>
        </w:rPr>
      </w:pPr>
      <w:r w:rsidRPr="008B5DAB">
        <w:rPr>
          <w:rFonts w:ascii="Arial" w:hAnsi="Arial" w:cs="Arial"/>
          <w:sz w:val="22"/>
          <w:szCs w:val="22"/>
        </w:rPr>
        <w:t xml:space="preserve">Estimates of </w:t>
      </w:r>
      <w:r w:rsidR="001C3201">
        <w:rPr>
          <w:rFonts w:ascii="Arial" w:hAnsi="Arial" w:cs="Arial"/>
          <w:sz w:val="22"/>
          <w:szCs w:val="22"/>
        </w:rPr>
        <w:t>weekly excess deaths</w:t>
      </w:r>
      <w:r w:rsidRPr="008B5DAB">
        <w:rPr>
          <w:rFonts w:ascii="Arial" w:hAnsi="Arial" w:cs="Arial"/>
          <w:sz w:val="22"/>
          <w:szCs w:val="22"/>
        </w:rPr>
        <w:t xml:space="preserve"> by country will be available from </w:t>
      </w:r>
      <w:r w:rsidR="001C3201" w:rsidRPr="001C3201">
        <w:rPr>
          <w:rFonts w:ascii="Arial" w:hAnsi="Arial" w:cs="Arial"/>
          <w:sz w:val="22"/>
          <w:szCs w:val="22"/>
        </w:rPr>
        <w:t>http://globalenvhealth.org/code-data-download/</w:t>
      </w:r>
      <w:r w:rsidRPr="008B5DAB">
        <w:rPr>
          <w:rFonts w:ascii="Arial" w:hAnsi="Arial" w:cs="Arial"/>
          <w:sz w:val="22"/>
          <w:szCs w:val="22"/>
        </w:rPr>
        <w:t xml:space="preserve"> upon publication of the paper. Input data</w:t>
      </w:r>
      <w:r w:rsidR="001C3201">
        <w:rPr>
          <w:rFonts w:ascii="Arial" w:hAnsi="Arial" w:cs="Arial"/>
          <w:sz w:val="22"/>
          <w:szCs w:val="22"/>
        </w:rPr>
        <w:t xml:space="preserve"> on deaths, population and temperature</w:t>
      </w:r>
      <w:r w:rsidRPr="008B5DAB">
        <w:rPr>
          <w:rFonts w:ascii="Arial" w:hAnsi="Arial" w:cs="Arial"/>
          <w:sz w:val="22"/>
          <w:szCs w:val="22"/>
        </w:rPr>
        <w:t xml:space="preserve"> </w:t>
      </w:r>
      <w:r w:rsidR="001C3201">
        <w:rPr>
          <w:rFonts w:ascii="Arial" w:hAnsi="Arial" w:cs="Arial"/>
          <w:sz w:val="22"/>
          <w:szCs w:val="22"/>
        </w:rPr>
        <w:t xml:space="preserve">will also be available from </w:t>
      </w:r>
      <w:r w:rsidR="001C3201" w:rsidRPr="001C3201">
        <w:rPr>
          <w:rFonts w:ascii="Arial" w:hAnsi="Arial" w:cs="Arial"/>
          <w:sz w:val="22"/>
          <w:szCs w:val="22"/>
        </w:rPr>
        <w:t>http://globalenvhealth.org/code-data-download/</w:t>
      </w:r>
      <w:r w:rsidRPr="008B5DAB">
        <w:rPr>
          <w:rFonts w:ascii="Arial" w:hAnsi="Arial" w:cs="Arial"/>
          <w:sz w:val="22"/>
          <w:szCs w:val="22"/>
        </w:rPr>
        <w:t xml:space="preserve">. </w:t>
      </w:r>
    </w:p>
    <w:p w14:paraId="5510F707" w14:textId="77777777" w:rsidR="008B5DAB" w:rsidRPr="008B5DAB" w:rsidRDefault="008B5DAB" w:rsidP="008B5DAB">
      <w:pPr>
        <w:spacing w:line="480" w:lineRule="auto"/>
        <w:jc w:val="both"/>
        <w:rPr>
          <w:rFonts w:ascii="Arial" w:hAnsi="Arial" w:cs="Arial"/>
          <w:sz w:val="22"/>
          <w:szCs w:val="22"/>
        </w:rPr>
      </w:pPr>
    </w:p>
    <w:p w14:paraId="06E1A79B" w14:textId="77777777" w:rsidR="008B5DAB" w:rsidRPr="006E1F02" w:rsidRDefault="008B5DAB" w:rsidP="008B5DAB">
      <w:pPr>
        <w:spacing w:line="480" w:lineRule="auto"/>
        <w:jc w:val="both"/>
        <w:rPr>
          <w:rFonts w:ascii="Arial" w:hAnsi="Arial" w:cs="Arial"/>
          <w:b/>
          <w:bCs/>
          <w:sz w:val="22"/>
          <w:szCs w:val="22"/>
        </w:rPr>
      </w:pPr>
      <w:r w:rsidRPr="006E1F02">
        <w:rPr>
          <w:rFonts w:ascii="Arial" w:hAnsi="Arial" w:cs="Arial"/>
          <w:b/>
          <w:bCs/>
          <w:sz w:val="22"/>
          <w:szCs w:val="22"/>
        </w:rPr>
        <w:t>Code availability</w:t>
      </w:r>
    </w:p>
    <w:p w14:paraId="1D336478" w14:textId="5C626D53" w:rsidR="00EC6C49" w:rsidRDefault="008B5DAB" w:rsidP="008B5DAB">
      <w:pPr>
        <w:spacing w:line="480" w:lineRule="auto"/>
        <w:jc w:val="both"/>
        <w:rPr>
          <w:rFonts w:ascii="Arial" w:hAnsi="Arial" w:cs="Arial"/>
          <w:sz w:val="22"/>
          <w:szCs w:val="22"/>
        </w:rPr>
      </w:pPr>
      <w:r w:rsidRPr="008B5DAB">
        <w:rPr>
          <w:rFonts w:ascii="Arial" w:hAnsi="Arial" w:cs="Arial"/>
          <w:sz w:val="22"/>
          <w:szCs w:val="22"/>
        </w:rPr>
        <w:t xml:space="preserve">The computer code for the Bayesian model </w:t>
      </w:r>
      <w:r w:rsidR="004637CD">
        <w:rPr>
          <w:rFonts w:ascii="Arial" w:hAnsi="Arial" w:cs="Arial"/>
          <w:sz w:val="22"/>
          <w:szCs w:val="22"/>
        </w:rPr>
        <w:t xml:space="preserve">ensemble </w:t>
      </w:r>
      <w:r w:rsidRPr="008B5DAB">
        <w:rPr>
          <w:rFonts w:ascii="Arial" w:hAnsi="Arial" w:cs="Arial"/>
          <w:sz w:val="22"/>
          <w:szCs w:val="22"/>
        </w:rPr>
        <w:t xml:space="preserve">used in this work </w:t>
      </w:r>
      <w:r w:rsidR="006E1F02">
        <w:rPr>
          <w:rFonts w:ascii="Arial" w:hAnsi="Arial" w:cs="Arial"/>
          <w:sz w:val="22"/>
          <w:szCs w:val="22"/>
        </w:rPr>
        <w:t>will be</w:t>
      </w:r>
      <w:r w:rsidRPr="008B5DAB">
        <w:rPr>
          <w:rFonts w:ascii="Arial" w:hAnsi="Arial" w:cs="Arial"/>
          <w:sz w:val="22"/>
          <w:szCs w:val="22"/>
        </w:rPr>
        <w:t xml:space="preserve"> available at </w:t>
      </w:r>
      <w:r w:rsidR="004637CD" w:rsidRPr="001C3201">
        <w:rPr>
          <w:rFonts w:ascii="Arial" w:hAnsi="Arial" w:cs="Arial"/>
          <w:sz w:val="22"/>
          <w:szCs w:val="22"/>
        </w:rPr>
        <w:t>http://globalenvhealth.org/code-data-download/</w:t>
      </w:r>
      <w:r w:rsidR="004637CD" w:rsidRPr="008B5DAB">
        <w:rPr>
          <w:rFonts w:ascii="Arial" w:hAnsi="Arial" w:cs="Arial"/>
          <w:sz w:val="22"/>
          <w:szCs w:val="22"/>
        </w:rPr>
        <w:t xml:space="preserve"> upon publication of the paper</w:t>
      </w:r>
      <w:r w:rsidRPr="008B5DAB">
        <w:rPr>
          <w:rFonts w:ascii="Arial" w:hAnsi="Arial" w:cs="Arial"/>
          <w:sz w:val="22"/>
          <w:szCs w:val="22"/>
        </w:rPr>
        <w:t>. </w:t>
      </w:r>
    </w:p>
    <w:p w14:paraId="42B20AFD" w14:textId="77777777" w:rsidR="008B5DAB" w:rsidRPr="005B3E97" w:rsidRDefault="008B5DAB" w:rsidP="00580F14">
      <w:pPr>
        <w:spacing w:line="480" w:lineRule="auto"/>
        <w:jc w:val="both"/>
        <w:rPr>
          <w:rFonts w:ascii="Arial" w:hAnsi="Arial" w:cs="Arial"/>
          <w:sz w:val="22"/>
          <w:szCs w:val="22"/>
        </w:rPr>
      </w:pPr>
    </w:p>
    <w:p w14:paraId="212E693F" w14:textId="65752F77" w:rsidR="005740EC" w:rsidRPr="005B3E97" w:rsidRDefault="005740EC" w:rsidP="00580F14">
      <w:pPr>
        <w:spacing w:line="480" w:lineRule="auto"/>
        <w:jc w:val="both"/>
        <w:rPr>
          <w:rFonts w:ascii="Arial" w:hAnsi="Arial" w:cs="Arial"/>
          <w:b/>
          <w:bCs/>
          <w:sz w:val="22"/>
          <w:szCs w:val="22"/>
        </w:rPr>
      </w:pPr>
      <w:r w:rsidRPr="005B3E97">
        <w:rPr>
          <w:rFonts w:ascii="Arial" w:hAnsi="Arial" w:cs="Arial"/>
          <w:b/>
          <w:bCs/>
          <w:sz w:val="22"/>
          <w:szCs w:val="22"/>
        </w:rPr>
        <w:t xml:space="preserve">Author </w:t>
      </w:r>
      <w:r w:rsidR="00581B40" w:rsidRPr="005B3E97">
        <w:rPr>
          <w:rFonts w:ascii="Arial" w:hAnsi="Arial" w:cs="Arial"/>
          <w:b/>
          <w:bCs/>
          <w:sz w:val="22"/>
          <w:szCs w:val="22"/>
        </w:rPr>
        <w:t>c</w:t>
      </w:r>
      <w:r w:rsidRPr="005B3E97">
        <w:rPr>
          <w:rFonts w:ascii="Arial" w:hAnsi="Arial" w:cs="Arial"/>
          <w:b/>
          <w:bCs/>
          <w:sz w:val="22"/>
          <w:szCs w:val="22"/>
        </w:rPr>
        <w:t>ontributions</w:t>
      </w:r>
    </w:p>
    <w:p w14:paraId="472D6BBE" w14:textId="51AC2448" w:rsidR="005740EC" w:rsidRPr="005B3E97" w:rsidRDefault="00773D02" w:rsidP="00580F14">
      <w:pPr>
        <w:spacing w:line="480" w:lineRule="auto"/>
        <w:jc w:val="both"/>
        <w:rPr>
          <w:rFonts w:ascii="Arial" w:hAnsi="Arial" w:cs="Arial"/>
          <w:sz w:val="22"/>
          <w:szCs w:val="22"/>
        </w:rPr>
      </w:pPr>
      <w:r>
        <w:rPr>
          <w:rFonts w:ascii="Arial" w:hAnsi="Arial" w:cs="Arial"/>
          <w:sz w:val="22"/>
          <w:szCs w:val="22"/>
        </w:rPr>
        <w:t>ME, VK and JEB</w:t>
      </w:r>
      <w:r w:rsidR="005740EC" w:rsidRPr="005B3E97">
        <w:rPr>
          <w:rFonts w:ascii="Arial" w:hAnsi="Arial" w:cs="Arial"/>
          <w:sz w:val="22"/>
          <w:szCs w:val="22"/>
        </w:rPr>
        <w:t xml:space="preserve"> </w:t>
      </w:r>
      <w:r>
        <w:rPr>
          <w:rFonts w:ascii="Arial" w:hAnsi="Arial" w:cs="Arial"/>
          <w:sz w:val="22"/>
          <w:szCs w:val="22"/>
        </w:rPr>
        <w:t xml:space="preserve">designed the </w:t>
      </w:r>
      <w:r w:rsidR="005740EC" w:rsidRPr="005B3E97">
        <w:rPr>
          <w:rFonts w:ascii="Arial" w:hAnsi="Arial" w:cs="Arial"/>
          <w:sz w:val="22"/>
          <w:szCs w:val="22"/>
        </w:rPr>
        <w:t xml:space="preserve">study. VK </w:t>
      </w:r>
      <w:r w:rsidR="003F787E" w:rsidRPr="005B3E97">
        <w:rPr>
          <w:rFonts w:ascii="Arial" w:hAnsi="Arial" w:cs="Arial"/>
          <w:sz w:val="22"/>
          <w:szCs w:val="22"/>
        </w:rPr>
        <w:t xml:space="preserve">and JEB </w:t>
      </w:r>
      <w:r w:rsidR="005740EC" w:rsidRPr="005B3E97">
        <w:rPr>
          <w:rFonts w:ascii="Arial" w:hAnsi="Arial" w:cs="Arial"/>
          <w:sz w:val="22"/>
          <w:szCs w:val="22"/>
        </w:rPr>
        <w:t xml:space="preserve">developed and tested statistical methods with input from </w:t>
      </w:r>
      <w:r>
        <w:rPr>
          <w:rFonts w:ascii="Arial" w:hAnsi="Arial" w:cs="Arial"/>
          <w:sz w:val="22"/>
          <w:szCs w:val="22"/>
        </w:rPr>
        <w:t>TR, RMP and ME</w:t>
      </w:r>
      <w:r w:rsidR="005740EC" w:rsidRPr="005B3E97">
        <w:rPr>
          <w:rFonts w:ascii="Arial" w:hAnsi="Arial" w:cs="Arial"/>
          <w:sz w:val="22"/>
          <w:szCs w:val="22"/>
        </w:rPr>
        <w:t>. VK, R</w:t>
      </w:r>
      <w:r w:rsidR="003545D1" w:rsidRPr="005B3E97">
        <w:rPr>
          <w:rFonts w:ascii="Arial" w:hAnsi="Arial" w:cs="Arial"/>
          <w:sz w:val="22"/>
          <w:szCs w:val="22"/>
        </w:rPr>
        <w:t>M</w:t>
      </w:r>
      <w:r w:rsidR="005740EC" w:rsidRPr="005B3E97">
        <w:rPr>
          <w:rFonts w:ascii="Arial" w:hAnsi="Arial" w:cs="Arial"/>
          <w:sz w:val="22"/>
          <w:szCs w:val="22"/>
        </w:rPr>
        <w:t xml:space="preserve">P, TR and JEB accessed, harmonised and analysed data. </w:t>
      </w:r>
      <w:r w:rsidR="003F787E" w:rsidRPr="005B3E97">
        <w:rPr>
          <w:rFonts w:ascii="Arial" w:hAnsi="Arial" w:cs="Arial"/>
          <w:sz w:val="22"/>
          <w:szCs w:val="22"/>
        </w:rPr>
        <w:t>VK</w:t>
      </w:r>
      <w:r w:rsidR="004072C8">
        <w:rPr>
          <w:rFonts w:ascii="Arial" w:hAnsi="Arial" w:cs="Arial"/>
          <w:sz w:val="22"/>
          <w:szCs w:val="22"/>
        </w:rPr>
        <w:t xml:space="preserve"> wrote computer code,</w:t>
      </w:r>
      <w:r w:rsidR="003F787E" w:rsidRPr="005B3E97">
        <w:rPr>
          <w:rFonts w:ascii="Arial" w:hAnsi="Arial" w:cs="Arial"/>
          <w:sz w:val="22"/>
          <w:szCs w:val="22"/>
        </w:rPr>
        <w:t xml:space="preserve"> </w:t>
      </w:r>
      <w:r w:rsidR="00C47C78" w:rsidRPr="005B3E97">
        <w:rPr>
          <w:rFonts w:ascii="Arial" w:hAnsi="Arial" w:cs="Arial"/>
          <w:sz w:val="22"/>
          <w:szCs w:val="22"/>
        </w:rPr>
        <w:t xml:space="preserve">conducted analysis and </w:t>
      </w:r>
      <w:r w:rsidR="003F787E" w:rsidRPr="005B3E97">
        <w:rPr>
          <w:rFonts w:ascii="Arial" w:hAnsi="Arial" w:cs="Arial"/>
          <w:sz w:val="22"/>
          <w:szCs w:val="22"/>
        </w:rPr>
        <w:t>prepared results. ME</w:t>
      </w:r>
      <w:r>
        <w:rPr>
          <w:rFonts w:ascii="Arial" w:hAnsi="Arial" w:cs="Arial"/>
          <w:sz w:val="22"/>
          <w:szCs w:val="22"/>
        </w:rPr>
        <w:t>, VK, JEB and JP-S</w:t>
      </w:r>
      <w:r w:rsidR="003F787E" w:rsidRPr="005B3E97">
        <w:rPr>
          <w:rFonts w:ascii="Arial" w:hAnsi="Arial" w:cs="Arial"/>
          <w:sz w:val="22"/>
          <w:szCs w:val="22"/>
        </w:rPr>
        <w:t xml:space="preserve"> wrote the first draft of the paper and other authors contributed to the paper. </w:t>
      </w:r>
    </w:p>
    <w:p w14:paraId="7BD6CCCD" w14:textId="7A7BBD4B" w:rsidR="00B20EA6" w:rsidRPr="005B3E97" w:rsidRDefault="00B20EA6" w:rsidP="00580F14">
      <w:pPr>
        <w:spacing w:line="480" w:lineRule="auto"/>
        <w:jc w:val="both"/>
        <w:rPr>
          <w:rFonts w:ascii="Arial" w:hAnsi="Arial" w:cs="Arial"/>
          <w:sz w:val="22"/>
          <w:szCs w:val="22"/>
        </w:rPr>
      </w:pPr>
    </w:p>
    <w:p w14:paraId="7CF049A8" w14:textId="77777777" w:rsidR="00773D02" w:rsidRPr="00773D02" w:rsidRDefault="00773D02" w:rsidP="00773D02">
      <w:pPr>
        <w:spacing w:line="480" w:lineRule="auto"/>
        <w:jc w:val="both"/>
        <w:rPr>
          <w:rFonts w:ascii="Arial" w:hAnsi="Arial" w:cs="Arial"/>
          <w:b/>
          <w:bCs/>
          <w:sz w:val="22"/>
          <w:szCs w:val="22"/>
        </w:rPr>
      </w:pPr>
      <w:r w:rsidRPr="00773D02">
        <w:rPr>
          <w:rFonts w:ascii="Arial" w:hAnsi="Arial" w:cs="Arial"/>
          <w:b/>
          <w:bCs/>
          <w:sz w:val="22"/>
          <w:szCs w:val="22"/>
        </w:rPr>
        <w:t xml:space="preserve">Author information </w:t>
      </w:r>
    </w:p>
    <w:p w14:paraId="06D7F54F" w14:textId="63275112" w:rsidR="00773D02" w:rsidRDefault="00581B40" w:rsidP="00773D02">
      <w:pPr>
        <w:spacing w:line="480" w:lineRule="auto"/>
        <w:jc w:val="both"/>
        <w:rPr>
          <w:rFonts w:ascii="Arial" w:hAnsi="Arial" w:cs="Arial"/>
          <w:sz w:val="22"/>
          <w:szCs w:val="22"/>
        </w:rPr>
      </w:pPr>
      <w:r w:rsidRPr="005B3E97">
        <w:rPr>
          <w:rFonts w:ascii="Arial" w:hAnsi="Arial" w:cs="Arial"/>
          <w:sz w:val="22"/>
          <w:szCs w:val="22"/>
        </w:rPr>
        <w:lastRenderedPageBreak/>
        <w:t>ME reports a charitable grant from the AstraZeneca Young Health Programme, and personal fees from Prudential, outside the submitted work.</w:t>
      </w:r>
      <w:r w:rsidR="0089507C" w:rsidRPr="005B3E97">
        <w:rPr>
          <w:rFonts w:ascii="Arial" w:hAnsi="Arial" w:cs="Arial"/>
          <w:sz w:val="22"/>
          <w:szCs w:val="22"/>
        </w:rPr>
        <w:t xml:space="preserve"> JP-S is vice-chair of the Royal Society for Public Health and reports personal fees from Novo Nordisk A/S and Lane, Clark &amp; Peacock LLP</w:t>
      </w:r>
      <w:r w:rsidR="000059FB" w:rsidRPr="005B3E97">
        <w:rPr>
          <w:rFonts w:ascii="Arial" w:hAnsi="Arial" w:cs="Arial"/>
          <w:sz w:val="22"/>
          <w:szCs w:val="22"/>
        </w:rPr>
        <w:t>,</w:t>
      </w:r>
      <w:r w:rsidR="0089507C" w:rsidRPr="005B3E97">
        <w:rPr>
          <w:rFonts w:ascii="Arial" w:hAnsi="Arial" w:cs="Arial"/>
          <w:sz w:val="22"/>
          <w:szCs w:val="22"/>
        </w:rPr>
        <w:t xml:space="preserve"> outside of the submitted work. </w:t>
      </w:r>
    </w:p>
    <w:p w14:paraId="765DFEC5" w14:textId="0F03C69A" w:rsidR="005722C4" w:rsidRDefault="005722C4" w:rsidP="00773D02">
      <w:pPr>
        <w:spacing w:line="480" w:lineRule="auto"/>
        <w:jc w:val="both"/>
        <w:rPr>
          <w:rFonts w:ascii="Arial" w:hAnsi="Arial" w:cs="Arial"/>
          <w:sz w:val="22"/>
          <w:szCs w:val="22"/>
        </w:rPr>
      </w:pPr>
    </w:p>
    <w:p w14:paraId="1EE6BF50" w14:textId="49E87AA0" w:rsidR="005722C4" w:rsidRPr="005722C4" w:rsidRDefault="005722C4" w:rsidP="00773D02">
      <w:pPr>
        <w:spacing w:line="480" w:lineRule="auto"/>
        <w:jc w:val="both"/>
        <w:rPr>
          <w:rFonts w:ascii="Arial" w:hAnsi="Arial" w:cs="Arial"/>
          <w:b/>
          <w:bCs/>
          <w:sz w:val="22"/>
          <w:szCs w:val="22"/>
        </w:rPr>
      </w:pPr>
      <w:r w:rsidRPr="005722C4">
        <w:rPr>
          <w:rFonts w:ascii="Arial" w:hAnsi="Arial" w:cs="Arial"/>
          <w:b/>
          <w:bCs/>
          <w:sz w:val="22"/>
          <w:szCs w:val="22"/>
        </w:rPr>
        <w:t>Acknowledgements</w:t>
      </w:r>
    </w:p>
    <w:p w14:paraId="25EA7CA4" w14:textId="6C55B160" w:rsidR="00773D02" w:rsidRDefault="00677C64" w:rsidP="00773D02">
      <w:pPr>
        <w:spacing w:line="480" w:lineRule="auto"/>
        <w:jc w:val="both"/>
        <w:rPr>
          <w:rFonts w:ascii="Arial" w:hAnsi="Arial" w:cs="Arial"/>
          <w:sz w:val="22"/>
          <w:szCs w:val="22"/>
        </w:rPr>
      </w:pPr>
      <w:r>
        <w:rPr>
          <w:rFonts w:ascii="Arial" w:hAnsi="Arial" w:cs="Arial"/>
          <w:sz w:val="22"/>
          <w:szCs w:val="22"/>
        </w:rPr>
        <w:t xml:space="preserve">We thank Laura Clearly and Rod Jackson for information about data from New Zealand and </w:t>
      </w:r>
      <w:r w:rsidRPr="00677C64">
        <w:rPr>
          <w:rFonts w:ascii="Arial" w:hAnsi="Arial" w:cs="Arial"/>
          <w:sz w:val="22"/>
          <w:szCs w:val="22"/>
        </w:rPr>
        <w:t>Giulia Mangiameli for help with background materials and references.</w:t>
      </w:r>
    </w:p>
    <w:p w14:paraId="1C026887" w14:textId="77777777" w:rsidR="00677C64" w:rsidRPr="00773D02" w:rsidRDefault="00677C64" w:rsidP="00773D02">
      <w:pPr>
        <w:spacing w:line="480" w:lineRule="auto"/>
        <w:jc w:val="both"/>
        <w:rPr>
          <w:rFonts w:ascii="Arial" w:hAnsi="Arial" w:cs="Arial"/>
          <w:sz w:val="22"/>
          <w:szCs w:val="22"/>
        </w:rPr>
      </w:pPr>
    </w:p>
    <w:p w14:paraId="2FBC681C" w14:textId="77777777" w:rsidR="00773D02" w:rsidRPr="00773D02" w:rsidRDefault="00773D02" w:rsidP="00773D02">
      <w:pPr>
        <w:spacing w:line="480" w:lineRule="auto"/>
        <w:jc w:val="both"/>
        <w:rPr>
          <w:rFonts w:ascii="Arial" w:hAnsi="Arial" w:cs="Arial"/>
          <w:b/>
          <w:bCs/>
          <w:sz w:val="22"/>
          <w:szCs w:val="22"/>
        </w:rPr>
      </w:pPr>
      <w:r w:rsidRPr="00773D02">
        <w:rPr>
          <w:rFonts w:ascii="Arial" w:hAnsi="Arial" w:cs="Arial"/>
          <w:b/>
          <w:bCs/>
          <w:sz w:val="22"/>
          <w:szCs w:val="22"/>
        </w:rPr>
        <w:t xml:space="preserve">Corresponding author </w:t>
      </w:r>
    </w:p>
    <w:p w14:paraId="0B739620" w14:textId="69F2CD6A" w:rsidR="00773D02" w:rsidRDefault="00773D02" w:rsidP="00773D02">
      <w:pPr>
        <w:spacing w:line="480" w:lineRule="auto"/>
        <w:jc w:val="both"/>
        <w:rPr>
          <w:rFonts w:ascii="Arial" w:hAnsi="Arial" w:cs="Arial"/>
          <w:sz w:val="22"/>
          <w:szCs w:val="22"/>
        </w:rPr>
      </w:pPr>
      <w:r w:rsidRPr="00773D02">
        <w:rPr>
          <w:rFonts w:ascii="Arial" w:hAnsi="Arial" w:cs="Arial"/>
          <w:sz w:val="22"/>
          <w:szCs w:val="22"/>
        </w:rPr>
        <w:t>Correspondence to Majid Ezzati (majid.ezzati@imperial.ac.uk) </w:t>
      </w:r>
    </w:p>
    <w:p w14:paraId="631C1E0E" w14:textId="77777777" w:rsidR="00773D02" w:rsidRPr="005B3E97" w:rsidRDefault="00773D02" w:rsidP="00580F14">
      <w:pPr>
        <w:spacing w:line="480" w:lineRule="auto"/>
        <w:jc w:val="both"/>
        <w:rPr>
          <w:rFonts w:ascii="Arial" w:hAnsi="Arial" w:cs="Arial"/>
          <w:sz w:val="22"/>
          <w:szCs w:val="22"/>
        </w:rPr>
      </w:pPr>
    </w:p>
    <w:p w14:paraId="5B8678DD" w14:textId="77777777" w:rsidR="00B209F0" w:rsidRPr="005B3E97" w:rsidRDefault="00B209F0" w:rsidP="00580F14">
      <w:pPr>
        <w:spacing w:line="480" w:lineRule="auto"/>
        <w:jc w:val="both"/>
        <w:rPr>
          <w:rFonts w:ascii="Arial" w:hAnsi="Arial" w:cs="Arial"/>
          <w:sz w:val="22"/>
          <w:szCs w:val="22"/>
        </w:rPr>
      </w:pPr>
    </w:p>
    <w:p w14:paraId="3ECC2D7F" w14:textId="77777777" w:rsidR="00B209F0" w:rsidRPr="005B3E97" w:rsidRDefault="00B209F0">
      <w:pPr>
        <w:rPr>
          <w:rFonts w:ascii="Arial" w:hAnsi="Arial" w:cs="Arial"/>
          <w:sz w:val="22"/>
          <w:szCs w:val="22"/>
        </w:rPr>
      </w:pPr>
      <w:r w:rsidRPr="005B3E97">
        <w:rPr>
          <w:rFonts w:ascii="Arial" w:hAnsi="Arial" w:cs="Arial"/>
          <w:sz w:val="22"/>
          <w:szCs w:val="22"/>
        </w:rPr>
        <w:br w:type="page"/>
      </w:r>
    </w:p>
    <w:p w14:paraId="0722359C" w14:textId="6A012279" w:rsidR="0099621B" w:rsidRPr="005B3E97" w:rsidRDefault="0099621B" w:rsidP="0099621B">
      <w:pPr>
        <w:spacing w:line="480" w:lineRule="auto"/>
        <w:jc w:val="both"/>
        <w:rPr>
          <w:rFonts w:ascii="Arial" w:hAnsi="Arial" w:cs="Arial"/>
          <w:sz w:val="22"/>
          <w:szCs w:val="22"/>
        </w:rPr>
      </w:pPr>
      <w:r w:rsidRPr="005B3E97">
        <w:rPr>
          <w:rFonts w:ascii="Arial" w:hAnsi="Arial" w:cs="Arial"/>
          <w:b/>
          <w:sz w:val="22"/>
          <w:szCs w:val="22"/>
        </w:rPr>
        <w:lastRenderedPageBreak/>
        <w:t>Fig. 1.</w:t>
      </w:r>
      <w:r w:rsidRPr="005B3E97">
        <w:rPr>
          <w:rFonts w:ascii="Arial" w:hAnsi="Arial" w:cs="Arial"/>
          <w:sz w:val="22"/>
          <w:szCs w:val="22"/>
        </w:rPr>
        <w:t xml:space="preserve"> </w:t>
      </w:r>
      <w:r w:rsidR="0027356E" w:rsidRPr="0027356E">
        <w:rPr>
          <w:rFonts w:ascii="Arial" w:hAnsi="Arial" w:cs="Arial"/>
          <w:sz w:val="22"/>
          <w:szCs w:val="22"/>
        </w:rPr>
        <w:t xml:space="preserve">Weekly number of deaths </w:t>
      </w:r>
      <w:r w:rsidR="005B2618">
        <w:rPr>
          <w:rFonts w:ascii="Arial" w:hAnsi="Arial" w:cs="Arial"/>
          <w:sz w:val="22"/>
          <w:szCs w:val="22"/>
        </w:rPr>
        <w:t xml:space="preserve">from any cause </w:t>
      </w:r>
      <w:r w:rsidR="0027356E" w:rsidRPr="0027356E">
        <w:rPr>
          <w:rFonts w:ascii="Arial" w:hAnsi="Arial" w:cs="Arial"/>
          <w:sz w:val="22"/>
          <w:szCs w:val="22"/>
        </w:rPr>
        <w:t>from January 2020 through May 2020. The points show reported deaths</w:t>
      </w:r>
      <w:r w:rsidR="002F300E">
        <w:rPr>
          <w:rFonts w:ascii="Arial" w:hAnsi="Arial" w:cs="Arial"/>
          <w:sz w:val="22"/>
          <w:szCs w:val="22"/>
        </w:rPr>
        <w:t xml:space="preserve"> (placed at the start of each week in this graph)</w:t>
      </w:r>
      <w:r w:rsidR="0027356E" w:rsidRPr="0027356E">
        <w:rPr>
          <w:rFonts w:ascii="Arial" w:hAnsi="Arial" w:cs="Arial"/>
          <w:sz w:val="22"/>
          <w:szCs w:val="22"/>
        </w:rPr>
        <w:t xml:space="preserve">. The </w:t>
      </w:r>
      <w:r w:rsidR="00937EF5">
        <w:rPr>
          <w:rFonts w:ascii="Arial" w:hAnsi="Arial" w:cs="Arial"/>
          <w:sz w:val="22"/>
          <w:szCs w:val="22"/>
        </w:rPr>
        <w:t>turquoise</w:t>
      </w:r>
      <w:r w:rsidR="0027356E" w:rsidRPr="0027356E">
        <w:rPr>
          <w:rFonts w:ascii="Arial" w:hAnsi="Arial" w:cs="Arial"/>
          <w:sz w:val="22"/>
          <w:szCs w:val="22"/>
        </w:rPr>
        <w:t xml:space="preserve">-shaded areas show the predictions of how many deaths would have been expected from </w:t>
      </w:r>
      <w:r w:rsidR="0027356E">
        <w:rPr>
          <w:rFonts w:ascii="Arial" w:hAnsi="Arial" w:cs="Arial"/>
          <w:sz w:val="22"/>
          <w:szCs w:val="22"/>
        </w:rPr>
        <w:t>mid-February</w:t>
      </w:r>
      <w:r w:rsidR="0027356E" w:rsidRPr="0027356E">
        <w:rPr>
          <w:rFonts w:ascii="Arial" w:hAnsi="Arial" w:cs="Arial"/>
          <w:sz w:val="22"/>
          <w:szCs w:val="22"/>
        </w:rPr>
        <w:t xml:space="preserve"> had Covid-19 pandemic not taken place. The shading shows </w:t>
      </w:r>
      <w:r w:rsidR="0027356E" w:rsidRPr="005B3E97">
        <w:rPr>
          <w:rFonts w:ascii="Arial" w:hAnsi="Arial" w:cs="Arial"/>
          <w:sz w:val="22"/>
          <w:szCs w:val="22"/>
        </w:rPr>
        <w:t>the credible intervals around the median prediction, from 5% (dark) to 95% (light)</w:t>
      </w:r>
      <w:r w:rsidR="00ED1CC0">
        <w:rPr>
          <w:rFonts w:ascii="Arial" w:hAnsi="Arial" w:cs="Arial"/>
          <w:sz w:val="22"/>
          <w:szCs w:val="22"/>
        </w:rPr>
        <w:t xml:space="preserve"> in 10% increments</w:t>
      </w:r>
      <w:r w:rsidR="0027356E" w:rsidRPr="005B3E97">
        <w:rPr>
          <w:rFonts w:ascii="Arial" w:hAnsi="Arial" w:cs="Arial"/>
          <w:sz w:val="22"/>
          <w:szCs w:val="22"/>
        </w:rPr>
        <w:t>.</w:t>
      </w:r>
      <w:r w:rsidR="00C72A30">
        <w:rPr>
          <w:rFonts w:ascii="Arial" w:hAnsi="Arial" w:cs="Arial"/>
          <w:sz w:val="22"/>
          <w:szCs w:val="22"/>
        </w:rPr>
        <w:t xml:space="preserve"> </w:t>
      </w:r>
      <w:r w:rsidR="00C72A30" w:rsidRPr="005B3E97">
        <w:rPr>
          <w:rFonts w:ascii="Arial" w:hAnsi="Arial" w:cs="Arial"/>
          <w:sz w:val="22"/>
          <w:szCs w:val="22"/>
        </w:rPr>
        <w:t xml:space="preserve">See Extended Data Fig. </w:t>
      </w:r>
      <w:r w:rsidR="00B63EA8">
        <w:rPr>
          <w:rFonts w:ascii="Arial" w:hAnsi="Arial" w:cs="Arial"/>
          <w:sz w:val="22"/>
          <w:szCs w:val="22"/>
        </w:rPr>
        <w:t>1</w:t>
      </w:r>
      <w:r w:rsidR="00C72A30" w:rsidRPr="005B3E97">
        <w:rPr>
          <w:rFonts w:ascii="Arial" w:hAnsi="Arial" w:cs="Arial"/>
          <w:sz w:val="22"/>
          <w:szCs w:val="22"/>
        </w:rPr>
        <w:t xml:space="preserve"> for results by age group.</w:t>
      </w:r>
    </w:p>
    <w:p w14:paraId="466F5838" w14:textId="77777777" w:rsidR="0099621B" w:rsidRPr="005B3E97" w:rsidRDefault="0099621B" w:rsidP="0099621B">
      <w:pPr>
        <w:spacing w:line="480" w:lineRule="auto"/>
        <w:jc w:val="both"/>
        <w:rPr>
          <w:rFonts w:ascii="Arial" w:hAnsi="Arial" w:cs="Arial"/>
          <w:sz w:val="22"/>
          <w:szCs w:val="22"/>
        </w:rPr>
      </w:pPr>
    </w:p>
    <w:p w14:paraId="38983F2D" w14:textId="77777777" w:rsidR="0099621B" w:rsidRPr="005B3E97" w:rsidRDefault="0099621B" w:rsidP="0099621B">
      <w:pPr>
        <w:spacing w:line="480" w:lineRule="auto"/>
        <w:jc w:val="both"/>
        <w:rPr>
          <w:rFonts w:ascii="Arial" w:hAnsi="Arial" w:cs="Arial"/>
          <w:sz w:val="22"/>
          <w:szCs w:val="22"/>
        </w:rPr>
      </w:pPr>
    </w:p>
    <w:p w14:paraId="43BC6B3A" w14:textId="77777777" w:rsidR="0099621B" w:rsidRPr="005B3E97" w:rsidRDefault="0099621B" w:rsidP="0099621B">
      <w:pPr>
        <w:spacing w:line="480" w:lineRule="auto"/>
        <w:jc w:val="both"/>
        <w:rPr>
          <w:rFonts w:ascii="Arial" w:hAnsi="Arial" w:cs="Arial"/>
          <w:sz w:val="22"/>
          <w:szCs w:val="22"/>
        </w:rPr>
      </w:pPr>
    </w:p>
    <w:p w14:paraId="2E6A6DA8" w14:textId="77777777" w:rsidR="0099621B" w:rsidRPr="005B3E97" w:rsidRDefault="0099621B" w:rsidP="0099621B">
      <w:pPr>
        <w:spacing w:after="200" w:line="276" w:lineRule="auto"/>
        <w:rPr>
          <w:rFonts w:ascii="Arial" w:hAnsi="Arial" w:cs="Arial"/>
          <w:sz w:val="22"/>
          <w:szCs w:val="22"/>
        </w:rPr>
      </w:pPr>
      <w:r w:rsidRPr="005B3E97">
        <w:rPr>
          <w:rFonts w:ascii="Arial" w:hAnsi="Arial" w:cs="Arial"/>
          <w:sz w:val="22"/>
          <w:szCs w:val="22"/>
        </w:rPr>
        <w:br w:type="page"/>
      </w:r>
    </w:p>
    <w:p w14:paraId="6926EE15" w14:textId="56992703" w:rsidR="00CF4797" w:rsidRDefault="00C13182" w:rsidP="00CF4797">
      <w:pPr>
        <w:spacing w:line="480" w:lineRule="auto"/>
        <w:jc w:val="both"/>
        <w:rPr>
          <w:ins w:id="29" w:author="Majid Ezzati" w:date="2020-08-21T21:47:00Z"/>
          <w:rFonts w:ascii="Arial" w:hAnsi="Arial" w:cs="Arial"/>
          <w:sz w:val="22"/>
          <w:szCs w:val="22"/>
        </w:rPr>
      </w:pPr>
      <w:bookmarkStart w:id="30" w:name="_Hlk44097539"/>
      <w:r w:rsidRPr="005B3E97">
        <w:rPr>
          <w:rFonts w:ascii="Arial" w:hAnsi="Arial" w:cs="Arial"/>
          <w:b/>
          <w:sz w:val="22"/>
          <w:szCs w:val="22"/>
        </w:rPr>
        <w:lastRenderedPageBreak/>
        <w:t>Fig</w:t>
      </w:r>
      <w:r w:rsidR="003F238B" w:rsidRPr="005B3E97">
        <w:rPr>
          <w:rFonts w:ascii="Arial" w:hAnsi="Arial" w:cs="Arial"/>
          <w:b/>
          <w:sz w:val="22"/>
          <w:szCs w:val="22"/>
        </w:rPr>
        <w:t>.</w:t>
      </w:r>
      <w:r w:rsidRPr="005B3E97">
        <w:rPr>
          <w:rFonts w:ascii="Arial" w:hAnsi="Arial" w:cs="Arial"/>
          <w:b/>
          <w:sz w:val="22"/>
          <w:szCs w:val="22"/>
        </w:rPr>
        <w:t xml:space="preserve"> </w:t>
      </w:r>
      <w:r w:rsidR="0099621B">
        <w:rPr>
          <w:rFonts w:ascii="Arial" w:hAnsi="Arial" w:cs="Arial"/>
          <w:b/>
          <w:sz w:val="22"/>
          <w:szCs w:val="22"/>
        </w:rPr>
        <w:t>2</w:t>
      </w:r>
      <w:r w:rsidRPr="005B3E97">
        <w:rPr>
          <w:rFonts w:ascii="Arial" w:hAnsi="Arial" w:cs="Arial"/>
          <w:b/>
          <w:sz w:val="22"/>
          <w:szCs w:val="22"/>
        </w:rPr>
        <w:t>.</w:t>
      </w:r>
      <w:r w:rsidRPr="005B3E97">
        <w:rPr>
          <w:rFonts w:ascii="Arial" w:hAnsi="Arial" w:cs="Arial"/>
          <w:sz w:val="22"/>
          <w:szCs w:val="22"/>
        </w:rPr>
        <w:t xml:space="preserve"> </w:t>
      </w:r>
      <w:r w:rsidR="00677C64">
        <w:rPr>
          <w:rFonts w:ascii="Arial" w:hAnsi="Arial" w:cs="Arial"/>
          <w:sz w:val="22"/>
          <w:szCs w:val="22"/>
        </w:rPr>
        <w:t xml:space="preserve">(A) </w:t>
      </w:r>
      <w:r w:rsidR="00CF4797" w:rsidRPr="005B3E97">
        <w:rPr>
          <w:rFonts w:ascii="Arial" w:hAnsi="Arial" w:cs="Arial"/>
          <w:sz w:val="22"/>
          <w:szCs w:val="22"/>
        </w:rPr>
        <w:t xml:space="preserve">Posterior distribution </w:t>
      </w:r>
      <w:r w:rsidR="00677C64">
        <w:rPr>
          <w:rFonts w:ascii="Arial" w:hAnsi="Arial" w:cs="Arial"/>
          <w:sz w:val="22"/>
          <w:szCs w:val="22"/>
        </w:rPr>
        <w:t xml:space="preserve">of </w:t>
      </w:r>
      <w:r w:rsidR="00BA4119" w:rsidRPr="005B3E97">
        <w:rPr>
          <w:rFonts w:ascii="Arial" w:hAnsi="Arial" w:cs="Arial"/>
          <w:sz w:val="22"/>
          <w:szCs w:val="22"/>
        </w:rPr>
        <w:t xml:space="preserve">excess deaths </w:t>
      </w:r>
      <w:r w:rsidR="004C6151" w:rsidRPr="005B3E97">
        <w:rPr>
          <w:rFonts w:ascii="Arial" w:hAnsi="Arial" w:cs="Arial"/>
          <w:sz w:val="22"/>
          <w:szCs w:val="22"/>
        </w:rPr>
        <w:t xml:space="preserve">from any cause </w:t>
      </w:r>
      <w:r w:rsidR="00BA4119" w:rsidRPr="005B3E97">
        <w:rPr>
          <w:rFonts w:ascii="Arial" w:hAnsi="Arial" w:cs="Arial"/>
          <w:sz w:val="22"/>
          <w:szCs w:val="22"/>
        </w:rPr>
        <w:t>per 100,000 people</w:t>
      </w:r>
      <w:r w:rsidR="00677C64">
        <w:rPr>
          <w:rFonts w:ascii="Arial" w:hAnsi="Arial" w:cs="Arial"/>
          <w:sz w:val="22"/>
          <w:szCs w:val="22"/>
        </w:rPr>
        <w:t xml:space="preserve"> </w:t>
      </w:r>
      <w:r w:rsidR="00677C64" w:rsidRPr="005B3E97">
        <w:rPr>
          <w:rFonts w:ascii="Arial" w:hAnsi="Arial" w:cs="Arial"/>
          <w:sz w:val="22"/>
          <w:szCs w:val="22"/>
        </w:rPr>
        <w:t>from mid-February to end of May 2020</w:t>
      </w:r>
      <w:r w:rsidR="009A52DE">
        <w:rPr>
          <w:rFonts w:ascii="Arial" w:hAnsi="Arial" w:cs="Arial"/>
          <w:sz w:val="22"/>
          <w:szCs w:val="22"/>
        </w:rPr>
        <w:t>.</w:t>
      </w:r>
      <w:r w:rsidR="00677C64">
        <w:rPr>
          <w:rFonts w:ascii="Arial" w:hAnsi="Arial" w:cs="Arial"/>
          <w:sz w:val="22"/>
          <w:szCs w:val="22"/>
        </w:rPr>
        <w:t xml:space="preserve"> </w:t>
      </w:r>
      <w:r w:rsidR="00677C64" w:rsidRPr="005B3E97">
        <w:rPr>
          <w:rFonts w:ascii="Arial" w:hAnsi="Arial" w:cs="Arial"/>
          <w:sz w:val="22"/>
          <w:szCs w:val="22"/>
        </w:rPr>
        <w:t xml:space="preserve">Gold dots show the posterior medians. </w:t>
      </w:r>
      <w:r w:rsidR="00677C64">
        <w:rPr>
          <w:rFonts w:ascii="Arial" w:hAnsi="Arial" w:cs="Arial"/>
          <w:sz w:val="22"/>
          <w:szCs w:val="22"/>
        </w:rPr>
        <w:t xml:space="preserve">(B) </w:t>
      </w:r>
      <w:r w:rsidR="00677C64" w:rsidRPr="00677C64">
        <w:rPr>
          <w:rFonts w:ascii="Arial" w:hAnsi="Arial" w:cs="Arial"/>
          <w:sz w:val="22"/>
          <w:szCs w:val="22"/>
        </w:rPr>
        <w:t>Probability distribution for the country’s rank.</w:t>
      </w:r>
      <w:r w:rsidR="00677C64">
        <w:rPr>
          <w:rFonts w:ascii="Arial" w:hAnsi="Arial" w:cs="Arial"/>
          <w:sz w:val="22"/>
          <w:szCs w:val="22"/>
        </w:rPr>
        <w:t xml:space="preserve"> </w:t>
      </w:r>
      <w:r w:rsidR="00677C64" w:rsidRPr="005B3E97">
        <w:rPr>
          <w:rFonts w:ascii="Arial" w:hAnsi="Arial" w:cs="Arial"/>
          <w:sz w:val="22"/>
          <w:szCs w:val="22"/>
        </w:rPr>
        <w:t>Countries are ordered vertically by median increase from smallest (at the bottom) to the largest (at the top)</w:t>
      </w:r>
      <w:r w:rsidR="00C955A4">
        <w:rPr>
          <w:rFonts w:ascii="Arial" w:hAnsi="Arial" w:cs="Arial"/>
          <w:sz w:val="22"/>
          <w:szCs w:val="22"/>
        </w:rPr>
        <w:t xml:space="preserve"> in men</w:t>
      </w:r>
      <w:r w:rsidR="00677C64" w:rsidRPr="005B3E97">
        <w:rPr>
          <w:rFonts w:ascii="Arial" w:hAnsi="Arial" w:cs="Arial"/>
          <w:sz w:val="22"/>
          <w:szCs w:val="22"/>
        </w:rPr>
        <w:t xml:space="preserve">. </w:t>
      </w:r>
      <w:r w:rsidR="003F238B" w:rsidRPr="005B3E97">
        <w:rPr>
          <w:rFonts w:ascii="Arial" w:hAnsi="Arial" w:cs="Arial"/>
          <w:sz w:val="22"/>
          <w:szCs w:val="22"/>
        </w:rPr>
        <w:t>See Extended Data Fig</w:t>
      </w:r>
      <w:r w:rsidR="00433361" w:rsidRPr="005B3E97">
        <w:rPr>
          <w:rFonts w:ascii="Arial" w:hAnsi="Arial" w:cs="Arial"/>
          <w:sz w:val="22"/>
          <w:szCs w:val="22"/>
        </w:rPr>
        <w:t>.</w:t>
      </w:r>
      <w:r w:rsidR="003F238B" w:rsidRPr="005B3E97">
        <w:rPr>
          <w:rFonts w:ascii="Arial" w:hAnsi="Arial" w:cs="Arial"/>
          <w:sz w:val="22"/>
          <w:szCs w:val="22"/>
        </w:rPr>
        <w:t xml:space="preserve"> </w:t>
      </w:r>
      <w:r w:rsidR="00B63EA8">
        <w:rPr>
          <w:rFonts w:ascii="Arial" w:hAnsi="Arial" w:cs="Arial"/>
          <w:sz w:val="22"/>
          <w:szCs w:val="22"/>
        </w:rPr>
        <w:t>2</w:t>
      </w:r>
      <w:r w:rsidR="003F238B" w:rsidRPr="005B3E97">
        <w:rPr>
          <w:rFonts w:ascii="Arial" w:hAnsi="Arial" w:cs="Arial"/>
          <w:sz w:val="22"/>
          <w:szCs w:val="22"/>
        </w:rPr>
        <w:t xml:space="preserve"> for results by age group.</w:t>
      </w:r>
      <w:bookmarkEnd w:id="30"/>
    </w:p>
    <w:p w14:paraId="132BF383" w14:textId="1829A12A" w:rsidR="00470AC8" w:rsidRDefault="00470AC8" w:rsidP="00CF4797">
      <w:pPr>
        <w:spacing w:line="480" w:lineRule="auto"/>
        <w:jc w:val="both"/>
        <w:rPr>
          <w:rFonts w:ascii="Arial" w:hAnsi="Arial" w:cs="Arial"/>
          <w:sz w:val="22"/>
          <w:szCs w:val="22"/>
        </w:rPr>
      </w:pPr>
    </w:p>
    <w:p w14:paraId="2BAC04F8" w14:textId="2ACCDF0F" w:rsidR="00656056" w:rsidRDefault="00470AC8" w:rsidP="00CF4797">
      <w:pPr>
        <w:spacing w:line="480" w:lineRule="auto"/>
        <w:jc w:val="both"/>
        <w:rPr>
          <w:rFonts w:ascii="Arial" w:hAnsi="Arial" w:cs="Arial"/>
          <w:sz w:val="22"/>
          <w:szCs w:val="22"/>
        </w:rPr>
      </w:pPr>
      <w:r>
        <w:rPr>
          <w:rFonts w:ascii="Arial" w:hAnsi="Arial" w:cs="Arial"/>
          <w:sz w:val="22"/>
          <w:szCs w:val="22"/>
        </w:rPr>
        <w:t xml:space="preserve">In panel A, there is a relatively high posterior probability that excess deaths </w:t>
      </w:r>
      <w:r w:rsidRPr="005B3E97">
        <w:rPr>
          <w:rFonts w:ascii="Arial" w:hAnsi="Arial" w:cs="Arial"/>
          <w:sz w:val="22"/>
          <w:szCs w:val="22"/>
        </w:rPr>
        <w:t>per 100,000 people</w:t>
      </w:r>
      <w:r>
        <w:rPr>
          <w:rFonts w:ascii="Arial" w:hAnsi="Arial" w:cs="Arial"/>
          <w:sz w:val="22"/>
          <w:szCs w:val="22"/>
        </w:rPr>
        <w:t xml:space="preserve"> in each country </w:t>
      </w:r>
      <w:r w:rsidR="00656056">
        <w:rPr>
          <w:rFonts w:ascii="Arial" w:hAnsi="Arial" w:cs="Arial"/>
          <w:sz w:val="22"/>
          <w:szCs w:val="22"/>
        </w:rPr>
        <w:t>is in the ranges</w:t>
      </w:r>
      <w:r>
        <w:rPr>
          <w:rFonts w:ascii="Arial" w:hAnsi="Arial" w:cs="Arial"/>
          <w:sz w:val="22"/>
          <w:szCs w:val="22"/>
        </w:rPr>
        <w:t xml:space="preserve"> shaded in dark purple, and a low posterior probability that </w:t>
      </w:r>
      <w:r w:rsidR="00656056">
        <w:rPr>
          <w:rFonts w:ascii="Arial" w:hAnsi="Arial" w:cs="Arial"/>
          <w:sz w:val="22"/>
          <w:szCs w:val="22"/>
        </w:rPr>
        <w:t xml:space="preserve">it is in the ranges shaded in light green. For example, in </w:t>
      </w:r>
      <w:r w:rsidR="00875DCE">
        <w:rPr>
          <w:rFonts w:ascii="Arial" w:hAnsi="Arial" w:cs="Arial"/>
          <w:sz w:val="22"/>
          <w:szCs w:val="22"/>
        </w:rPr>
        <w:t>England and Wales</w:t>
      </w:r>
      <w:r w:rsidR="00656056">
        <w:rPr>
          <w:rFonts w:ascii="Arial" w:hAnsi="Arial" w:cs="Arial"/>
          <w:sz w:val="22"/>
          <w:szCs w:val="22"/>
        </w:rPr>
        <w:t xml:space="preserve"> there is a high posterior probability that excess deaths per 100,000 men </w:t>
      </w:r>
      <w:r w:rsidR="00DC4C29">
        <w:rPr>
          <w:rFonts w:ascii="Arial" w:hAnsi="Arial" w:cs="Arial"/>
          <w:sz w:val="22"/>
          <w:szCs w:val="22"/>
        </w:rPr>
        <w:t>are</w:t>
      </w:r>
      <w:r w:rsidR="00656056">
        <w:rPr>
          <w:rFonts w:ascii="Arial" w:hAnsi="Arial" w:cs="Arial"/>
          <w:sz w:val="22"/>
          <w:szCs w:val="22"/>
        </w:rPr>
        <w:t xml:space="preserve"> from </w:t>
      </w:r>
      <w:r w:rsidR="00875DCE">
        <w:rPr>
          <w:rFonts w:ascii="Arial" w:hAnsi="Arial" w:cs="Arial"/>
          <w:sz w:val="22"/>
          <w:szCs w:val="22"/>
        </w:rPr>
        <w:t>90</w:t>
      </w:r>
      <w:r w:rsidR="00656056">
        <w:rPr>
          <w:rFonts w:ascii="Arial" w:hAnsi="Arial" w:cs="Arial"/>
          <w:sz w:val="22"/>
          <w:szCs w:val="22"/>
        </w:rPr>
        <w:t xml:space="preserve"> to </w:t>
      </w:r>
      <w:r w:rsidR="00875DCE">
        <w:rPr>
          <w:rFonts w:ascii="Arial" w:hAnsi="Arial" w:cs="Arial"/>
          <w:sz w:val="22"/>
          <w:szCs w:val="22"/>
        </w:rPr>
        <w:t>110</w:t>
      </w:r>
      <w:r w:rsidR="00656056">
        <w:rPr>
          <w:rFonts w:ascii="Arial" w:hAnsi="Arial" w:cs="Arial"/>
          <w:sz w:val="22"/>
          <w:szCs w:val="22"/>
        </w:rPr>
        <w:t xml:space="preserve">, a low posterior probability that </w:t>
      </w:r>
      <w:r w:rsidR="00DC4C29">
        <w:rPr>
          <w:rFonts w:ascii="Arial" w:hAnsi="Arial" w:cs="Arial"/>
          <w:sz w:val="22"/>
          <w:szCs w:val="22"/>
        </w:rPr>
        <w:t xml:space="preserve">they are </w:t>
      </w:r>
      <w:r w:rsidR="00656056">
        <w:rPr>
          <w:rFonts w:ascii="Arial" w:hAnsi="Arial" w:cs="Arial"/>
          <w:sz w:val="22"/>
          <w:szCs w:val="22"/>
        </w:rPr>
        <w:t>&lt;</w:t>
      </w:r>
      <w:r w:rsidR="00875DCE">
        <w:rPr>
          <w:rFonts w:ascii="Arial" w:hAnsi="Arial" w:cs="Arial"/>
          <w:sz w:val="22"/>
          <w:szCs w:val="22"/>
        </w:rPr>
        <w:t>80</w:t>
      </w:r>
      <w:r w:rsidR="00656056">
        <w:rPr>
          <w:rFonts w:ascii="Arial" w:hAnsi="Arial" w:cs="Arial"/>
          <w:sz w:val="22"/>
          <w:szCs w:val="22"/>
        </w:rPr>
        <w:t xml:space="preserve"> or &gt;</w:t>
      </w:r>
      <w:r w:rsidR="00875DCE">
        <w:rPr>
          <w:rFonts w:ascii="Arial" w:hAnsi="Arial" w:cs="Arial"/>
          <w:sz w:val="22"/>
          <w:szCs w:val="22"/>
        </w:rPr>
        <w:t>120</w:t>
      </w:r>
      <w:r w:rsidR="00656056">
        <w:rPr>
          <w:rFonts w:ascii="Arial" w:hAnsi="Arial" w:cs="Arial"/>
          <w:sz w:val="22"/>
          <w:szCs w:val="22"/>
        </w:rPr>
        <w:t xml:space="preserve">. For women in the same country, there is a high posterior probability that excess deaths per 100,000 </w:t>
      </w:r>
      <w:r w:rsidR="00DC4C29">
        <w:rPr>
          <w:rFonts w:ascii="Arial" w:hAnsi="Arial" w:cs="Arial"/>
          <w:sz w:val="22"/>
          <w:szCs w:val="22"/>
        </w:rPr>
        <w:t>are</w:t>
      </w:r>
      <w:r w:rsidR="00656056">
        <w:rPr>
          <w:rFonts w:ascii="Arial" w:hAnsi="Arial" w:cs="Arial"/>
          <w:sz w:val="22"/>
          <w:szCs w:val="22"/>
        </w:rPr>
        <w:t xml:space="preserve"> from </w:t>
      </w:r>
      <w:r w:rsidR="00306119">
        <w:rPr>
          <w:rFonts w:ascii="Arial" w:hAnsi="Arial" w:cs="Arial"/>
          <w:sz w:val="22"/>
          <w:szCs w:val="22"/>
        </w:rPr>
        <w:t>70</w:t>
      </w:r>
      <w:r w:rsidR="00656056">
        <w:rPr>
          <w:rFonts w:ascii="Arial" w:hAnsi="Arial" w:cs="Arial"/>
          <w:sz w:val="22"/>
          <w:szCs w:val="22"/>
        </w:rPr>
        <w:t xml:space="preserve"> to </w:t>
      </w:r>
      <w:r w:rsidR="00306119">
        <w:rPr>
          <w:rFonts w:ascii="Arial" w:hAnsi="Arial" w:cs="Arial"/>
          <w:sz w:val="22"/>
          <w:szCs w:val="22"/>
        </w:rPr>
        <w:t>90</w:t>
      </w:r>
      <w:r w:rsidR="00656056">
        <w:rPr>
          <w:rFonts w:ascii="Arial" w:hAnsi="Arial" w:cs="Arial"/>
          <w:sz w:val="22"/>
          <w:szCs w:val="22"/>
        </w:rPr>
        <w:t xml:space="preserve">, </w:t>
      </w:r>
      <w:r w:rsidR="00DC4C29">
        <w:rPr>
          <w:rFonts w:ascii="Arial" w:hAnsi="Arial" w:cs="Arial"/>
          <w:sz w:val="22"/>
          <w:szCs w:val="22"/>
        </w:rPr>
        <w:t xml:space="preserve">and </w:t>
      </w:r>
      <w:r w:rsidR="00656056">
        <w:rPr>
          <w:rFonts w:ascii="Arial" w:hAnsi="Arial" w:cs="Arial"/>
          <w:sz w:val="22"/>
          <w:szCs w:val="22"/>
        </w:rPr>
        <w:t>a low posterior probability that</w:t>
      </w:r>
      <w:r w:rsidR="00DC4C29">
        <w:rPr>
          <w:rFonts w:ascii="Arial" w:hAnsi="Arial" w:cs="Arial"/>
          <w:sz w:val="22"/>
          <w:szCs w:val="22"/>
        </w:rPr>
        <w:t xml:space="preserve"> they are</w:t>
      </w:r>
      <w:r w:rsidR="00656056">
        <w:rPr>
          <w:rFonts w:ascii="Arial" w:hAnsi="Arial" w:cs="Arial"/>
          <w:sz w:val="22"/>
          <w:szCs w:val="22"/>
        </w:rPr>
        <w:t xml:space="preserve"> &lt;</w:t>
      </w:r>
      <w:r w:rsidR="00306119">
        <w:rPr>
          <w:rFonts w:ascii="Arial" w:hAnsi="Arial" w:cs="Arial"/>
          <w:sz w:val="22"/>
          <w:szCs w:val="22"/>
        </w:rPr>
        <w:t>60</w:t>
      </w:r>
      <w:r w:rsidR="00656056">
        <w:rPr>
          <w:rFonts w:ascii="Arial" w:hAnsi="Arial" w:cs="Arial"/>
          <w:sz w:val="22"/>
          <w:szCs w:val="22"/>
        </w:rPr>
        <w:t xml:space="preserve"> or &gt;</w:t>
      </w:r>
      <w:r w:rsidR="00306119">
        <w:rPr>
          <w:rFonts w:ascii="Arial" w:hAnsi="Arial" w:cs="Arial"/>
          <w:sz w:val="22"/>
          <w:szCs w:val="22"/>
        </w:rPr>
        <w:t>120</w:t>
      </w:r>
      <w:r w:rsidR="00656056">
        <w:rPr>
          <w:rFonts w:ascii="Arial" w:hAnsi="Arial" w:cs="Arial"/>
          <w:sz w:val="22"/>
          <w:szCs w:val="22"/>
        </w:rPr>
        <w:t xml:space="preserve">. </w:t>
      </w:r>
      <w:r w:rsidR="00DC4C29">
        <w:rPr>
          <w:rFonts w:ascii="Arial" w:hAnsi="Arial" w:cs="Arial"/>
          <w:sz w:val="22"/>
          <w:szCs w:val="22"/>
        </w:rPr>
        <w:t xml:space="preserve">For Australia, the uncertainty </w:t>
      </w:r>
      <w:r w:rsidR="00562868">
        <w:rPr>
          <w:rFonts w:ascii="Arial" w:hAnsi="Arial" w:cs="Arial"/>
          <w:sz w:val="22"/>
          <w:szCs w:val="22"/>
        </w:rPr>
        <w:t>range around the median is narrower</w:t>
      </w:r>
      <w:r w:rsidR="007A6687">
        <w:rPr>
          <w:rFonts w:ascii="Arial" w:hAnsi="Arial" w:cs="Arial"/>
          <w:sz w:val="22"/>
          <w:szCs w:val="22"/>
        </w:rPr>
        <w:t xml:space="preserve"> </w:t>
      </w:r>
      <w:r w:rsidR="00402615">
        <w:rPr>
          <w:rFonts w:ascii="Arial" w:hAnsi="Arial" w:cs="Arial"/>
          <w:sz w:val="22"/>
          <w:szCs w:val="22"/>
        </w:rPr>
        <w:t>as indicated by the dark purple shading</w:t>
      </w:r>
      <w:r w:rsidR="00DC4C29">
        <w:rPr>
          <w:rFonts w:ascii="Arial" w:hAnsi="Arial" w:cs="Arial"/>
          <w:sz w:val="22"/>
          <w:szCs w:val="22"/>
        </w:rPr>
        <w:t xml:space="preserve">, with a high probability that excess deaths per 100,000 population are from -5 to 5 for men, and from -10 to 2 for women. </w:t>
      </w:r>
      <w:commentRangeStart w:id="31"/>
      <w:r w:rsidR="00656056">
        <w:rPr>
          <w:rFonts w:ascii="Arial" w:hAnsi="Arial" w:cs="Arial"/>
          <w:sz w:val="22"/>
          <w:szCs w:val="22"/>
        </w:rPr>
        <w:t xml:space="preserve">In panel B, there is a relatively high posterior probability that each country ranks in the positions shaded in dark purple, and a low posterior probability that it ranks in the positions shaded in light green. For example, there is high probability that </w:t>
      </w:r>
      <w:r w:rsidR="001062BF">
        <w:rPr>
          <w:rFonts w:ascii="Arial" w:hAnsi="Arial" w:cs="Arial"/>
          <w:sz w:val="22"/>
          <w:szCs w:val="22"/>
        </w:rPr>
        <w:t>Sweden</w:t>
      </w:r>
      <w:r w:rsidR="00656056">
        <w:rPr>
          <w:rFonts w:ascii="Arial" w:hAnsi="Arial" w:cs="Arial"/>
          <w:sz w:val="22"/>
          <w:szCs w:val="22"/>
        </w:rPr>
        <w:t xml:space="preserve"> had the </w:t>
      </w:r>
      <w:r w:rsidR="001062BF">
        <w:rPr>
          <w:rFonts w:ascii="Arial" w:hAnsi="Arial" w:cs="Arial"/>
          <w:sz w:val="22"/>
          <w:szCs w:val="22"/>
        </w:rPr>
        <w:t>15</w:t>
      </w:r>
      <w:r w:rsidR="00656056" w:rsidRPr="00840CB5">
        <w:rPr>
          <w:rFonts w:ascii="Arial" w:hAnsi="Arial" w:cs="Arial"/>
          <w:sz w:val="22"/>
          <w:szCs w:val="22"/>
          <w:vertAlign w:val="superscript"/>
        </w:rPr>
        <w:t>th</w:t>
      </w:r>
      <w:r w:rsidR="00840CB5">
        <w:rPr>
          <w:rFonts w:ascii="Arial" w:hAnsi="Arial" w:cs="Arial"/>
          <w:sz w:val="22"/>
          <w:szCs w:val="22"/>
        </w:rPr>
        <w:t xml:space="preserve"> </w:t>
      </w:r>
      <w:r w:rsidR="00656056">
        <w:rPr>
          <w:rFonts w:ascii="Arial" w:hAnsi="Arial" w:cs="Arial"/>
          <w:sz w:val="22"/>
          <w:szCs w:val="22"/>
        </w:rPr>
        <w:t xml:space="preserve">lowest excess death rate for men and </w:t>
      </w:r>
      <w:r w:rsidR="001062BF">
        <w:rPr>
          <w:rFonts w:ascii="Arial" w:hAnsi="Arial" w:cs="Arial"/>
          <w:sz w:val="22"/>
          <w:szCs w:val="22"/>
        </w:rPr>
        <w:t>16</w:t>
      </w:r>
      <w:r w:rsidR="00656056" w:rsidRPr="00840CB5">
        <w:rPr>
          <w:rFonts w:ascii="Arial" w:hAnsi="Arial" w:cs="Arial"/>
          <w:sz w:val="22"/>
          <w:szCs w:val="22"/>
          <w:vertAlign w:val="superscript"/>
        </w:rPr>
        <w:t>th</w:t>
      </w:r>
      <w:r w:rsidR="00840CB5">
        <w:rPr>
          <w:rFonts w:ascii="Arial" w:hAnsi="Arial" w:cs="Arial"/>
          <w:sz w:val="22"/>
          <w:szCs w:val="22"/>
        </w:rPr>
        <w:t xml:space="preserve"> </w:t>
      </w:r>
      <w:r w:rsidR="00656056">
        <w:rPr>
          <w:rFonts w:ascii="Arial" w:hAnsi="Arial" w:cs="Arial"/>
          <w:sz w:val="22"/>
          <w:szCs w:val="22"/>
        </w:rPr>
        <w:t xml:space="preserve">lowest excess death rate for women. There is a low probability that its rank was </w:t>
      </w:r>
      <w:r w:rsidR="009B154B">
        <w:rPr>
          <w:rFonts w:ascii="Arial" w:hAnsi="Arial" w:cs="Arial"/>
          <w:sz w:val="22"/>
          <w:szCs w:val="22"/>
        </w:rPr>
        <w:t>lower than 14 or higher than 17</w:t>
      </w:r>
      <w:r w:rsidR="00656056">
        <w:rPr>
          <w:rFonts w:ascii="Arial" w:hAnsi="Arial" w:cs="Arial"/>
          <w:sz w:val="22"/>
          <w:szCs w:val="22"/>
        </w:rPr>
        <w:t xml:space="preserve"> for men and </w:t>
      </w:r>
      <w:r w:rsidR="009B154B">
        <w:rPr>
          <w:rFonts w:ascii="Arial" w:hAnsi="Arial" w:cs="Arial"/>
          <w:sz w:val="22"/>
          <w:szCs w:val="22"/>
        </w:rPr>
        <w:t>lower than 13 or higher than</w:t>
      </w:r>
      <w:r w:rsidR="00656056">
        <w:rPr>
          <w:rFonts w:ascii="Arial" w:hAnsi="Arial" w:cs="Arial"/>
          <w:sz w:val="22"/>
          <w:szCs w:val="22"/>
        </w:rPr>
        <w:t xml:space="preserve"> </w:t>
      </w:r>
      <w:r w:rsidR="001062BF">
        <w:rPr>
          <w:rFonts w:ascii="Arial" w:hAnsi="Arial" w:cs="Arial"/>
          <w:sz w:val="22"/>
          <w:szCs w:val="22"/>
        </w:rPr>
        <w:t>1</w:t>
      </w:r>
      <w:r w:rsidR="009B154B">
        <w:rPr>
          <w:rFonts w:ascii="Arial" w:hAnsi="Arial" w:cs="Arial"/>
          <w:sz w:val="22"/>
          <w:szCs w:val="22"/>
        </w:rPr>
        <w:t>7</w:t>
      </w:r>
      <w:r w:rsidR="00656056">
        <w:rPr>
          <w:rFonts w:ascii="Arial" w:hAnsi="Arial" w:cs="Arial"/>
          <w:sz w:val="22"/>
          <w:szCs w:val="22"/>
        </w:rPr>
        <w:t xml:space="preserve"> for women.  </w:t>
      </w:r>
      <w:commentRangeEnd w:id="31"/>
      <w:r w:rsidR="00092BF1">
        <w:rPr>
          <w:rStyle w:val="CommentReference"/>
          <w:rFonts w:asciiTheme="minorHAnsi" w:eastAsiaTheme="minorHAnsi" w:hAnsiTheme="minorHAnsi" w:cstheme="minorBidi"/>
          <w:lang w:eastAsia="en-US"/>
        </w:rPr>
        <w:commentReference w:id="31"/>
      </w:r>
    </w:p>
    <w:p w14:paraId="2FBBC682" w14:textId="5E7BFAA1" w:rsidR="00677C64" w:rsidRDefault="00677C64">
      <w:pPr>
        <w:spacing w:after="200" w:line="276" w:lineRule="auto"/>
        <w:rPr>
          <w:rFonts w:ascii="Arial" w:hAnsi="Arial" w:cs="Arial"/>
          <w:sz w:val="22"/>
          <w:szCs w:val="22"/>
        </w:rPr>
      </w:pPr>
      <w:r>
        <w:rPr>
          <w:rFonts w:ascii="Arial" w:hAnsi="Arial" w:cs="Arial"/>
          <w:sz w:val="22"/>
          <w:szCs w:val="22"/>
        </w:rPr>
        <w:br w:type="page"/>
      </w:r>
    </w:p>
    <w:p w14:paraId="1540BEE8" w14:textId="3D7ABB96" w:rsidR="00677C64" w:rsidRPr="005B3E97" w:rsidRDefault="00677C64" w:rsidP="00677C64">
      <w:pPr>
        <w:spacing w:line="480" w:lineRule="auto"/>
        <w:jc w:val="both"/>
        <w:rPr>
          <w:rFonts w:ascii="Arial" w:hAnsi="Arial" w:cs="Arial"/>
          <w:sz w:val="22"/>
          <w:szCs w:val="22"/>
        </w:rPr>
      </w:pPr>
      <w:r w:rsidRPr="005B3E97">
        <w:rPr>
          <w:rFonts w:ascii="Arial" w:hAnsi="Arial" w:cs="Arial"/>
          <w:b/>
          <w:sz w:val="22"/>
          <w:szCs w:val="22"/>
        </w:rPr>
        <w:lastRenderedPageBreak/>
        <w:t xml:space="preserve">Fig. </w:t>
      </w:r>
      <w:r>
        <w:rPr>
          <w:rFonts w:ascii="Arial" w:hAnsi="Arial" w:cs="Arial"/>
          <w:b/>
          <w:sz w:val="22"/>
          <w:szCs w:val="22"/>
        </w:rPr>
        <w:t>3</w:t>
      </w:r>
      <w:r w:rsidRPr="005B3E97">
        <w:rPr>
          <w:rFonts w:ascii="Arial" w:hAnsi="Arial" w:cs="Arial"/>
          <w:b/>
          <w:sz w:val="22"/>
          <w:szCs w:val="22"/>
        </w:rPr>
        <w:t>.</w:t>
      </w:r>
      <w:r w:rsidRPr="005B3E97">
        <w:rPr>
          <w:rFonts w:ascii="Arial" w:hAnsi="Arial" w:cs="Arial"/>
          <w:sz w:val="22"/>
          <w:szCs w:val="22"/>
        </w:rPr>
        <w:t xml:space="preserve"> </w:t>
      </w:r>
      <w:r>
        <w:rPr>
          <w:rFonts w:ascii="Arial" w:hAnsi="Arial" w:cs="Arial"/>
          <w:sz w:val="22"/>
          <w:szCs w:val="22"/>
        </w:rPr>
        <w:t xml:space="preserve">(A) </w:t>
      </w:r>
      <w:r w:rsidRPr="005B3E97">
        <w:rPr>
          <w:rFonts w:ascii="Arial" w:hAnsi="Arial" w:cs="Arial"/>
          <w:sz w:val="22"/>
          <w:szCs w:val="22"/>
        </w:rPr>
        <w:t xml:space="preserve">Posterior distribution </w:t>
      </w:r>
      <w:r>
        <w:rPr>
          <w:rFonts w:ascii="Arial" w:hAnsi="Arial" w:cs="Arial"/>
          <w:sz w:val="22"/>
          <w:szCs w:val="22"/>
        </w:rPr>
        <w:t xml:space="preserve">of </w:t>
      </w:r>
      <w:r w:rsidRPr="005B3E97">
        <w:rPr>
          <w:rFonts w:ascii="Arial" w:hAnsi="Arial" w:cs="Arial"/>
          <w:sz w:val="22"/>
          <w:szCs w:val="22"/>
        </w:rPr>
        <w:t>percent increase in deaths from any cause from mid-February to end of May 2020</w:t>
      </w:r>
      <w:r w:rsidR="009A52DE">
        <w:rPr>
          <w:rFonts w:ascii="Arial" w:hAnsi="Arial" w:cs="Arial"/>
          <w:sz w:val="22"/>
          <w:szCs w:val="22"/>
        </w:rPr>
        <w:t>.</w:t>
      </w:r>
      <w:r>
        <w:rPr>
          <w:rFonts w:ascii="Arial" w:hAnsi="Arial" w:cs="Arial"/>
          <w:sz w:val="22"/>
          <w:szCs w:val="22"/>
        </w:rPr>
        <w:t xml:space="preserve"> </w:t>
      </w:r>
      <w:r w:rsidRPr="005B3E97">
        <w:rPr>
          <w:rFonts w:ascii="Arial" w:hAnsi="Arial" w:cs="Arial"/>
          <w:sz w:val="22"/>
          <w:szCs w:val="22"/>
        </w:rPr>
        <w:t xml:space="preserve">Gold dots show the posterior medians. </w:t>
      </w:r>
      <w:r>
        <w:rPr>
          <w:rFonts w:ascii="Arial" w:hAnsi="Arial" w:cs="Arial"/>
          <w:sz w:val="22"/>
          <w:szCs w:val="22"/>
        </w:rPr>
        <w:t xml:space="preserve">(B) </w:t>
      </w:r>
      <w:r w:rsidRPr="00677C64">
        <w:rPr>
          <w:rFonts w:ascii="Arial" w:hAnsi="Arial" w:cs="Arial"/>
          <w:sz w:val="22"/>
          <w:szCs w:val="22"/>
        </w:rPr>
        <w:t>Probability distribution for the country’s rank.</w:t>
      </w:r>
      <w:r>
        <w:rPr>
          <w:rFonts w:ascii="Arial" w:hAnsi="Arial" w:cs="Arial"/>
          <w:sz w:val="22"/>
          <w:szCs w:val="22"/>
        </w:rPr>
        <w:t xml:space="preserve"> </w:t>
      </w:r>
      <w:r w:rsidRPr="005B3E97">
        <w:rPr>
          <w:rFonts w:ascii="Arial" w:hAnsi="Arial" w:cs="Arial"/>
          <w:sz w:val="22"/>
          <w:szCs w:val="22"/>
        </w:rPr>
        <w:t>Countries are ordered vertically by median increase from smallest (at the bottom) to the largest (at the top)</w:t>
      </w:r>
      <w:r w:rsidR="002F300E">
        <w:rPr>
          <w:rFonts w:ascii="Arial" w:hAnsi="Arial" w:cs="Arial"/>
          <w:sz w:val="22"/>
          <w:szCs w:val="22"/>
        </w:rPr>
        <w:t xml:space="preserve"> in men</w:t>
      </w:r>
      <w:r w:rsidRPr="005B3E97">
        <w:rPr>
          <w:rFonts w:ascii="Arial" w:hAnsi="Arial" w:cs="Arial"/>
          <w:sz w:val="22"/>
          <w:szCs w:val="22"/>
        </w:rPr>
        <w:t xml:space="preserve">. See Extended Data Fig. </w:t>
      </w:r>
      <w:r>
        <w:rPr>
          <w:rFonts w:ascii="Arial" w:hAnsi="Arial" w:cs="Arial"/>
          <w:sz w:val="22"/>
          <w:szCs w:val="22"/>
        </w:rPr>
        <w:t>3</w:t>
      </w:r>
      <w:r w:rsidRPr="005B3E97">
        <w:rPr>
          <w:rFonts w:ascii="Arial" w:hAnsi="Arial" w:cs="Arial"/>
          <w:sz w:val="22"/>
          <w:szCs w:val="22"/>
        </w:rPr>
        <w:t xml:space="preserve"> for results by age group.</w:t>
      </w:r>
      <w:r w:rsidR="0053590F">
        <w:rPr>
          <w:rFonts w:ascii="Arial" w:hAnsi="Arial" w:cs="Arial"/>
          <w:sz w:val="22"/>
          <w:szCs w:val="22"/>
        </w:rPr>
        <w:t xml:space="preserve"> See Fig 2. for how the shading</w:t>
      </w:r>
      <w:r w:rsidR="005254E7">
        <w:rPr>
          <w:rFonts w:ascii="Arial" w:hAnsi="Arial" w:cs="Arial"/>
          <w:sz w:val="22"/>
          <w:szCs w:val="22"/>
        </w:rPr>
        <w:t xml:space="preserve">s in the two panels should be interpreted. </w:t>
      </w:r>
    </w:p>
    <w:p w14:paraId="029955F2" w14:textId="69CF2E42" w:rsidR="00F022C3" w:rsidRPr="005B3E97" w:rsidRDefault="00F022C3" w:rsidP="003E3668">
      <w:pPr>
        <w:spacing w:line="480" w:lineRule="auto"/>
        <w:jc w:val="both"/>
        <w:rPr>
          <w:rFonts w:ascii="Arial" w:hAnsi="Arial" w:cs="Arial"/>
          <w:sz w:val="22"/>
          <w:szCs w:val="22"/>
        </w:rPr>
      </w:pPr>
    </w:p>
    <w:p w14:paraId="212FED55" w14:textId="3928CC5F" w:rsidR="00C13182" w:rsidRPr="005B3E97" w:rsidRDefault="00C13182" w:rsidP="00C13182">
      <w:pPr>
        <w:spacing w:line="480" w:lineRule="auto"/>
        <w:jc w:val="both"/>
        <w:rPr>
          <w:rFonts w:ascii="Arial" w:hAnsi="Arial" w:cs="Arial"/>
          <w:sz w:val="22"/>
          <w:szCs w:val="22"/>
        </w:rPr>
      </w:pPr>
    </w:p>
    <w:p w14:paraId="6D35204A" w14:textId="2A24B789" w:rsidR="00CF1106" w:rsidRPr="005B3E97" w:rsidRDefault="00CF1106">
      <w:pPr>
        <w:spacing w:after="200" w:line="276" w:lineRule="auto"/>
        <w:rPr>
          <w:rFonts w:ascii="Arial" w:hAnsi="Arial" w:cs="Arial"/>
          <w:sz w:val="22"/>
          <w:szCs w:val="22"/>
        </w:rPr>
      </w:pPr>
      <w:r w:rsidRPr="005B3E97">
        <w:rPr>
          <w:rFonts w:ascii="Arial" w:hAnsi="Arial" w:cs="Arial"/>
          <w:sz w:val="22"/>
          <w:szCs w:val="22"/>
        </w:rPr>
        <w:br w:type="page"/>
      </w:r>
    </w:p>
    <w:p w14:paraId="6FA3ADF3" w14:textId="6E5A1E75" w:rsidR="002E7606" w:rsidRPr="005B3E97" w:rsidRDefault="00CF1106" w:rsidP="00CF1106">
      <w:pPr>
        <w:spacing w:line="480" w:lineRule="auto"/>
        <w:jc w:val="both"/>
        <w:rPr>
          <w:rFonts w:ascii="Arial" w:hAnsi="Arial" w:cs="Arial"/>
          <w:sz w:val="22"/>
          <w:szCs w:val="22"/>
        </w:rPr>
      </w:pPr>
      <w:r w:rsidRPr="005B3E97">
        <w:rPr>
          <w:rFonts w:ascii="Arial" w:hAnsi="Arial" w:cs="Arial"/>
          <w:b/>
          <w:sz w:val="22"/>
          <w:szCs w:val="22"/>
        </w:rPr>
        <w:lastRenderedPageBreak/>
        <w:t>Fig</w:t>
      </w:r>
      <w:r w:rsidR="003F238B" w:rsidRPr="005B3E97">
        <w:rPr>
          <w:rFonts w:ascii="Arial" w:hAnsi="Arial" w:cs="Arial"/>
          <w:b/>
          <w:sz w:val="22"/>
          <w:szCs w:val="22"/>
        </w:rPr>
        <w:t>.</w:t>
      </w:r>
      <w:r w:rsidRPr="005B3E97">
        <w:rPr>
          <w:rFonts w:ascii="Arial" w:hAnsi="Arial" w:cs="Arial"/>
          <w:b/>
          <w:sz w:val="22"/>
          <w:szCs w:val="22"/>
        </w:rPr>
        <w:t xml:space="preserve"> </w:t>
      </w:r>
      <w:r w:rsidR="00677C64">
        <w:rPr>
          <w:rFonts w:ascii="Arial" w:hAnsi="Arial" w:cs="Arial"/>
          <w:b/>
          <w:sz w:val="22"/>
          <w:szCs w:val="22"/>
        </w:rPr>
        <w:t>4</w:t>
      </w:r>
      <w:r w:rsidRPr="005B3E97">
        <w:rPr>
          <w:rFonts w:ascii="Arial" w:hAnsi="Arial" w:cs="Arial"/>
          <w:b/>
          <w:sz w:val="22"/>
          <w:szCs w:val="22"/>
        </w:rPr>
        <w:t>.</w:t>
      </w:r>
      <w:r w:rsidRPr="005B3E97">
        <w:rPr>
          <w:rFonts w:ascii="Arial" w:hAnsi="Arial" w:cs="Arial"/>
          <w:sz w:val="22"/>
          <w:szCs w:val="22"/>
        </w:rPr>
        <w:t xml:space="preserve"> </w:t>
      </w:r>
      <w:r w:rsidR="00D826D9" w:rsidRPr="005B3E97">
        <w:rPr>
          <w:rFonts w:ascii="Arial" w:hAnsi="Arial" w:cs="Arial"/>
          <w:sz w:val="22"/>
          <w:szCs w:val="22"/>
        </w:rPr>
        <w:t xml:space="preserve">Weekly </w:t>
      </w:r>
      <w:r w:rsidR="003F238B" w:rsidRPr="005B3E97">
        <w:rPr>
          <w:rFonts w:ascii="Arial" w:hAnsi="Arial" w:cs="Arial"/>
          <w:sz w:val="22"/>
          <w:szCs w:val="22"/>
        </w:rPr>
        <w:t>percent increase in mortality</w:t>
      </w:r>
      <w:r w:rsidR="002E7606" w:rsidRPr="005B3E97">
        <w:rPr>
          <w:rFonts w:ascii="Arial" w:hAnsi="Arial" w:cs="Arial"/>
          <w:sz w:val="22"/>
          <w:szCs w:val="22"/>
        </w:rPr>
        <w:t xml:space="preserve"> </w:t>
      </w:r>
      <w:r w:rsidR="00EB7AD2">
        <w:rPr>
          <w:rFonts w:ascii="Arial" w:hAnsi="Arial" w:cs="Arial"/>
          <w:sz w:val="22"/>
          <w:szCs w:val="22"/>
        </w:rPr>
        <w:t xml:space="preserve">from any cause </w:t>
      </w:r>
      <w:r w:rsidR="002E7606" w:rsidRPr="005B3E97">
        <w:rPr>
          <w:rFonts w:ascii="Arial" w:hAnsi="Arial" w:cs="Arial"/>
          <w:sz w:val="22"/>
          <w:szCs w:val="22"/>
        </w:rPr>
        <w:t>as a result of the Covid-19 pandemic</w:t>
      </w:r>
      <w:r w:rsidR="003F238B" w:rsidRPr="005B3E97">
        <w:rPr>
          <w:rFonts w:ascii="Arial" w:hAnsi="Arial" w:cs="Arial"/>
          <w:sz w:val="22"/>
          <w:szCs w:val="22"/>
        </w:rPr>
        <w:t xml:space="preserve"> by country</w:t>
      </w:r>
      <w:r w:rsidR="002E7606" w:rsidRPr="005B3E97">
        <w:rPr>
          <w:rFonts w:ascii="Arial" w:hAnsi="Arial" w:cs="Arial"/>
          <w:sz w:val="22"/>
          <w:szCs w:val="22"/>
        </w:rPr>
        <w:t xml:space="preserve">. The </w:t>
      </w:r>
      <w:r w:rsidR="002D7495">
        <w:rPr>
          <w:rFonts w:ascii="Arial" w:hAnsi="Arial" w:cs="Arial"/>
          <w:sz w:val="22"/>
          <w:szCs w:val="22"/>
        </w:rPr>
        <w:t>turquoise</w:t>
      </w:r>
      <w:r w:rsidR="002D7495" w:rsidRPr="005B3E97">
        <w:rPr>
          <w:rFonts w:ascii="Arial" w:hAnsi="Arial" w:cs="Arial"/>
          <w:sz w:val="22"/>
          <w:szCs w:val="22"/>
        </w:rPr>
        <w:t xml:space="preserve"> </w:t>
      </w:r>
      <w:r w:rsidR="002E7606" w:rsidRPr="005B3E97">
        <w:rPr>
          <w:rFonts w:ascii="Arial" w:hAnsi="Arial" w:cs="Arial"/>
          <w:sz w:val="22"/>
          <w:szCs w:val="22"/>
        </w:rPr>
        <w:t xml:space="preserve">shading </w:t>
      </w:r>
      <w:r w:rsidR="003179EE">
        <w:rPr>
          <w:rFonts w:ascii="Arial" w:hAnsi="Arial" w:cs="Arial"/>
          <w:sz w:val="22"/>
          <w:szCs w:val="22"/>
        </w:rPr>
        <w:t xml:space="preserve">(placed at the start of each week) </w:t>
      </w:r>
      <w:r w:rsidR="002E7606" w:rsidRPr="005B3E97">
        <w:rPr>
          <w:rFonts w:ascii="Arial" w:hAnsi="Arial" w:cs="Arial"/>
          <w:sz w:val="22"/>
          <w:szCs w:val="22"/>
        </w:rPr>
        <w:t>shows the credible intervals around the median prediction, from 5% (dark) to 95% (light)</w:t>
      </w:r>
      <w:r w:rsidR="00ED1CC0">
        <w:rPr>
          <w:rFonts w:ascii="Arial" w:hAnsi="Arial" w:cs="Arial"/>
          <w:sz w:val="22"/>
          <w:szCs w:val="22"/>
        </w:rPr>
        <w:t xml:space="preserve"> in 10% increments</w:t>
      </w:r>
      <w:r w:rsidR="002E7606" w:rsidRPr="005B3E97">
        <w:rPr>
          <w:rFonts w:ascii="Arial" w:hAnsi="Arial" w:cs="Arial"/>
          <w:sz w:val="22"/>
          <w:szCs w:val="22"/>
        </w:rPr>
        <w:t xml:space="preserve">. </w:t>
      </w:r>
      <w:r w:rsidR="005F6F68">
        <w:rPr>
          <w:rFonts w:ascii="Arial" w:hAnsi="Arial" w:cs="Arial"/>
          <w:sz w:val="22"/>
          <w:szCs w:val="22"/>
        </w:rPr>
        <w:t xml:space="preserve">The background shading </w:t>
      </w:r>
      <w:r w:rsidR="00513CD6">
        <w:rPr>
          <w:rFonts w:ascii="Arial" w:hAnsi="Arial" w:cs="Arial"/>
          <w:sz w:val="22"/>
          <w:szCs w:val="22"/>
        </w:rPr>
        <w:t xml:space="preserve">indicates the magnitude of the weekly increase that was detectable with a posterior probability of at least 90%. </w:t>
      </w:r>
      <w:r w:rsidR="002E7606" w:rsidRPr="005B3E97">
        <w:rPr>
          <w:rFonts w:ascii="Arial" w:hAnsi="Arial" w:cs="Arial"/>
          <w:sz w:val="22"/>
          <w:szCs w:val="22"/>
        </w:rPr>
        <w:t>See Extended Data Fig</w:t>
      </w:r>
      <w:r w:rsidR="00433361" w:rsidRPr="005B3E97">
        <w:rPr>
          <w:rFonts w:ascii="Arial" w:hAnsi="Arial" w:cs="Arial"/>
          <w:sz w:val="22"/>
          <w:szCs w:val="22"/>
        </w:rPr>
        <w:t>.</w:t>
      </w:r>
      <w:r w:rsidR="002E7606" w:rsidRPr="005B3E97">
        <w:rPr>
          <w:rFonts w:ascii="Arial" w:hAnsi="Arial" w:cs="Arial"/>
          <w:sz w:val="22"/>
          <w:szCs w:val="22"/>
        </w:rPr>
        <w:t xml:space="preserve"> </w:t>
      </w:r>
      <w:r w:rsidR="0093597D">
        <w:rPr>
          <w:rFonts w:ascii="Arial" w:hAnsi="Arial" w:cs="Arial"/>
          <w:sz w:val="22"/>
          <w:szCs w:val="22"/>
        </w:rPr>
        <w:t>4</w:t>
      </w:r>
      <w:r w:rsidR="002E7606" w:rsidRPr="005B3E97">
        <w:rPr>
          <w:rFonts w:ascii="Arial" w:hAnsi="Arial" w:cs="Arial"/>
          <w:sz w:val="22"/>
          <w:szCs w:val="22"/>
        </w:rPr>
        <w:t xml:space="preserve"> for </w:t>
      </w:r>
      <w:r w:rsidR="0093597D">
        <w:rPr>
          <w:rFonts w:ascii="Arial" w:hAnsi="Arial" w:cs="Arial"/>
          <w:sz w:val="22"/>
          <w:szCs w:val="22"/>
        </w:rPr>
        <w:t xml:space="preserve">results </w:t>
      </w:r>
      <w:r w:rsidR="002E7606" w:rsidRPr="005B3E97">
        <w:rPr>
          <w:rFonts w:ascii="Arial" w:hAnsi="Arial" w:cs="Arial"/>
          <w:sz w:val="22"/>
          <w:szCs w:val="22"/>
        </w:rPr>
        <w:t>by age group</w:t>
      </w:r>
      <w:r w:rsidR="003A477A">
        <w:rPr>
          <w:rFonts w:ascii="Arial" w:hAnsi="Arial" w:cs="Arial"/>
          <w:sz w:val="22"/>
          <w:szCs w:val="22"/>
        </w:rPr>
        <w:t>.</w:t>
      </w:r>
    </w:p>
    <w:p w14:paraId="5DA1D7F6" w14:textId="3CEC4585" w:rsidR="00CF1106" w:rsidRPr="005B3E97" w:rsidRDefault="00CF1106" w:rsidP="00C13182">
      <w:pPr>
        <w:spacing w:line="480" w:lineRule="auto"/>
        <w:jc w:val="both"/>
        <w:rPr>
          <w:rFonts w:ascii="Arial" w:hAnsi="Arial" w:cs="Arial"/>
          <w:sz w:val="22"/>
          <w:szCs w:val="22"/>
        </w:rPr>
      </w:pPr>
    </w:p>
    <w:p w14:paraId="4F33CA65" w14:textId="10E85EAF" w:rsidR="008D438C" w:rsidRPr="005B3E97" w:rsidRDefault="008D438C">
      <w:pPr>
        <w:spacing w:after="200" w:line="276" w:lineRule="auto"/>
        <w:rPr>
          <w:rFonts w:ascii="Arial" w:hAnsi="Arial" w:cs="Arial"/>
          <w:sz w:val="22"/>
          <w:szCs w:val="22"/>
        </w:rPr>
      </w:pPr>
      <w:r w:rsidRPr="005B3E97">
        <w:rPr>
          <w:rFonts w:ascii="Arial" w:hAnsi="Arial" w:cs="Arial"/>
          <w:sz w:val="22"/>
          <w:szCs w:val="22"/>
        </w:rPr>
        <w:br w:type="page"/>
      </w:r>
    </w:p>
    <w:p w14:paraId="25F2DA8E" w14:textId="4B158CFF" w:rsidR="008D438C" w:rsidRPr="005B3E97" w:rsidRDefault="008D438C" w:rsidP="008D438C">
      <w:pPr>
        <w:spacing w:line="480" w:lineRule="auto"/>
        <w:jc w:val="both"/>
        <w:rPr>
          <w:rFonts w:ascii="Arial" w:hAnsi="Arial" w:cs="Arial"/>
          <w:sz w:val="22"/>
          <w:szCs w:val="22"/>
        </w:rPr>
      </w:pPr>
      <w:r w:rsidRPr="005B3E97">
        <w:rPr>
          <w:rFonts w:ascii="Arial" w:hAnsi="Arial" w:cs="Arial"/>
          <w:b/>
          <w:sz w:val="22"/>
          <w:szCs w:val="22"/>
        </w:rPr>
        <w:lastRenderedPageBreak/>
        <w:t>Fig</w:t>
      </w:r>
      <w:r w:rsidR="00433361" w:rsidRPr="005B3E97">
        <w:rPr>
          <w:rFonts w:ascii="Arial" w:hAnsi="Arial" w:cs="Arial"/>
          <w:b/>
          <w:sz w:val="22"/>
          <w:szCs w:val="22"/>
        </w:rPr>
        <w:t>.</w:t>
      </w:r>
      <w:r w:rsidRPr="005B3E97">
        <w:rPr>
          <w:rFonts w:ascii="Arial" w:hAnsi="Arial" w:cs="Arial"/>
          <w:b/>
          <w:sz w:val="22"/>
          <w:szCs w:val="22"/>
        </w:rPr>
        <w:t xml:space="preserve"> </w:t>
      </w:r>
      <w:r w:rsidR="00677C64">
        <w:rPr>
          <w:rFonts w:ascii="Arial" w:hAnsi="Arial" w:cs="Arial"/>
          <w:b/>
          <w:sz w:val="22"/>
          <w:szCs w:val="22"/>
        </w:rPr>
        <w:t>5</w:t>
      </w:r>
      <w:r w:rsidRPr="005B3E97">
        <w:rPr>
          <w:rFonts w:ascii="Arial" w:hAnsi="Arial" w:cs="Arial"/>
          <w:b/>
          <w:sz w:val="22"/>
          <w:szCs w:val="22"/>
        </w:rPr>
        <w:t>.</w:t>
      </w:r>
      <w:r w:rsidRPr="005B3E97">
        <w:rPr>
          <w:rFonts w:ascii="Arial" w:hAnsi="Arial" w:cs="Arial"/>
          <w:sz w:val="22"/>
          <w:szCs w:val="22"/>
        </w:rPr>
        <w:t xml:space="preserve"> </w:t>
      </w:r>
      <w:r w:rsidR="00433361" w:rsidRPr="005B3E97">
        <w:rPr>
          <w:rFonts w:ascii="Arial" w:hAnsi="Arial" w:cs="Arial"/>
          <w:sz w:val="22"/>
          <w:szCs w:val="22"/>
        </w:rPr>
        <w:t xml:space="preserve">Comparison of percent increase in deaths </w:t>
      </w:r>
      <w:r w:rsidR="00214343">
        <w:rPr>
          <w:rFonts w:ascii="Arial" w:hAnsi="Arial" w:cs="Arial"/>
          <w:sz w:val="22"/>
          <w:szCs w:val="22"/>
        </w:rPr>
        <w:t xml:space="preserve">from any cause </w:t>
      </w:r>
      <w:r w:rsidR="00433361" w:rsidRPr="005B3E97">
        <w:rPr>
          <w:rFonts w:ascii="Arial" w:hAnsi="Arial" w:cs="Arial"/>
          <w:sz w:val="22"/>
          <w:szCs w:val="22"/>
        </w:rPr>
        <w:t>as a result of the Covid-19 pandemic between men and women, for all ages and by age group.</w:t>
      </w:r>
    </w:p>
    <w:p w14:paraId="70B74E54" w14:textId="77777777" w:rsidR="008D438C" w:rsidRPr="005B3E97" w:rsidRDefault="008D438C" w:rsidP="008D438C">
      <w:pPr>
        <w:spacing w:line="480" w:lineRule="auto"/>
        <w:jc w:val="both"/>
        <w:rPr>
          <w:rFonts w:ascii="Arial" w:hAnsi="Arial" w:cs="Arial"/>
          <w:sz w:val="22"/>
          <w:szCs w:val="22"/>
        </w:rPr>
      </w:pPr>
    </w:p>
    <w:p w14:paraId="0553BC81" w14:textId="77777777" w:rsidR="00D81EF3" w:rsidRPr="005B3E97" w:rsidRDefault="00D81EF3" w:rsidP="00DC5358">
      <w:pPr>
        <w:spacing w:line="480" w:lineRule="auto"/>
        <w:jc w:val="both"/>
        <w:rPr>
          <w:rFonts w:ascii="Arial" w:hAnsi="Arial" w:cs="Arial"/>
          <w:sz w:val="22"/>
          <w:szCs w:val="22"/>
        </w:rPr>
      </w:pPr>
    </w:p>
    <w:p w14:paraId="1A13A3F6" w14:textId="390D04B8" w:rsidR="000D0D91" w:rsidRDefault="000D0D91">
      <w:pPr>
        <w:spacing w:after="200" w:line="276" w:lineRule="auto"/>
        <w:rPr>
          <w:rFonts w:ascii="Arial" w:hAnsi="Arial" w:cs="Arial"/>
          <w:sz w:val="22"/>
          <w:szCs w:val="22"/>
        </w:rPr>
      </w:pPr>
      <w:r>
        <w:rPr>
          <w:rFonts w:ascii="Arial" w:hAnsi="Arial" w:cs="Arial"/>
          <w:sz w:val="22"/>
          <w:szCs w:val="22"/>
        </w:rPr>
        <w:br w:type="page"/>
      </w:r>
    </w:p>
    <w:p w14:paraId="11E8FFA8" w14:textId="45041CF2" w:rsidR="009C6B83" w:rsidRDefault="009C6B83" w:rsidP="000D0D91">
      <w:pPr>
        <w:spacing w:line="480" w:lineRule="auto"/>
        <w:jc w:val="both"/>
        <w:rPr>
          <w:rFonts w:ascii="Arial" w:hAnsi="Arial" w:cs="Arial"/>
          <w:sz w:val="22"/>
          <w:szCs w:val="22"/>
          <w:highlight w:val="cyan"/>
        </w:rPr>
      </w:pPr>
      <w:r w:rsidRPr="00263770">
        <w:rPr>
          <w:rFonts w:ascii="Arial" w:hAnsi="Arial" w:cs="Arial"/>
          <w:b/>
          <w:bCs/>
          <w:sz w:val="22"/>
          <w:szCs w:val="22"/>
        </w:rPr>
        <w:lastRenderedPageBreak/>
        <w:t>Extended Data Table 1.</w:t>
      </w:r>
      <w:r w:rsidRPr="004072C8">
        <w:rPr>
          <w:rFonts w:ascii="Arial" w:hAnsi="Arial" w:cs="Arial"/>
          <w:sz w:val="22"/>
          <w:szCs w:val="22"/>
        </w:rPr>
        <w:t xml:space="preserve"> </w:t>
      </w:r>
      <w:r w:rsidR="004072C8">
        <w:rPr>
          <w:rFonts w:ascii="Arial" w:hAnsi="Arial" w:cs="Arial"/>
          <w:sz w:val="22"/>
          <w:szCs w:val="22"/>
        </w:rPr>
        <w:t>Number of</w:t>
      </w:r>
      <w:r w:rsidR="004072C8" w:rsidRPr="004072C8">
        <w:rPr>
          <w:rFonts w:ascii="Arial" w:hAnsi="Arial" w:cs="Arial"/>
          <w:sz w:val="22"/>
          <w:szCs w:val="22"/>
        </w:rPr>
        <w:t xml:space="preserve"> excess </w:t>
      </w:r>
      <w:r w:rsidR="004072C8">
        <w:rPr>
          <w:rFonts w:ascii="Arial" w:hAnsi="Arial" w:cs="Arial"/>
          <w:sz w:val="22"/>
          <w:szCs w:val="22"/>
        </w:rPr>
        <w:t xml:space="preserve">deaths from any cause and deaths assigned to Covid-19 </w:t>
      </w:r>
      <w:r w:rsidR="004072C8" w:rsidRPr="004072C8">
        <w:rPr>
          <w:rFonts w:ascii="Arial" w:hAnsi="Arial" w:cs="Arial"/>
          <w:sz w:val="22"/>
          <w:szCs w:val="22"/>
        </w:rPr>
        <w:t>due from mid-February to end of May 2020, by country.</w:t>
      </w:r>
      <w:r w:rsidR="004072C8">
        <w:rPr>
          <w:rFonts w:ascii="Arial" w:hAnsi="Arial" w:cs="Arial"/>
          <w:sz w:val="22"/>
          <w:szCs w:val="22"/>
        </w:rPr>
        <w:t xml:space="preserve"> </w:t>
      </w:r>
    </w:p>
    <w:p w14:paraId="507342D3" w14:textId="77777777" w:rsidR="003179EE" w:rsidRPr="007B7541" w:rsidRDefault="003179EE" w:rsidP="003179EE">
      <w:pPr>
        <w:rPr>
          <w:rFonts w:ascii="Arial" w:hAnsi="Arial" w:cs="Arial"/>
          <w:sz w:val="22"/>
          <w:szCs w:val="22"/>
        </w:rPr>
      </w:pPr>
    </w:p>
    <w:p w14:paraId="70D78645" w14:textId="77777777" w:rsidR="003179EE" w:rsidRPr="007B7541" w:rsidRDefault="003179EE" w:rsidP="003179EE">
      <w:pPr>
        <w:rPr>
          <w:rFonts w:ascii="Arial" w:hAnsi="Arial" w:cs="Arial"/>
          <w:sz w:val="22"/>
          <w:szCs w:val="22"/>
        </w:rPr>
      </w:pPr>
    </w:p>
    <w:tbl>
      <w:tblPr>
        <w:tblStyle w:val="TableGrid"/>
        <w:tblW w:w="10345" w:type="dxa"/>
        <w:tblLook w:val="04A0" w:firstRow="1" w:lastRow="0" w:firstColumn="1" w:lastColumn="0" w:noHBand="0" w:noVBand="1"/>
      </w:tblPr>
      <w:tblGrid>
        <w:gridCol w:w="1615"/>
        <w:gridCol w:w="2430"/>
        <w:gridCol w:w="2430"/>
        <w:gridCol w:w="2340"/>
        <w:gridCol w:w="1530"/>
      </w:tblGrid>
      <w:tr w:rsidR="003179EE" w:rsidRPr="007B7541" w14:paraId="007466C4" w14:textId="77777777" w:rsidTr="000863A6">
        <w:tc>
          <w:tcPr>
            <w:tcW w:w="1615" w:type="dxa"/>
            <w:vMerge w:val="restart"/>
          </w:tcPr>
          <w:p w14:paraId="1746FB4E" w14:textId="77777777" w:rsidR="003179EE" w:rsidRPr="006A3150" w:rsidRDefault="003179EE" w:rsidP="008617DD">
            <w:pPr>
              <w:spacing w:line="360" w:lineRule="auto"/>
              <w:rPr>
                <w:rFonts w:ascii="Arial" w:hAnsi="Arial" w:cs="Arial"/>
                <w:sz w:val="18"/>
                <w:szCs w:val="18"/>
              </w:rPr>
            </w:pPr>
          </w:p>
        </w:tc>
        <w:tc>
          <w:tcPr>
            <w:tcW w:w="7200" w:type="dxa"/>
            <w:gridSpan w:val="3"/>
          </w:tcPr>
          <w:p w14:paraId="1923AB17"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sz w:val="18"/>
                <w:szCs w:val="18"/>
              </w:rPr>
              <w:t>Number of excess deaths (95% credible interval)</w:t>
            </w:r>
          </w:p>
        </w:tc>
        <w:tc>
          <w:tcPr>
            <w:tcW w:w="1530" w:type="dxa"/>
          </w:tcPr>
          <w:p w14:paraId="08675D56"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sz w:val="18"/>
                <w:szCs w:val="18"/>
              </w:rPr>
              <w:t>Number of deaths assigned to Covid-19 as underlying cause</w:t>
            </w:r>
            <w:r w:rsidRPr="006A3150">
              <w:rPr>
                <w:rFonts w:ascii="Arial" w:hAnsi="Arial" w:cs="Arial"/>
                <w:sz w:val="18"/>
                <w:szCs w:val="18"/>
                <w:vertAlign w:val="superscript"/>
              </w:rPr>
              <w:t>1</w:t>
            </w:r>
          </w:p>
        </w:tc>
      </w:tr>
      <w:tr w:rsidR="003179EE" w:rsidRPr="007B7541" w14:paraId="0B72D6AB" w14:textId="77777777" w:rsidTr="000863A6">
        <w:tc>
          <w:tcPr>
            <w:tcW w:w="1615" w:type="dxa"/>
            <w:vMerge/>
          </w:tcPr>
          <w:p w14:paraId="0C971B5D" w14:textId="77777777" w:rsidR="003179EE" w:rsidRPr="006A3150" w:rsidRDefault="003179EE" w:rsidP="008617DD">
            <w:pPr>
              <w:spacing w:line="360" w:lineRule="auto"/>
              <w:rPr>
                <w:rFonts w:ascii="Arial" w:hAnsi="Arial" w:cs="Arial"/>
                <w:sz w:val="18"/>
                <w:szCs w:val="18"/>
              </w:rPr>
            </w:pPr>
          </w:p>
        </w:tc>
        <w:tc>
          <w:tcPr>
            <w:tcW w:w="2430" w:type="dxa"/>
          </w:tcPr>
          <w:p w14:paraId="1C016E12"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sz w:val="18"/>
                <w:szCs w:val="18"/>
              </w:rPr>
              <w:t>Women</w:t>
            </w:r>
          </w:p>
        </w:tc>
        <w:tc>
          <w:tcPr>
            <w:tcW w:w="2430" w:type="dxa"/>
          </w:tcPr>
          <w:p w14:paraId="7DE858C1"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sz w:val="18"/>
                <w:szCs w:val="18"/>
              </w:rPr>
              <w:t>Men</w:t>
            </w:r>
          </w:p>
        </w:tc>
        <w:tc>
          <w:tcPr>
            <w:tcW w:w="2340" w:type="dxa"/>
          </w:tcPr>
          <w:p w14:paraId="55A1CCC0"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sz w:val="18"/>
                <w:szCs w:val="18"/>
              </w:rPr>
              <w:t>Both sexes</w:t>
            </w:r>
          </w:p>
        </w:tc>
        <w:tc>
          <w:tcPr>
            <w:tcW w:w="1530" w:type="dxa"/>
          </w:tcPr>
          <w:p w14:paraId="3B38C1E2" w14:textId="77777777" w:rsidR="003179EE" w:rsidRPr="006A3150" w:rsidRDefault="003179EE" w:rsidP="008617DD">
            <w:pPr>
              <w:spacing w:line="360" w:lineRule="auto"/>
              <w:jc w:val="center"/>
              <w:rPr>
                <w:rFonts w:ascii="Arial" w:hAnsi="Arial" w:cs="Arial"/>
                <w:sz w:val="18"/>
                <w:szCs w:val="18"/>
              </w:rPr>
            </w:pPr>
          </w:p>
        </w:tc>
      </w:tr>
      <w:tr w:rsidR="003179EE" w:rsidRPr="007B7541" w14:paraId="531FE768" w14:textId="77777777" w:rsidTr="000863A6">
        <w:tc>
          <w:tcPr>
            <w:tcW w:w="1615" w:type="dxa"/>
            <w:vAlign w:val="bottom"/>
          </w:tcPr>
          <w:p w14:paraId="4FA2103F" w14:textId="77777777" w:rsidR="003179EE" w:rsidRPr="006A3150" w:rsidRDefault="003179EE" w:rsidP="008617DD">
            <w:pPr>
              <w:spacing w:line="360" w:lineRule="auto"/>
              <w:rPr>
                <w:rFonts w:ascii="Arial" w:hAnsi="Arial" w:cs="Arial"/>
                <w:color w:val="000000"/>
                <w:sz w:val="18"/>
                <w:szCs w:val="18"/>
              </w:rPr>
            </w:pPr>
            <w:r w:rsidRPr="006A3150">
              <w:rPr>
                <w:rFonts w:ascii="Arial" w:hAnsi="Arial" w:cs="Arial"/>
                <w:color w:val="000000"/>
                <w:sz w:val="18"/>
                <w:szCs w:val="18"/>
              </w:rPr>
              <w:t>Australia</w:t>
            </w:r>
          </w:p>
        </w:tc>
        <w:tc>
          <w:tcPr>
            <w:tcW w:w="2430" w:type="dxa"/>
            <w:vAlign w:val="bottom"/>
          </w:tcPr>
          <w:p w14:paraId="17562E96" w14:textId="10B9C959"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-190 (-1,230</w:t>
            </w:r>
            <w:r w:rsidR="00873848">
              <w:rPr>
                <w:rFonts w:ascii="Arial" w:hAnsi="Arial" w:cs="Arial"/>
                <w:color w:val="000000"/>
                <w:sz w:val="18"/>
                <w:szCs w:val="18"/>
              </w:rPr>
              <w:t xml:space="preserve"> to </w:t>
            </w:r>
            <w:r w:rsidRPr="006A3150">
              <w:rPr>
                <w:rFonts w:ascii="Arial" w:hAnsi="Arial" w:cs="Arial"/>
                <w:color w:val="000000"/>
                <w:sz w:val="18"/>
                <w:szCs w:val="18"/>
              </w:rPr>
              <w:t>770)</w:t>
            </w:r>
          </w:p>
        </w:tc>
        <w:tc>
          <w:tcPr>
            <w:tcW w:w="2430" w:type="dxa"/>
            <w:vAlign w:val="bottom"/>
          </w:tcPr>
          <w:p w14:paraId="6045E0F8" w14:textId="39B3CF94"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-500 (-1,870</w:t>
            </w:r>
            <w:r w:rsidR="00640E68">
              <w:rPr>
                <w:rFonts w:ascii="Arial" w:hAnsi="Arial" w:cs="Arial"/>
                <w:color w:val="000000"/>
                <w:sz w:val="18"/>
                <w:szCs w:val="18"/>
              </w:rPr>
              <w:t xml:space="preserve"> to </w:t>
            </w:r>
            <w:r w:rsidRPr="006A3150">
              <w:rPr>
                <w:rFonts w:ascii="Arial" w:hAnsi="Arial" w:cs="Arial"/>
                <w:color w:val="000000"/>
                <w:sz w:val="18"/>
                <w:szCs w:val="18"/>
              </w:rPr>
              <w:t>610)</w:t>
            </w:r>
          </w:p>
        </w:tc>
        <w:tc>
          <w:tcPr>
            <w:tcW w:w="2340" w:type="dxa"/>
            <w:vAlign w:val="bottom"/>
          </w:tcPr>
          <w:p w14:paraId="73D477F0" w14:textId="0FD01FB5"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-700 (-2,500</w:t>
            </w:r>
            <w:r w:rsidR="00B970EE">
              <w:rPr>
                <w:rFonts w:ascii="Arial" w:hAnsi="Arial" w:cs="Arial"/>
                <w:color w:val="000000"/>
                <w:sz w:val="18"/>
                <w:szCs w:val="18"/>
              </w:rPr>
              <w:t xml:space="preserve"> to </w:t>
            </w:r>
            <w:r w:rsidRPr="006A3150">
              <w:rPr>
                <w:rFonts w:ascii="Arial" w:hAnsi="Arial" w:cs="Arial"/>
                <w:color w:val="000000"/>
                <w:sz w:val="18"/>
                <w:szCs w:val="18"/>
              </w:rPr>
              <w:t>830)</w:t>
            </w:r>
          </w:p>
        </w:tc>
        <w:tc>
          <w:tcPr>
            <w:tcW w:w="1530" w:type="dxa"/>
            <w:vAlign w:val="bottom"/>
          </w:tcPr>
          <w:p w14:paraId="390A16F8" w14:textId="77777777"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102</w:t>
            </w:r>
          </w:p>
        </w:tc>
      </w:tr>
      <w:tr w:rsidR="003179EE" w:rsidRPr="007B7541" w14:paraId="0DFEB1E9" w14:textId="77777777" w:rsidTr="000863A6">
        <w:tc>
          <w:tcPr>
            <w:tcW w:w="1615" w:type="dxa"/>
            <w:vAlign w:val="bottom"/>
          </w:tcPr>
          <w:p w14:paraId="09FD6D48"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Austria</w:t>
            </w:r>
          </w:p>
        </w:tc>
        <w:tc>
          <w:tcPr>
            <w:tcW w:w="2430" w:type="dxa"/>
            <w:vAlign w:val="bottom"/>
          </w:tcPr>
          <w:p w14:paraId="5A56173B" w14:textId="187787A8"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630 (-60</w:t>
            </w:r>
            <w:r w:rsidR="00873848">
              <w:rPr>
                <w:rFonts w:ascii="Arial" w:hAnsi="Arial" w:cs="Arial"/>
                <w:color w:val="000000"/>
                <w:sz w:val="18"/>
                <w:szCs w:val="18"/>
              </w:rPr>
              <w:t xml:space="preserve"> to </w:t>
            </w:r>
            <w:r w:rsidRPr="006A3150">
              <w:rPr>
                <w:rFonts w:ascii="Arial" w:hAnsi="Arial" w:cs="Arial"/>
                <w:color w:val="000000"/>
                <w:sz w:val="18"/>
                <w:szCs w:val="18"/>
              </w:rPr>
              <w:t>1,300)</w:t>
            </w:r>
          </w:p>
        </w:tc>
        <w:tc>
          <w:tcPr>
            <w:tcW w:w="2430" w:type="dxa"/>
            <w:vAlign w:val="bottom"/>
          </w:tcPr>
          <w:p w14:paraId="33C6157D" w14:textId="2844455B"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310 (-690</w:t>
            </w:r>
            <w:r w:rsidR="00640E68">
              <w:rPr>
                <w:rFonts w:ascii="Arial" w:hAnsi="Arial" w:cs="Arial"/>
                <w:color w:val="000000"/>
                <w:sz w:val="18"/>
                <w:szCs w:val="18"/>
              </w:rPr>
              <w:t xml:space="preserve"> to </w:t>
            </w:r>
            <w:r w:rsidRPr="006A3150">
              <w:rPr>
                <w:rFonts w:ascii="Arial" w:hAnsi="Arial" w:cs="Arial"/>
                <w:color w:val="000000"/>
                <w:sz w:val="18"/>
                <w:szCs w:val="18"/>
              </w:rPr>
              <w:t>1,200)</w:t>
            </w:r>
          </w:p>
        </w:tc>
        <w:tc>
          <w:tcPr>
            <w:tcW w:w="2340" w:type="dxa"/>
            <w:vAlign w:val="bottom"/>
          </w:tcPr>
          <w:p w14:paraId="51333B32" w14:textId="342F1F3C"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930 (-290</w:t>
            </w:r>
            <w:r w:rsidR="00B970EE">
              <w:rPr>
                <w:rFonts w:ascii="Arial" w:hAnsi="Arial" w:cs="Arial"/>
                <w:color w:val="000000"/>
                <w:sz w:val="18"/>
                <w:szCs w:val="18"/>
              </w:rPr>
              <w:t xml:space="preserve"> to </w:t>
            </w:r>
            <w:r w:rsidRPr="006A3150">
              <w:rPr>
                <w:rFonts w:ascii="Arial" w:hAnsi="Arial" w:cs="Arial"/>
                <w:color w:val="000000"/>
                <w:sz w:val="18"/>
                <w:szCs w:val="18"/>
              </w:rPr>
              <w:t>2,100)</w:t>
            </w:r>
          </w:p>
        </w:tc>
        <w:tc>
          <w:tcPr>
            <w:tcW w:w="1530" w:type="dxa"/>
            <w:vAlign w:val="bottom"/>
          </w:tcPr>
          <w:p w14:paraId="3572BE63"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668</w:t>
            </w:r>
          </w:p>
        </w:tc>
      </w:tr>
      <w:tr w:rsidR="003179EE" w:rsidRPr="007B7541" w14:paraId="1C857189" w14:textId="77777777" w:rsidTr="000863A6">
        <w:tc>
          <w:tcPr>
            <w:tcW w:w="1615" w:type="dxa"/>
            <w:vAlign w:val="bottom"/>
          </w:tcPr>
          <w:p w14:paraId="7EFBF83B"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Belgium</w:t>
            </w:r>
          </w:p>
        </w:tc>
        <w:tc>
          <w:tcPr>
            <w:tcW w:w="2430" w:type="dxa"/>
            <w:vAlign w:val="bottom"/>
          </w:tcPr>
          <w:p w14:paraId="236EDF4E" w14:textId="6141C3B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4,000 (2,800</w:t>
            </w:r>
            <w:r w:rsidR="00873848">
              <w:rPr>
                <w:rFonts w:ascii="Arial" w:hAnsi="Arial" w:cs="Arial"/>
                <w:color w:val="000000"/>
                <w:sz w:val="18"/>
                <w:szCs w:val="18"/>
              </w:rPr>
              <w:t xml:space="preserve"> to </w:t>
            </w:r>
            <w:r w:rsidRPr="006A3150">
              <w:rPr>
                <w:rFonts w:ascii="Arial" w:hAnsi="Arial" w:cs="Arial"/>
                <w:color w:val="000000"/>
                <w:sz w:val="18"/>
                <w:szCs w:val="18"/>
              </w:rPr>
              <w:t>5,000)</w:t>
            </w:r>
          </w:p>
        </w:tc>
        <w:tc>
          <w:tcPr>
            <w:tcW w:w="2430" w:type="dxa"/>
            <w:vAlign w:val="bottom"/>
          </w:tcPr>
          <w:p w14:paraId="6F796E27" w14:textId="5CA59D12"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4,700 (3,200</w:t>
            </w:r>
            <w:r w:rsidR="00640E68">
              <w:rPr>
                <w:rFonts w:ascii="Arial" w:hAnsi="Arial" w:cs="Arial"/>
                <w:color w:val="000000"/>
                <w:sz w:val="18"/>
                <w:szCs w:val="18"/>
              </w:rPr>
              <w:t xml:space="preserve"> to </w:t>
            </w:r>
            <w:r w:rsidRPr="006A3150">
              <w:rPr>
                <w:rFonts w:ascii="Arial" w:hAnsi="Arial" w:cs="Arial"/>
                <w:color w:val="000000"/>
                <w:sz w:val="18"/>
                <w:szCs w:val="18"/>
              </w:rPr>
              <w:t>6,000)</w:t>
            </w:r>
          </w:p>
        </w:tc>
        <w:tc>
          <w:tcPr>
            <w:tcW w:w="2340" w:type="dxa"/>
            <w:vAlign w:val="bottom"/>
          </w:tcPr>
          <w:p w14:paraId="2083BE90" w14:textId="28310D6B"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8,600 (6,700</w:t>
            </w:r>
            <w:r w:rsidR="00B970EE">
              <w:rPr>
                <w:rFonts w:ascii="Arial" w:hAnsi="Arial" w:cs="Arial"/>
                <w:color w:val="000000"/>
                <w:sz w:val="18"/>
                <w:szCs w:val="18"/>
              </w:rPr>
              <w:t xml:space="preserve"> to </w:t>
            </w:r>
            <w:r w:rsidRPr="006A3150">
              <w:rPr>
                <w:rFonts w:ascii="Arial" w:hAnsi="Arial" w:cs="Arial"/>
                <w:color w:val="000000"/>
                <w:sz w:val="18"/>
                <w:szCs w:val="18"/>
              </w:rPr>
              <w:t>10,400)</w:t>
            </w:r>
          </w:p>
        </w:tc>
        <w:tc>
          <w:tcPr>
            <w:tcW w:w="1530" w:type="dxa"/>
            <w:vAlign w:val="bottom"/>
          </w:tcPr>
          <w:p w14:paraId="79325F78"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9,487</w:t>
            </w:r>
          </w:p>
        </w:tc>
      </w:tr>
      <w:tr w:rsidR="003179EE" w:rsidRPr="007B7541" w14:paraId="5351D4B7" w14:textId="77777777" w:rsidTr="000863A6">
        <w:tc>
          <w:tcPr>
            <w:tcW w:w="1615" w:type="dxa"/>
            <w:vAlign w:val="bottom"/>
          </w:tcPr>
          <w:p w14:paraId="466160D2"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Bulgaria</w:t>
            </w:r>
          </w:p>
        </w:tc>
        <w:tc>
          <w:tcPr>
            <w:tcW w:w="2430" w:type="dxa"/>
            <w:vAlign w:val="bottom"/>
          </w:tcPr>
          <w:p w14:paraId="20CC4024" w14:textId="5B2793E8"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-620 (-1,550</w:t>
            </w:r>
            <w:r w:rsidR="00873848">
              <w:rPr>
                <w:rFonts w:ascii="Arial" w:hAnsi="Arial" w:cs="Arial"/>
                <w:color w:val="000000"/>
                <w:sz w:val="18"/>
                <w:szCs w:val="18"/>
              </w:rPr>
              <w:t xml:space="preserve"> to </w:t>
            </w:r>
            <w:r w:rsidRPr="006A3150">
              <w:rPr>
                <w:rFonts w:ascii="Arial" w:hAnsi="Arial" w:cs="Arial"/>
                <w:color w:val="000000"/>
                <w:sz w:val="18"/>
                <w:szCs w:val="18"/>
              </w:rPr>
              <w:t>250)</w:t>
            </w:r>
          </w:p>
        </w:tc>
        <w:tc>
          <w:tcPr>
            <w:tcW w:w="2430" w:type="dxa"/>
            <w:vAlign w:val="bottom"/>
          </w:tcPr>
          <w:p w14:paraId="56C5757A" w14:textId="63B424D5"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-490 (-1,790</w:t>
            </w:r>
            <w:r w:rsidR="00640E68">
              <w:rPr>
                <w:rFonts w:ascii="Arial" w:hAnsi="Arial" w:cs="Arial"/>
                <w:color w:val="000000"/>
                <w:sz w:val="18"/>
                <w:szCs w:val="18"/>
              </w:rPr>
              <w:t xml:space="preserve"> to </w:t>
            </w:r>
            <w:r w:rsidRPr="006A3150">
              <w:rPr>
                <w:rFonts w:ascii="Arial" w:hAnsi="Arial" w:cs="Arial"/>
                <w:color w:val="000000"/>
                <w:sz w:val="18"/>
                <w:szCs w:val="18"/>
              </w:rPr>
              <w:t>620)</w:t>
            </w:r>
          </w:p>
        </w:tc>
        <w:tc>
          <w:tcPr>
            <w:tcW w:w="2340" w:type="dxa"/>
            <w:vAlign w:val="bottom"/>
          </w:tcPr>
          <w:p w14:paraId="70389F56" w14:textId="6EF42B0F"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-1,110 (-2,840</w:t>
            </w:r>
            <w:r w:rsidR="00B970EE">
              <w:rPr>
                <w:rFonts w:ascii="Arial" w:hAnsi="Arial" w:cs="Arial"/>
                <w:color w:val="000000"/>
                <w:sz w:val="18"/>
                <w:szCs w:val="18"/>
              </w:rPr>
              <w:t xml:space="preserve"> to </w:t>
            </w:r>
            <w:r w:rsidRPr="006A3150">
              <w:rPr>
                <w:rFonts w:ascii="Arial" w:hAnsi="Arial" w:cs="Arial"/>
                <w:color w:val="000000"/>
                <w:sz w:val="18"/>
                <w:szCs w:val="18"/>
              </w:rPr>
              <w:t>340)</w:t>
            </w:r>
          </w:p>
        </w:tc>
        <w:tc>
          <w:tcPr>
            <w:tcW w:w="1530" w:type="dxa"/>
            <w:vAlign w:val="bottom"/>
          </w:tcPr>
          <w:p w14:paraId="47459429"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140</w:t>
            </w:r>
          </w:p>
        </w:tc>
      </w:tr>
      <w:tr w:rsidR="003179EE" w:rsidRPr="007B7541" w14:paraId="1C27F1AD" w14:textId="77777777" w:rsidTr="000863A6">
        <w:tc>
          <w:tcPr>
            <w:tcW w:w="1615" w:type="dxa"/>
            <w:vAlign w:val="bottom"/>
          </w:tcPr>
          <w:p w14:paraId="055A58EF" w14:textId="77777777" w:rsidR="003179EE" w:rsidRPr="006A3150" w:rsidRDefault="003179EE" w:rsidP="008617DD">
            <w:pPr>
              <w:spacing w:line="360" w:lineRule="auto"/>
              <w:rPr>
                <w:rFonts w:ascii="Arial" w:hAnsi="Arial" w:cs="Arial"/>
                <w:color w:val="000000"/>
                <w:sz w:val="18"/>
                <w:szCs w:val="18"/>
              </w:rPr>
            </w:pPr>
            <w:r w:rsidRPr="006A3150">
              <w:rPr>
                <w:rFonts w:ascii="Arial" w:hAnsi="Arial" w:cs="Arial"/>
                <w:color w:val="000000"/>
                <w:sz w:val="18"/>
                <w:szCs w:val="18"/>
              </w:rPr>
              <w:t>Czechia</w:t>
            </w:r>
          </w:p>
        </w:tc>
        <w:tc>
          <w:tcPr>
            <w:tcW w:w="2430" w:type="dxa"/>
            <w:vAlign w:val="bottom"/>
          </w:tcPr>
          <w:p w14:paraId="7612843D" w14:textId="04C9F829"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-170 (-1,560</w:t>
            </w:r>
            <w:r w:rsidR="00873848">
              <w:rPr>
                <w:rFonts w:ascii="Arial" w:hAnsi="Arial" w:cs="Arial"/>
                <w:color w:val="000000"/>
                <w:sz w:val="18"/>
                <w:szCs w:val="18"/>
              </w:rPr>
              <w:t xml:space="preserve"> to </w:t>
            </w:r>
            <w:r w:rsidRPr="006A3150">
              <w:rPr>
                <w:rFonts w:ascii="Arial" w:hAnsi="Arial" w:cs="Arial"/>
                <w:color w:val="000000"/>
                <w:sz w:val="18"/>
                <w:szCs w:val="18"/>
              </w:rPr>
              <w:t>880)</w:t>
            </w:r>
          </w:p>
        </w:tc>
        <w:tc>
          <w:tcPr>
            <w:tcW w:w="2430" w:type="dxa"/>
            <w:vAlign w:val="bottom"/>
          </w:tcPr>
          <w:p w14:paraId="3F6819F0" w14:textId="77777777"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-310 (-2,000-970)</w:t>
            </w:r>
          </w:p>
        </w:tc>
        <w:tc>
          <w:tcPr>
            <w:tcW w:w="2340" w:type="dxa"/>
            <w:vAlign w:val="bottom"/>
          </w:tcPr>
          <w:p w14:paraId="17B7D6BE" w14:textId="1DD091B4"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-510 (-2,880</w:t>
            </w:r>
            <w:r w:rsidR="00B970EE">
              <w:rPr>
                <w:rFonts w:ascii="Arial" w:hAnsi="Arial" w:cs="Arial"/>
                <w:color w:val="000000"/>
                <w:sz w:val="18"/>
                <w:szCs w:val="18"/>
              </w:rPr>
              <w:t xml:space="preserve"> to </w:t>
            </w:r>
            <w:r w:rsidRPr="006A3150">
              <w:rPr>
                <w:rFonts w:ascii="Arial" w:hAnsi="Arial" w:cs="Arial"/>
                <w:color w:val="000000"/>
                <w:sz w:val="18"/>
                <w:szCs w:val="18"/>
              </w:rPr>
              <w:t>1,300)</w:t>
            </w:r>
          </w:p>
        </w:tc>
        <w:tc>
          <w:tcPr>
            <w:tcW w:w="1530" w:type="dxa"/>
            <w:vAlign w:val="bottom"/>
          </w:tcPr>
          <w:p w14:paraId="02B6069A" w14:textId="77777777"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319</w:t>
            </w:r>
          </w:p>
        </w:tc>
      </w:tr>
      <w:tr w:rsidR="003179EE" w:rsidRPr="007B7541" w14:paraId="5D127E5A" w14:textId="77777777" w:rsidTr="000863A6">
        <w:tc>
          <w:tcPr>
            <w:tcW w:w="1615" w:type="dxa"/>
            <w:vAlign w:val="bottom"/>
          </w:tcPr>
          <w:p w14:paraId="436F4860"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Denmark</w:t>
            </w:r>
          </w:p>
        </w:tc>
        <w:tc>
          <w:tcPr>
            <w:tcW w:w="2430" w:type="dxa"/>
            <w:vAlign w:val="bottom"/>
          </w:tcPr>
          <w:p w14:paraId="1F386325" w14:textId="2302C5F2"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260 (-280</w:t>
            </w:r>
            <w:r w:rsidR="00873848">
              <w:rPr>
                <w:rFonts w:ascii="Arial" w:hAnsi="Arial" w:cs="Arial"/>
                <w:color w:val="000000"/>
                <w:sz w:val="18"/>
                <w:szCs w:val="18"/>
              </w:rPr>
              <w:t xml:space="preserve"> to </w:t>
            </w:r>
            <w:r w:rsidRPr="006A3150">
              <w:rPr>
                <w:rFonts w:ascii="Arial" w:hAnsi="Arial" w:cs="Arial"/>
                <w:color w:val="000000"/>
                <w:sz w:val="18"/>
                <w:szCs w:val="18"/>
              </w:rPr>
              <w:t>760)</w:t>
            </w:r>
          </w:p>
        </w:tc>
        <w:tc>
          <w:tcPr>
            <w:tcW w:w="2430" w:type="dxa"/>
            <w:vAlign w:val="bottom"/>
          </w:tcPr>
          <w:p w14:paraId="514034DE"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270 (-320-820)</w:t>
            </w:r>
          </w:p>
        </w:tc>
        <w:tc>
          <w:tcPr>
            <w:tcW w:w="2340" w:type="dxa"/>
            <w:vAlign w:val="bottom"/>
          </w:tcPr>
          <w:p w14:paraId="27390BDB" w14:textId="520C8D3E"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530 (-270</w:t>
            </w:r>
            <w:r w:rsidR="00B970EE">
              <w:rPr>
                <w:rFonts w:ascii="Arial" w:hAnsi="Arial" w:cs="Arial"/>
                <w:color w:val="000000"/>
                <w:sz w:val="18"/>
                <w:szCs w:val="18"/>
              </w:rPr>
              <w:t xml:space="preserve"> to </w:t>
            </w:r>
            <w:r w:rsidRPr="006A3150">
              <w:rPr>
                <w:rFonts w:ascii="Arial" w:hAnsi="Arial" w:cs="Arial"/>
                <w:color w:val="000000"/>
                <w:sz w:val="18"/>
                <w:szCs w:val="18"/>
              </w:rPr>
              <w:t>1,300)</w:t>
            </w:r>
          </w:p>
        </w:tc>
        <w:tc>
          <w:tcPr>
            <w:tcW w:w="1530" w:type="dxa"/>
            <w:vAlign w:val="bottom"/>
          </w:tcPr>
          <w:p w14:paraId="528896EA"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571</w:t>
            </w:r>
          </w:p>
        </w:tc>
      </w:tr>
      <w:tr w:rsidR="003179EE" w:rsidRPr="007B7541" w14:paraId="18D001C5" w14:textId="77777777" w:rsidTr="000863A6">
        <w:tc>
          <w:tcPr>
            <w:tcW w:w="1615" w:type="dxa"/>
            <w:vAlign w:val="bottom"/>
          </w:tcPr>
          <w:p w14:paraId="29861964"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England &amp; Wales</w:t>
            </w:r>
          </w:p>
        </w:tc>
        <w:tc>
          <w:tcPr>
            <w:tcW w:w="2430" w:type="dxa"/>
            <w:vAlign w:val="bottom"/>
          </w:tcPr>
          <w:p w14:paraId="1888CAE0" w14:textId="6A6771D1"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30,000 (25,400</w:t>
            </w:r>
            <w:r w:rsidR="00873848">
              <w:rPr>
                <w:rFonts w:ascii="Arial" w:hAnsi="Arial" w:cs="Arial"/>
                <w:color w:val="000000"/>
                <w:sz w:val="18"/>
                <w:szCs w:val="18"/>
              </w:rPr>
              <w:t xml:space="preserve"> to </w:t>
            </w:r>
            <w:r w:rsidRPr="006A3150">
              <w:rPr>
                <w:rFonts w:ascii="Arial" w:hAnsi="Arial" w:cs="Arial"/>
                <w:color w:val="000000"/>
                <w:sz w:val="18"/>
                <w:szCs w:val="18"/>
              </w:rPr>
              <w:t>34,400)</w:t>
            </w:r>
          </w:p>
        </w:tc>
        <w:tc>
          <w:tcPr>
            <w:tcW w:w="2430" w:type="dxa"/>
            <w:vAlign w:val="bottom"/>
          </w:tcPr>
          <w:p w14:paraId="52DBBA08" w14:textId="3D77AA23"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27,200 (20,600</w:t>
            </w:r>
            <w:r w:rsidR="000863A6">
              <w:rPr>
                <w:rFonts w:ascii="Arial" w:hAnsi="Arial" w:cs="Arial"/>
                <w:color w:val="000000"/>
                <w:sz w:val="18"/>
                <w:szCs w:val="18"/>
              </w:rPr>
              <w:t xml:space="preserve"> to </w:t>
            </w:r>
            <w:r w:rsidRPr="006A3150">
              <w:rPr>
                <w:rFonts w:ascii="Arial" w:hAnsi="Arial" w:cs="Arial"/>
                <w:color w:val="000000"/>
                <w:sz w:val="18"/>
                <w:szCs w:val="18"/>
              </w:rPr>
              <w:t>33,300)</w:t>
            </w:r>
          </w:p>
        </w:tc>
        <w:tc>
          <w:tcPr>
            <w:tcW w:w="2340" w:type="dxa"/>
            <w:vAlign w:val="bottom"/>
          </w:tcPr>
          <w:p w14:paraId="527CA9C2" w14:textId="1139F115"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57,300 (48,900</w:t>
            </w:r>
            <w:r w:rsidR="000863A6">
              <w:rPr>
                <w:rFonts w:ascii="Arial" w:hAnsi="Arial" w:cs="Arial"/>
                <w:color w:val="000000"/>
                <w:sz w:val="18"/>
                <w:szCs w:val="18"/>
              </w:rPr>
              <w:t xml:space="preserve"> to </w:t>
            </w:r>
            <w:r w:rsidRPr="006A3150">
              <w:rPr>
                <w:rFonts w:ascii="Arial" w:hAnsi="Arial" w:cs="Arial"/>
                <w:color w:val="000000"/>
                <w:sz w:val="18"/>
                <w:szCs w:val="18"/>
              </w:rPr>
              <w:t>65,000)</w:t>
            </w:r>
          </w:p>
        </w:tc>
        <w:tc>
          <w:tcPr>
            <w:tcW w:w="1530" w:type="dxa"/>
            <w:vAlign w:val="bottom"/>
          </w:tcPr>
          <w:p w14:paraId="1389640D"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47,104</w:t>
            </w:r>
          </w:p>
        </w:tc>
      </w:tr>
      <w:tr w:rsidR="003179EE" w:rsidRPr="007B7541" w14:paraId="49B3573B" w14:textId="77777777" w:rsidTr="000863A6">
        <w:tc>
          <w:tcPr>
            <w:tcW w:w="1615" w:type="dxa"/>
            <w:vAlign w:val="bottom"/>
          </w:tcPr>
          <w:p w14:paraId="7EE09B22"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Finland</w:t>
            </w:r>
          </w:p>
        </w:tc>
        <w:tc>
          <w:tcPr>
            <w:tcW w:w="2430" w:type="dxa"/>
            <w:vAlign w:val="bottom"/>
          </w:tcPr>
          <w:p w14:paraId="09AC6CE1" w14:textId="43BAAC2A"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220 (-320</w:t>
            </w:r>
            <w:r w:rsidR="00873848">
              <w:rPr>
                <w:rFonts w:ascii="Arial" w:hAnsi="Arial" w:cs="Arial"/>
                <w:color w:val="000000"/>
                <w:sz w:val="18"/>
                <w:szCs w:val="18"/>
              </w:rPr>
              <w:t xml:space="preserve"> to </w:t>
            </w:r>
            <w:r w:rsidRPr="006A3150">
              <w:rPr>
                <w:rFonts w:ascii="Arial" w:hAnsi="Arial" w:cs="Arial"/>
                <w:color w:val="000000"/>
                <w:sz w:val="18"/>
                <w:szCs w:val="18"/>
              </w:rPr>
              <w:t>640)</w:t>
            </w:r>
          </w:p>
        </w:tc>
        <w:tc>
          <w:tcPr>
            <w:tcW w:w="2430" w:type="dxa"/>
            <w:vAlign w:val="bottom"/>
          </w:tcPr>
          <w:p w14:paraId="36D99B3A" w14:textId="1D2AD313"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260 (-340</w:t>
            </w:r>
            <w:r w:rsidR="00640E68">
              <w:rPr>
                <w:rFonts w:ascii="Arial" w:hAnsi="Arial" w:cs="Arial"/>
                <w:color w:val="000000"/>
                <w:sz w:val="18"/>
                <w:szCs w:val="18"/>
              </w:rPr>
              <w:t xml:space="preserve"> to </w:t>
            </w:r>
            <w:r w:rsidRPr="006A3150">
              <w:rPr>
                <w:rFonts w:ascii="Arial" w:hAnsi="Arial" w:cs="Arial"/>
                <w:color w:val="000000"/>
                <w:sz w:val="18"/>
                <w:szCs w:val="18"/>
              </w:rPr>
              <w:t>770)</w:t>
            </w:r>
          </w:p>
        </w:tc>
        <w:tc>
          <w:tcPr>
            <w:tcW w:w="2340" w:type="dxa"/>
            <w:vAlign w:val="bottom"/>
          </w:tcPr>
          <w:p w14:paraId="5524CF58" w14:textId="30136E3B"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470 (-360</w:t>
            </w:r>
            <w:r w:rsidR="00B970EE">
              <w:rPr>
                <w:rFonts w:ascii="Arial" w:hAnsi="Arial" w:cs="Arial"/>
                <w:color w:val="000000"/>
                <w:sz w:val="18"/>
                <w:szCs w:val="18"/>
              </w:rPr>
              <w:t xml:space="preserve"> to </w:t>
            </w:r>
            <w:r w:rsidRPr="006A3150">
              <w:rPr>
                <w:rFonts w:ascii="Arial" w:hAnsi="Arial" w:cs="Arial"/>
                <w:color w:val="000000"/>
                <w:sz w:val="18"/>
                <w:szCs w:val="18"/>
              </w:rPr>
              <w:t>1,100)</w:t>
            </w:r>
          </w:p>
        </w:tc>
        <w:tc>
          <w:tcPr>
            <w:tcW w:w="1530" w:type="dxa"/>
            <w:vAlign w:val="bottom"/>
          </w:tcPr>
          <w:p w14:paraId="0033438E"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316</w:t>
            </w:r>
          </w:p>
        </w:tc>
      </w:tr>
      <w:tr w:rsidR="003179EE" w:rsidRPr="007B7541" w14:paraId="4D5BC852" w14:textId="77777777" w:rsidTr="000863A6">
        <w:tc>
          <w:tcPr>
            <w:tcW w:w="1615" w:type="dxa"/>
            <w:vAlign w:val="bottom"/>
          </w:tcPr>
          <w:p w14:paraId="00265891"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France</w:t>
            </w:r>
          </w:p>
        </w:tc>
        <w:tc>
          <w:tcPr>
            <w:tcW w:w="2430" w:type="dxa"/>
            <w:vAlign w:val="bottom"/>
          </w:tcPr>
          <w:p w14:paraId="5A206447" w14:textId="1BDF0472"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11,700 (6,500</w:t>
            </w:r>
            <w:r w:rsidR="00873848">
              <w:rPr>
                <w:rFonts w:ascii="Arial" w:hAnsi="Arial" w:cs="Arial"/>
                <w:color w:val="000000"/>
                <w:sz w:val="18"/>
                <w:szCs w:val="18"/>
              </w:rPr>
              <w:t xml:space="preserve"> to </w:t>
            </w:r>
            <w:r w:rsidRPr="006A3150">
              <w:rPr>
                <w:rFonts w:ascii="Arial" w:hAnsi="Arial" w:cs="Arial"/>
                <w:color w:val="000000"/>
                <w:sz w:val="18"/>
                <w:szCs w:val="18"/>
              </w:rPr>
              <w:t>16,600)</w:t>
            </w:r>
          </w:p>
        </w:tc>
        <w:tc>
          <w:tcPr>
            <w:tcW w:w="2430" w:type="dxa"/>
            <w:vAlign w:val="bottom"/>
          </w:tcPr>
          <w:p w14:paraId="27B3DB14" w14:textId="162D3CFF"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12,000 (5,400</w:t>
            </w:r>
            <w:r w:rsidR="00640E68">
              <w:rPr>
                <w:rFonts w:ascii="Arial" w:hAnsi="Arial" w:cs="Arial"/>
                <w:color w:val="000000"/>
                <w:sz w:val="18"/>
                <w:szCs w:val="18"/>
              </w:rPr>
              <w:t xml:space="preserve"> to </w:t>
            </w:r>
            <w:r w:rsidRPr="006A3150">
              <w:rPr>
                <w:rFonts w:ascii="Arial" w:hAnsi="Arial" w:cs="Arial"/>
                <w:color w:val="000000"/>
                <w:sz w:val="18"/>
                <w:szCs w:val="18"/>
              </w:rPr>
              <w:t>18,600)</w:t>
            </w:r>
          </w:p>
        </w:tc>
        <w:tc>
          <w:tcPr>
            <w:tcW w:w="2340" w:type="dxa"/>
            <w:vAlign w:val="bottom"/>
          </w:tcPr>
          <w:p w14:paraId="39E8439E" w14:textId="6A6F463E"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23,700 (14,900</w:t>
            </w:r>
            <w:r w:rsidR="00B970EE">
              <w:rPr>
                <w:rFonts w:ascii="Arial" w:hAnsi="Arial" w:cs="Arial"/>
                <w:color w:val="000000"/>
                <w:sz w:val="18"/>
                <w:szCs w:val="18"/>
              </w:rPr>
              <w:t xml:space="preserve"> to </w:t>
            </w:r>
            <w:r w:rsidRPr="006A3150">
              <w:rPr>
                <w:rFonts w:ascii="Arial" w:hAnsi="Arial" w:cs="Arial"/>
                <w:color w:val="000000"/>
                <w:sz w:val="18"/>
                <w:szCs w:val="18"/>
              </w:rPr>
              <w:t>32,300)</w:t>
            </w:r>
          </w:p>
        </w:tc>
        <w:tc>
          <w:tcPr>
            <w:tcW w:w="1530" w:type="dxa"/>
            <w:vAlign w:val="bottom"/>
          </w:tcPr>
          <w:p w14:paraId="1E76C477"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28,771</w:t>
            </w:r>
          </w:p>
        </w:tc>
      </w:tr>
      <w:tr w:rsidR="003179EE" w:rsidRPr="007B7541" w14:paraId="0EB4DDDE" w14:textId="77777777" w:rsidTr="000863A6">
        <w:tc>
          <w:tcPr>
            <w:tcW w:w="1615" w:type="dxa"/>
            <w:vAlign w:val="bottom"/>
          </w:tcPr>
          <w:p w14:paraId="5520C961"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Hungary</w:t>
            </w:r>
          </w:p>
        </w:tc>
        <w:tc>
          <w:tcPr>
            <w:tcW w:w="2430" w:type="dxa"/>
            <w:vAlign w:val="bottom"/>
          </w:tcPr>
          <w:p w14:paraId="65DA750A" w14:textId="663A376D"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-420 (-1,690</w:t>
            </w:r>
            <w:r w:rsidR="00873848">
              <w:rPr>
                <w:rFonts w:ascii="Arial" w:hAnsi="Arial" w:cs="Arial"/>
                <w:color w:val="000000"/>
                <w:sz w:val="18"/>
                <w:szCs w:val="18"/>
              </w:rPr>
              <w:t xml:space="preserve"> to </w:t>
            </w:r>
            <w:r w:rsidRPr="006A3150">
              <w:rPr>
                <w:rFonts w:ascii="Arial" w:hAnsi="Arial" w:cs="Arial"/>
                <w:color w:val="000000"/>
                <w:sz w:val="18"/>
                <w:szCs w:val="18"/>
              </w:rPr>
              <w:t>660)</w:t>
            </w:r>
          </w:p>
        </w:tc>
        <w:tc>
          <w:tcPr>
            <w:tcW w:w="2430" w:type="dxa"/>
            <w:vAlign w:val="bottom"/>
          </w:tcPr>
          <w:p w14:paraId="08C8E291" w14:textId="0267A6B3"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-80 (-1,770</w:t>
            </w:r>
            <w:r w:rsidR="00640E68">
              <w:rPr>
                <w:rFonts w:ascii="Arial" w:hAnsi="Arial" w:cs="Arial"/>
                <w:color w:val="000000"/>
                <w:sz w:val="18"/>
                <w:szCs w:val="18"/>
              </w:rPr>
              <w:t xml:space="preserve"> to </w:t>
            </w:r>
            <w:r w:rsidRPr="006A3150">
              <w:rPr>
                <w:rFonts w:ascii="Arial" w:hAnsi="Arial" w:cs="Arial"/>
                <w:color w:val="000000"/>
                <w:sz w:val="18"/>
                <w:szCs w:val="18"/>
              </w:rPr>
              <w:t>1,500)</w:t>
            </w:r>
          </w:p>
        </w:tc>
        <w:tc>
          <w:tcPr>
            <w:tcW w:w="2340" w:type="dxa"/>
            <w:vAlign w:val="bottom"/>
          </w:tcPr>
          <w:p w14:paraId="1DA897AA" w14:textId="11B9CE6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-510 (-2,660</w:t>
            </w:r>
            <w:r w:rsidR="00B970EE">
              <w:rPr>
                <w:rFonts w:ascii="Arial" w:hAnsi="Arial" w:cs="Arial"/>
                <w:color w:val="000000"/>
                <w:sz w:val="18"/>
                <w:szCs w:val="18"/>
              </w:rPr>
              <w:t xml:space="preserve"> to </w:t>
            </w:r>
            <w:r w:rsidRPr="006A3150">
              <w:rPr>
                <w:rFonts w:ascii="Arial" w:hAnsi="Arial" w:cs="Arial"/>
                <w:color w:val="000000"/>
                <w:sz w:val="18"/>
                <w:szCs w:val="18"/>
              </w:rPr>
              <w:t>1,500)</w:t>
            </w:r>
          </w:p>
        </w:tc>
        <w:tc>
          <w:tcPr>
            <w:tcW w:w="1530" w:type="dxa"/>
            <w:vAlign w:val="bottom"/>
          </w:tcPr>
          <w:p w14:paraId="67CF1711"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524</w:t>
            </w:r>
          </w:p>
        </w:tc>
      </w:tr>
      <w:tr w:rsidR="003179EE" w:rsidRPr="007B7541" w14:paraId="09961D1B" w14:textId="77777777" w:rsidTr="000863A6">
        <w:tc>
          <w:tcPr>
            <w:tcW w:w="1615" w:type="dxa"/>
            <w:vAlign w:val="bottom"/>
          </w:tcPr>
          <w:p w14:paraId="4BB03656"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Italy</w:t>
            </w:r>
          </w:p>
        </w:tc>
        <w:tc>
          <w:tcPr>
            <w:tcW w:w="2430" w:type="dxa"/>
            <w:vAlign w:val="bottom"/>
          </w:tcPr>
          <w:p w14:paraId="42214CEC" w14:textId="15A7E6D2"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24,700 (18,700</w:t>
            </w:r>
            <w:r w:rsidR="00873848">
              <w:rPr>
                <w:rFonts w:ascii="Arial" w:hAnsi="Arial" w:cs="Arial"/>
                <w:color w:val="000000"/>
                <w:sz w:val="18"/>
                <w:szCs w:val="18"/>
              </w:rPr>
              <w:t xml:space="preserve"> to </w:t>
            </w:r>
            <w:r w:rsidRPr="006A3150">
              <w:rPr>
                <w:rFonts w:ascii="Arial" w:hAnsi="Arial" w:cs="Arial"/>
                <w:color w:val="000000"/>
                <w:sz w:val="18"/>
                <w:szCs w:val="18"/>
              </w:rPr>
              <w:t>30,200)</w:t>
            </w:r>
          </w:p>
        </w:tc>
        <w:tc>
          <w:tcPr>
            <w:tcW w:w="2430" w:type="dxa"/>
            <w:vAlign w:val="bottom"/>
          </w:tcPr>
          <w:p w14:paraId="1290BEBF" w14:textId="3A7046FD"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24,100 (15,800</w:t>
            </w:r>
            <w:r w:rsidR="00640E68">
              <w:rPr>
                <w:rFonts w:ascii="Arial" w:hAnsi="Arial" w:cs="Arial"/>
                <w:color w:val="000000"/>
                <w:sz w:val="18"/>
                <w:szCs w:val="18"/>
              </w:rPr>
              <w:t xml:space="preserve"> to </w:t>
            </w:r>
            <w:r w:rsidRPr="006A3150">
              <w:rPr>
                <w:rFonts w:ascii="Arial" w:hAnsi="Arial" w:cs="Arial"/>
                <w:color w:val="000000"/>
                <w:sz w:val="18"/>
                <w:szCs w:val="18"/>
              </w:rPr>
              <w:t>31,900)</w:t>
            </w:r>
          </w:p>
        </w:tc>
        <w:tc>
          <w:tcPr>
            <w:tcW w:w="2340" w:type="dxa"/>
            <w:vAlign w:val="bottom"/>
          </w:tcPr>
          <w:p w14:paraId="55F26407" w14:textId="4309F8D1"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48,700 (38,100</w:t>
            </w:r>
            <w:r w:rsidR="00B970EE">
              <w:rPr>
                <w:rFonts w:ascii="Arial" w:hAnsi="Arial" w:cs="Arial"/>
                <w:color w:val="000000"/>
                <w:sz w:val="18"/>
                <w:szCs w:val="18"/>
              </w:rPr>
              <w:t xml:space="preserve"> to </w:t>
            </w:r>
            <w:r w:rsidRPr="006A3150">
              <w:rPr>
                <w:rFonts w:ascii="Arial" w:hAnsi="Arial" w:cs="Arial"/>
                <w:color w:val="000000"/>
                <w:sz w:val="18"/>
                <w:szCs w:val="18"/>
              </w:rPr>
              <w:t>58,900)</w:t>
            </w:r>
          </w:p>
        </w:tc>
        <w:tc>
          <w:tcPr>
            <w:tcW w:w="1530" w:type="dxa"/>
            <w:vAlign w:val="bottom"/>
          </w:tcPr>
          <w:p w14:paraId="4EF434B0"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33,340</w:t>
            </w:r>
          </w:p>
        </w:tc>
      </w:tr>
      <w:tr w:rsidR="003179EE" w:rsidRPr="007B7541" w14:paraId="4C55DF4A" w14:textId="77777777" w:rsidTr="000863A6">
        <w:tc>
          <w:tcPr>
            <w:tcW w:w="1615" w:type="dxa"/>
            <w:vAlign w:val="bottom"/>
          </w:tcPr>
          <w:p w14:paraId="5EE74E21"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Netherlands</w:t>
            </w:r>
          </w:p>
        </w:tc>
        <w:tc>
          <w:tcPr>
            <w:tcW w:w="2430" w:type="dxa"/>
            <w:vAlign w:val="bottom"/>
          </w:tcPr>
          <w:p w14:paraId="6AAD201A" w14:textId="1088C890"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5,100 (3,600</w:t>
            </w:r>
            <w:r w:rsidR="00873848">
              <w:rPr>
                <w:rFonts w:ascii="Arial" w:hAnsi="Arial" w:cs="Arial"/>
                <w:color w:val="000000"/>
                <w:sz w:val="18"/>
                <w:szCs w:val="18"/>
              </w:rPr>
              <w:t xml:space="preserve"> to </w:t>
            </w:r>
            <w:r w:rsidRPr="006A3150">
              <w:rPr>
                <w:rFonts w:ascii="Arial" w:hAnsi="Arial" w:cs="Arial"/>
                <w:color w:val="000000"/>
                <w:sz w:val="18"/>
                <w:szCs w:val="18"/>
              </w:rPr>
              <w:t>6,400)</w:t>
            </w:r>
          </w:p>
        </w:tc>
        <w:tc>
          <w:tcPr>
            <w:tcW w:w="2430" w:type="dxa"/>
            <w:vAlign w:val="bottom"/>
          </w:tcPr>
          <w:p w14:paraId="0EB576AA" w14:textId="1458EAE8"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3,500 (1,600</w:t>
            </w:r>
            <w:r w:rsidR="00640E68">
              <w:rPr>
                <w:rFonts w:ascii="Arial" w:hAnsi="Arial" w:cs="Arial"/>
                <w:color w:val="000000"/>
                <w:sz w:val="18"/>
                <w:szCs w:val="18"/>
              </w:rPr>
              <w:t xml:space="preserve"> to </w:t>
            </w:r>
            <w:r w:rsidRPr="006A3150">
              <w:rPr>
                <w:rFonts w:ascii="Arial" w:hAnsi="Arial" w:cs="Arial"/>
                <w:color w:val="000000"/>
                <w:sz w:val="18"/>
                <w:szCs w:val="18"/>
              </w:rPr>
              <w:t>5,200)</w:t>
            </w:r>
          </w:p>
        </w:tc>
        <w:tc>
          <w:tcPr>
            <w:tcW w:w="2340" w:type="dxa"/>
            <w:vAlign w:val="bottom"/>
          </w:tcPr>
          <w:p w14:paraId="62961CD7" w14:textId="341EB37C"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8,600 (6,100</w:t>
            </w:r>
            <w:r w:rsidR="00B970EE">
              <w:rPr>
                <w:rFonts w:ascii="Arial" w:hAnsi="Arial" w:cs="Arial"/>
                <w:color w:val="000000"/>
                <w:sz w:val="18"/>
                <w:szCs w:val="18"/>
              </w:rPr>
              <w:t xml:space="preserve"> to </w:t>
            </w:r>
            <w:r w:rsidRPr="006A3150">
              <w:rPr>
                <w:rFonts w:ascii="Arial" w:hAnsi="Arial" w:cs="Arial"/>
                <w:color w:val="000000"/>
                <w:sz w:val="18"/>
                <w:szCs w:val="18"/>
              </w:rPr>
              <w:t>10,800)</w:t>
            </w:r>
          </w:p>
        </w:tc>
        <w:tc>
          <w:tcPr>
            <w:tcW w:w="1530" w:type="dxa"/>
            <w:vAlign w:val="bottom"/>
          </w:tcPr>
          <w:p w14:paraId="33DD5014"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5,951</w:t>
            </w:r>
          </w:p>
        </w:tc>
      </w:tr>
      <w:tr w:rsidR="003179EE" w:rsidRPr="007B7541" w14:paraId="110567A7" w14:textId="77777777" w:rsidTr="000863A6">
        <w:tc>
          <w:tcPr>
            <w:tcW w:w="1615" w:type="dxa"/>
            <w:vAlign w:val="bottom"/>
          </w:tcPr>
          <w:p w14:paraId="1563F36D"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New Zealand</w:t>
            </w:r>
          </w:p>
        </w:tc>
        <w:tc>
          <w:tcPr>
            <w:tcW w:w="2430" w:type="dxa"/>
            <w:vAlign w:val="bottom"/>
          </w:tcPr>
          <w:p w14:paraId="367E5266" w14:textId="3CD9C2AF"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-180 (-470</w:t>
            </w:r>
            <w:r w:rsidR="00873848">
              <w:rPr>
                <w:rFonts w:ascii="Arial" w:hAnsi="Arial" w:cs="Arial"/>
                <w:color w:val="000000"/>
                <w:sz w:val="18"/>
                <w:szCs w:val="18"/>
              </w:rPr>
              <w:t xml:space="preserve"> to </w:t>
            </w:r>
            <w:r w:rsidRPr="006A3150">
              <w:rPr>
                <w:rFonts w:ascii="Arial" w:hAnsi="Arial" w:cs="Arial"/>
                <w:color w:val="000000"/>
                <w:sz w:val="18"/>
                <w:szCs w:val="18"/>
              </w:rPr>
              <w:t>80)</w:t>
            </w:r>
          </w:p>
        </w:tc>
        <w:tc>
          <w:tcPr>
            <w:tcW w:w="2430" w:type="dxa"/>
            <w:vAlign w:val="bottom"/>
          </w:tcPr>
          <w:p w14:paraId="272BD691" w14:textId="239F6B7B"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-110 (-480</w:t>
            </w:r>
            <w:r w:rsidR="00640E68">
              <w:rPr>
                <w:rFonts w:ascii="Arial" w:hAnsi="Arial" w:cs="Arial"/>
                <w:color w:val="000000"/>
                <w:sz w:val="18"/>
                <w:szCs w:val="18"/>
              </w:rPr>
              <w:t xml:space="preserve"> to </w:t>
            </w:r>
            <w:r w:rsidRPr="006A3150">
              <w:rPr>
                <w:rFonts w:ascii="Arial" w:hAnsi="Arial" w:cs="Arial"/>
                <w:color w:val="000000"/>
                <w:sz w:val="18"/>
                <w:szCs w:val="18"/>
              </w:rPr>
              <w:t>200)</w:t>
            </w:r>
          </w:p>
        </w:tc>
        <w:tc>
          <w:tcPr>
            <w:tcW w:w="2340" w:type="dxa"/>
            <w:vAlign w:val="bottom"/>
          </w:tcPr>
          <w:p w14:paraId="57D34567" w14:textId="23B48752"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-300 (-780</w:t>
            </w:r>
            <w:r w:rsidR="00B970EE">
              <w:rPr>
                <w:rFonts w:ascii="Arial" w:hAnsi="Arial" w:cs="Arial"/>
                <w:color w:val="000000"/>
                <w:sz w:val="18"/>
                <w:szCs w:val="18"/>
              </w:rPr>
              <w:t xml:space="preserve"> to </w:t>
            </w:r>
            <w:r w:rsidRPr="006A3150">
              <w:rPr>
                <w:rFonts w:ascii="Arial" w:hAnsi="Arial" w:cs="Arial"/>
                <w:color w:val="000000"/>
                <w:sz w:val="18"/>
                <w:szCs w:val="18"/>
              </w:rPr>
              <w:t>120)</w:t>
            </w:r>
          </w:p>
        </w:tc>
        <w:tc>
          <w:tcPr>
            <w:tcW w:w="1530" w:type="dxa"/>
            <w:vAlign w:val="bottom"/>
          </w:tcPr>
          <w:p w14:paraId="5F1A5A41"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22</w:t>
            </w:r>
          </w:p>
        </w:tc>
      </w:tr>
      <w:tr w:rsidR="003179EE" w:rsidRPr="007B7541" w14:paraId="7BF9B28F" w14:textId="77777777" w:rsidTr="000863A6">
        <w:tc>
          <w:tcPr>
            <w:tcW w:w="1615" w:type="dxa"/>
            <w:vAlign w:val="bottom"/>
          </w:tcPr>
          <w:p w14:paraId="176624B2"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Norway</w:t>
            </w:r>
          </w:p>
        </w:tc>
        <w:tc>
          <w:tcPr>
            <w:tcW w:w="2430" w:type="dxa"/>
            <w:vAlign w:val="bottom"/>
          </w:tcPr>
          <w:p w14:paraId="449A8EE4" w14:textId="0D8D961B"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150 (-190</w:t>
            </w:r>
            <w:r w:rsidR="00873848">
              <w:rPr>
                <w:rFonts w:ascii="Arial" w:hAnsi="Arial" w:cs="Arial"/>
                <w:color w:val="000000"/>
                <w:sz w:val="18"/>
                <w:szCs w:val="18"/>
              </w:rPr>
              <w:t xml:space="preserve"> to </w:t>
            </w:r>
            <w:r w:rsidRPr="006A3150">
              <w:rPr>
                <w:rFonts w:ascii="Arial" w:hAnsi="Arial" w:cs="Arial"/>
                <w:color w:val="000000"/>
                <w:sz w:val="18"/>
                <w:szCs w:val="18"/>
              </w:rPr>
              <w:t>440)</w:t>
            </w:r>
          </w:p>
        </w:tc>
        <w:tc>
          <w:tcPr>
            <w:tcW w:w="2430" w:type="dxa"/>
            <w:vAlign w:val="bottom"/>
          </w:tcPr>
          <w:p w14:paraId="78688C94" w14:textId="7BBDF973"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80 (-360</w:t>
            </w:r>
            <w:r w:rsidR="00640E68">
              <w:rPr>
                <w:rFonts w:ascii="Arial" w:hAnsi="Arial" w:cs="Arial"/>
                <w:color w:val="000000"/>
                <w:sz w:val="18"/>
                <w:szCs w:val="18"/>
              </w:rPr>
              <w:t xml:space="preserve"> to </w:t>
            </w:r>
            <w:r w:rsidRPr="006A3150">
              <w:rPr>
                <w:rFonts w:ascii="Arial" w:hAnsi="Arial" w:cs="Arial"/>
                <w:color w:val="000000"/>
                <w:sz w:val="18"/>
                <w:szCs w:val="18"/>
              </w:rPr>
              <w:t>480)</w:t>
            </w:r>
          </w:p>
        </w:tc>
        <w:tc>
          <w:tcPr>
            <w:tcW w:w="2340" w:type="dxa"/>
            <w:vAlign w:val="bottom"/>
          </w:tcPr>
          <w:p w14:paraId="5DE5FC1B" w14:textId="315300C0"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230 (-340</w:t>
            </w:r>
            <w:r w:rsidR="00B970EE">
              <w:rPr>
                <w:rFonts w:ascii="Arial" w:hAnsi="Arial" w:cs="Arial"/>
                <w:color w:val="000000"/>
                <w:sz w:val="18"/>
                <w:szCs w:val="18"/>
              </w:rPr>
              <w:t xml:space="preserve"> to </w:t>
            </w:r>
            <w:r w:rsidRPr="006A3150">
              <w:rPr>
                <w:rFonts w:ascii="Arial" w:hAnsi="Arial" w:cs="Arial"/>
                <w:color w:val="000000"/>
                <w:sz w:val="18"/>
                <w:szCs w:val="18"/>
              </w:rPr>
              <w:t>720)</w:t>
            </w:r>
          </w:p>
        </w:tc>
        <w:tc>
          <w:tcPr>
            <w:tcW w:w="1530" w:type="dxa"/>
            <w:vAlign w:val="bottom"/>
          </w:tcPr>
          <w:p w14:paraId="5B0578D7"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236</w:t>
            </w:r>
          </w:p>
        </w:tc>
      </w:tr>
      <w:tr w:rsidR="003179EE" w:rsidRPr="007B7541" w14:paraId="14F66A03" w14:textId="77777777" w:rsidTr="000863A6">
        <w:tc>
          <w:tcPr>
            <w:tcW w:w="1615" w:type="dxa"/>
            <w:vAlign w:val="bottom"/>
          </w:tcPr>
          <w:p w14:paraId="35440BB7" w14:textId="77777777" w:rsidR="003179EE" w:rsidRPr="006A3150" w:rsidRDefault="003179EE" w:rsidP="008617DD">
            <w:pPr>
              <w:spacing w:line="360" w:lineRule="auto"/>
              <w:rPr>
                <w:rFonts w:ascii="Arial" w:hAnsi="Arial" w:cs="Arial"/>
                <w:color w:val="000000"/>
                <w:sz w:val="18"/>
                <w:szCs w:val="18"/>
              </w:rPr>
            </w:pPr>
            <w:r w:rsidRPr="006A3150">
              <w:rPr>
                <w:rFonts w:ascii="Arial" w:hAnsi="Arial" w:cs="Arial"/>
                <w:color w:val="000000"/>
                <w:sz w:val="18"/>
                <w:szCs w:val="18"/>
              </w:rPr>
              <w:t>Poland</w:t>
            </w:r>
          </w:p>
        </w:tc>
        <w:tc>
          <w:tcPr>
            <w:tcW w:w="2430" w:type="dxa"/>
            <w:vAlign w:val="bottom"/>
          </w:tcPr>
          <w:p w14:paraId="0E823763" w14:textId="04BD30AF"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780 (-3,330</w:t>
            </w:r>
            <w:r w:rsidR="00873848">
              <w:rPr>
                <w:rFonts w:ascii="Arial" w:hAnsi="Arial" w:cs="Arial"/>
                <w:color w:val="000000"/>
                <w:sz w:val="18"/>
                <w:szCs w:val="18"/>
              </w:rPr>
              <w:t xml:space="preserve"> to </w:t>
            </w:r>
            <w:r w:rsidRPr="006A3150">
              <w:rPr>
                <w:rFonts w:ascii="Arial" w:hAnsi="Arial" w:cs="Arial"/>
                <w:color w:val="000000"/>
                <w:sz w:val="18"/>
                <w:szCs w:val="18"/>
              </w:rPr>
              <w:t>4,100)</w:t>
            </w:r>
          </w:p>
        </w:tc>
        <w:tc>
          <w:tcPr>
            <w:tcW w:w="2430" w:type="dxa"/>
            <w:vAlign w:val="bottom"/>
          </w:tcPr>
          <w:p w14:paraId="34938484" w14:textId="5573D948"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-430 (-5,190</w:t>
            </w:r>
            <w:r w:rsidR="00640E68">
              <w:rPr>
                <w:rFonts w:ascii="Arial" w:hAnsi="Arial" w:cs="Arial"/>
                <w:color w:val="000000"/>
                <w:sz w:val="18"/>
                <w:szCs w:val="18"/>
              </w:rPr>
              <w:t xml:space="preserve"> to </w:t>
            </w:r>
            <w:r w:rsidRPr="006A3150">
              <w:rPr>
                <w:rFonts w:ascii="Arial" w:hAnsi="Arial" w:cs="Arial"/>
                <w:color w:val="000000"/>
                <w:sz w:val="18"/>
                <w:szCs w:val="18"/>
              </w:rPr>
              <w:t>3,800)</w:t>
            </w:r>
          </w:p>
        </w:tc>
        <w:tc>
          <w:tcPr>
            <w:tcW w:w="2340" w:type="dxa"/>
            <w:vAlign w:val="bottom"/>
          </w:tcPr>
          <w:p w14:paraId="1A4F9499" w14:textId="4CE62CA5"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380 (-6,410</w:t>
            </w:r>
            <w:r w:rsidR="00B970EE">
              <w:rPr>
                <w:rFonts w:ascii="Arial" w:hAnsi="Arial" w:cs="Arial"/>
                <w:color w:val="000000"/>
                <w:sz w:val="18"/>
                <w:szCs w:val="18"/>
              </w:rPr>
              <w:t xml:space="preserve"> to </w:t>
            </w:r>
            <w:r w:rsidRPr="006A3150">
              <w:rPr>
                <w:rFonts w:ascii="Arial" w:hAnsi="Arial" w:cs="Arial"/>
                <w:color w:val="000000"/>
                <w:sz w:val="18"/>
                <w:szCs w:val="18"/>
              </w:rPr>
              <w:t>6,000)</w:t>
            </w:r>
          </w:p>
        </w:tc>
        <w:tc>
          <w:tcPr>
            <w:tcW w:w="1530" w:type="dxa"/>
            <w:vAlign w:val="bottom"/>
          </w:tcPr>
          <w:p w14:paraId="7A04607C" w14:textId="77777777"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1,061</w:t>
            </w:r>
          </w:p>
        </w:tc>
      </w:tr>
      <w:tr w:rsidR="003179EE" w:rsidRPr="007B7541" w14:paraId="0BABE6FA" w14:textId="77777777" w:rsidTr="000863A6">
        <w:tc>
          <w:tcPr>
            <w:tcW w:w="1615" w:type="dxa"/>
            <w:vAlign w:val="bottom"/>
          </w:tcPr>
          <w:p w14:paraId="4C4DBD65"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Portugal</w:t>
            </w:r>
          </w:p>
        </w:tc>
        <w:tc>
          <w:tcPr>
            <w:tcW w:w="2430" w:type="dxa"/>
            <w:vAlign w:val="bottom"/>
          </w:tcPr>
          <w:p w14:paraId="5D67B065" w14:textId="742AAF9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1,300 (170</w:t>
            </w:r>
            <w:r w:rsidR="00873848">
              <w:rPr>
                <w:rFonts w:ascii="Arial" w:hAnsi="Arial" w:cs="Arial"/>
                <w:color w:val="000000"/>
                <w:sz w:val="18"/>
                <w:szCs w:val="18"/>
              </w:rPr>
              <w:t xml:space="preserve"> to </w:t>
            </w:r>
            <w:r w:rsidRPr="006A3150">
              <w:rPr>
                <w:rFonts w:ascii="Arial" w:hAnsi="Arial" w:cs="Arial"/>
                <w:color w:val="000000"/>
                <w:sz w:val="18"/>
                <w:szCs w:val="18"/>
              </w:rPr>
              <w:t>2,400)</w:t>
            </w:r>
          </w:p>
        </w:tc>
        <w:tc>
          <w:tcPr>
            <w:tcW w:w="2430" w:type="dxa"/>
            <w:vAlign w:val="bottom"/>
          </w:tcPr>
          <w:p w14:paraId="6DE6F153" w14:textId="182DED3A"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1,600 (110</w:t>
            </w:r>
            <w:r w:rsidR="00640E68">
              <w:rPr>
                <w:rFonts w:ascii="Arial" w:hAnsi="Arial" w:cs="Arial"/>
                <w:color w:val="000000"/>
                <w:sz w:val="18"/>
                <w:szCs w:val="18"/>
              </w:rPr>
              <w:t xml:space="preserve"> to </w:t>
            </w:r>
            <w:r w:rsidRPr="006A3150">
              <w:rPr>
                <w:rFonts w:ascii="Arial" w:hAnsi="Arial" w:cs="Arial"/>
                <w:color w:val="000000"/>
                <w:sz w:val="18"/>
                <w:szCs w:val="18"/>
              </w:rPr>
              <w:t>2,900)</w:t>
            </w:r>
          </w:p>
        </w:tc>
        <w:tc>
          <w:tcPr>
            <w:tcW w:w="2340" w:type="dxa"/>
            <w:vAlign w:val="bottom"/>
          </w:tcPr>
          <w:p w14:paraId="4FC4E6CD" w14:textId="35D7E5C6"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2,900 (1,000</w:t>
            </w:r>
            <w:r w:rsidR="00B970EE">
              <w:rPr>
                <w:rFonts w:ascii="Arial" w:hAnsi="Arial" w:cs="Arial"/>
                <w:color w:val="000000"/>
                <w:sz w:val="18"/>
                <w:szCs w:val="18"/>
              </w:rPr>
              <w:t xml:space="preserve"> to </w:t>
            </w:r>
            <w:r w:rsidRPr="006A3150">
              <w:rPr>
                <w:rFonts w:ascii="Arial" w:hAnsi="Arial" w:cs="Arial"/>
                <w:color w:val="000000"/>
                <w:sz w:val="18"/>
                <w:szCs w:val="18"/>
              </w:rPr>
              <w:t>4,700)</w:t>
            </w:r>
          </w:p>
        </w:tc>
        <w:tc>
          <w:tcPr>
            <w:tcW w:w="1530" w:type="dxa"/>
            <w:vAlign w:val="bottom"/>
          </w:tcPr>
          <w:p w14:paraId="4FD724CF"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1,396</w:t>
            </w:r>
          </w:p>
        </w:tc>
      </w:tr>
      <w:tr w:rsidR="003179EE" w:rsidRPr="007B7541" w14:paraId="593B0B5B" w14:textId="77777777" w:rsidTr="000863A6">
        <w:tc>
          <w:tcPr>
            <w:tcW w:w="1615" w:type="dxa"/>
            <w:vAlign w:val="bottom"/>
          </w:tcPr>
          <w:p w14:paraId="5CC8CD20" w14:textId="77777777" w:rsidR="003179EE" w:rsidRPr="006A3150" w:rsidRDefault="003179EE" w:rsidP="008617DD">
            <w:pPr>
              <w:spacing w:line="360" w:lineRule="auto"/>
              <w:rPr>
                <w:rFonts w:ascii="Arial" w:hAnsi="Arial" w:cs="Arial"/>
                <w:color w:val="000000"/>
                <w:sz w:val="18"/>
                <w:szCs w:val="18"/>
              </w:rPr>
            </w:pPr>
            <w:r w:rsidRPr="006A3150">
              <w:rPr>
                <w:rFonts w:ascii="Arial" w:hAnsi="Arial" w:cs="Arial"/>
                <w:color w:val="000000"/>
                <w:sz w:val="18"/>
                <w:szCs w:val="18"/>
              </w:rPr>
              <w:t>Scotland</w:t>
            </w:r>
          </w:p>
        </w:tc>
        <w:tc>
          <w:tcPr>
            <w:tcW w:w="2430" w:type="dxa"/>
            <w:vAlign w:val="bottom"/>
          </w:tcPr>
          <w:p w14:paraId="1E722955" w14:textId="098BE169"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2,300 (1,700</w:t>
            </w:r>
            <w:r w:rsidR="00873848">
              <w:rPr>
                <w:rFonts w:ascii="Arial" w:hAnsi="Arial" w:cs="Arial"/>
                <w:color w:val="000000"/>
                <w:sz w:val="18"/>
                <w:szCs w:val="18"/>
              </w:rPr>
              <w:t xml:space="preserve"> to </w:t>
            </w:r>
            <w:r w:rsidRPr="006A3150">
              <w:rPr>
                <w:rFonts w:ascii="Arial" w:hAnsi="Arial" w:cs="Arial"/>
                <w:color w:val="000000"/>
                <w:sz w:val="18"/>
                <w:szCs w:val="18"/>
              </w:rPr>
              <w:t>2,800)</w:t>
            </w:r>
          </w:p>
        </w:tc>
        <w:tc>
          <w:tcPr>
            <w:tcW w:w="2430" w:type="dxa"/>
            <w:vAlign w:val="bottom"/>
          </w:tcPr>
          <w:p w14:paraId="1CA85A27" w14:textId="3A1A3643"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2,300 (1,600</w:t>
            </w:r>
            <w:r w:rsidR="00640E68">
              <w:rPr>
                <w:rFonts w:ascii="Arial" w:hAnsi="Arial" w:cs="Arial"/>
                <w:color w:val="000000"/>
                <w:sz w:val="18"/>
                <w:szCs w:val="18"/>
              </w:rPr>
              <w:t xml:space="preserve"> to </w:t>
            </w:r>
            <w:r w:rsidRPr="006A3150">
              <w:rPr>
                <w:rFonts w:ascii="Arial" w:hAnsi="Arial" w:cs="Arial"/>
                <w:color w:val="000000"/>
                <w:sz w:val="18"/>
                <w:szCs w:val="18"/>
              </w:rPr>
              <w:t>3,000)</w:t>
            </w:r>
          </w:p>
        </w:tc>
        <w:tc>
          <w:tcPr>
            <w:tcW w:w="2340" w:type="dxa"/>
            <w:vAlign w:val="bottom"/>
          </w:tcPr>
          <w:p w14:paraId="01974D75" w14:textId="4EC8AEB3"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4,600 (3,700</w:t>
            </w:r>
            <w:r w:rsidR="00B970EE">
              <w:rPr>
                <w:rFonts w:ascii="Arial" w:hAnsi="Arial" w:cs="Arial"/>
                <w:color w:val="000000"/>
                <w:sz w:val="18"/>
                <w:szCs w:val="18"/>
              </w:rPr>
              <w:t xml:space="preserve"> to </w:t>
            </w:r>
            <w:r w:rsidRPr="006A3150">
              <w:rPr>
                <w:rFonts w:ascii="Arial" w:hAnsi="Arial" w:cs="Arial"/>
                <w:color w:val="000000"/>
                <w:sz w:val="18"/>
                <w:szCs w:val="18"/>
              </w:rPr>
              <w:t>5,500)</w:t>
            </w:r>
          </w:p>
        </w:tc>
        <w:tc>
          <w:tcPr>
            <w:tcW w:w="1530" w:type="dxa"/>
            <w:vAlign w:val="bottom"/>
          </w:tcPr>
          <w:p w14:paraId="24833954" w14:textId="77777777"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3,914</w:t>
            </w:r>
          </w:p>
        </w:tc>
      </w:tr>
      <w:tr w:rsidR="003179EE" w:rsidRPr="007B7541" w14:paraId="74BBB25B" w14:textId="77777777" w:rsidTr="000863A6">
        <w:tc>
          <w:tcPr>
            <w:tcW w:w="1615" w:type="dxa"/>
            <w:vAlign w:val="bottom"/>
          </w:tcPr>
          <w:p w14:paraId="492F7E1C" w14:textId="77777777" w:rsidR="003179EE" w:rsidRPr="006A3150" w:rsidRDefault="003179EE" w:rsidP="008617DD">
            <w:pPr>
              <w:spacing w:line="360" w:lineRule="auto"/>
              <w:rPr>
                <w:rFonts w:ascii="Arial" w:hAnsi="Arial" w:cs="Arial"/>
                <w:color w:val="000000"/>
                <w:sz w:val="18"/>
                <w:szCs w:val="18"/>
              </w:rPr>
            </w:pPr>
            <w:r w:rsidRPr="006A3150">
              <w:rPr>
                <w:rFonts w:ascii="Arial" w:hAnsi="Arial" w:cs="Arial"/>
                <w:color w:val="000000"/>
                <w:sz w:val="18"/>
                <w:szCs w:val="18"/>
              </w:rPr>
              <w:t>Slovakia</w:t>
            </w:r>
          </w:p>
        </w:tc>
        <w:tc>
          <w:tcPr>
            <w:tcW w:w="2430" w:type="dxa"/>
            <w:vAlign w:val="bottom"/>
          </w:tcPr>
          <w:p w14:paraId="3E05C473" w14:textId="510034A1"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-190 (-850</w:t>
            </w:r>
            <w:r w:rsidR="00873848">
              <w:rPr>
                <w:rFonts w:ascii="Arial" w:hAnsi="Arial" w:cs="Arial"/>
                <w:color w:val="000000"/>
                <w:sz w:val="18"/>
                <w:szCs w:val="18"/>
              </w:rPr>
              <w:t xml:space="preserve"> to </w:t>
            </w:r>
            <w:r w:rsidRPr="006A3150">
              <w:rPr>
                <w:rFonts w:ascii="Arial" w:hAnsi="Arial" w:cs="Arial"/>
                <w:color w:val="000000"/>
                <w:sz w:val="18"/>
                <w:szCs w:val="18"/>
              </w:rPr>
              <w:t>320)</w:t>
            </w:r>
          </w:p>
        </w:tc>
        <w:tc>
          <w:tcPr>
            <w:tcW w:w="2430" w:type="dxa"/>
            <w:vAlign w:val="bottom"/>
          </w:tcPr>
          <w:p w14:paraId="7E4E462B" w14:textId="4BB0C063"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-120 (-980</w:t>
            </w:r>
            <w:r w:rsidR="00640E68">
              <w:rPr>
                <w:rFonts w:ascii="Arial" w:hAnsi="Arial" w:cs="Arial"/>
                <w:color w:val="000000"/>
                <w:sz w:val="18"/>
                <w:szCs w:val="18"/>
              </w:rPr>
              <w:t xml:space="preserve"> to </w:t>
            </w:r>
            <w:r w:rsidRPr="006A3150">
              <w:rPr>
                <w:rFonts w:ascii="Arial" w:hAnsi="Arial" w:cs="Arial"/>
                <w:color w:val="000000"/>
                <w:sz w:val="18"/>
                <w:szCs w:val="18"/>
              </w:rPr>
              <w:t>540)</w:t>
            </w:r>
          </w:p>
        </w:tc>
        <w:tc>
          <w:tcPr>
            <w:tcW w:w="2340" w:type="dxa"/>
            <w:vAlign w:val="bottom"/>
          </w:tcPr>
          <w:p w14:paraId="1BE6CA06" w14:textId="4B37F445"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-330 (-1,440</w:t>
            </w:r>
            <w:r w:rsidR="00B970EE">
              <w:rPr>
                <w:rFonts w:ascii="Arial" w:hAnsi="Arial" w:cs="Arial"/>
                <w:color w:val="000000"/>
                <w:sz w:val="18"/>
                <w:szCs w:val="18"/>
              </w:rPr>
              <w:t xml:space="preserve"> to </w:t>
            </w:r>
            <w:r w:rsidRPr="006A3150">
              <w:rPr>
                <w:rFonts w:ascii="Arial" w:hAnsi="Arial" w:cs="Arial"/>
                <w:color w:val="000000"/>
                <w:sz w:val="18"/>
                <w:szCs w:val="18"/>
              </w:rPr>
              <w:t>540)</w:t>
            </w:r>
          </w:p>
        </w:tc>
        <w:tc>
          <w:tcPr>
            <w:tcW w:w="1530" w:type="dxa"/>
            <w:vAlign w:val="bottom"/>
          </w:tcPr>
          <w:p w14:paraId="7FE0F8F4" w14:textId="77777777"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28</w:t>
            </w:r>
          </w:p>
        </w:tc>
      </w:tr>
      <w:tr w:rsidR="003179EE" w:rsidRPr="007B7541" w14:paraId="66D3A0FF" w14:textId="77777777" w:rsidTr="000863A6">
        <w:tc>
          <w:tcPr>
            <w:tcW w:w="1615" w:type="dxa"/>
            <w:vAlign w:val="bottom"/>
          </w:tcPr>
          <w:p w14:paraId="5FB647DD"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Spain</w:t>
            </w:r>
          </w:p>
        </w:tc>
        <w:tc>
          <w:tcPr>
            <w:tcW w:w="2430" w:type="dxa"/>
            <w:vAlign w:val="bottom"/>
          </w:tcPr>
          <w:p w14:paraId="6EEFDE65" w14:textId="023956C9"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22,700 (19,000</w:t>
            </w:r>
            <w:r w:rsidR="00873848">
              <w:rPr>
                <w:rFonts w:ascii="Arial" w:hAnsi="Arial" w:cs="Arial"/>
                <w:color w:val="000000"/>
                <w:sz w:val="18"/>
                <w:szCs w:val="18"/>
              </w:rPr>
              <w:t xml:space="preserve"> to </w:t>
            </w:r>
            <w:r w:rsidRPr="006A3150">
              <w:rPr>
                <w:rFonts w:ascii="Arial" w:hAnsi="Arial" w:cs="Arial"/>
                <w:color w:val="000000"/>
                <w:sz w:val="18"/>
                <w:szCs w:val="18"/>
              </w:rPr>
              <w:t>26,100)</w:t>
            </w:r>
          </w:p>
        </w:tc>
        <w:tc>
          <w:tcPr>
            <w:tcW w:w="2430" w:type="dxa"/>
            <w:vAlign w:val="bottom"/>
          </w:tcPr>
          <w:p w14:paraId="0333C53A" w14:textId="726EC1AA"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23,200 (18,500</w:t>
            </w:r>
            <w:r w:rsidR="00640E68">
              <w:rPr>
                <w:rFonts w:ascii="Arial" w:hAnsi="Arial" w:cs="Arial"/>
                <w:color w:val="000000"/>
                <w:sz w:val="18"/>
                <w:szCs w:val="18"/>
              </w:rPr>
              <w:t xml:space="preserve"> to </w:t>
            </w:r>
            <w:r w:rsidRPr="006A3150">
              <w:rPr>
                <w:rFonts w:ascii="Arial" w:hAnsi="Arial" w:cs="Arial"/>
                <w:color w:val="000000"/>
                <w:sz w:val="18"/>
                <w:szCs w:val="18"/>
              </w:rPr>
              <w:t>27,700)</w:t>
            </w:r>
          </w:p>
        </w:tc>
        <w:tc>
          <w:tcPr>
            <w:tcW w:w="2340" w:type="dxa"/>
            <w:vAlign w:val="bottom"/>
          </w:tcPr>
          <w:p w14:paraId="7421F159" w14:textId="30AAB482"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45,800 (39,900</w:t>
            </w:r>
            <w:r w:rsidR="00B970EE">
              <w:rPr>
                <w:rFonts w:ascii="Arial" w:hAnsi="Arial" w:cs="Arial"/>
                <w:color w:val="000000"/>
                <w:sz w:val="18"/>
                <w:szCs w:val="18"/>
              </w:rPr>
              <w:t xml:space="preserve"> to </w:t>
            </w:r>
            <w:r w:rsidRPr="006A3150">
              <w:rPr>
                <w:rFonts w:ascii="Arial" w:hAnsi="Arial" w:cs="Arial"/>
                <w:color w:val="000000"/>
                <w:sz w:val="18"/>
                <w:szCs w:val="18"/>
              </w:rPr>
              <w:t>51,700)</w:t>
            </w:r>
          </w:p>
        </w:tc>
        <w:tc>
          <w:tcPr>
            <w:tcW w:w="1530" w:type="dxa"/>
            <w:vAlign w:val="bottom"/>
          </w:tcPr>
          <w:p w14:paraId="5534D4C6"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27,127</w:t>
            </w:r>
          </w:p>
        </w:tc>
      </w:tr>
      <w:tr w:rsidR="003179EE" w:rsidRPr="007B7541" w14:paraId="0D721026" w14:textId="77777777" w:rsidTr="000863A6">
        <w:tc>
          <w:tcPr>
            <w:tcW w:w="1615" w:type="dxa"/>
            <w:vAlign w:val="bottom"/>
          </w:tcPr>
          <w:p w14:paraId="5FD43425"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Sweden</w:t>
            </w:r>
          </w:p>
        </w:tc>
        <w:tc>
          <w:tcPr>
            <w:tcW w:w="2430" w:type="dxa"/>
            <w:vAlign w:val="bottom"/>
          </w:tcPr>
          <w:p w14:paraId="6AE163A7" w14:textId="0FBEE7F2"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3,000 (2,300</w:t>
            </w:r>
            <w:r w:rsidR="00873848">
              <w:rPr>
                <w:rFonts w:ascii="Arial" w:hAnsi="Arial" w:cs="Arial"/>
                <w:color w:val="000000"/>
                <w:sz w:val="18"/>
                <w:szCs w:val="18"/>
              </w:rPr>
              <w:t xml:space="preserve"> to </w:t>
            </w:r>
            <w:r w:rsidRPr="006A3150">
              <w:rPr>
                <w:rFonts w:ascii="Arial" w:hAnsi="Arial" w:cs="Arial"/>
                <w:color w:val="000000"/>
                <w:sz w:val="18"/>
                <w:szCs w:val="18"/>
              </w:rPr>
              <w:t>3,600)</w:t>
            </w:r>
          </w:p>
        </w:tc>
        <w:tc>
          <w:tcPr>
            <w:tcW w:w="2430" w:type="dxa"/>
            <w:vAlign w:val="bottom"/>
          </w:tcPr>
          <w:p w14:paraId="63B8F34E" w14:textId="09F27344"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2,500 (1,600</w:t>
            </w:r>
            <w:r w:rsidR="00640E68">
              <w:rPr>
                <w:rFonts w:ascii="Arial" w:hAnsi="Arial" w:cs="Arial"/>
                <w:color w:val="000000"/>
                <w:sz w:val="18"/>
                <w:szCs w:val="18"/>
              </w:rPr>
              <w:t xml:space="preserve"> to </w:t>
            </w:r>
            <w:r w:rsidRPr="006A3150">
              <w:rPr>
                <w:rFonts w:ascii="Arial" w:hAnsi="Arial" w:cs="Arial"/>
                <w:color w:val="000000"/>
                <w:sz w:val="18"/>
                <w:szCs w:val="18"/>
              </w:rPr>
              <w:t>3,400)</w:t>
            </w:r>
          </w:p>
        </w:tc>
        <w:tc>
          <w:tcPr>
            <w:tcW w:w="2340" w:type="dxa"/>
            <w:vAlign w:val="bottom"/>
          </w:tcPr>
          <w:p w14:paraId="495AD811" w14:textId="0835A615"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5,500 (4,400</w:t>
            </w:r>
            <w:r w:rsidR="00B970EE">
              <w:rPr>
                <w:rFonts w:ascii="Arial" w:hAnsi="Arial" w:cs="Arial"/>
                <w:color w:val="000000"/>
                <w:sz w:val="18"/>
                <w:szCs w:val="18"/>
              </w:rPr>
              <w:t xml:space="preserve"> to </w:t>
            </w:r>
            <w:r w:rsidRPr="006A3150">
              <w:rPr>
                <w:rFonts w:ascii="Arial" w:hAnsi="Arial" w:cs="Arial"/>
                <w:color w:val="000000"/>
                <w:sz w:val="18"/>
                <w:szCs w:val="18"/>
              </w:rPr>
              <w:t>6,500)</w:t>
            </w:r>
          </w:p>
        </w:tc>
        <w:tc>
          <w:tcPr>
            <w:tcW w:w="1530" w:type="dxa"/>
            <w:vAlign w:val="bottom"/>
          </w:tcPr>
          <w:p w14:paraId="3D1FF11F"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4,395</w:t>
            </w:r>
          </w:p>
        </w:tc>
      </w:tr>
      <w:tr w:rsidR="003179EE" w:rsidRPr="007B7541" w14:paraId="20FA2F55" w14:textId="77777777" w:rsidTr="000863A6">
        <w:tc>
          <w:tcPr>
            <w:tcW w:w="1615" w:type="dxa"/>
            <w:vAlign w:val="bottom"/>
          </w:tcPr>
          <w:p w14:paraId="6BE24C22"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Switzerland</w:t>
            </w:r>
          </w:p>
        </w:tc>
        <w:tc>
          <w:tcPr>
            <w:tcW w:w="2430" w:type="dxa"/>
            <w:vAlign w:val="bottom"/>
          </w:tcPr>
          <w:p w14:paraId="638F9562" w14:textId="6A8A3F21"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940 (320</w:t>
            </w:r>
            <w:r w:rsidR="00873848">
              <w:rPr>
                <w:rFonts w:ascii="Arial" w:hAnsi="Arial" w:cs="Arial"/>
                <w:color w:val="000000"/>
                <w:sz w:val="18"/>
                <w:szCs w:val="18"/>
              </w:rPr>
              <w:t xml:space="preserve"> to </w:t>
            </w:r>
            <w:r w:rsidRPr="006A3150">
              <w:rPr>
                <w:rFonts w:ascii="Arial" w:hAnsi="Arial" w:cs="Arial"/>
                <w:color w:val="000000"/>
                <w:sz w:val="18"/>
                <w:szCs w:val="18"/>
              </w:rPr>
              <w:t>1,500)</w:t>
            </w:r>
          </w:p>
        </w:tc>
        <w:tc>
          <w:tcPr>
            <w:tcW w:w="2430" w:type="dxa"/>
            <w:vAlign w:val="bottom"/>
          </w:tcPr>
          <w:p w14:paraId="1662B323" w14:textId="44E85081"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460 (-340</w:t>
            </w:r>
            <w:r w:rsidR="00640E68">
              <w:rPr>
                <w:rFonts w:ascii="Arial" w:hAnsi="Arial" w:cs="Arial"/>
                <w:color w:val="000000"/>
                <w:sz w:val="18"/>
                <w:szCs w:val="18"/>
              </w:rPr>
              <w:t xml:space="preserve"> to </w:t>
            </w:r>
            <w:r w:rsidRPr="006A3150">
              <w:rPr>
                <w:rFonts w:ascii="Arial" w:hAnsi="Arial" w:cs="Arial"/>
                <w:color w:val="000000"/>
                <w:sz w:val="18"/>
                <w:szCs w:val="18"/>
              </w:rPr>
              <w:t>1,200)</w:t>
            </w:r>
          </w:p>
        </w:tc>
        <w:tc>
          <w:tcPr>
            <w:tcW w:w="2340" w:type="dxa"/>
            <w:vAlign w:val="bottom"/>
          </w:tcPr>
          <w:p w14:paraId="637EF3B8" w14:textId="36851C3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1,400 (350</w:t>
            </w:r>
            <w:r w:rsidR="00B970EE">
              <w:rPr>
                <w:rFonts w:ascii="Arial" w:hAnsi="Arial" w:cs="Arial"/>
                <w:color w:val="000000"/>
                <w:sz w:val="18"/>
                <w:szCs w:val="18"/>
              </w:rPr>
              <w:t xml:space="preserve"> to </w:t>
            </w:r>
            <w:r w:rsidRPr="006A3150">
              <w:rPr>
                <w:rFonts w:ascii="Arial" w:hAnsi="Arial" w:cs="Arial"/>
                <w:color w:val="000000"/>
                <w:sz w:val="18"/>
                <w:szCs w:val="18"/>
              </w:rPr>
              <w:t>2,300)</w:t>
            </w:r>
          </w:p>
        </w:tc>
        <w:tc>
          <w:tcPr>
            <w:tcW w:w="1530" w:type="dxa"/>
            <w:vAlign w:val="bottom"/>
          </w:tcPr>
          <w:p w14:paraId="1858C7EB"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1,656</w:t>
            </w:r>
          </w:p>
        </w:tc>
      </w:tr>
    </w:tbl>
    <w:p w14:paraId="38F682C2" w14:textId="77777777" w:rsidR="003179EE" w:rsidRPr="007B7541" w:rsidRDefault="003179EE" w:rsidP="003179EE">
      <w:pPr>
        <w:jc w:val="both"/>
        <w:rPr>
          <w:rFonts w:ascii="Arial" w:hAnsi="Arial" w:cs="Arial"/>
          <w:sz w:val="18"/>
          <w:szCs w:val="18"/>
        </w:rPr>
      </w:pPr>
      <w:r w:rsidRPr="007B7541">
        <w:rPr>
          <w:rFonts w:ascii="Arial" w:hAnsi="Arial" w:cs="Arial"/>
          <w:sz w:val="18"/>
          <w:szCs w:val="18"/>
          <w:vertAlign w:val="superscript"/>
        </w:rPr>
        <w:t>1</w:t>
      </w:r>
      <w:r w:rsidRPr="007B7541">
        <w:rPr>
          <w:rFonts w:ascii="Arial" w:hAnsi="Arial" w:cs="Arial"/>
          <w:sz w:val="18"/>
          <w:szCs w:val="18"/>
        </w:rPr>
        <w:t xml:space="preserve"> Data are from Office for National Statistics for England and Wales</w:t>
      </w:r>
      <w:r>
        <w:rPr>
          <w:rFonts w:ascii="Arial" w:hAnsi="Arial" w:cs="Arial"/>
          <w:sz w:val="18"/>
          <w:szCs w:val="18"/>
        </w:rPr>
        <w:t xml:space="preserve"> (</w:t>
      </w:r>
      <w:hyperlink r:id="rId13" w:history="1">
        <w:r w:rsidRPr="00F015CF">
          <w:rPr>
            <w:rStyle w:val="Hyperlink"/>
            <w:rFonts w:ascii="Arial" w:hAnsi="Arial" w:cs="Arial"/>
            <w:sz w:val="18"/>
            <w:szCs w:val="18"/>
          </w:rPr>
          <w:t>https://www.ons.gov.uk/ peoplepopulationandcommunity/birthsdeathsandmarriages/deaths/datasets/weeklyprovisionalfiguresondeathsregisteredinenglandandwales</w:t>
        </w:r>
      </w:hyperlink>
      <w:r>
        <w:rPr>
          <w:rFonts w:ascii="Arial" w:hAnsi="Arial" w:cs="Arial"/>
          <w:sz w:val="18"/>
          <w:szCs w:val="18"/>
        </w:rPr>
        <w:t>)</w:t>
      </w:r>
      <w:r w:rsidRPr="007B7541">
        <w:rPr>
          <w:rFonts w:ascii="Arial" w:hAnsi="Arial" w:cs="Arial"/>
          <w:sz w:val="18"/>
          <w:szCs w:val="18"/>
        </w:rPr>
        <w:t>,</w:t>
      </w:r>
      <w:r>
        <w:rPr>
          <w:rFonts w:ascii="Arial" w:hAnsi="Arial" w:cs="Arial"/>
          <w:sz w:val="18"/>
          <w:szCs w:val="18"/>
        </w:rPr>
        <w:t xml:space="preserve"> NRS Scotland for Scotland (</w:t>
      </w:r>
      <w:hyperlink r:id="rId14" w:history="1">
        <w:r w:rsidRPr="00F015CF">
          <w:rPr>
            <w:rStyle w:val="Hyperlink"/>
            <w:rFonts w:ascii="Arial" w:hAnsi="Arial" w:cs="Arial"/>
            <w:sz w:val="18"/>
            <w:szCs w:val="18"/>
          </w:rPr>
          <w:t>https://www.nrscotland.gov.uk/covid19stats</w:t>
        </w:r>
      </w:hyperlink>
      <w:r>
        <w:rPr>
          <w:rFonts w:ascii="Arial" w:hAnsi="Arial" w:cs="Arial"/>
          <w:sz w:val="18"/>
          <w:szCs w:val="18"/>
        </w:rPr>
        <w:t>),</w:t>
      </w:r>
      <w:r w:rsidRPr="007B7541">
        <w:rPr>
          <w:rFonts w:ascii="Arial" w:hAnsi="Arial" w:cs="Arial"/>
          <w:sz w:val="18"/>
          <w:szCs w:val="18"/>
        </w:rPr>
        <w:t xml:space="preserve"> and the European Centre for Disease Prevention and Control (ECDC) for other countries (</w:t>
      </w:r>
      <w:hyperlink r:id="rId15" w:history="1">
        <w:r>
          <w:rPr>
            <w:rStyle w:val="Hyperlink"/>
            <w:rFonts w:ascii="Arial" w:hAnsi="Arial" w:cs="Arial"/>
            <w:sz w:val="18"/>
            <w:szCs w:val="18"/>
          </w:rPr>
          <w:t>https://www.ecdc.europa.eu/en/publications-data/download-todays-data-geographic-distribution-covid-19-cases-worldwide</w:t>
        </w:r>
      </w:hyperlink>
      <w:r w:rsidRPr="007B7541">
        <w:rPr>
          <w:rFonts w:ascii="Arial" w:hAnsi="Arial" w:cs="Arial"/>
          <w:sz w:val="18"/>
          <w:szCs w:val="18"/>
        </w:rPr>
        <w:t xml:space="preserve">; accessed on </w:t>
      </w:r>
      <w:r>
        <w:rPr>
          <w:rFonts w:ascii="Arial" w:hAnsi="Arial" w:cs="Arial"/>
          <w:sz w:val="18"/>
          <w:szCs w:val="18"/>
        </w:rPr>
        <w:t xml:space="preserve">20 August </w:t>
      </w:r>
      <w:r w:rsidRPr="007B7541">
        <w:rPr>
          <w:rFonts w:ascii="Arial" w:hAnsi="Arial" w:cs="Arial"/>
          <w:sz w:val="18"/>
          <w:szCs w:val="18"/>
        </w:rPr>
        <w:t xml:space="preserve">2020). ECDC data were only available for both sexes combined. </w:t>
      </w:r>
    </w:p>
    <w:p w14:paraId="64030CC3" w14:textId="77777777" w:rsidR="003179EE" w:rsidRPr="007B7541" w:rsidRDefault="003179EE" w:rsidP="003179EE">
      <w:pPr>
        <w:jc w:val="both"/>
        <w:rPr>
          <w:rFonts w:ascii="Arial" w:hAnsi="Arial" w:cs="Arial"/>
          <w:sz w:val="18"/>
          <w:szCs w:val="18"/>
        </w:rPr>
      </w:pPr>
      <w:r w:rsidRPr="007B7541">
        <w:rPr>
          <w:rFonts w:ascii="Arial" w:hAnsi="Arial" w:cs="Arial"/>
          <w:sz w:val="18"/>
          <w:szCs w:val="18"/>
          <w:vertAlign w:val="superscript"/>
        </w:rPr>
        <w:t>2</w:t>
      </w:r>
      <w:r w:rsidRPr="007B7541">
        <w:rPr>
          <w:rFonts w:ascii="Arial" w:hAnsi="Arial" w:cs="Arial"/>
          <w:sz w:val="18"/>
          <w:szCs w:val="18"/>
        </w:rPr>
        <w:t xml:space="preserve"> Data on all-cause mortality, which is used to estimate excess deaths, for Italy are from municipalities with up-to-date death registration, that cover </w:t>
      </w:r>
      <w:commentRangeStart w:id="32"/>
      <w:r w:rsidRPr="007B7541">
        <w:rPr>
          <w:rFonts w:ascii="Arial" w:hAnsi="Arial" w:cs="Arial"/>
          <w:sz w:val="18"/>
          <w:szCs w:val="18"/>
        </w:rPr>
        <w:t>95.0% of the population and 98.0% of COVID deaths</w:t>
      </w:r>
      <w:commentRangeEnd w:id="32"/>
      <w:r w:rsidR="009F5A62">
        <w:rPr>
          <w:rStyle w:val="CommentReference"/>
          <w:rFonts w:asciiTheme="minorHAnsi" w:eastAsiaTheme="minorHAnsi" w:hAnsiTheme="minorHAnsi" w:cstheme="minorBidi"/>
          <w:lang w:eastAsia="en-US"/>
        </w:rPr>
        <w:commentReference w:id="32"/>
      </w:r>
      <w:r w:rsidRPr="007B7541">
        <w:rPr>
          <w:rFonts w:ascii="Arial" w:hAnsi="Arial" w:cs="Arial"/>
          <w:sz w:val="18"/>
          <w:szCs w:val="18"/>
        </w:rPr>
        <w:t>. Data for deaths assigned to Covid-19 are for the entire country.</w:t>
      </w:r>
    </w:p>
    <w:p w14:paraId="640D8F32" w14:textId="77777777" w:rsidR="003179EE" w:rsidRPr="007B7541" w:rsidRDefault="003179EE" w:rsidP="003179EE">
      <w:pPr>
        <w:jc w:val="both"/>
        <w:rPr>
          <w:rFonts w:ascii="Arial" w:hAnsi="Arial" w:cs="Arial"/>
          <w:sz w:val="18"/>
          <w:szCs w:val="18"/>
        </w:rPr>
      </w:pPr>
    </w:p>
    <w:p w14:paraId="773B62C1" w14:textId="77777777" w:rsidR="003179EE" w:rsidRPr="007B7541" w:rsidRDefault="003179EE" w:rsidP="003179EE">
      <w:pPr>
        <w:rPr>
          <w:rFonts w:ascii="Arial" w:hAnsi="Arial" w:cs="Arial"/>
          <w:sz w:val="22"/>
          <w:szCs w:val="22"/>
        </w:rPr>
      </w:pPr>
    </w:p>
    <w:p w14:paraId="3C486E0A" w14:textId="77777777" w:rsidR="003179EE" w:rsidRPr="007B7541" w:rsidRDefault="003179EE" w:rsidP="003179EE">
      <w:pPr>
        <w:rPr>
          <w:rFonts w:ascii="Arial" w:hAnsi="Arial" w:cs="Arial"/>
          <w:sz w:val="22"/>
          <w:szCs w:val="22"/>
        </w:rPr>
      </w:pPr>
    </w:p>
    <w:p w14:paraId="575EF445" w14:textId="77777777" w:rsidR="00937033" w:rsidRPr="007B7541" w:rsidRDefault="00937033" w:rsidP="00937033">
      <w:pPr>
        <w:rPr>
          <w:rFonts w:ascii="Arial" w:hAnsi="Arial" w:cs="Arial"/>
          <w:sz w:val="22"/>
          <w:szCs w:val="22"/>
        </w:rPr>
      </w:pPr>
    </w:p>
    <w:p w14:paraId="788DD4E9" w14:textId="0D2827F3" w:rsidR="00937033" w:rsidRDefault="00937033">
      <w:pPr>
        <w:spacing w:after="200" w:line="276" w:lineRule="auto"/>
        <w:rPr>
          <w:rFonts w:ascii="Arial" w:hAnsi="Arial" w:cs="Arial"/>
          <w:sz w:val="22"/>
          <w:szCs w:val="22"/>
          <w:highlight w:val="cyan"/>
        </w:rPr>
      </w:pPr>
      <w:r>
        <w:rPr>
          <w:rFonts w:ascii="Arial" w:hAnsi="Arial" w:cs="Arial"/>
          <w:sz w:val="22"/>
          <w:szCs w:val="22"/>
          <w:highlight w:val="cyan"/>
        </w:rPr>
        <w:br w:type="page"/>
      </w:r>
    </w:p>
    <w:p w14:paraId="2D1023EA" w14:textId="77777777" w:rsidR="009C6B83" w:rsidRDefault="009C6B83" w:rsidP="000D0D91">
      <w:pPr>
        <w:spacing w:line="480" w:lineRule="auto"/>
        <w:jc w:val="both"/>
        <w:rPr>
          <w:rFonts w:ascii="Arial" w:hAnsi="Arial" w:cs="Arial"/>
          <w:sz w:val="22"/>
          <w:szCs w:val="22"/>
          <w:highlight w:val="cyan"/>
        </w:rPr>
      </w:pPr>
    </w:p>
    <w:p w14:paraId="7C09CD7D" w14:textId="6FADAEEC" w:rsidR="004072C8" w:rsidRPr="0070610D" w:rsidRDefault="004072C8" w:rsidP="000D0D91">
      <w:pPr>
        <w:spacing w:line="480" w:lineRule="auto"/>
        <w:jc w:val="both"/>
        <w:rPr>
          <w:rFonts w:ascii="Arial" w:hAnsi="Arial" w:cs="Arial"/>
          <w:sz w:val="22"/>
          <w:szCs w:val="22"/>
        </w:rPr>
      </w:pPr>
      <w:r w:rsidRPr="0070610D">
        <w:rPr>
          <w:rFonts w:ascii="Arial" w:hAnsi="Arial" w:cs="Arial"/>
          <w:b/>
          <w:bCs/>
          <w:sz w:val="22"/>
          <w:szCs w:val="22"/>
        </w:rPr>
        <w:t>Extended Data Table 2.</w:t>
      </w:r>
      <w:r w:rsidR="0070610D">
        <w:rPr>
          <w:rFonts w:ascii="Arial" w:hAnsi="Arial" w:cs="Arial"/>
          <w:sz w:val="22"/>
          <w:szCs w:val="22"/>
        </w:rPr>
        <w:t xml:space="preserve"> Sources of data on death and population used in the paper.</w:t>
      </w:r>
    </w:p>
    <w:p w14:paraId="3BB90EC0" w14:textId="77777777" w:rsidR="00847B82" w:rsidRPr="00DF67DE" w:rsidRDefault="00847B82" w:rsidP="00847B82">
      <w:pPr>
        <w:rPr>
          <w:rFonts w:ascii="Arial" w:hAnsi="Arial" w:cs="Arial"/>
          <w:sz w:val="18"/>
          <w:szCs w:val="18"/>
        </w:rPr>
      </w:pPr>
    </w:p>
    <w:p w14:paraId="4577B1EB" w14:textId="77777777" w:rsidR="00847B82" w:rsidRPr="00DF67DE" w:rsidRDefault="00847B82" w:rsidP="00847B82">
      <w:pPr>
        <w:rPr>
          <w:rFonts w:ascii="Arial" w:hAnsi="Arial" w:cs="Arial"/>
          <w:sz w:val="18"/>
          <w:szCs w:val="18"/>
        </w:rPr>
      </w:pPr>
    </w:p>
    <w:tbl>
      <w:tblPr>
        <w:tblStyle w:val="TableGrid"/>
        <w:tblW w:w="9067" w:type="dxa"/>
        <w:tblLayout w:type="fixed"/>
        <w:tblLook w:val="04A0" w:firstRow="1" w:lastRow="0" w:firstColumn="1" w:lastColumn="0" w:noHBand="0" w:noVBand="1"/>
      </w:tblPr>
      <w:tblGrid>
        <w:gridCol w:w="1838"/>
        <w:gridCol w:w="5267"/>
        <w:gridCol w:w="1962"/>
      </w:tblGrid>
      <w:tr w:rsidR="00847B82" w:rsidRPr="00DF67DE" w14:paraId="62B616E5" w14:textId="77777777" w:rsidTr="008617DD">
        <w:tc>
          <w:tcPr>
            <w:tcW w:w="1838" w:type="dxa"/>
          </w:tcPr>
          <w:p w14:paraId="1BF159DE" w14:textId="77777777" w:rsidR="00847B82" w:rsidRPr="00DF67DE" w:rsidRDefault="00847B82" w:rsidP="008617DD">
            <w:pPr>
              <w:rPr>
                <w:rFonts w:ascii="Arial" w:hAnsi="Arial" w:cs="Arial"/>
                <w:sz w:val="18"/>
                <w:szCs w:val="18"/>
              </w:rPr>
            </w:pPr>
          </w:p>
        </w:tc>
        <w:tc>
          <w:tcPr>
            <w:tcW w:w="5267" w:type="dxa"/>
          </w:tcPr>
          <w:p w14:paraId="151156CB"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Data sources for deaths and population</w:t>
            </w:r>
          </w:p>
        </w:tc>
        <w:tc>
          <w:tcPr>
            <w:tcW w:w="1962" w:type="dxa"/>
          </w:tcPr>
          <w:p w14:paraId="553B659D"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Start of time series</w:t>
            </w:r>
          </w:p>
        </w:tc>
      </w:tr>
      <w:tr w:rsidR="00847B82" w:rsidRPr="00DF67DE" w14:paraId="6042644B" w14:textId="77777777" w:rsidTr="008617DD">
        <w:tc>
          <w:tcPr>
            <w:tcW w:w="1838" w:type="dxa"/>
          </w:tcPr>
          <w:p w14:paraId="7E992761" w14:textId="77777777" w:rsidR="00847B82" w:rsidRPr="00DF67DE" w:rsidRDefault="00847B82" w:rsidP="008617DD">
            <w:pPr>
              <w:rPr>
                <w:rFonts w:ascii="Arial" w:hAnsi="Arial" w:cs="Arial"/>
                <w:sz w:val="18"/>
                <w:szCs w:val="18"/>
              </w:rPr>
            </w:pPr>
            <w:r>
              <w:rPr>
                <w:rFonts w:ascii="Arial" w:hAnsi="Arial" w:cs="Arial"/>
                <w:sz w:val="18"/>
                <w:szCs w:val="18"/>
              </w:rPr>
              <w:t>Australia</w:t>
            </w:r>
          </w:p>
        </w:tc>
        <w:tc>
          <w:tcPr>
            <w:tcW w:w="5267" w:type="dxa"/>
          </w:tcPr>
          <w:p w14:paraId="5488AC6C" w14:textId="77777777" w:rsidR="00847B82" w:rsidRPr="00DF67DE" w:rsidRDefault="00847B82" w:rsidP="008617DD">
            <w:pPr>
              <w:jc w:val="center"/>
              <w:rPr>
                <w:rFonts w:ascii="Arial" w:hAnsi="Arial" w:cs="Arial"/>
                <w:sz w:val="18"/>
                <w:szCs w:val="18"/>
              </w:rPr>
            </w:pPr>
            <w:r>
              <w:rPr>
                <w:rFonts w:ascii="Arial" w:hAnsi="Arial" w:cs="Arial"/>
                <w:sz w:val="18"/>
                <w:szCs w:val="18"/>
              </w:rPr>
              <w:t>Australian Bureau of Statistics</w:t>
            </w:r>
            <w:r w:rsidRPr="007E7FBB">
              <w:rPr>
                <w:rFonts w:ascii="Arial" w:hAnsi="Arial" w:cs="Arial"/>
                <w:sz w:val="18"/>
                <w:szCs w:val="18"/>
                <w:vertAlign w:val="superscript"/>
              </w:rPr>
              <w:t>1</w:t>
            </w:r>
            <w:r>
              <w:rPr>
                <w:rFonts w:ascii="Arial" w:hAnsi="Arial" w:cs="Arial"/>
                <w:sz w:val="18"/>
                <w:szCs w:val="18"/>
              </w:rPr>
              <w:t>, UN</w:t>
            </w:r>
            <w:r w:rsidRPr="007E7FBB">
              <w:rPr>
                <w:rFonts w:ascii="Arial" w:hAnsi="Arial" w:cs="Arial"/>
                <w:sz w:val="18"/>
                <w:szCs w:val="18"/>
                <w:vertAlign w:val="superscript"/>
              </w:rPr>
              <w:t>2</w:t>
            </w:r>
          </w:p>
        </w:tc>
        <w:tc>
          <w:tcPr>
            <w:tcW w:w="1962" w:type="dxa"/>
          </w:tcPr>
          <w:p w14:paraId="1A4B9290" w14:textId="77777777" w:rsidR="00847B82" w:rsidRPr="00DF67DE" w:rsidRDefault="00847B82" w:rsidP="008617DD">
            <w:pPr>
              <w:jc w:val="center"/>
              <w:rPr>
                <w:rFonts w:ascii="Arial" w:hAnsi="Arial" w:cs="Arial"/>
                <w:sz w:val="18"/>
                <w:szCs w:val="18"/>
              </w:rPr>
            </w:pPr>
            <w:r>
              <w:rPr>
                <w:rFonts w:ascii="Arial" w:hAnsi="Arial" w:cs="Arial"/>
                <w:sz w:val="18"/>
                <w:szCs w:val="18"/>
              </w:rPr>
              <w:t>01/01/2015</w:t>
            </w:r>
          </w:p>
        </w:tc>
      </w:tr>
      <w:tr w:rsidR="00847B82" w:rsidRPr="00DF67DE" w14:paraId="58D126C1" w14:textId="77777777" w:rsidTr="008617DD">
        <w:tc>
          <w:tcPr>
            <w:tcW w:w="1838" w:type="dxa"/>
            <w:vAlign w:val="center"/>
          </w:tcPr>
          <w:p w14:paraId="6E0E841C" w14:textId="77777777" w:rsidR="00847B82" w:rsidRPr="00DF67DE" w:rsidRDefault="00847B82" w:rsidP="008617DD">
            <w:pPr>
              <w:rPr>
                <w:rFonts w:ascii="Arial" w:hAnsi="Arial" w:cs="Arial"/>
                <w:sz w:val="18"/>
                <w:szCs w:val="18"/>
              </w:rPr>
            </w:pPr>
            <w:r w:rsidRPr="00DF67DE">
              <w:rPr>
                <w:rFonts w:ascii="Arial" w:hAnsi="Arial" w:cs="Arial"/>
                <w:sz w:val="18"/>
                <w:szCs w:val="18"/>
              </w:rPr>
              <w:t>Austria</w:t>
            </w:r>
          </w:p>
        </w:tc>
        <w:tc>
          <w:tcPr>
            <w:tcW w:w="5267" w:type="dxa"/>
            <w:vAlign w:val="center"/>
          </w:tcPr>
          <w:p w14:paraId="3DEF1178"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177E06A2"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539E5C87" w14:textId="77777777" w:rsidTr="008617DD">
        <w:tc>
          <w:tcPr>
            <w:tcW w:w="1838" w:type="dxa"/>
            <w:vAlign w:val="center"/>
          </w:tcPr>
          <w:p w14:paraId="6AC892E7" w14:textId="77777777" w:rsidR="00847B82" w:rsidRPr="00DF67DE" w:rsidRDefault="00847B82" w:rsidP="008617DD">
            <w:pPr>
              <w:rPr>
                <w:rFonts w:ascii="Arial" w:hAnsi="Arial" w:cs="Arial"/>
                <w:sz w:val="18"/>
                <w:szCs w:val="18"/>
              </w:rPr>
            </w:pPr>
            <w:r w:rsidRPr="00DF67DE">
              <w:rPr>
                <w:rFonts w:ascii="Arial" w:hAnsi="Arial" w:cs="Arial"/>
                <w:sz w:val="18"/>
                <w:szCs w:val="18"/>
              </w:rPr>
              <w:t>Belgium</w:t>
            </w:r>
          </w:p>
        </w:tc>
        <w:tc>
          <w:tcPr>
            <w:tcW w:w="5267" w:type="dxa"/>
            <w:vAlign w:val="center"/>
          </w:tcPr>
          <w:p w14:paraId="2BB88B20"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61BE10FB"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7531277F" w14:textId="77777777" w:rsidTr="008617DD">
        <w:tc>
          <w:tcPr>
            <w:tcW w:w="1838" w:type="dxa"/>
            <w:vAlign w:val="center"/>
          </w:tcPr>
          <w:p w14:paraId="7D507DBB" w14:textId="77777777" w:rsidR="00847B82" w:rsidRPr="00DF67DE" w:rsidRDefault="00847B82" w:rsidP="008617DD">
            <w:pPr>
              <w:rPr>
                <w:rFonts w:ascii="Arial" w:hAnsi="Arial" w:cs="Arial"/>
                <w:sz w:val="18"/>
                <w:szCs w:val="18"/>
              </w:rPr>
            </w:pPr>
            <w:r w:rsidRPr="00DF67DE">
              <w:rPr>
                <w:rFonts w:ascii="Arial" w:hAnsi="Arial" w:cs="Arial"/>
                <w:sz w:val="18"/>
                <w:szCs w:val="18"/>
              </w:rPr>
              <w:t>Bulgaria</w:t>
            </w:r>
          </w:p>
        </w:tc>
        <w:tc>
          <w:tcPr>
            <w:tcW w:w="5267" w:type="dxa"/>
            <w:vAlign w:val="center"/>
          </w:tcPr>
          <w:p w14:paraId="13F47535"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244138EA"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3A0768F0" w14:textId="77777777" w:rsidTr="008617DD">
        <w:tc>
          <w:tcPr>
            <w:tcW w:w="1838" w:type="dxa"/>
            <w:vAlign w:val="center"/>
          </w:tcPr>
          <w:p w14:paraId="79C51FB4" w14:textId="77777777" w:rsidR="00847B82" w:rsidRPr="00DF67DE" w:rsidRDefault="00847B82" w:rsidP="008617DD">
            <w:pPr>
              <w:rPr>
                <w:rFonts w:ascii="Arial" w:hAnsi="Arial" w:cs="Arial"/>
                <w:sz w:val="18"/>
                <w:szCs w:val="18"/>
              </w:rPr>
            </w:pPr>
            <w:r w:rsidRPr="00DF67DE">
              <w:rPr>
                <w:rFonts w:ascii="Arial" w:hAnsi="Arial" w:cs="Arial"/>
                <w:sz w:val="18"/>
                <w:szCs w:val="18"/>
              </w:rPr>
              <w:t>Czechia</w:t>
            </w:r>
          </w:p>
        </w:tc>
        <w:tc>
          <w:tcPr>
            <w:tcW w:w="5267" w:type="dxa"/>
            <w:vAlign w:val="center"/>
          </w:tcPr>
          <w:p w14:paraId="1A5E443D"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2D6C97C7"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3DE545C0" w14:textId="77777777" w:rsidTr="008617DD">
        <w:tc>
          <w:tcPr>
            <w:tcW w:w="1838" w:type="dxa"/>
            <w:vAlign w:val="center"/>
          </w:tcPr>
          <w:p w14:paraId="49518924" w14:textId="77777777" w:rsidR="00847B82" w:rsidRPr="00DF67DE" w:rsidRDefault="00847B82" w:rsidP="008617DD">
            <w:pPr>
              <w:rPr>
                <w:rFonts w:ascii="Arial" w:hAnsi="Arial" w:cs="Arial"/>
                <w:sz w:val="18"/>
                <w:szCs w:val="18"/>
              </w:rPr>
            </w:pPr>
            <w:r w:rsidRPr="00DF67DE">
              <w:rPr>
                <w:rFonts w:ascii="Arial" w:hAnsi="Arial" w:cs="Arial"/>
                <w:sz w:val="18"/>
                <w:szCs w:val="18"/>
              </w:rPr>
              <w:t>Denmark</w:t>
            </w:r>
          </w:p>
        </w:tc>
        <w:tc>
          <w:tcPr>
            <w:tcW w:w="5267" w:type="dxa"/>
            <w:vAlign w:val="center"/>
          </w:tcPr>
          <w:p w14:paraId="58070EA1"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21C92D8D"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055FB05C" w14:textId="77777777" w:rsidTr="008617DD">
        <w:tc>
          <w:tcPr>
            <w:tcW w:w="1838" w:type="dxa"/>
            <w:vAlign w:val="center"/>
          </w:tcPr>
          <w:p w14:paraId="1FB1B430" w14:textId="77777777" w:rsidR="00847B82" w:rsidRPr="00DF67DE" w:rsidRDefault="00847B82" w:rsidP="008617DD">
            <w:pPr>
              <w:rPr>
                <w:rFonts w:ascii="Arial" w:hAnsi="Arial" w:cs="Arial"/>
                <w:sz w:val="18"/>
                <w:szCs w:val="18"/>
              </w:rPr>
            </w:pPr>
            <w:r w:rsidRPr="00DF67DE">
              <w:rPr>
                <w:rFonts w:ascii="Arial" w:hAnsi="Arial" w:cs="Arial"/>
                <w:sz w:val="18"/>
                <w:szCs w:val="18"/>
              </w:rPr>
              <w:t>England &amp; Wales</w:t>
            </w:r>
          </w:p>
        </w:tc>
        <w:tc>
          <w:tcPr>
            <w:tcW w:w="5267" w:type="dxa"/>
            <w:vAlign w:val="center"/>
          </w:tcPr>
          <w:p w14:paraId="7F5A5C51"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Office for National Statistics</w:t>
            </w:r>
            <w:r>
              <w:rPr>
                <w:rFonts w:ascii="Arial" w:hAnsi="Arial" w:cs="Arial"/>
                <w:sz w:val="18"/>
                <w:szCs w:val="18"/>
                <w:vertAlign w:val="superscript"/>
              </w:rPr>
              <w:t>5,6</w:t>
            </w:r>
          </w:p>
        </w:tc>
        <w:tc>
          <w:tcPr>
            <w:tcW w:w="1962" w:type="dxa"/>
            <w:vAlign w:val="center"/>
          </w:tcPr>
          <w:p w14:paraId="4894892F"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02/01/2010</w:t>
            </w:r>
          </w:p>
        </w:tc>
      </w:tr>
      <w:tr w:rsidR="00847B82" w:rsidRPr="00DF67DE" w14:paraId="5D138678" w14:textId="77777777" w:rsidTr="008617DD">
        <w:tc>
          <w:tcPr>
            <w:tcW w:w="1838" w:type="dxa"/>
            <w:vAlign w:val="center"/>
          </w:tcPr>
          <w:p w14:paraId="42FD7C8F" w14:textId="77777777" w:rsidR="00847B82" w:rsidRPr="00DF67DE" w:rsidRDefault="00847B82" w:rsidP="008617DD">
            <w:pPr>
              <w:rPr>
                <w:rFonts w:ascii="Arial" w:hAnsi="Arial" w:cs="Arial"/>
                <w:sz w:val="18"/>
                <w:szCs w:val="18"/>
              </w:rPr>
            </w:pPr>
            <w:r w:rsidRPr="00DF67DE">
              <w:rPr>
                <w:rFonts w:ascii="Arial" w:hAnsi="Arial" w:cs="Arial"/>
                <w:sz w:val="18"/>
                <w:szCs w:val="18"/>
              </w:rPr>
              <w:t>Finland</w:t>
            </w:r>
          </w:p>
        </w:tc>
        <w:tc>
          <w:tcPr>
            <w:tcW w:w="5267" w:type="dxa"/>
            <w:vAlign w:val="center"/>
          </w:tcPr>
          <w:p w14:paraId="11A04A33"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4D4B4E9C"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1E214334" w14:textId="77777777" w:rsidTr="008617DD">
        <w:tc>
          <w:tcPr>
            <w:tcW w:w="1838" w:type="dxa"/>
            <w:vAlign w:val="center"/>
          </w:tcPr>
          <w:p w14:paraId="511A9497" w14:textId="77777777" w:rsidR="00847B82" w:rsidRPr="00DF67DE" w:rsidRDefault="00847B82" w:rsidP="008617DD">
            <w:pPr>
              <w:rPr>
                <w:rFonts w:ascii="Arial" w:hAnsi="Arial" w:cs="Arial"/>
                <w:sz w:val="18"/>
                <w:szCs w:val="18"/>
              </w:rPr>
            </w:pPr>
            <w:r w:rsidRPr="00DF67DE">
              <w:rPr>
                <w:rFonts w:ascii="Arial" w:hAnsi="Arial" w:cs="Arial"/>
                <w:sz w:val="18"/>
                <w:szCs w:val="18"/>
              </w:rPr>
              <w:t>France</w:t>
            </w:r>
          </w:p>
        </w:tc>
        <w:tc>
          <w:tcPr>
            <w:tcW w:w="5267" w:type="dxa"/>
            <w:vAlign w:val="center"/>
          </w:tcPr>
          <w:p w14:paraId="03C34D62"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767C6AFC"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31/12/2012</w:t>
            </w:r>
          </w:p>
        </w:tc>
      </w:tr>
      <w:tr w:rsidR="00847B82" w:rsidRPr="00DF67DE" w14:paraId="567E361B" w14:textId="77777777" w:rsidTr="008617DD">
        <w:tc>
          <w:tcPr>
            <w:tcW w:w="1838" w:type="dxa"/>
            <w:vAlign w:val="center"/>
          </w:tcPr>
          <w:p w14:paraId="7D1BECE4" w14:textId="77777777" w:rsidR="00847B82" w:rsidRPr="00DF67DE" w:rsidRDefault="00847B82" w:rsidP="008617DD">
            <w:pPr>
              <w:rPr>
                <w:rFonts w:ascii="Arial" w:hAnsi="Arial" w:cs="Arial"/>
                <w:sz w:val="18"/>
                <w:szCs w:val="18"/>
              </w:rPr>
            </w:pPr>
            <w:r w:rsidRPr="00DF67DE">
              <w:rPr>
                <w:rFonts w:ascii="Arial" w:hAnsi="Arial" w:cs="Arial"/>
                <w:sz w:val="18"/>
                <w:szCs w:val="18"/>
              </w:rPr>
              <w:t>Hungary</w:t>
            </w:r>
          </w:p>
        </w:tc>
        <w:tc>
          <w:tcPr>
            <w:tcW w:w="5267" w:type="dxa"/>
            <w:vAlign w:val="center"/>
          </w:tcPr>
          <w:p w14:paraId="335BE037"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66B55B58"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024AC9FA" w14:textId="77777777" w:rsidTr="008617DD">
        <w:tc>
          <w:tcPr>
            <w:tcW w:w="1838" w:type="dxa"/>
            <w:vAlign w:val="center"/>
          </w:tcPr>
          <w:p w14:paraId="42EE7C4E" w14:textId="77777777" w:rsidR="00847B82" w:rsidRPr="00DF67DE" w:rsidRDefault="00847B82" w:rsidP="008617DD">
            <w:pPr>
              <w:rPr>
                <w:rFonts w:ascii="Arial" w:hAnsi="Arial" w:cs="Arial"/>
                <w:sz w:val="18"/>
                <w:szCs w:val="18"/>
              </w:rPr>
            </w:pPr>
            <w:r w:rsidRPr="00DF67DE">
              <w:rPr>
                <w:rFonts w:ascii="Arial" w:hAnsi="Arial" w:cs="Arial"/>
                <w:sz w:val="18"/>
                <w:szCs w:val="18"/>
              </w:rPr>
              <w:t>Italy</w:t>
            </w:r>
          </w:p>
        </w:tc>
        <w:tc>
          <w:tcPr>
            <w:tcW w:w="5267" w:type="dxa"/>
            <w:vAlign w:val="center"/>
          </w:tcPr>
          <w:p w14:paraId="522395A6"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Istat</w:t>
            </w:r>
            <w:r>
              <w:rPr>
                <w:rFonts w:ascii="Arial" w:hAnsi="Arial" w:cs="Arial"/>
                <w:sz w:val="18"/>
                <w:szCs w:val="18"/>
                <w:vertAlign w:val="superscript"/>
              </w:rPr>
              <w:t>7</w:t>
            </w:r>
          </w:p>
        </w:tc>
        <w:tc>
          <w:tcPr>
            <w:tcW w:w="1962" w:type="dxa"/>
            <w:vAlign w:val="center"/>
          </w:tcPr>
          <w:p w14:paraId="3A30EEED"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05/01/2015</w:t>
            </w:r>
          </w:p>
        </w:tc>
      </w:tr>
      <w:tr w:rsidR="00847B82" w:rsidRPr="00DF67DE" w14:paraId="22931DD9" w14:textId="77777777" w:rsidTr="008617DD">
        <w:tc>
          <w:tcPr>
            <w:tcW w:w="1838" w:type="dxa"/>
            <w:vAlign w:val="center"/>
          </w:tcPr>
          <w:p w14:paraId="0A332110" w14:textId="77777777" w:rsidR="00847B82" w:rsidRPr="00DF67DE" w:rsidRDefault="00847B82" w:rsidP="008617DD">
            <w:pPr>
              <w:rPr>
                <w:rFonts w:ascii="Arial" w:hAnsi="Arial" w:cs="Arial"/>
                <w:sz w:val="18"/>
                <w:szCs w:val="18"/>
              </w:rPr>
            </w:pPr>
            <w:r w:rsidRPr="00DF67DE">
              <w:rPr>
                <w:rFonts w:ascii="Arial" w:hAnsi="Arial" w:cs="Arial"/>
                <w:sz w:val="18"/>
                <w:szCs w:val="18"/>
              </w:rPr>
              <w:t>Netherlands</w:t>
            </w:r>
          </w:p>
        </w:tc>
        <w:tc>
          <w:tcPr>
            <w:tcW w:w="5267" w:type="dxa"/>
            <w:vAlign w:val="center"/>
          </w:tcPr>
          <w:p w14:paraId="668820DA"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0F614B51"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1F3259E8" w14:textId="77777777" w:rsidTr="008617DD">
        <w:tc>
          <w:tcPr>
            <w:tcW w:w="1838" w:type="dxa"/>
            <w:vAlign w:val="center"/>
          </w:tcPr>
          <w:p w14:paraId="00ECC2E3" w14:textId="77777777" w:rsidR="00847B82" w:rsidRPr="00DF67DE" w:rsidRDefault="00847B82" w:rsidP="008617DD">
            <w:pPr>
              <w:rPr>
                <w:rFonts w:ascii="Arial" w:hAnsi="Arial" w:cs="Arial"/>
                <w:sz w:val="18"/>
                <w:szCs w:val="18"/>
              </w:rPr>
            </w:pPr>
            <w:r w:rsidRPr="00DF67DE">
              <w:rPr>
                <w:rFonts w:ascii="Arial" w:hAnsi="Arial" w:cs="Arial"/>
                <w:sz w:val="18"/>
                <w:szCs w:val="18"/>
              </w:rPr>
              <w:t>New Zealand</w:t>
            </w:r>
          </w:p>
        </w:tc>
        <w:tc>
          <w:tcPr>
            <w:tcW w:w="5267" w:type="dxa"/>
            <w:vAlign w:val="center"/>
          </w:tcPr>
          <w:p w14:paraId="15FD22A8"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Stats NZ</w:t>
            </w:r>
            <w:r>
              <w:rPr>
                <w:rFonts w:ascii="Arial" w:hAnsi="Arial" w:cs="Arial"/>
                <w:sz w:val="18"/>
                <w:szCs w:val="18"/>
                <w:vertAlign w:val="superscript"/>
              </w:rPr>
              <w:t>8</w:t>
            </w:r>
            <w:r w:rsidRPr="00DF67DE">
              <w:rPr>
                <w:rFonts w:ascii="Arial" w:hAnsi="Arial" w:cs="Arial"/>
                <w:sz w:val="18"/>
                <w:szCs w:val="18"/>
              </w:rPr>
              <w:t>, UN</w:t>
            </w:r>
            <w:r>
              <w:rPr>
                <w:rFonts w:ascii="Arial" w:hAnsi="Arial" w:cs="Arial"/>
                <w:sz w:val="18"/>
                <w:szCs w:val="18"/>
                <w:vertAlign w:val="superscript"/>
              </w:rPr>
              <w:t>2</w:t>
            </w:r>
          </w:p>
        </w:tc>
        <w:tc>
          <w:tcPr>
            <w:tcW w:w="1962" w:type="dxa"/>
            <w:vAlign w:val="center"/>
          </w:tcPr>
          <w:p w14:paraId="2B27569C"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27/12/2010</w:t>
            </w:r>
          </w:p>
        </w:tc>
      </w:tr>
      <w:tr w:rsidR="00847B82" w:rsidRPr="00DF67DE" w14:paraId="6D3F2C58" w14:textId="77777777" w:rsidTr="008617DD">
        <w:tc>
          <w:tcPr>
            <w:tcW w:w="1838" w:type="dxa"/>
            <w:vAlign w:val="center"/>
          </w:tcPr>
          <w:p w14:paraId="69AFD017" w14:textId="77777777" w:rsidR="00847B82" w:rsidRPr="00DF67DE" w:rsidRDefault="00847B82" w:rsidP="008617DD">
            <w:pPr>
              <w:rPr>
                <w:rFonts w:ascii="Arial" w:hAnsi="Arial" w:cs="Arial"/>
                <w:sz w:val="18"/>
                <w:szCs w:val="18"/>
              </w:rPr>
            </w:pPr>
            <w:r w:rsidRPr="00DF67DE">
              <w:rPr>
                <w:rFonts w:ascii="Arial" w:hAnsi="Arial" w:cs="Arial"/>
                <w:sz w:val="18"/>
                <w:szCs w:val="18"/>
              </w:rPr>
              <w:t>Norway</w:t>
            </w:r>
          </w:p>
        </w:tc>
        <w:tc>
          <w:tcPr>
            <w:tcW w:w="5267" w:type="dxa"/>
            <w:vAlign w:val="center"/>
          </w:tcPr>
          <w:p w14:paraId="18CEEA65"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5502F35D"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28F887DA" w14:textId="77777777" w:rsidTr="008617DD">
        <w:tc>
          <w:tcPr>
            <w:tcW w:w="1838" w:type="dxa"/>
            <w:vAlign w:val="center"/>
          </w:tcPr>
          <w:p w14:paraId="2B952BF3" w14:textId="77777777" w:rsidR="00847B82" w:rsidRPr="00DF67DE" w:rsidRDefault="00847B82" w:rsidP="008617DD">
            <w:pPr>
              <w:rPr>
                <w:rFonts w:ascii="Arial" w:hAnsi="Arial" w:cs="Arial"/>
                <w:sz w:val="18"/>
                <w:szCs w:val="18"/>
              </w:rPr>
            </w:pPr>
            <w:r w:rsidRPr="00DF67DE">
              <w:rPr>
                <w:rFonts w:ascii="Arial" w:hAnsi="Arial" w:cs="Arial"/>
                <w:sz w:val="18"/>
                <w:szCs w:val="18"/>
              </w:rPr>
              <w:t>Poland</w:t>
            </w:r>
          </w:p>
        </w:tc>
        <w:tc>
          <w:tcPr>
            <w:tcW w:w="5267" w:type="dxa"/>
            <w:vAlign w:val="center"/>
          </w:tcPr>
          <w:p w14:paraId="14C3C60C"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359179C0"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369F5A3F" w14:textId="77777777" w:rsidTr="008617DD">
        <w:tc>
          <w:tcPr>
            <w:tcW w:w="1838" w:type="dxa"/>
            <w:vAlign w:val="center"/>
          </w:tcPr>
          <w:p w14:paraId="61808C83" w14:textId="77777777" w:rsidR="00847B82" w:rsidRPr="00DF67DE" w:rsidRDefault="00847B82" w:rsidP="008617DD">
            <w:pPr>
              <w:rPr>
                <w:rFonts w:ascii="Arial" w:hAnsi="Arial" w:cs="Arial"/>
                <w:sz w:val="18"/>
                <w:szCs w:val="18"/>
              </w:rPr>
            </w:pPr>
            <w:r w:rsidRPr="00DF67DE">
              <w:rPr>
                <w:rFonts w:ascii="Arial" w:hAnsi="Arial" w:cs="Arial"/>
                <w:sz w:val="18"/>
                <w:szCs w:val="18"/>
              </w:rPr>
              <w:t>Portugal</w:t>
            </w:r>
          </w:p>
        </w:tc>
        <w:tc>
          <w:tcPr>
            <w:tcW w:w="5267" w:type="dxa"/>
            <w:vAlign w:val="center"/>
          </w:tcPr>
          <w:p w14:paraId="1B9B6106"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32E5D815"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338E05E9" w14:textId="77777777" w:rsidTr="008617DD">
        <w:tc>
          <w:tcPr>
            <w:tcW w:w="1838" w:type="dxa"/>
            <w:vAlign w:val="center"/>
          </w:tcPr>
          <w:p w14:paraId="1A55FAB5" w14:textId="77777777" w:rsidR="00847B82" w:rsidRPr="00DF67DE" w:rsidRDefault="00847B82" w:rsidP="008617DD">
            <w:pPr>
              <w:rPr>
                <w:rFonts w:ascii="Arial" w:hAnsi="Arial" w:cs="Arial"/>
                <w:sz w:val="18"/>
                <w:szCs w:val="18"/>
              </w:rPr>
            </w:pPr>
            <w:r w:rsidRPr="00DF67DE">
              <w:rPr>
                <w:rFonts w:ascii="Arial" w:hAnsi="Arial" w:cs="Arial"/>
                <w:sz w:val="18"/>
                <w:szCs w:val="18"/>
              </w:rPr>
              <w:t>Scotland</w:t>
            </w:r>
          </w:p>
        </w:tc>
        <w:tc>
          <w:tcPr>
            <w:tcW w:w="5267" w:type="dxa"/>
            <w:vAlign w:val="center"/>
          </w:tcPr>
          <w:p w14:paraId="6F7FA0BB"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National Records of Scotland</w:t>
            </w:r>
            <w:r>
              <w:rPr>
                <w:rFonts w:ascii="Arial" w:hAnsi="Arial" w:cs="Arial"/>
                <w:sz w:val="18"/>
                <w:szCs w:val="18"/>
                <w:vertAlign w:val="superscript"/>
              </w:rPr>
              <w:t>9</w:t>
            </w:r>
            <w:r w:rsidRPr="00DF67DE">
              <w:rPr>
                <w:rFonts w:ascii="Arial" w:hAnsi="Arial" w:cs="Arial"/>
                <w:sz w:val="18"/>
                <w:szCs w:val="18"/>
              </w:rPr>
              <w:t>, Office for National Statistics</w:t>
            </w:r>
            <w:r>
              <w:rPr>
                <w:rFonts w:ascii="Arial" w:hAnsi="Arial" w:cs="Arial"/>
                <w:sz w:val="18"/>
                <w:szCs w:val="18"/>
                <w:vertAlign w:val="superscript"/>
              </w:rPr>
              <w:t>5</w:t>
            </w:r>
          </w:p>
        </w:tc>
        <w:tc>
          <w:tcPr>
            <w:tcW w:w="1962" w:type="dxa"/>
            <w:vAlign w:val="center"/>
          </w:tcPr>
          <w:p w14:paraId="0E4621DE"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5595C07A" w14:textId="77777777" w:rsidTr="008617DD">
        <w:tc>
          <w:tcPr>
            <w:tcW w:w="1838" w:type="dxa"/>
            <w:vAlign w:val="center"/>
          </w:tcPr>
          <w:p w14:paraId="6A858153" w14:textId="77777777" w:rsidR="00847B82" w:rsidRPr="00DF67DE" w:rsidRDefault="00847B82" w:rsidP="008617DD">
            <w:pPr>
              <w:rPr>
                <w:rFonts w:ascii="Arial" w:hAnsi="Arial" w:cs="Arial"/>
                <w:sz w:val="18"/>
                <w:szCs w:val="18"/>
              </w:rPr>
            </w:pPr>
            <w:r w:rsidRPr="00DF67DE">
              <w:rPr>
                <w:rFonts w:ascii="Arial" w:hAnsi="Arial" w:cs="Arial"/>
                <w:sz w:val="18"/>
                <w:szCs w:val="18"/>
              </w:rPr>
              <w:t>Slovakia</w:t>
            </w:r>
          </w:p>
        </w:tc>
        <w:tc>
          <w:tcPr>
            <w:tcW w:w="5267" w:type="dxa"/>
            <w:vAlign w:val="center"/>
          </w:tcPr>
          <w:p w14:paraId="1EBF4A82"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2B9A32A5"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0A90E023" w14:textId="77777777" w:rsidTr="008617DD">
        <w:tc>
          <w:tcPr>
            <w:tcW w:w="1838" w:type="dxa"/>
            <w:vAlign w:val="center"/>
          </w:tcPr>
          <w:p w14:paraId="6D05EEAC" w14:textId="77777777" w:rsidR="00847B82" w:rsidRPr="00DF67DE" w:rsidRDefault="00847B82" w:rsidP="008617DD">
            <w:pPr>
              <w:rPr>
                <w:rFonts w:ascii="Arial" w:hAnsi="Arial" w:cs="Arial"/>
                <w:sz w:val="18"/>
                <w:szCs w:val="18"/>
              </w:rPr>
            </w:pPr>
            <w:r w:rsidRPr="00DF67DE">
              <w:rPr>
                <w:rFonts w:ascii="Arial" w:hAnsi="Arial" w:cs="Arial"/>
                <w:sz w:val="18"/>
                <w:szCs w:val="18"/>
              </w:rPr>
              <w:t>Spain</w:t>
            </w:r>
          </w:p>
        </w:tc>
        <w:tc>
          <w:tcPr>
            <w:tcW w:w="5267" w:type="dxa"/>
            <w:vAlign w:val="center"/>
          </w:tcPr>
          <w:p w14:paraId="17A21AF9"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40F177E2"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015C32A7" w14:textId="77777777" w:rsidTr="008617DD">
        <w:tc>
          <w:tcPr>
            <w:tcW w:w="1838" w:type="dxa"/>
            <w:vAlign w:val="center"/>
          </w:tcPr>
          <w:p w14:paraId="72F359AE" w14:textId="77777777" w:rsidR="00847B82" w:rsidRPr="00DF67DE" w:rsidRDefault="00847B82" w:rsidP="008617DD">
            <w:pPr>
              <w:rPr>
                <w:rFonts w:ascii="Arial" w:hAnsi="Arial" w:cs="Arial"/>
                <w:sz w:val="18"/>
                <w:szCs w:val="18"/>
              </w:rPr>
            </w:pPr>
            <w:r w:rsidRPr="00DF67DE">
              <w:rPr>
                <w:rFonts w:ascii="Arial" w:hAnsi="Arial" w:cs="Arial"/>
                <w:sz w:val="18"/>
                <w:szCs w:val="18"/>
              </w:rPr>
              <w:t>Sweden</w:t>
            </w:r>
          </w:p>
        </w:tc>
        <w:tc>
          <w:tcPr>
            <w:tcW w:w="5267" w:type="dxa"/>
            <w:vAlign w:val="center"/>
          </w:tcPr>
          <w:p w14:paraId="7CC46689"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159E9F91"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3B07C022" w14:textId="77777777" w:rsidTr="008617DD">
        <w:tc>
          <w:tcPr>
            <w:tcW w:w="1838" w:type="dxa"/>
            <w:vAlign w:val="center"/>
          </w:tcPr>
          <w:p w14:paraId="490FF441" w14:textId="77777777" w:rsidR="00847B82" w:rsidRPr="00DF67DE" w:rsidRDefault="00847B82" w:rsidP="008617DD">
            <w:pPr>
              <w:rPr>
                <w:rFonts w:ascii="Arial" w:hAnsi="Arial" w:cs="Arial"/>
                <w:sz w:val="18"/>
                <w:szCs w:val="18"/>
              </w:rPr>
            </w:pPr>
            <w:r w:rsidRPr="00DF67DE">
              <w:rPr>
                <w:rFonts w:ascii="Arial" w:hAnsi="Arial" w:cs="Arial"/>
                <w:sz w:val="18"/>
                <w:szCs w:val="18"/>
              </w:rPr>
              <w:t>Switzerland</w:t>
            </w:r>
          </w:p>
        </w:tc>
        <w:tc>
          <w:tcPr>
            <w:tcW w:w="5267" w:type="dxa"/>
            <w:vAlign w:val="center"/>
          </w:tcPr>
          <w:p w14:paraId="041A3550"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7C7BF8E1"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bl>
    <w:p w14:paraId="33629D83" w14:textId="77777777" w:rsidR="00847B82" w:rsidRDefault="00847B82" w:rsidP="00847B82">
      <w:pPr>
        <w:rPr>
          <w:rFonts w:ascii="Arial" w:hAnsi="Arial" w:cs="Arial"/>
          <w:sz w:val="18"/>
          <w:szCs w:val="18"/>
        </w:rPr>
      </w:pPr>
      <w:r w:rsidRPr="00582C22">
        <w:rPr>
          <w:rFonts w:ascii="Arial" w:hAnsi="Arial" w:cs="Arial"/>
          <w:sz w:val="18"/>
          <w:szCs w:val="18"/>
          <w:vertAlign w:val="superscript"/>
        </w:rPr>
        <w:t>1</w:t>
      </w:r>
      <w:r>
        <w:rPr>
          <w:rFonts w:ascii="Arial" w:hAnsi="Arial" w:cs="Arial"/>
          <w:sz w:val="18"/>
          <w:szCs w:val="18"/>
        </w:rPr>
        <w:t xml:space="preserve"> </w:t>
      </w:r>
      <w:hyperlink r:id="rId16" w:history="1">
        <w:r w:rsidRPr="00302269">
          <w:rPr>
            <w:rStyle w:val="Hyperlink"/>
            <w:rFonts w:ascii="Arial" w:hAnsi="Arial" w:cs="Arial"/>
            <w:sz w:val="18"/>
            <w:szCs w:val="18"/>
          </w:rPr>
          <w:t>https://www.abs.gov.au/AUSSTATS/abs@.nsf/DetailsPage/3303.0.55.004Jan%20-%20May%202020</w:t>
        </w:r>
      </w:hyperlink>
      <w:r>
        <w:rPr>
          <w:rFonts w:ascii="Arial" w:hAnsi="Arial" w:cs="Arial"/>
          <w:sz w:val="18"/>
          <w:szCs w:val="18"/>
        </w:rPr>
        <w:t xml:space="preserve"> </w:t>
      </w:r>
    </w:p>
    <w:p w14:paraId="6941772A" w14:textId="77777777" w:rsidR="00847B82" w:rsidRPr="00DF67DE" w:rsidRDefault="00847B82" w:rsidP="00847B82">
      <w:pPr>
        <w:rPr>
          <w:rFonts w:ascii="Arial" w:hAnsi="Arial" w:cs="Arial"/>
          <w:sz w:val="18"/>
          <w:szCs w:val="18"/>
        </w:rPr>
      </w:pPr>
      <w:r w:rsidRPr="00582C22">
        <w:rPr>
          <w:rFonts w:ascii="Arial" w:hAnsi="Arial" w:cs="Arial"/>
          <w:sz w:val="18"/>
          <w:szCs w:val="18"/>
          <w:vertAlign w:val="superscript"/>
        </w:rPr>
        <w:t>2</w:t>
      </w:r>
      <w:r w:rsidRPr="00DF67DE">
        <w:rPr>
          <w:rFonts w:ascii="Arial" w:hAnsi="Arial" w:cs="Arial"/>
          <w:sz w:val="18"/>
          <w:szCs w:val="18"/>
        </w:rPr>
        <w:t xml:space="preserve"> </w:t>
      </w:r>
      <w:hyperlink r:id="rId17" w:history="1">
        <w:r w:rsidRPr="00DF67DE">
          <w:rPr>
            <w:rStyle w:val="Hyperlink"/>
            <w:rFonts w:ascii="Arial" w:hAnsi="Arial" w:cs="Arial"/>
            <w:sz w:val="18"/>
            <w:szCs w:val="18"/>
          </w:rPr>
          <w:t>https://population.un.org/wpp</w:t>
        </w:r>
      </w:hyperlink>
    </w:p>
    <w:p w14:paraId="0F857887" w14:textId="77777777" w:rsidR="00847B82" w:rsidRPr="00DF67DE" w:rsidRDefault="00847B82" w:rsidP="00847B82">
      <w:pPr>
        <w:rPr>
          <w:rFonts w:ascii="Arial" w:hAnsi="Arial" w:cs="Arial"/>
          <w:sz w:val="18"/>
          <w:szCs w:val="18"/>
        </w:rPr>
      </w:pPr>
      <w:r w:rsidRPr="00582C22">
        <w:rPr>
          <w:rFonts w:ascii="Arial" w:hAnsi="Arial" w:cs="Arial"/>
          <w:sz w:val="18"/>
          <w:szCs w:val="18"/>
          <w:vertAlign w:val="superscript"/>
        </w:rPr>
        <w:t>3</w:t>
      </w:r>
      <w:r w:rsidRPr="00DF67DE">
        <w:rPr>
          <w:rFonts w:ascii="Arial" w:hAnsi="Arial" w:cs="Arial"/>
          <w:sz w:val="18"/>
          <w:szCs w:val="18"/>
        </w:rPr>
        <w:t xml:space="preserve"> </w:t>
      </w:r>
      <w:hyperlink r:id="rId18" w:history="1">
        <w:r w:rsidRPr="00DF67DE">
          <w:rPr>
            <w:rStyle w:val="Hyperlink"/>
            <w:rFonts w:ascii="Arial" w:hAnsi="Arial" w:cs="Arial"/>
            <w:sz w:val="18"/>
            <w:szCs w:val="18"/>
          </w:rPr>
          <w:t>https://ec.europa.eu/eurostat/data/database</w:t>
        </w:r>
      </w:hyperlink>
      <w:r w:rsidRPr="00DF67DE">
        <w:rPr>
          <w:rFonts w:ascii="Arial" w:hAnsi="Arial" w:cs="Arial"/>
          <w:sz w:val="18"/>
          <w:szCs w:val="18"/>
        </w:rPr>
        <w:t xml:space="preserve"> (table demo_r_mwk_05)</w:t>
      </w:r>
    </w:p>
    <w:p w14:paraId="0E6D8699" w14:textId="77777777" w:rsidR="00847B82" w:rsidRPr="00DF67DE" w:rsidRDefault="00847B82" w:rsidP="00847B82">
      <w:pPr>
        <w:rPr>
          <w:rFonts w:ascii="Arial" w:hAnsi="Arial" w:cs="Arial"/>
          <w:sz w:val="18"/>
          <w:szCs w:val="18"/>
        </w:rPr>
      </w:pPr>
      <w:r w:rsidRPr="00582C22">
        <w:rPr>
          <w:rFonts w:ascii="Arial" w:hAnsi="Arial" w:cs="Arial"/>
          <w:sz w:val="18"/>
          <w:szCs w:val="18"/>
          <w:vertAlign w:val="superscript"/>
        </w:rPr>
        <w:t>4</w:t>
      </w:r>
      <w:r w:rsidRPr="00DF67DE">
        <w:rPr>
          <w:rFonts w:ascii="Arial" w:hAnsi="Arial" w:cs="Arial"/>
          <w:sz w:val="18"/>
          <w:szCs w:val="18"/>
        </w:rPr>
        <w:t xml:space="preserve"> </w:t>
      </w:r>
      <w:hyperlink r:id="rId19" w:history="1">
        <w:r w:rsidRPr="00DF67DE">
          <w:rPr>
            <w:rStyle w:val="Hyperlink"/>
            <w:rFonts w:ascii="Arial" w:hAnsi="Arial" w:cs="Arial"/>
            <w:sz w:val="18"/>
            <w:szCs w:val="18"/>
          </w:rPr>
          <w:t>https://ec.europa.eu/eurostat/data/database</w:t>
        </w:r>
      </w:hyperlink>
      <w:r w:rsidRPr="00DF67DE">
        <w:rPr>
          <w:rFonts w:ascii="Arial" w:hAnsi="Arial" w:cs="Arial"/>
          <w:sz w:val="18"/>
          <w:szCs w:val="18"/>
        </w:rPr>
        <w:t xml:space="preserve"> (table </w:t>
      </w:r>
      <w:proofErr w:type="spellStart"/>
      <w:r w:rsidRPr="00DF67DE">
        <w:rPr>
          <w:rFonts w:ascii="Arial" w:hAnsi="Arial" w:cs="Arial"/>
          <w:sz w:val="18"/>
          <w:szCs w:val="18"/>
        </w:rPr>
        <w:t>demo_pjangroup</w:t>
      </w:r>
      <w:proofErr w:type="spellEnd"/>
      <w:r w:rsidRPr="00DF67DE">
        <w:rPr>
          <w:rFonts w:ascii="Arial" w:hAnsi="Arial" w:cs="Arial"/>
          <w:sz w:val="18"/>
          <w:szCs w:val="18"/>
        </w:rPr>
        <w:t>)</w:t>
      </w:r>
    </w:p>
    <w:p w14:paraId="1AD14DDD" w14:textId="77777777" w:rsidR="00847B82" w:rsidRPr="00DF67DE" w:rsidRDefault="00847B82" w:rsidP="00847B82">
      <w:pPr>
        <w:rPr>
          <w:rFonts w:ascii="Arial" w:hAnsi="Arial" w:cs="Arial"/>
          <w:sz w:val="18"/>
          <w:szCs w:val="18"/>
        </w:rPr>
      </w:pPr>
      <w:r w:rsidRPr="00582C22">
        <w:rPr>
          <w:rFonts w:ascii="Arial" w:hAnsi="Arial" w:cs="Arial"/>
          <w:sz w:val="18"/>
          <w:szCs w:val="18"/>
          <w:vertAlign w:val="superscript"/>
        </w:rPr>
        <w:t>5</w:t>
      </w:r>
      <w:r w:rsidRPr="00DF67DE">
        <w:rPr>
          <w:rFonts w:ascii="Arial" w:hAnsi="Arial" w:cs="Arial"/>
          <w:sz w:val="18"/>
          <w:szCs w:val="18"/>
        </w:rPr>
        <w:t xml:space="preserve"> </w:t>
      </w:r>
      <w:hyperlink r:id="rId20" w:history="1">
        <w:r w:rsidRPr="00DF67DE">
          <w:rPr>
            <w:rStyle w:val="Hyperlink"/>
            <w:rFonts w:ascii="Arial" w:hAnsi="Arial" w:cs="Arial"/>
            <w:sz w:val="18"/>
            <w:szCs w:val="18"/>
          </w:rPr>
          <w:t>https://www.ons.gov.uk/peoplepopulationandcommunity/birthsdeathsandmarriages/deaths/datasets/weeklyprovisionalfiguresondeathsregisteredinenglandandwales</w:t>
        </w:r>
      </w:hyperlink>
    </w:p>
    <w:p w14:paraId="6AA4C630" w14:textId="77777777" w:rsidR="00847B82" w:rsidRPr="00DF67DE" w:rsidRDefault="00847B82" w:rsidP="00847B82">
      <w:pPr>
        <w:rPr>
          <w:rFonts w:ascii="Arial" w:hAnsi="Arial" w:cs="Arial"/>
          <w:sz w:val="18"/>
          <w:szCs w:val="18"/>
        </w:rPr>
      </w:pPr>
      <w:r w:rsidRPr="00582C22">
        <w:rPr>
          <w:rFonts w:ascii="Arial" w:hAnsi="Arial" w:cs="Arial"/>
          <w:sz w:val="18"/>
          <w:szCs w:val="18"/>
          <w:vertAlign w:val="superscript"/>
        </w:rPr>
        <w:t>6</w:t>
      </w:r>
      <w:r w:rsidRPr="00DF67DE">
        <w:rPr>
          <w:rFonts w:ascii="Arial" w:hAnsi="Arial" w:cs="Arial"/>
          <w:sz w:val="18"/>
          <w:szCs w:val="18"/>
        </w:rPr>
        <w:t xml:space="preserve"> </w:t>
      </w:r>
      <w:hyperlink r:id="rId21" w:history="1">
        <w:r w:rsidRPr="00DF67DE">
          <w:rPr>
            <w:rStyle w:val="Hyperlink"/>
            <w:rFonts w:ascii="Arial" w:hAnsi="Arial" w:cs="Arial"/>
            <w:sz w:val="18"/>
            <w:szCs w:val="18"/>
          </w:rPr>
          <w:t>https://www.ons.gov.uk/peoplepopulationandcommunity/populationandmigration/populationestimates/datasets/populationestimatesforukenglandandwalesscotlandandnorthernireland</w:t>
        </w:r>
      </w:hyperlink>
      <w:r w:rsidRPr="00DF67DE">
        <w:rPr>
          <w:rFonts w:ascii="Arial" w:hAnsi="Arial" w:cs="Arial"/>
          <w:sz w:val="18"/>
          <w:szCs w:val="18"/>
        </w:rPr>
        <w:t xml:space="preserve"> </w:t>
      </w:r>
    </w:p>
    <w:p w14:paraId="4E541466" w14:textId="77777777" w:rsidR="00847B82" w:rsidRPr="00DF67DE" w:rsidRDefault="00847B82" w:rsidP="00847B82">
      <w:pPr>
        <w:rPr>
          <w:rFonts w:ascii="Arial" w:hAnsi="Arial" w:cs="Arial"/>
          <w:sz w:val="18"/>
          <w:szCs w:val="18"/>
        </w:rPr>
      </w:pPr>
      <w:r w:rsidRPr="00582C22">
        <w:rPr>
          <w:rFonts w:ascii="Arial" w:hAnsi="Arial" w:cs="Arial"/>
          <w:sz w:val="18"/>
          <w:szCs w:val="18"/>
          <w:vertAlign w:val="superscript"/>
        </w:rPr>
        <w:t>7</w:t>
      </w:r>
      <w:r w:rsidRPr="00DF67DE">
        <w:rPr>
          <w:rFonts w:ascii="Arial" w:hAnsi="Arial" w:cs="Arial"/>
          <w:sz w:val="18"/>
          <w:szCs w:val="18"/>
        </w:rPr>
        <w:t xml:space="preserve"> </w:t>
      </w:r>
      <w:hyperlink r:id="rId22" w:history="1">
        <w:r w:rsidRPr="00DF67DE">
          <w:rPr>
            <w:rStyle w:val="Hyperlink"/>
            <w:rFonts w:ascii="Arial" w:hAnsi="Arial" w:cs="Arial"/>
            <w:sz w:val="18"/>
            <w:szCs w:val="18"/>
          </w:rPr>
          <w:t>https://www.istat.it/it/archivio/240401</w:t>
        </w:r>
      </w:hyperlink>
      <w:r w:rsidRPr="00DF67DE">
        <w:rPr>
          <w:rFonts w:ascii="Arial" w:hAnsi="Arial" w:cs="Arial"/>
          <w:sz w:val="18"/>
          <w:szCs w:val="18"/>
        </w:rPr>
        <w:t xml:space="preserve">. Data on all-cause mortality, which is used to estimate excess deaths, are from municipalities with up-to-date death registration, that cover </w:t>
      </w:r>
      <w:commentRangeStart w:id="33"/>
      <w:r w:rsidRPr="00DF67DE">
        <w:rPr>
          <w:rFonts w:ascii="Arial" w:hAnsi="Arial" w:cs="Arial"/>
          <w:sz w:val="18"/>
          <w:szCs w:val="18"/>
        </w:rPr>
        <w:t xml:space="preserve">95.0% of the population and 98.0% </w:t>
      </w:r>
      <w:commentRangeEnd w:id="33"/>
      <w:r w:rsidR="009F5A62">
        <w:rPr>
          <w:rStyle w:val="CommentReference"/>
          <w:rFonts w:asciiTheme="minorHAnsi" w:eastAsiaTheme="minorHAnsi" w:hAnsiTheme="minorHAnsi" w:cstheme="minorBidi"/>
          <w:lang w:eastAsia="en-US"/>
        </w:rPr>
        <w:commentReference w:id="33"/>
      </w:r>
      <w:r w:rsidRPr="00DF67DE">
        <w:rPr>
          <w:rFonts w:ascii="Arial" w:hAnsi="Arial" w:cs="Arial"/>
          <w:sz w:val="18"/>
          <w:szCs w:val="18"/>
        </w:rPr>
        <w:t xml:space="preserve">of COVID deaths. </w:t>
      </w:r>
    </w:p>
    <w:p w14:paraId="0A9F7BA7" w14:textId="77777777" w:rsidR="00847B82" w:rsidRPr="00DF67DE" w:rsidRDefault="00847B82" w:rsidP="00847B82">
      <w:pPr>
        <w:rPr>
          <w:rFonts w:ascii="Arial" w:hAnsi="Arial" w:cs="Arial"/>
          <w:sz w:val="18"/>
          <w:szCs w:val="18"/>
        </w:rPr>
      </w:pPr>
      <w:r w:rsidRPr="00582C22">
        <w:rPr>
          <w:rFonts w:ascii="Arial" w:hAnsi="Arial" w:cs="Arial"/>
          <w:sz w:val="18"/>
          <w:szCs w:val="18"/>
          <w:vertAlign w:val="superscript"/>
        </w:rPr>
        <w:t>8</w:t>
      </w:r>
      <w:r w:rsidRPr="00DF67DE">
        <w:rPr>
          <w:rFonts w:ascii="Arial" w:hAnsi="Arial" w:cs="Arial"/>
          <w:sz w:val="18"/>
          <w:szCs w:val="18"/>
        </w:rPr>
        <w:t xml:space="preserve"> </w:t>
      </w:r>
      <w:hyperlink r:id="rId23" w:history="1">
        <w:r w:rsidRPr="00DF67DE">
          <w:rPr>
            <w:rStyle w:val="Hyperlink"/>
            <w:rFonts w:ascii="Arial" w:hAnsi="Arial" w:cs="Arial"/>
            <w:sz w:val="18"/>
            <w:szCs w:val="18"/>
          </w:rPr>
          <w:t>https://www.stats.govt.nz/experimental/covid-19-data-portal</w:t>
        </w:r>
      </w:hyperlink>
      <w:r w:rsidRPr="00DF67DE">
        <w:rPr>
          <w:rFonts w:ascii="Arial" w:hAnsi="Arial" w:cs="Arial"/>
          <w:sz w:val="18"/>
          <w:szCs w:val="18"/>
        </w:rPr>
        <w:t xml:space="preserve"> </w:t>
      </w:r>
    </w:p>
    <w:p w14:paraId="23576D0B" w14:textId="77777777" w:rsidR="00847B82" w:rsidRPr="00DF67DE" w:rsidRDefault="00847B82" w:rsidP="00847B82">
      <w:pPr>
        <w:rPr>
          <w:rFonts w:ascii="Arial" w:hAnsi="Arial" w:cs="Arial"/>
          <w:sz w:val="18"/>
          <w:szCs w:val="18"/>
        </w:rPr>
      </w:pPr>
      <w:r w:rsidRPr="00582C22">
        <w:rPr>
          <w:rFonts w:ascii="Arial" w:hAnsi="Arial" w:cs="Arial"/>
          <w:sz w:val="18"/>
          <w:szCs w:val="18"/>
          <w:vertAlign w:val="superscript"/>
        </w:rPr>
        <w:t>9</w:t>
      </w:r>
      <w:r w:rsidRPr="00DF67DE">
        <w:rPr>
          <w:rFonts w:ascii="Arial" w:hAnsi="Arial" w:cs="Arial"/>
          <w:sz w:val="18"/>
          <w:szCs w:val="18"/>
        </w:rPr>
        <w:t xml:space="preserve"> </w:t>
      </w:r>
      <w:hyperlink r:id="rId24" w:history="1">
        <w:r w:rsidRPr="00DF67DE">
          <w:rPr>
            <w:rStyle w:val="Hyperlink"/>
            <w:rFonts w:ascii="Arial" w:hAnsi="Arial" w:cs="Arial"/>
            <w:sz w:val="18"/>
            <w:szCs w:val="18"/>
          </w:rPr>
          <w:t>https://www.nrscotland.gov.uk/statistics-and-data/statistics/statistics-by-theme/vital-events/general-publications/weekly-and-monthly-data-on-births-and-deaths/deaths-involving-coronavirus-covid-19-in-scotland/related-statistics</w:t>
        </w:r>
      </w:hyperlink>
      <w:r w:rsidRPr="00DF67DE">
        <w:rPr>
          <w:rFonts w:ascii="Arial" w:hAnsi="Arial" w:cs="Arial"/>
          <w:sz w:val="18"/>
          <w:szCs w:val="18"/>
        </w:rPr>
        <w:t xml:space="preserve"> </w:t>
      </w:r>
    </w:p>
    <w:p w14:paraId="6BFEFB63" w14:textId="77777777" w:rsidR="00847B82" w:rsidRPr="00DF67DE" w:rsidRDefault="00847B82" w:rsidP="00847B82">
      <w:pPr>
        <w:jc w:val="both"/>
        <w:rPr>
          <w:rFonts w:ascii="Arial" w:hAnsi="Arial" w:cs="Arial"/>
          <w:sz w:val="18"/>
          <w:szCs w:val="18"/>
        </w:rPr>
      </w:pPr>
    </w:p>
    <w:p w14:paraId="7EDE2FCF" w14:textId="77777777" w:rsidR="00847B82" w:rsidRDefault="00847B82">
      <w:pPr>
        <w:spacing w:after="200" w:line="276" w:lineRule="auto"/>
        <w:rPr>
          <w:rFonts w:ascii="Arial" w:hAnsi="Arial" w:cs="Arial"/>
          <w:b/>
          <w:bCs/>
          <w:sz w:val="22"/>
          <w:szCs w:val="22"/>
        </w:rPr>
      </w:pPr>
      <w:r>
        <w:rPr>
          <w:rFonts w:ascii="Arial" w:hAnsi="Arial" w:cs="Arial"/>
          <w:b/>
          <w:bCs/>
          <w:sz w:val="22"/>
          <w:szCs w:val="22"/>
        </w:rPr>
        <w:br w:type="page"/>
      </w:r>
    </w:p>
    <w:p w14:paraId="533706B8" w14:textId="4486B518" w:rsidR="004072C8" w:rsidRDefault="001C4E3B" w:rsidP="000D0D91">
      <w:pPr>
        <w:spacing w:line="480" w:lineRule="auto"/>
        <w:jc w:val="both"/>
        <w:rPr>
          <w:rFonts w:ascii="Arial" w:hAnsi="Arial" w:cs="Arial"/>
          <w:sz w:val="22"/>
          <w:szCs w:val="22"/>
        </w:rPr>
      </w:pPr>
      <w:r w:rsidRPr="0070610D">
        <w:rPr>
          <w:rFonts w:ascii="Arial" w:hAnsi="Arial" w:cs="Arial"/>
          <w:b/>
          <w:bCs/>
          <w:sz w:val="22"/>
          <w:szCs w:val="22"/>
        </w:rPr>
        <w:lastRenderedPageBreak/>
        <w:t xml:space="preserve">Extended Data Table </w:t>
      </w:r>
      <w:r w:rsidR="006749EF">
        <w:rPr>
          <w:rFonts w:ascii="Arial" w:hAnsi="Arial" w:cs="Arial"/>
          <w:b/>
          <w:bCs/>
          <w:sz w:val="22"/>
          <w:szCs w:val="22"/>
        </w:rPr>
        <w:t>3</w:t>
      </w:r>
      <w:r w:rsidRPr="0070610D">
        <w:rPr>
          <w:rFonts w:ascii="Arial" w:hAnsi="Arial" w:cs="Arial"/>
          <w:b/>
          <w:bCs/>
          <w:sz w:val="22"/>
          <w:szCs w:val="22"/>
        </w:rPr>
        <w:t>.</w:t>
      </w:r>
      <w:r w:rsidRPr="001C4E3B">
        <w:rPr>
          <w:rFonts w:ascii="Arial" w:hAnsi="Arial" w:cs="Arial"/>
          <w:sz w:val="22"/>
          <w:szCs w:val="22"/>
        </w:rPr>
        <w:t xml:space="preserve"> Results of the </w:t>
      </w:r>
      <w:r w:rsidR="00263770">
        <w:rPr>
          <w:rFonts w:ascii="Arial" w:hAnsi="Arial" w:cs="Arial"/>
          <w:sz w:val="22"/>
          <w:szCs w:val="22"/>
        </w:rPr>
        <w:t>external predictive validity (</w:t>
      </w:r>
      <w:r w:rsidR="002F300E">
        <w:rPr>
          <w:rFonts w:ascii="Arial" w:hAnsi="Arial" w:cs="Arial"/>
          <w:sz w:val="22"/>
          <w:szCs w:val="22"/>
        </w:rPr>
        <w:t xml:space="preserve">out-of-sample </w:t>
      </w:r>
      <w:r w:rsidR="00263770">
        <w:rPr>
          <w:rFonts w:ascii="Arial" w:hAnsi="Arial" w:cs="Arial"/>
          <w:sz w:val="22"/>
          <w:szCs w:val="22"/>
        </w:rPr>
        <w:t>validation)</w:t>
      </w:r>
      <w:r w:rsidRPr="001C4E3B">
        <w:rPr>
          <w:rFonts w:ascii="Arial" w:hAnsi="Arial" w:cs="Arial"/>
          <w:sz w:val="22"/>
          <w:szCs w:val="22"/>
        </w:rPr>
        <w:t xml:space="preserve"> </w:t>
      </w:r>
      <w:r w:rsidR="00263770">
        <w:rPr>
          <w:rFonts w:ascii="Arial" w:hAnsi="Arial" w:cs="Arial"/>
          <w:sz w:val="22"/>
          <w:szCs w:val="22"/>
        </w:rPr>
        <w:t xml:space="preserve">of the estimated </w:t>
      </w:r>
      <w:r w:rsidR="00263770" w:rsidRPr="00263770">
        <w:rPr>
          <w:rFonts w:ascii="Arial" w:hAnsi="Arial" w:cs="Arial"/>
          <w:sz w:val="22"/>
          <w:szCs w:val="22"/>
        </w:rPr>
        <w:t>no-pandemic baseline weekly deaths</w:t>
      </w:r>
      <w:r w:rsidR="00263770">
        <w:rPr>
          <w:rFonts w:ascii="Arial" w:hAnsi="Arial" w:cs="Arial"/>
          <w:sz w:val="22"/>
          <w:szCs w:val="22"/>
        </w:rPr>
        <w:t xml:space="preserve"> </w:t>
      </w:r>
      <w:r w:rsidRPr="001C4E3B">
        <w:rPr>
          <w:rFonts w:ascii="Arial" w:hAnsi="Arial" w:cs="Arial"/>
          <w:sz w:val="22"/>
          <w:szCs w:val="22"/>
        </w:rPr>
        <w:t xml:space="preserve">from the Bayesian model ensemble. Each number represents the </w:t>
      </w:r>
      <w:r w:rsidR="00677C64" w:rsidRPr="00677C64">
        <w:rPr>
          <w:rFonts w:ascii="Arial" w:hAnsi="Arial" w:cs="Arial"/>
          <w:sz w:val="22"/>
          <w:szCs w:val="22"/>
        </w:rPr>
        <w:t>total error over the validation period, averaged across countries</w:t>
      </w:r>
      <w:r w:rsidRPr="001C4E3B">
        <w:rPr>
          <w:rFonts w:ascii="Arial" w:hAnsi="Arial" w:cs="Arial"/>
          <w:sz w:val="22"/>
          <w:szCs w:val="22"/>
        </w:rPr>
        <w:t>.</w:t>
      </w:r>
    </w:p>
    <w:p w14:paraId="71969814" w14:textId="77777777" w:rsidR="007632B8" w:rsidRPr="00EC56E9" w:rsidRDefault="007632B8" w:rsidP="007632B8">
      <w:pPr>
        <w:spacing w:line="480" w:lineRule="auto"/>
        <w:jc w:val="both"/>
        <w:rPr>
          <w:rFonts w:ascii="Arial" w:hAnsi="Arial" w:cs="Arial"/>
          <w:sz w:val="18"/>
          <w:szCs w:val="18"/>
        </w:rPr>
      </w:pPr>
    </w:p>
    <w:tbl>
      <w:tblPr>
        <w:tblStyle w:val="TableGrid"/>
        <w:tblW w:w="0" w:type="auto"/>
        <w:tblLook w:val="04A0" w:firstRow="1" w:lastRow="0" w:firstColumn="1" w:lastColumn="0" w:noHBand="0" w:noVBand="1"/>
      </w:tblPr>
      <w:tblGrid>
        <w:gridCol w:w="1007"/>
        <w:gridCol w:w="1115"/>
        <w:gridCol w:w="1134"/>
        <w:gridCol w:w="1275"/>
        <w:gridCol w:w="1134"/>
        <w:gridCol w:w="1276"/>
        <w:gridCol w:w="1113"/>
        <w:gridCol w:w="962"/>
      </w:tblGrid>
      <w:tr w:rsidR="007632B8" w:rsidRPr="00EC56E9" w14:paraId="5AC7061F" w14:textId="77777777" w:rsidTr="008617DD">
        <w:tc>
          <w:tcPr>
            <w:tcW w:w="1007" w:type="dxa"/>
            <w:vMerge w:val="restart"/>
            <w:vAlign w:val="center"/>
          </w:tcPr>
          <w:p w14:paraId="39552B08"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Validation year</w:t>
            </w:r>
          </w:p>
        </w:tc>
        <w:tc>
          <w:tcPr>
            <w:tcW w:w="1115" w:type="dxa"/>
            <w:vMerge w:val="restart"/>
            <w:vAlign w:val="center"/>
          </w:tcPr>
          <w:p w14:paraId="13609DD0"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Age group (years)</w:t>
            </w:r>
          </w:p>
        </w:tc>
        <w:tc>
          <w:tcPr>
            <w:tcW w:w="2409" w:type="dxa"/>
            <w:gridSpan w:val="2"/>
            <w:vAlign w:val="center"/>
          </w:tcPr>
          <w:p w14:paraId="7C92E81C"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Projection error</w:t>
            </w:r>
          </w:p>
          <w:p w14:paraId="2ADF792D"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(relative projection error)</w:t>
            </w:r>
          </w:p>
        </w:tc>
        <w:tc>
          <w:tcPr>
            <w:tcW w:w="2410" w:type="dxa"/>
            <w:gridSpan w:val="2"/>
            <w:vAlign w:val="center"/>
          </w:tcPr>
          <w:p w14:paraId="5A3888B1"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Absolute projection error (relative absolute projection error)</w:t>
            </w:r>
          </w:p>
        </w:tc>
        <w:tc>
          <w:tcPr>
            <w:tcW w:w="2075" w:type="dxa"/>
            <w:gridSpan w:val="2"/>
            <w:vAlign w:val="center"/>
          </w:tcPr>
          <w:p w14:paraId="45E0C3DE"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Percent covered by 95% credible interval</w:t>
            </w:r>
          </w:p>
        </w:tc>
      </w:tr>
      <w:tr w:rsidR="007632B8" w:rsidRPr="00EC56E9" w14:paraId="3AC0BC41" w14:textId="77777777" w:rsidTr="008617DD">
        <w:tc>
          <w:tcPr>
            <w:tcW w:w="1007" w:type="dxa"/>
            <w:vMerge/>
          </w:tcPr>
          <w:p w14:paraId="2042B160" w14:textId="77777777" w:rsidR="007632B8" w:rsidRPr="00EC56E9" w:rsidRDefault="007632B8" w:rsidP="008617DD">
            <w:pPr>
              <w:jc w:val="center"/>
              <w:rPr>
                <w:rFonts w:ascii="Arial" w:hAnsi="Arial" w:cs="Arial"/>
                <w:sz w:val="18"/>
                <w:szCs w:val="18"/>
              </w:rPr>
            </w:pPr>
          </w:p>
        </w:tc>
        <w:tc>
          <w:tcPr>
            <w:tcW w:w="1115" w:type="dxa"/>
            <w:vMerge/>
          </w:tcPr>
          <w:p w14:paraId="399B68BF" w14:textId="77777777" w:rsidR="007632B8" w:rsidRPr="00EC56E9" w:rsidRDefault="007632B8" w:rsidP="008617DD">
            <w:pPr>
              <w:jc w:val="center"/>
              <w:rPr>
                <w:rFonts w:ascii="Arial" w:hAnsi="Arial" w:cs="Arial"/>
                <w:sz w:val="18"/>
                <w:szCs w:val="18"/>
              </w:rPr>
            </w:pPr>
          </w:p>
        </w:tc>
        <w:tc>
          <w:tcPr>
            <w:tcW w:w="1134" w:type="dxa"/>
            <w:vAlign w:val="center"/>
          </w:tcPr>
          <w:p w14:paraId="1A0E3C0F"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Men</w:t>
            </w:r>
          </w:p>
        </w:tc>
        <w:tc>
          <w:tcPr>
            <w:tcW w:w="1275" w:type="dxa"/>
            <w:vAlign w:val="center"/>
          </w:tcPr>
          <w:p w14:paraId="2F22C8AB"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Women</w:t>
            </w:r>
          </w:p>
        </w:tc>
        <w:tc>
          <w:tcPr>
            <w:tcW w:w="1134" w:type="dxa"/>
            <w:vAlign w:val="center"/>
          </w:tcPr>
          <w:p w14:paraId="64790AF5"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Men</w:t>
            </w:r>
          </w:p>
        </w:tc>
        <w:tc>
          <w:tcPr>
            <w:tcW w:w="1276" w:type="dxa"/>
            <w:vAlign w:val="center"/>
          </w:tcPr>
          <w:p w14:paraId="12A633BF"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Women</w:t>
            </w:r>
          </w:p>
        </w:tc>
        <w:tc>
          <w:tcPr>
            <w:tcW w:w="1113" w:type="dxa"/>
            <w:vAlign w:val="center"/>
          </w:tcPr>
          <w:p w14:paraId="0D1BD898"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Men</w:t>
            </w:r>
          </w:p>
        </w:tc>
        <w:tc>
          <w:tcPr>
            <w:tcW w:w="962" w:type="dxa"/>
            <w:vAlign w:val="center"/>
          </w:tcPr>
          <w:p w14:paraId="0050E729"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Women</w:t>
            </w:r>
          </w:p>
        </w:tc>
      </w:tr>
      <w:tr w:rsidR="007632B8" w:rsidRPr="00EC56E9" w14:paraId="2B2FF4C9" w14:textId="77777777" w:rsidTr="008617DD">
        <w:tc>
          <w:tcPr>
            <w:tcW w:w="1007" w:type="dxa"/>
            <w:vMerge w:val="restart"/>
            <w:vAlign w:val="center"/>
          </w:tcPr>
          <w:p w14:paraId="0F02D179" w14:textId="77777777" w:rsidR="007632B8" w:rsidRPr="00EC56E9" w:rsidRDefault="007632B8" w:rsidP="008617DD">
            <w:pPr>
              <w:rPr>
                <w:rFonts w:ascii="Arial" w:hAnsi="Arial" w:cs="Arial"/>
                <w:sz w:val="18"/>
                <w:szCs w:val="18"/>
              </w:rPr>
            </w:pPr>
            <w:r w:rsidRPr="00EC56E9">
              <w:rPr>
                <w:rFonts w:ascii="Arial" w:hAnsi="Arial" w:cs="Arial"/>
                <w:sz w:val="18"/>
                <w:szCs w:val="18"/>
              </w:rPr>
              <w:t>2017</w:t>
            </w:r>
          </w:p>
        </w:tc>
        <w:tc>
          <w:tcPr>
            <w:tcW w:w="1115" w:type="dxa"/>
            <w:vAlign w:val="center"/>
          </w:tcPr>
          <w:p w14:paraId="7A2AD83C" w14:textId="77777777" w:rsidR="007632B8" w:rsidRPr="00EC56E9" w:rsidRDefault="007632B8" w:rsidP="008617DD">
            <w:pPr>
              <w:rPr>
                <w:rFonts w:ascii="Arial" w:hAnsi="Arial" w:cs="Arial"/>
                <w:sz w:val="18"/>
                <w:szCs w:val="18"/>
              </w:rPr>
            </w:pPr>
            <w:r w:rsidRPr="00EC56E9">
              <w:rPr>
                <w:rFonts w:ascii="Arial" w:hAnsi="Arial" w:cs="Arial"/>
                <w:sz w:val="18"/>
                <w:szCs w:val="18"/>
              </w:rPr>
              <w:t>0-64</w:t>
            </w:r>
          </w:p>
        </w:tc>
        <w:tc>
          <w:tcPr>
            <w:tcW w:w="1134" w:type="dxa"/>
            <w:vAlign w:val="bottom"/>
          </w:tcPr>
          <w:p w14:paraId="58B6685C"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134 (2%)</w:t>
            </w:r>
          </w:p>
        </w:tc>
        <w:tc>
          <w:tcPr>
            <w:tcW w:w="1275" w:type="dxa"/>
            <w:vAlign w:val="bottom"/>
          </w:tcPr>
          <w:p w14:paraId="68CE8748"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28 (1%)</w:t>
            </w:r>
          </w:p>
        </w:tc>
        <w:tc>
          <w:tcPr>
            <w:tcW w:w="1134" w:type="dxa"/>
            <w:vAlign w:val="bottom"/>
          </w:tcPr>
          <w:p w14:paraId="5628CAA5"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265 (7%)</w:t>
            </w:r>
          </w:p>
        </w:tc>
        <w:tc>
          <w:tcPr>
            <w:tcW w:w="1276" w:type="dxa"/>
            <w:vAlign w:val="bottom"/>
          </w:tcPr>
          <w:p w14:paraId="75F2EE96"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177 (9%)</w:t>
            </w:r>
          </w:p>
        </w:tc>
        <w:tc>
          <w:tcPr>
            <w:tcW w:w="1113" w:type="dxa"/>
            <w:vAlign w:val="bottom"/>
          </w:tcPr>
          <w:p w14:paraId="03B7D7BF"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96%</w:t>
            </w:r>
          </w:p>
        </w:tc>
        <w:tc>
          <w:tcPr>
            <w:tcW w:w="962" w:type="dxa"/>
            <w:vAlign w:val="bottom"/>
          </w:tcPr>
          <w:p w14:paraId="3EDC798D"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98%</w:t>
            </w:r>
          </w:p>
        </w:tc>
      </w:tr>
      <w:tr w:rsidR="007632B8" w:rsidRPr="00EC56E9" w14:paraId="7AD75E70" w14:textId="77777777" w:rsidTr="008617DD">
        <w:tc>
          <w:tcPr>
            <w:tcW w:w="1007" w:type="dxa"/>
            <w:vMerge/>
          </w:tcPr>
          <w:p w14:paraId="69CE7F56" w14:textId="77777777" w:rsidR="007632B8" w:rsidRPr="00EC56E9" w:rsidRDefault="007632B8" w:rsidP="008617DD">
            <w:pPr>
              <w:rPr>
                <w:rFonts w:ascii="Arial" w:hAnsi="Arial" w:cs="Arial"/>
                <w:sz w:val="18"/>
                <w:szCs w:val="18"/>
              </w:rPr>
            </w:pPr>
          </w:p>
        </w:tc>
        <w:tc>
          <w:tcPr>
            <w:tcW w:w="1115" w:type="dxa"/>
            <w:vAlign w:val="center"/>
          </w:tcPr>
          <w:p w14:paraId="31F7E88D" w14:textId="77777777" w:rsidR="007632B8" w:rsidRPr="00EC56E9" w:rsidRDefault="007632B8" w:rsidP="008617DD">
            <w:pPr>
              <w:rPr>
                <w:rFonts w:ascii="Arial" w:hAnsi="Arial" w:cs="Arial"/>
                <w:sz w:val="18"/>
                <w:szCs w:val="18"/>
              </w:rPr>
            </w:pPr>
            <w:r w:rsidRPr="00EC56E9">
              <w:rPr>
                <w:rFonts w:ascii="Arial" w:hAnsi="Arial" w:cs="Arial"/>
                <w:sz w:val="18"/>
                <w:szCs w:val="18"/>
              </w:rPr>
              <w:t>65+</w:t>
            </w:r>
          </w:p>
        </w:tc>
        <w:tc>
          <w:tcPr>
            <w:tcW w:w="1134" w:type="dxa"/>
            <w:vAlign w:val="bottom"/>
          </w:tcPr>
          <w:p w14:paraId="0EA128B1"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878 (5%)</w:t>
            </w:r>
          </w:p>
        </w:tc>
        <w:tc>
          <w:tcPr>
            <w:tcW w:w="1275" w:type="dxa"/>
            <w:vAlign w:val="bottom"/>
          </w:tcPr>
          <w:p w14:paraId="57A2BC02"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1201 (6%)</w:t>
            </w:r>
          </w:p>
        </w:tc>
        <w:tc>
          <w:tcPr>
            <w:tcW w:w="1134" w:type="dxa"/>
            <w:vAlign w:val="bottom"/>
          </w:tcPr>
          <w:p w14:paraId="19136AED"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1036 (7%)</w:t>
            </w:r>
          </w:p>
        </w:tc>
        <w:tc>
          <w:tcPr>
            <w:tcW w:w="1276" w:type="dxa"/>
            <w:vAlign w:val="bottom"/>
          </w:tcPr>
          <w:p w14:paraId="18F9C38B"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1343 (7%)</w:t>
            </w:r>
          </w:p>
        </w:tc>
        <w:tc>
          <w:tcPr>
            <w:tcW w:w="1113" w:type="dxa"/>
            <w:vAlign w:val="bottom"/>
          </w:tcPr>
          <w:p w14:paraId="40CF5CE0"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93%</w:t>
            </w:r>
          </w:p>
        </w:tc>
        <w:tc>
          <w:tcPr>
            <w:tcW w:w="962" w:type="dxa"/>
            <w:vAlign w:val="bottom"/>
          </w:tcPr>
          <w:p w14:paraId="6E2ACBBF"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91%</w:t>
            </w:r>
          </w:p>
        </w:tc>
      </w:tr>
      <w:tr w:rsidR="007632B8" w:rsidRPr="00EC56E9" w14:paraId="4C86DD7E" w14:textId="77777777" w:rsidTr="008617DD">
        <w:tc>
          <w:tcPr>
            <w:tcW w:w="1007" w:type="dxa"/>
            <w:vMerge w:val="restart"/>
            <w:vAlign w:val="center"/>
          </w:tcPr>
          <w:p w14:paraId="334ED8DD" w14:textId="77777777" w:rsidR="007632B8" w:rsidRPr="00EC56E9" w:rsidRDefault="007632B8" w:rsidP="008617DD">
            <w:pPr>
              <w:rPr>
                <w:rFonts w:ascii="Arial" w:hAnsi="Arial" w:cs="Arial"/>
                <w:sz w:val="18"/>
                <w:szCs w:val="18"/>
              </w:rPr>
            </w:pPr>
            <w:r w:rsidRPr="00EC56E9">
              <w:rPr>
                <w:rFonts w:ascii="Arial" w:hAnsi="Arial" w:cs="Arial"/>
                <w:sz w:val="18"/>
                <w:szCs w:val="18"/>
              </w:rPr>
              <w:t>2018</w:t>
            </w:r>
          </w:p>
        </w:tc>
        <w:tc>
          <w:tcPr>
            <w:tcW w:w="1115" w:type="dxa"/>
            <w:vAlign w:val="center"/>
          </w:tcPr>
          <w:p w14:paraId="72E25898" w14:textId="77777777" w:rsidR="007632B8" w:rsidRPr="00EC56E9" w:rsidRDefault="007632B8" w:rsidP="008617DD">
            <w:pPr>
              <w:rPr>
                <w:rFonts w:ascii="Arial" w:hAnsi="Arial" w:cs="Arial"/>
                <w:sz w:val="18"/>
                <w:szCs w:val="18"/>
              </w:rPr>
            </w:pPr>
            <w:r w:rsidRPr="00EC56E9">
              <w:rPr>
                <w:rFonts w:ascii="Arial" w:hAnsi="Arial" w:cs="Arial"/>
                <w:sz w:val="18"/>
                <w:szCs w:val="18"/>
              </w:rPr>
              <w:t>0-64</w:t>
            </w:r>
          </w:p>
        </w:tc>
        <w:tc>
          <w:tcPr>
            <w:tcW w:w="1134" w:type="dxa"/>
            <w:vAlign w:val="bottom"/>
          </w:tcPr>
          <w:p w14:paraId="706DB5E7"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-92 (-3%)</w:t>
            </w:r>
          </w:p>
        </w:tc>
        <w:tc>
          <w:tcPr>
            <w:tcW w:w="1275" w:type="dxa"/>
            <w:vAlign w:val="bottom"/>
          </w:tcPr>
          <w:p w14:paraId="3BE85455"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-49 (-3%)</w:t>
            </w:r>
          </w:p>
        </w:tc>
        <w:tc>
          <w:tcPr>
            <w:tcW w:w="1134" w:type="dxa"/>
            <w:vAlign w:val="bottom"/>
          </w:tcPr>
          <w:p w14:paraId="5AF80CA1"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278 (8%)</w:t>
            </w:r>
          </w:p>
        </w:tc>
        <w:tc>
          <w:tcPr>
            <w:tcW w:w="1276" w:type="dxa"/>
            <w:vAlign w:val="bottom"/>
          </w:tcPr>
          <w:p w14:paraId="79096ED3"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186 (9%)</w:t>
            </w:r>
          </w:p>
        </w:tc>
        <w:tc>
          <w:tcPr>
            <w:tcW w:w="1113" w:type="dxa"/>
            <w:vAlign w:val="bottom"/>
          </w:tcPr>
          <w:p w14:paraId="79ED9BE5"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95%</w:t>
            </w:r>
          </w:p>
        </w:tc>
        <w:tc>
          <w:tcPr>
            <w:tcW w:w="962" w:type="dxa"/>
            <w:vAlign w:val="bottom"/>
          </w:tcPr>
          <w:p w14:paraId="2B829B26"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97%</w:t>
            </w:r>
          </w:p>
        </w:tc>
      </w:tr>
      <w:tr w:rsidR="007632B8" w:rsidRPr="00EC56E9" w14:paraId="7AE7E38D" w14:textId="77777777" w:rsidTr="008617DD">
        <w:tc>
          <w:tcPr>
            <w:tcW w:w="1007" w:type="dxa"/>
            <w:vMerge/>
          </w:tcPr>
          <w:p w14:paraId="6CEBF8B2" w14:textId="77777777" w:rsidR="007632B8" w:rsidRPr="00EC56E9" w:rsidRDefault="007632B8" w:rsidP="008617DD">
            <w:pPr>
              <w:rPr>
                <w:rFonts w:ascii="Arial" w:hAnsi="Arial" w:cs="Arial"/>
                <w:sz w:val="18"/>
                <w:szCs w:val="18"/>
              </w:rPr>
            </w:pPr>
          </w:p>
        </w:tc>
        <w:tc>
          <w:tcPr>
            <w:tcW w:w="1115" w:type="dxa"/>
            <w:vAlign w:val="center"/>
          </w:tcPr>
          <w:p w14:paraId="33B0C145" w14:textId="77777777" w:rsidR="007632B8" w:rsidRPr="00EC56E9" w:rsidRDefault="007632B8" w:rsidP="008617DD">
            <w:pPr>
              <w:rPr>
                <w:rFonts w:ascii="Arial" w:hAnsi="Arial" w:cs="Arial"/>
                <w:sz w:val="18"/>
                <w:szCs w:val="18"/>
              </w:rPr>
            </w:pPr>
            <w:r w:rsidRPr="00EC56E9">
              <w:rPr>
                <w:rFonts w:ascii="Arial" w:hAnsi="Arial" w:cs="Arial"/>
                <w:sz w:val="18"/>
                <w:szCs w:val="18"/>
              </w:rPr>
              <w:t>65+</w:t>
            </w:r>
          </w:p>
        </w:tc>
        <w:tc>
          <w:tcPr>
            <w:tcW w:w="1134" w:type="dxa"/>
            <w:vAlign w:val="bottom"/>
          </w:tcPr>
          <w:p w14:paraId="1EF3509B"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-223 (-2%)</w:t>
            </w:r>
          </w:p>
        </w:tc>
        <w:tc>
          <w:tcPr>
            <w:tcW w:w="1275" w:type="dxa"/>
            <w:vAlign w:val="bottom"/>
          </w:tcPr>
          <w:p w14:paraId="77680A4B"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-370 (-2%)</w:t>
            </w:r>
          </w:p>
        </w:tc>
        <w:tc>
          <w:tcPr>
            <w:tcW w:w="1134" w:type="dxa"/>
            <w:vAlign w:val="bottom"/>
          </w:tcPr>
          <w:p w14:paraId="6D5FE417"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1058 (7%)</w:t>
            </w:r>
          </w:p>
        </w:tc>
        <w:tc>
          <w:tcPr>
            <w:tcW w:w="1276" w:type="dxa"/>
            <w:vAlign w:val="bottom"/>
          </w:tcPr>
          <w:p w14:paraId="12BE4882"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1420 (8%)</w:t>
            </w:r>
          </w:p>
        </w:tc>
        <w:tc>
          <w:tcPr>
            <w:tcW w:w="1113" w:type="dxa"/>
            <w:vAlign w:val="bottom"/>
          </w:tcPr>
          <w:p w14:paraId="28F06A56"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88%</w:t>
            </w:r>
          </w:p>
        </w:tc>
        <w:tc>
          <w:tcPr>
            <w:tcW w:w="962" w:type="dxa"/>
            <w:vAlign w:val="bottom"/>
          </w:tcPr>
          <w:p w14:paraId="2A2C272E"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87%</w:t>
            </w:r>
          </w:p>
        </w:tc>
      </w:tr>
      <w:tr w:rsidR="007632B8" w:rsidRPr="00EC56E9" w14:paraId="63E661B4" w14:textId="77777777" w:rsidTr="008617DD">
        <w:tc>
          <w:tcPr>
            <w:tcW w:w="1007" w:type="dxa"/>
            <w:vMerge w:val="restart"/>
            <w:vAlign w:val="center"/>
          </w:tcPr>
          <w:p w14:paraId="2D11A23E" w14:textId="77777777" w:rsidR="007632B8" w:rsidRPr="00EC56E9" w:rsidRDefault="007632B8" w:rsidP="008617DD">
            <w:pPr>
              <w:rPr>
                <w:rFonts w:ascii="Arial" w:hAnsi="Arial" w:cs="Arial"/>
                <w:sz w:val="18"/>
                <w:szCs w:val="18"/>
              </w:rPr>
            </w:pPr>
            <w:r w:rsidRPr="00EC56E9">
              <w:rPr>
                <w:rFonts w:ascii="Arial" w:hAnsi="Arial" w:cs="Arial"/>
                <w:sz w:val="18"/>
                <w:szCs w:val="18"/>
              </w:rPr>
              <w:t>2019</w:t>
            </w:r>
          </w:p>
        </w:tc>
        <w:tc>
          <w:tcPr>
            <w:tcW w:w="1115" w:type="dxa"/>
            <w:vAlign w:val="center"/>
          </w:tcPr>
          <w:p w14:paraId="1889EE7B" w14:textId="77777777" w:rsidR="007632B8" w:rsidRPr="00EC56E9" w:rsidRDefault="007632B8" w:rsidP="008617DD">
            <w:pPr>
              <w:rPr>
                <w:rFonts w:ascii="Arial" w:hAnsi="Arial" w:cs="Arial"/>
                <w:sz w:val="18"/>
                <w:szCs w:val="18"/>
              </w:rPr>
            </w:pPr>
            <w:r w:rsidRPr="00EC56E9">
              <w:rPr>
                <w:rFonts w:ascii="Arial" w:hAnsi="Arial" w:cs="Arial"/>
                <w:sz w:val="18"/>
                <w:szCs w:val="18"/>
              </w:rPr>
              <w:t>0-64</w:t>
            </w:r>
          </w:p>
        </w:tc>
        <w:tc>
          <w:tcPr>
            <w:tcW w:w="1134" w:type="dxa"/>
            <w:vAlign w:val="bottom"/>
          </w:tcPr>
          <w:p w14:paraId="7E8EA2DF"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112 (2%)</w:t>
            </w:r>
          </w:p>
        </w:tc>
        <w:tc>
          <w:tcPr>
            <w:tcW w:w="1275" w:type="dxa"/>
            <w:vAlign w:val="bottom"/>
          </w:tcPr>
          <w:p w14:paraId="410B3C13"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50 (2%)</w:t>
            </w:r>
          </w:p>
        </w:tc>
        <w:tc>
          <w:tcPr>
            <w:tcW w:w="1134" w:type="dxa"/>
            <w:vAlign w:val="bottom"/>
          </w:tcPr>
          <w:p w14:paraId="670C7081"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261 (8%)</w:t>
            </w:r>
          </w:p>
        </w:tc>
        <w:tc>
          <w:tcPr>
            <w:tcW w:w="1276" w:type="dxa"/>
            <w:vAlign w:val="bottom"/>
          </w:tcPr>
          <w:p w14:paraId="6344E944"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164 (9%)</w:t>
            </w:r>
          </w:p>
        </w:tc>
        <w:tc>
          <w:tcPr>
            <w:tcW w:w="1113" w:type="dxa"/>
            <w:vAlign w:val="bottom"/>
          </w:tcPr>
          <w:p w14:paraId="65B5BED3"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96%</w:t>
            </w:r>
          </w:p>
        </w:tc>
        <w:tc>
          <w:tcPr>
            <w:tcW w:w="962" w:type="dxa"/>
            <w:vAlign w:val="bottom"/>
          </w:tcPr>
          <w:p w14:paraId="08669ECA"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96%</w:t>
            </w:r>
          </w:p>
        </w:tc>
      </w:tr>
      <w:tr w:rsidR="007632B8" w:rsidRPr="00EC56E9" w14:paraId="45075FFB" w14:textId="77777777" w:rsidTr="008617DD">
        <w:tc>
          <w:tcPr>
            <w:tcW w:w="1007" w:type="dxa"/>
            <w:vMerge/>
            <w:tcBorders>
              <w:bottom w:val="double" w:sz="4" w:space="0" w:color="auto"/>
            </w:tcBorders>
          </w:tcPr>
          <w:p w14:paraId="183F2AAF" w14:textId="77777777" w:rsidR="007632B8" w:rsidRPr="00EC56E9" w:rsidRDefault="007632B8" w:rsidP="008617DD">
            <w:pPr>
              <w:rPr>
                <w:rFonts w:ascii="Arial" w:hAnsi="Arial" w:cs="Arial"/>
                <w:sz w:val="18"/>
                <w:szCs w:val="18"/>
              </w:rPr>
            </w:pPr>
          </w:p>
        </w:tc>
        <w:tc>
          <w:tcPr>
            <w:tcW w:w="1115" w:type="dxa"/>
            <w:tcBorders>
              <w:bottom w:val="double" w:sz="4" w:space="0" w:color="auto"/>
            </w:tcBorders>
            <w:vAlign w:val="center"/>
          </w:tcPr>
          <w:p w14:paraId="4A552B74" w14:textId="77777777" w:rsidR="007632B8" w:rsidRPr="00EC56E9" w:rsidRDefault="007632B8" w:rsidP="008617DD">
            <w:pPr>
              <w:rPr>
                <w:rFonts w:ascii="Arial" w:hAnsi="Arial" w:cs="Arial"/>
                <w:sz w:val="18"/>
                <w:szCs w:val="18"/>
              </w:rPr>
            </w:pPr>
            <w:r w:rsidRPr="00EC56E9">
              <w:rPr>
                <w:rFonts w:ascii="Arial" w:hAnsi="Arial" w:cs="Arial"/>
                <w:sz w:val="18"/>
                <w:szCs w:val="18"/>
              </w:rPr>
              <w:t>65+</w:t>
            </w:r>
          </w:p>
        </w:tc>
        <w:tc>
          <w:tcPr>
            <w:tcW w:w="1134" w:type="dxa"/>
            <w:tcBorders>
              <w:bottom w:val="double" w:sz="4" w:space="0" w:color="auto"/>
            </w:tcBorders>
            <w:vAlign w:val="bottom"/>
          </w:tcPr>
          <w:p w14:paraId="4070DD9A"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430 (2%)</w:t>
            </w:r>
          </w:p>
        </w:tc>
        <w:tc>
          <w:tcPr>
            <w:tcW w:w="1275" w:type="dxa"/>
            <w:tcBorders>
              <w:bottom w:val="double" w:sz="4" w:space="0" w:color="auto"/>
            </w:tcBorders>
            <w:vAlign w:val="bottom"/>
          </w:tcPr>
          <w:p w14:paraId="44F23C54"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558 (2%)</w:t>
            </w:r>
          </w:p>
        </w:tc>
        <w:tc>
          <w:tcPr>
            <w:tcW w:w="1134" w:type="dxa"/>
            <w:tcBorders>
              <w:bottom w:val="double" w:sz="4" w:space="0" w:color="auto"/>
            </w:tcBorders>
            <w:vAlign w:val="bottom"/>
          </w:tcPr>
          <w:p w14:paraId="1C014520"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696 (4%)</w:t>
            </w:r>
          </w:p>
        </w:tc>
        <w:tc>
          <w:tcPr>
            <w:tcW w:w="1276" w:type="dxa"/>
            <w:tcBorders>
              <w:bottom w:val="double" w:sz="4" w:space="0" w:color="auto"/>
            </w:tcBorders>
            <w:vAlign w:val="bottom"/>
          </w:tcPr>
          <w:p w14:paraId="77C59199"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898 (5%)</w:t>
            </w:r>
          </w:p>
        </w:tc>
        <w:tc>
          <w:tcPr>
            <w:tcW w:w="1113" w:type="dxa"/>
            <w:tcBorders>
              <w:bottom w:val="double" w:sz="4" w:space="0" w:color="auto"/>
            </w:tcBorders>
            <w:vAlign w:val="bottom"/>
          </w:tcPr>
          <w:p w14:paraId="716F8487"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98%</w:t>
            </w:r>
          </w:p>
        </w:tc>
        <w:tc>
          <w:tcPr>
            <w:tcW w:w="962" w:type="dxa"/>
            <w:tcBorders>
              <w:bottom w:val="double" w:sz="4" w:space="0" w:color="auto"/>
            </w:tcBorders>
            <w:vAlign w:val="bottom"/>
          </w:tcPr>
          <w:p w14:paraId="5E3C2940"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100%</w:t>
            </w:r>
          </w:p>
        </w:tc>
      </w:tr>
      <w:tr w:rsidR="007632B8" w:rsidRPr="00EC56E9" w14:paraId="1E6374AA" w14:textId="77777777" w:rsidTr="008617DD">
        <w:tc>
          <w:tcPr>
            <w:tcW w:w="1007" w:type="dxa"/>
            <w:vMerge w:val="restart"/>
            <w:tcBorders>
              <w:top w:val="double" w:sz="4" w:space="0" w:color="auto"/>
            </w:tcBorders>
          </w:tcPr>
          <w:p w14:paraId="46F9F0F5" w14:textId="77777777" w:rsidR="007632B8" w:rsidRPr="00EC56E9" w:rsidRDefault="007632B8" w:rsidP="008617DD">
            <w:pPr>
              <w:rPr>
                <w:rFonts w:ascii="Arial" w:hAnsi="Arial" w:cs="Arial"/>
                <w:sz w:val="18"/>
                <w:szCs w:val="18"/>
              </w:rPr>
            </w:pPr>
            <w:r w:rsidRPr="00EC56E9">
              <w:rPr>
                <w:rFonts w:ascii="Arial" w:hAnsi="Arial" w:cs="Arial"/>
                <w:sz w:val="18"/>
                <w:szCs w:val="18"/>
              </w:rPr>
              <w:t>All three years</w:t>
            </w:r>
          </w:p>
        </w:tc>
        <w:tc>
          <w:tcPr>
            <w:tcW w:w="1115" w:type="dxa"/>
            <w:tcBorders>
              <w:top w:val="double" w:sz="4" w:space="0" w:color="auto"/>
            </w:tcBorders>
            <w:vAlign w:val="center"/>
          </w:tcPr>
          <w:p w14:paraId="7D9DB97F" w14:textId="77777777" w:rsidR="007632B8" w:rsidRPr="00EC56E9" w:rsidRDefault="007632B8" w:rsidP="008617DD">
            <w:pPr>
              <w:rPr>
                <w:rFonts w:ascii="Arial" w:hAnsi="Arial" w:cs="Arial"/>
                <w:sz w:val="18"/>
                <w:szCs w:val="18"/>
              </w:rPr>
            </w:pPr>
            <w:r w:rsidRPr="00EC56E9">
              <w:rPr>
                <w:rFonts w:ascii="Arial" w:hAnsi="Arial" w:cs="Arial"/>
                <w:sz w:val="18"/>
                <w:szCs w:val="18"/>
              </w:rPr>
              <w:t>0-64</w:t>
            </w:r>
          </w:p>
        </w:tc>
        <w:tc>
          <w:tcPr>
            <w:tcW w:w="1134" w:type="dxa"/>
            <w:tcBorders>
              <w:top w:val="double" w:sz="4" w:space="0" w:color="auto"/>
            </w:tcBorders>
            <w:vAlign w:val="bottom"/>
          </w:tcPr>
          <w:p w14:paraId="26E23CD1"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51 (0%)</w:t>
            </w:r>
          </w:p>
        </w:tc>
        <w:tc>
          <w:tcPr>
            <w:tcW w:w="1275" w:type="dxa"/>
            <w:tcBorders>
              <w:top w:val="double" w:sz="4" w:space="0" w:color="auto"/>
            </w:tcBorders>
            <w:vAlign w:val="bottom"/>
          </w:tcPr>
          <w:p w14:paraId="5043E52F"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10 (0%)</w:t>
            </w:r>
          </w:p>
        </w:tc>
        <w:tc>
          <w:tcPr>
            <w:tcW w:w="1134" w:type="dxa"/>
            <w:tcBorders>
              <w:top w:val="double" w:sz="4" w:space="0" w:color="auto"/>
            </w:tcBorders>
            <w:vAlign w:val="bottom"/>
          </w:tcPr>
          <w:p w14:paraId="57BC0BF2"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268 (8%)</w:t>
            </w:r>
          </w:p>
        </w:tc>
        <w:tc>
          <w:tcPr>
            <w:tcW w:w="1276" w:type="dxa"/>
            <w:tcBorders>
              <w:top w:val="double" w:sz="4" w:space="0" w:color="auto"/>
            </w:tcBorders>
            <w:vAlign w:val="bottom"/>
          </w:tcPr>
          <w:p w14:paraId="642334E1"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176 (9%)</w:t>
            </w:r>
          </w:p>
        </w:tc>
        <w:tc>
          <w:tcPr>
            <w:tcW w:w="1113" w:type="dxa"/>
            <w:tcBorders>
              <w:top w:val="double" w:sz="4" w:space="0" w:color="auto"/>
            </w:tcBorders>
            <w:vAlign w:val="bottom"/>
          </w:tcPr>
          <w:p w14:paraId="35B08025"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95%</w:t>
            </w:r>
          </w:p>
        </w:tc>
        <w:tc>
          <w:tcPr>
            <w:tcW w:w="962" w:type="dxa"/>
            <w:tcBorders>
              <w:top w:val="double" w:sz="4" w:space="0" w:color="auto"/>
            </w:tcBorders>
            <w:vAlign w:val="bottom"/>
          </w:tcPr>
          <w:p w14:paraId="4F30CE34"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97%</w:t>
            </w:r>
          </w:p>
        </w:tc>
      </w:tr>
      <w:tr w:rsidR="007632B8" w:rsidRPr="00EC56E9" w14:paraId="7AB3DA61" w14:textId="77777777" w:rsidTr="008617DD">
        <w:tc>
          <w:tcPr>
            <w:tcW w:w="1007" w:type="dxa"/>
            <w:vMerge/>
          </w:tcPr>
          <w:p w14:paraId="687F5414" w14:textId="77777777" w:rsidR="007632B8" w:rsidRPr="00EC56E9" w:rsidRDefault="007632B8" w:rsidP="008617DD">
            <w:pPr>
              <w:rPr>
                <w:rFonts w:ascii="Arial" w:hAnsi="Arial" w:cs="Arial"/>
                <w:sz w:val="18"/>
                <w:szCs w:val="18"/>
              </w:rPr>
            </w:pPr>
          </w:p>
        </w:tc>
        <w:tc>
          <w:tcPr>
            <w:tcW w:w="1115" w:type="dxa"/>
            <w:vAlign w:val="center"/>
          </w:tcPr>
          <w:p w14:paraId="77C9778D" w14:textId="77777777" w:rsidR="007632B8" w:rsidRPr="00EC56E9" w:rsidRDefault="007632B8" w:rsidP="008617DD">
            <w:pPr>
              <w:rPr>
                <w:rFonts w:ascii="Arial" w:hAnsi="Arial" w:cs="Arial"/>
                <w:sz w:val="18"/>
                <w:szCs w:val="18"/>
              </w:rPr>
            </w:pPr>
            <w:r w:rsidRPr="00EC56E9">
              <w:rPr>
                <w:rFonts w:ascii="Arial" w:hAnsi="Arial" w:cs="Arial"/>
                <w:sz w:val="18"/>
                <w:szCs w:val="18"/>
              </w:rPr>
              <w:t>65+</w:t>
            </w:r>
          </w:p>
        </w:tc>
        <w:tc>
          <w:tcPr>
            <w:tcW w:w="1134" w:type="dxa"/>
            <w:vAlign w:val="bottom"/>
          </w:tcPr>
          <w:p w14:paraId="06FC58D5"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361 (2%)</w:t>
            </w:r>
          </w:p>
        </w:tc>
        <w:tc>
          <w:tcPr>
            <w:tcW w:w="1275" w:type="dxa"/>
            <w:vAlign w:val="bottom"/>
          </w:tcPr>
          <w:p w14:paraId="19E8998E"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463 (2%)</w:t>
            </w:r>
          </w:p>
        </w:tc>
        <w:tc>
          <w:tcPr>
            <w:tcW w:w="1134" w:type="dxa"/>
            <w:vAlign w:val="bottom"/>
          </w:tcPr>
          <w:p w14:paraId="0B579C94"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930 (6%)</w:t>
            </w:r>
          </w:p>
        </w:tc>
        <w:tc>
          <w:tcPr>
            <w:tcW w:w="1276" w:type="dxa"/>
            <w:vAlign w:val="bottom"/>
          </w:tcPr>
          <w:p w14:paraId="3B1E91E3"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1220 (7%)</w:t>
            </w:r>
          </w:p>
        </w:tc>
        <w:tc>
          <w:tcPr>
            <w:tcW w:w="1113" w:type="dxa"/>
            <w:vAlign w:val="bottom"/>
          </w:tcPr>
          <w:p w14:paraId="1ECF8D2E"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93%</w:t>
            </w:r>
          </w:p>
        </w:tc>
        <w:tc>
          <w:tcPr>
            <w:tcW w:w="962" w:type="dxa"/>
            <w:vAlign w:val="bottom"/>
          </w:tcPr>
          <w:p w14:paraId="1B67DDC7"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93%</w:t>
            </w:r>
          </w:p>
        </w:tc>
      </w:tr>
    </w:tbl>
    <w:p w14:paraId="60CDB931" w14:textId="77777777" w:rsidR="007632B8" w:rsidRPr="00EC56E9" w:rsidRDefault="007632B8" w:rsidP="007632B8">
      <w:pPr>
        <w:jc w:val="both"/>
        <w:rPr>
          <w:rFonts w:ascii="Arial" w:hAnsi="Arial" w:cs="Arial"/>
          <w:sz w:val="18"/>
          <w:szCs w:val="18"/>
        </w:rPr>
      </w:pPr>
    </w:p>
    <w:p w14:paraId="4F4673AD" w14:textId="77777777" w:rsidR="007632B8" w:rsidRPr="00EC56E9" w:rsidRDefault="007632B8" w:rsidP="007632B8">
      <w:pPr>
        <w:jc w:val="both"/>
        <w:rPr>
          <w:rFonts w:ascii="Arial" w:hAnsi="Arial" w:cs="Arial"/>
          <w:sz w:val="18"/>
          <w:szCs w:val="18"/>
        </w:rPr>
      </w:pPr>
      <w:r w:rsidRPr="00EC56E9">
        <w:rPr>
          <w:rFonts w:ascii="Arial" w:hAnsi="Arial" w:cs="Arial"/>
          <w:sz w:val="18"/>
          <w:szCs w:val="18"/>
        </w:rPr>
        <w:t>* Australia, France and Italy were not used for validation analysis because they had shorter time series. Hence leaving out the last three years of data would leave a time series that was too short for estimating model parameters.</w:t>
      </w:r>
    </w:p>
    <w:p w14:paraId="17E494EC" w14:textId="72B8E99C" w:rsidR="00386BDD" w:rsidRDefault="00386BDD">
      <w:pPr>
        <w:spacing w:after="200" w:line="276" w:lineRule="auto"/>
        <w:rPr>
          <w:rFonts w:ascii="Arial" w:hAnsi="Arial" w:cs="Arial"/>
          <w:sz w:val="18"/>
          <w:szCs w:val="18"/>
        </w:rPr>
      </w:pPr>
      <w:r>
        <w:rPr>
          <w:rFonts w:ascii="Arial" w:hAnsi="Arial" w:cs="Arial"/>
          <w:sz w:val="18"/>
          <w:szCs w:val="18"/>
        </w:rPr>
        <w:br w:type="page"/>
      </w:r>
    </w:p>
    <w:p w14:paraId="5C4F0863" w14:textId="09C4ECD3" w:rsidR="00164718" w:rsidRDefault="0000437C" w:rsidP="00BE7BBD">
      <w:pPr>
        <w:spacing w:line="480" w:lineRule="auto"/>
        <w:jc w:val="both"/>
        <w:rPr>
          <w:rFonts w:ascii="Arial" w:hAnsi="Arial" w:cs="Arial"/>
          <w:b/>
          <w:bCs/>
          <w:sz w:val="22"/>
          <w:szCs w:val="22"/>
        </w:rPr>
      </w:pPr>
      <w:r w:rsidRPr="0070610D">
        <w:rPr>
          <w:rFonts w:ascii="Arial" w:hAnsi="Arial" w:cs="Arial"/>
          <w:b/>
          <w:bCs/>
          <w:sz w:val="22"/>
          <w:szCs w:val="22"/>
        </w:rPr>
        <w:lastRenderedPageBreak/>
        <w:t xml:space="preserve">Extended Data Table </w:t>
      </w:r>
      <w:r w:rsidR="0021336A">
        <w:rPr>
          <w:rFonts w:ascii="Arial" w:hAnsi="Arial" w:cs="Arial"/>
          <w:b/>
          <w:bCs/>
          <w:sz w:val="22"/>
          <w:szCs w:val="22"/>
        </w:rPr>
        <w:t>4</w:t>
      </w:r>
      <w:r w:rsidRPr="0070610D">
        <w:rPr>
          <w:rFonts w:ascii="Arial" w:hAnsi="Arial" w:cs="Arial"/>
          <w:b/>
          <w:bCs/>
          <w:sz w:val="22"/>
          <w:szCs w:val="22"/>
        </w:rPr>
        <w:t>.</w:t>
      </w:r>
      <w:r w:rsidRPr="0042182A">
        <w:rPr>
          <w:rFonts w:ascii="Arial" w:hAnsi="Arial" w:cs="Arial"/>
          <w:sz w:val="22"/>
          <w:szCs w:val="22"/>
        </w:rPr>
        <w:t xml:space="preserve"> </w:t>
      </w:r>
      <w:r w:rsidR="0042182A" w:rsidRPr="0042182A">
        <w:rPr>
          <w:rFonts w:ascii="Arial" w:hAnsi="Arial" w:cs="Arial"/>
          <w:sz w:val="22"/>
          <w:szCs w:val="22"/>
        </w:rPr>
        <w:t>Selected</w:t>
      </w:r>
      <w:r w:rsidR="0042182A">
        <w:rPr>
          <w:rFonts w:ascii="Arial" w:hAnsi="Arial" w:cs="Arial"/>
          <w:sz w:val="22"/>
          <w:szCs w:val="22"/>
        </w:rPr>
        <w:t xml:space="preserve"> population, policy and health systems characteristics of the 21 countries included in the analysis.</w:t>
      </w:r>
    </w:p>
    <w:p w14:paraId="5BF2B9BA" w14:textId="77777777" w:rsidR="00130537" w:rsidRDefault="00130537" w:rsidP="00130537">
      <w:pPr>
        <w:spacing w:line="480" w:lineRule="auto"/>
        <w:jc w:val="both"/>
        <w:rPr>
          <w:rFonts w:ascii="Arial" w:hAnsi="Arial" w:cs="Arial"/>
          <w:sz w:val="22"/>
          <w:szCs w:val="22"/>
        </w:rPr>
      </w:pPr>
      <w:r>
        <w:rPr>
          <w:rFonts w:ascii="Arial" w:hAnsi="Arial" w:cs="Arial"/>
          <w:b/>
          <w:bCs/>
          <w:sz w:val="22"/>
          <w:szCs w:val="22"/>
        </w:rPr>
        <w:br w:type="page"/>
      </w:r>
      <w:r w:rsidRPr="0070610D">
        <w:rPr>
          <w:rFonts w:ascii="Arial" w:hAnsi="Arial" w:cs="Arial"/>
          <w:b/>
          <w:bCs/>
          <w:sz w:val="22"/>
          <w:szCs w:val="22"/>
        </w:rPr>
        <w:lastRenderedPageBreak/>
        <w:t xml:space="preserve">Extended Data Table </w:t>
      </w:r>
      <w:r>
        <w:rPr>
          <w:rFonts w:ascii="Arial" w:hAnsi="Arial" w:cs="Arial"/>
          <w:b/>
          <w:bCs/>
          <w:sz w:val="22"/>
          <w:szCs w:val="22"/>
        </w:rPr>
        <w:t>5</w:t>
      </w:r>
      <w:r w:rsidRPr="0070610D">
        <w:rPr>
          <w:rFonts w:ascii="Arial" w:hAnsi="Arial" w:cs="Arial"/>
          <w:b/>
          <w:bCs/>
          <w:sz w:val="22"/>
          <w:szCs w:val="22"/>
        </w:rPr>
        <w:t>.</w:t>
      </w:r>
      <w:r>
        <w:rPr>
          <w:rFonts w:ascii="Arial" w:hAnsi="Arial" w:cs="Arial"/>
          <w:b/>
          <w:bCs/>
          <w:sz w:val="22"/>
          <w:szCs w:val="22"/>
        </w:rPr>
        <w:t xml:space="preserve"> </w:t>
      </w:r>
      <w:r>
        <w:rPr>
          <w:rFonts w:ascii="Arial" w:hAnsi="Arial" w:cs="Arial"/>
          <w:sz w:val="22"/>
          <w:szCs w:val="22"/>
        </w:rPr>
        <w:t>Combination of terms used in each of the 16 models for estimating number of weekly deaths that would be expected had the pandemic not occurred. See Methods for an explanation of each term.</w:t>
      </w:r>
    </w:p>
    <w:p w14:paraId="09CBFE99" w14:textId="77777777" w:rsidR="00130537" w:rsidRDefault="00130537" w:rsidP="00130537">
      <w:pPr>
        <w:spacing w:line="480" w:lineRule="auto"/>
        <w:jc w:val="both"/>
        <w:rPr>
          <w:rFonts w:ascii="Arial" w:hAnsi="Arial" w:cs="Arial"/>
          <w:sz w:val="22"/>
          <w:szCs w:val="22"/>
          <w:highlight w:val="cyan"/>
        </w:rPr>
      </w:pPr>
    </w:p>
    <w:tbl>
      <w:tblPr>
        <w:tblStyle w:val="TableGrid"/>
        <w:tblW w:w="10165" w:type="dxa"/>
        <w:tblLook w:val="04A0" w:firstRow="1" w:lastRow="0" w:firstColumn="1" w:lastColumn="0" w:noHBand="0" w:noVBand="1"/>
      </w:tblPr>
      <w:tblGrid>
        <w:gridCol w:w="827"/>
        <w:gridCol w:w="1736"/>
        <w:gridCol w:w="1085"/>
        <w:gridCol w:w="1517"/>
        <w:gridCol w:w="967"/>
        <w:gridCol w:w="4033"/>
      </w:tblGrid>
      <w:tr w:rsidR="00130537" w:rsidRPr="0021159B" w14:paraId="7797E1ED" w14:textId="77777777" w:rsidTr="00652489">
        <w:trPr>
          <w:trHeight w:val="915"/>
        </w:trPr>
        <w:tc>
          <w:tcPr>
            <w:tcW w:w="827" w:type="dxa"/>
          </w:tcPr>
          <w:p w14:paraId="71F2E7E1" w14:textId="77777777" w:rsidR="00130537" w:rsidRPr="001F5638" w:rsidRDefault="00130537" w:rsidP="002E4730">
            <w:pPr>
              <w:spacing w:after="200" w:line="276" w:lineRule="auto"/>
              <w:jc w:val="center"/>
              <w:rPr>
                <w:rFonts w:ascii="Arial" w:hAnsi="Arial" w:cs="Arial"/>
                <w:sz w:val="18"/>
                <w:szCs w:val="18"/>
                <w:lang w:val="en-US"/>
              </w:rPr>
            </w:pPr>
            <w:r w:rsidRPr="001F5638">
              <w:rPr>
                <w:rFonts w:ascii="Arial" w:hAnsi="Arial" w:cs="Arial"/>
                <w:sz w:val="18"/>
                <w:szCs w:val="18"/>
                <w:lang w:val="en-US"/>
              </w:rPr>
              <w:t>Model number</w:t>
            </w:r>
          </w:p>
        </w:tc>
        <w:tc>
          <w:tcPr>
            <w:tcW w:w="1736" w:type="dxa"/>
          </w:tcPr>
          <w:p w14:paraId="0EB69AB4" w14:textId="77777777" w:rsidR="00130537" w:rsidRPr="001F5638" w:rsidRDefault="00130537" w:rsidP="002E4730">
            <w:pPr>
              <w:spacing w:after="200" w:line="276" w:lineRule="auto"/>
              <w:jc w:val="center"/>
              <w:rPr>
                <w:rFonts w:ascii="Arial" w:hAnsi="Arial" w:cs="Arial"/>
                <w:sz w:val="18"/>
                <w:szCs w:val="18"/>
                <w:lang w:val="el-GR"/>
              </w:rPr>
            </w:pPr>
            <w:r w:rsidRPr="001F5638">
              <w:rPr>
                <w:rFonts w:ascii="Arial" w:hAnsi="Arial" w:cs="Arial"/>
                <w:sz w:val="18"/>
                <w:szCs w:val="18"/>
                <w:lang w:val="en-US"/>
              </w:rPr>
              <w:t>Global intercepts</w:t>
            </w:r>
          </w:p>
        </w:tc>
        <w:tc>
          <w:tcPr>
            <w:tcW w:w="1085" w:type="dxa"/>
          </w:tcPr>
          <w:p w14:paraId="0E599787" w14:textId="77777777" w:rsidR="00130537" w:rsidRPr="001F5638" w:rsidRDefault="00130537" w:rsidP="002E4730">
            <w:pPr>
              <w:spacing w:after="200" w:line="276" w:lineRule="auto"/>
              <w:jc w:val="center"/>
              <w:rPr>
                <w:rFonts w:ascii="Arial" w:hAnsi="Arial" w:cs="Arial"/>
                <w:sz w:val="18"/>
                <w:szCs w:val="18"/>
                <w:highlight w:val="cyan"/>
              </w:rPr>
            </w:pPr>
            <w:r>
              <w:rPr>
                <w:rFonts w:ascii="Arial" w:hAnsi="Arial" w:cs="Arial"/>
                <w:sz w:val="18"/>
                <w:szCs w:val="18"/>
              </w:rPr>
              <w:t>T</w:t>
            </w:r>
            <w:r w:rsidRPr="001F5638">
              <w:rPr>
                <w:rFonts w:ascii="Arial" w:hAnsi="Arial" w:cs="Arial"/>
                <w:sz w:val="18"/>
                <w:szCs w:val="18"/>
              </w:rPr>
              <w:t>ime slope</w:t>
            </w:r>
          </w:p>
        </w:tc>
        <w:tc>
          <w:tcPr>
            <w:tcW w:w="1517" w:type="dxa"/>
          </w:tcPr>
          <w:p w14:paraId="1E16C8FF" w14:textId="77777777" w:rsidR="00130537" w:rsidRPr="001F5638" w:rsidRDefault="00130537" w:rsidP="002E4730">
            <w:pPr>
              <w:spacing w:after="200" w:line="276" w:lineRule="auto"/>
              <w:jc w:val="center"/>
              <w:rPr>
                <w:rFonts w:ascii="Arial" w:hAnsi="Arial" w:cs="Arial"/>
                <w:sz w:val="18"/>
                <w:szCs w:val="18"/>
                <w:highlight w:val="cyan"/>
              </w:rPr>
            </w:pPr>
            <w:r w:rsidRPr="001F5638">
              <w:rPr>
                <w:rFonts w:ascii="Arial" w:hAnsi="Arial" w:cs="Arial"/>
                <w:sz w:val="18"/>
                <w:szCs w:val="18"/>
              </w:rPr>
              <w:t xml:space="preserve">Non-linear </w:t>
            </w:r>
            <w:r>
              <w:rPr>
                <w:rFonts w:ascii="Arial" w:hAnsi="Arial" w:cs="Arial"/>
                <w:sz w:val="18"/>
                <w:szCs w:val="18"/>
              </w:rPr>
              <w:t>(autoregressive)</w:t>
            </w:r>
            <w:r w:rsidRPr="001F5638">
              <w:rPr>
                <w:rFonts w:ascii="Arial" w:hAnsi="Arial" w:cs="Arial"/>
                <w:sz w:val="18"/>
                <w:szCs w:val="18"/>
              </w:rPr>
              <w:t xml:space="preserve"> term</w:t>
            </w:r>
          </w:p>
        </w:tc>
        <w:tc>
          <w:tcPr>
            <w:tcW w:w="967" w:type="dxa"/>
          </w:tcPr>
          <w:p w14:paraId="6B29A5E4" w14:textId="77777777" w:rsidR="00130537" w:rsidRPr="001F5638" w:rsidRDefault="00130537" w:rsidP="002E4730">
            <w:pPr>
              <w:spacing w:after="200" w:line="276" w:lineRule="auto"/>
              <w:jc w:val="center"/>
              <w:rPr>
                <w:rFonts w:ascii="Arial" w:hAnsi="Arial" w:cs="Arial"/>
                <w:sz w:val="18"/>
                <w:szCs w:val="18"/>
              </w:rPr>
            </w:pPr>
            <w:r>
              <w:rPr>
                <w:rFonts w:ascii="Arial" w:hAnsi="Arial" w:cs="Arial"/>
                <w:sz w:val="18"/>
                <w:szCs w:val="18"/>
              </w:rPr>
              <w:t>Seasonal term</w:t>
            </w:r>
          </w:p>
        </w:tc>
        <w:tc>
          <w:tcPr>
            <w:tcW w:w="4033" w:type="dxa"/>
          </w:tcPr>
          <w:p w14:paraId="37CE1211" w14:textId="77777777" w:rsidR="00130537" w:rsidRPr="001F5638" w:rsidRDefault="00130537" w:rsidP="002E4730">
            <w:pPr>
              <w:spacing w:after="200" w:line="276" w:lineRule="auto"/>
              <w:jc w:val="center"/>
              <w:rPr>
                <w:rFonts w:ascii="Arial" w:hAnsi="Arial" w:cs="Arial"/>
                <w:sz w:val="18"/>
                <w:szCs w:val="18"/>
                <w:highlight w:val="cyan"/>
              </w:rPr>
            </w:pPr>
            <w:r w:rsidRPr="001F5638">
              <w:rPr>
                <w:rFonts w:ascii="Arial" w:hAnsi="Arial" w:cs="Arial"/>
                <w:sz w:val="18"/>
                <w:szCs w:val="18"/>
              </w:rPr>
              <w:t>Temperature anomaly terms</w:t>
            </w:r>
          </w:p>
        </w:tc>
      </w:tr>
      <w:tr w:rsidR="00130537" w:rsidRPr="0021159B" w14:paraId="12080BE6" w14:textId="77777777" w:rsidTr="00652489">
        <w:trPr>
          <w:trHeight w:val="498"/>
        </w:trPr>
        <w:tc>
          <w:tcPr>
            <w:tcW w:w="827" w:type="dxa"/>
          </w:tcPr>
          <w:p w14:paraId="18C33371" w14:textId="77777777" w:rsidR="00130537" w:rsidRPr="001F5638" w:rsidRDefault="00130537" w:rsidP="002E4730">
            <w:pPr>
              <w:spacing w:after="200" w:line="276" w:lineRule="auto"/>
              <w:rPr>
                <w:rFonts w:ascii="Arial" w:hAnsi="Arial" w:cs="Arial"/>
                <w:sz w:val="18"/>
                <w:szCs w:val="18"/>
              </w:rPr>
            </w:pPr>
            <w:r w:rsidRPr="001F5638">
              <w:rPr>
                <w:rFonts w:ascii="Arial" w:hAnsi="Arial" w:cs="Arial"/>
                <w:sz w:val="18"/>
                <w:szCs w:val="18"/>
              </w:rPr>
              <w:t>1</w:t>
            </w:r>
          </w:p>
        </w:tc>
        <w:tc>
          <w:tcPr>
            <w:tcW w:w="1736" w:type="dxa"/>
          </w:tcPr>
          <w:p w14:paraId="139930B9" w14:textId="781493C1" w:rsidR="00130537" w:rsidRPr="001F5638" w:rsidRDefault="001B3AD7" w:rsidP="002E4730">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76EEE54C" w14:textId="77777777" w:rsidR="00130537" w:rsidRPr="001F5638" w:rsidRDefault="00130537" w:rsidP="002E4730">
            <w:pPr>
              <w:spacing w:after="200" w:line="276" w:lineRule="auto"/>
              <w:rPr>
                <w:rFonts w:ascii="Arial" w:hAnsi="Arial" w:cs="Arial"/>
                <w:sz w:val="18"/>
                <w:szCs w:val="18"/>
                <w:highlight w:val="cyan"/>
              </w:rPr>
            </w:pPr>
            <w:r w:rsidRPr="001F5638">
              <w:rPr>
                <w:rFonts w:ascii="Arial" w:hAnsi="Arial" w:cs="Arial"/>
                <w:sz w:val="18"/>
                <w:szCs w:val="18"/>
              </w:rPr>
              <w:t>-</w:t>
            </w:r>
          </w:p>
        </w:tc>
        <w:tc>
          <w:tcPr>
            <w:tcW w:w="1517" w:type="dxa"/>
          </w:tcPr>
          <w:p w14:paraId="45DF8860" w14:textId="52D722A5" w:rsidR="00130537" w:rsidRPr="001F5638" w:rsidRDefault="001B3AD7" w:rsidP="002E4730">
            <w:pPr>
              <w:spacing w:after="200" w:line="276" w:lineRule="auto"/>
              <w:rPr>
                <w:rFonts w:ascii="Arial" w:hAnsi="Arial" w:cs="Arial"/>
                <w:sz w:val="18"/>
                <w:szCs w:val="18"/>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1</m:t>
                        </m:r>
                      </m:e>
                    </m:d>
                  </m:sup>
                </m:sSubSup>
              </m:oMath>
            </m:oMathPara>
          </w:p>
        </w:tc>
        <w:tc>
          <w:tcPr>
            <w:tcW w:w="967" w:type="dxa"/>
          </w:tcPr>
          <w:p w14:paraId="2B7F96C7" w14:textId="344EB097" w:rsidR="00130537" w:rsidRPr="001F5638" w:rsidRDefault="001B3AD7" w:rsidP="002E4730">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58C82A35" w14:textId="77777777" w:rsidR="00130537" w:rsidRPr="001F5638" w:rsidRDefault="00130537" w:rsidP="002E4730">
            <w:pPr>
              <w:spacing w:after="200" w:line="276" w:lineRule="auto"/>
              <w:jc w:val="center"/>
              <w:rPr>
                <w:rFonts w:ascii="Arial" w:hAnsi="Arial" w:cs="Arial"/>
                <w:sz w:val="18"/>
                <w:szCs w:val="18"/>
                <w:highlight w:val="cyan"/>
              </w:rPr>
            </w:pPr>
            <w:r w:rsidRPr="001F5638">
              <w:rPr>
                <w:rFonts w:ascii="Arial" w:hAnsi="Arial" w:cs="Arial"/>
                <w:sz w:val="18"/>
                <w:szCs w:val="18"/>
              </w:rPr>
              <w:t>-</w:t>
            </w:r>
          </w:p>
        </w:tc>
      </w:tr>
      <w:tr w:rsidR="00652489" w:rsidRPr="0021159B" w14:paraId="03A8D9AF" w14:textId="77777777" w:rsidTr="00652489">
        <w:trPr>
          <w:trHeight w:val="498"/>
        </w:trPr>
        <w:tc>
          <w:tcPr>
            <w:tcW w:w="827" w:type="dxa"/>
          </w:tcPr>
          <w:p w14:paraId="59BD2575"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2</w:t>
            </w:r>
          </w:p>
        </w:tc>
        <w:tc>
          <w:tcPr>
            <w:tcW w:w="1736" w:type="dxa"/>
          </w:tcPr>
          <w:p w14:paraId="4852EE77" w14:textId="7B95DCE1"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309339D3"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w:t>
            </w:r>
          </w:p>
        </w:tc>
        <w:tc>
          <w:tcPr>
            <w:tcW w:w="1517" w:type="dxa"/>
          </w:tcPr>
          <w:p w14:paraId="1B1E3164" w14:textId="339333B1" w:rsidR="00652489" w:rsidRPr="001F5638" w:rsidRDefault="001B3AD7"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1</m:t>
                        </m:r>
                      </m:e>
                    </m:d>
                  </m:sup>
                </m:sSubSup>
              </m:oMath>
            </m:oMathPara>
          </w:p>
        </w:tc>
        <w:tc>
          <w:tcPr>
            <w:tcW w:w="967" w:type="dxa"/>
          </w:tcPr>
          <w:p w14:paraId="705985B8" w14:textId="5F91C520"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356BCD1E" w14:textId="6DCD1BE6" w:rsidR="00652489" w:rsidRPr="001F5638" w:rsidRDefault="001B3AD7" w:rsidP="00652489">
            <w:pPr>
              <w:spacing w:after="200" w:line="276" w:lineRule="auto"/>
              <w:jc w:val="center"/>
              <w:rPr>
                <w:rFonts w:ascii="Arial" w:hAnsi="Arial" w:cs="Arial"/>
                <w:sz w:val="18"/>
                <w:szCs w:val="18"/>
                <w:highlight w:val="cyan"/>
              </w:rPr>
            </w:pPr>
            <m:oMathPara>
              <m:oMath>
                <m:d>
                  <m:dPr>
                    <m:ctrlPr>
                      <w:rPr>
                        <w:rFonts w:ascii="Cambria Math" w:hAnsi="Cambria Math" w:cs="Arial"/>
                        <w:sz w:val="18"/>
                        <w:szCs w:val="18"/>
                      </w:rPr>
                    </m:ctrlPr>
                  </m:dPr>
                  <m:e>
                    <m:r>
                      <w:rPr>
                        <w:rFonts w:ascii="Cambria Math" w:hAnsi="Cambria Math" w:cs="Arial"/>
                        <w:sz w:val="18"/>
                        <w:szCs w:val="18"/>
                      </w:rPr>
                      <m:t>γ</m:t>
                    </m:r>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ν</m:t>
                        </m:r>
                      </m:e>
                      <m:sub>
                        <m:r>
                          <m:rPr>
                            <m:nor/>
                          </m:rPr>
                          <w:rPr>
                            <w:rFonts w:ascii="Cambria Math" w:hAnsi="Cambria Math" w:cs="Arial"/>
                            <w:sz w:val="18"/>
                            <w:szCs w:val="18"/>
                          </w:rPr>
                          <m:t>week of year</m:t>
                        </m:r>
                      </m:sub>
                    </m:sSub>
                    <m:ctrlPr>
                      <w:rPr>
                        <w:rFonts w:ascii="Cambria Math" w:hAnsi="Cambria Math" w:cs="Arial"/>
                        <w:i/>
                        <w:sz w:val="18"/>
                        <w:szCs w:val="18"/>
                      </w:rPr>
                    </m:ctrlPr>
                  </m:e>
                </m:d>
                <m:r>
                  <m:rPr>
                    <m:sty m:val="p"/>
                  </m:rPr>
                  <w:rPr>
                    <w:rFonts w:ascii="Cambria Math" w:hAnsi="Cambria Math" w:cs="Arial"/>
                    <w:sz w:val="18"/>
                    <w:szCs w:val="18"/>
                  </w:rPr>
                  <m:t>⋅</m:t>
                </m:r>
                <m:r>
                  <m:rPr>
                    <m:nor/>
                  </m:rPr>
                  <w:rPr>
                    <w:rFonts w:ascii="Cambria Math" w:hAnsi="Cambria Math" w:cs="Arial"/>
                    <w:sz w:val="18"/>
                    <w:szCs w:val="18"/>
                  </w:rPr>
                  <m:t xml:space="preserve">temperature </m:t>
                </m:r>
                <m:sSub>
                  <m:sSubPr>
                    <m:ctrlPr>
                      <w:rPr>
                        <w:rFonts w:ascii="Cambria Math" w:hAnsi="Cambria Math" w:cs="Arial"/>
                        <w:sz w:val="18"/>
                        <w:szCs w:val="18"/>
                      </w:rPr>
                    </m:ctrlPr>
                  </m:sSubPr>
                  <m:e>
                    <m:r>
                      <m:rPr>
                        <m:nor/>
                      </m:rPr>
                      <w:rPr>
                        <w:rFonts w:ascii="Cambria Math" w:hAnsi="Cambria Math" w:cs="Arial"/>
                        <w:sz w:val="18"/>
                        <w:szCs w:val="18"/>
                      </w:rPr>
                      <m:t>anomaly</m:t>
                    </m:r>
                  </m:e>
                  <m:sub>
                    <m:r>
                      <w:rPr>
                        <w:rFonts w:ascii="Cambria Math" w:hAnsi="Cambria Math" w:cs="Arial"/>
                        <w:sz w:val="18"/>
                        <w:szCs w:val="18"/>
                      </w:rPr>
                      <m:t>week</m:t>
                    </m:r>
                  </m:sub>
                </m:sSub>
              </m:oMath>
            </m:oMathPara>
          </w:p>
        </w:tc>
      </w:tr>
      <w:tr w:rsidR="00652489" w:rsidRPr="0021159B" w14:paraId="7E212620" w14:textId="77777777" w:rsidTr="00652489">
        <w:trPr>
          <w:trHeight w:val="498"/>
        </w:trPr>
        <w:tc>
          <w:tcPr>
            <w:tcW w:w="827" w:type="dxa"/>
          </w:tcPr>
          <w:p w14:paraId="7FB3C39F"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3</w:t>
            </w:r>
          </w:p>
        </w:tc>
        <w:tc>
          <w:tcPr>
            <w:tcW w:w="1736" w:type="dxa"/>
          </w:tcPr>
          <w:p w14:paraId="2E649BAE" w14:textId="38B9F9B2"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64B531DC"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w:t>
            </w:r>
          </w:p>
        </w:tc>
        <w:tc>
          <w:tcPr>
            <w:tcW w:w="1517" w:type="dxa"/>
          </w:tcPr>
          <w:p w14:paraId="1646A1FC" w14:textId="05116D56" w:rsidR="00652489" w:rsidRPr="001F5638" w:rsidRDefault="001B3AD7"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2</m:t>
                        </m:r>
                      </m:e>
                    </m:d>
                  </m:sup>
                </m:sSubSup>
              </m:oMath>
            </m:oMathPara>
          </w:p>
        </w:tc>
        <w:tc>
          <w:tcPr>
            <w:tcW w:w="967" w:type="dxa"/>
          </w:tcPr>
          <w:p w14:paraId="2EC10AF4" w14:textId="35A1BA19"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3ECDF447" w14:textId="28F0B10D" w:rsidR="00652489" w:rsidRPr="001F5638" w:rsidRDefault="00652489" w:rsidP="00652489">
            <w:pPr>
              <w:spacing w:after="200" w:line="276" w:lineRule="auto"/>
              <w:jc w:val="center"/>
              <w:rPr>
                <w:rFonts w:ascii="Arial" w:hAnsi="Arial" w:cs="Arial"/>
                <w:sz w:val="18"/>
                <w:szCs w:val="18"/>
                <w:highlight w:val="cyan"/>
              </w:rPr>
            </w:pPr>
            <w:r w:rsidRPr="001F5638">
              <w:rPr>
                <w:rFonts w:ascii="Arial" w:hAnsi="Arial" w:cs="Arial"/>
                <w:sz w:val="18"/>
                <w:szCs w:val="18"/>
              </w:rPr>
              <w:t>-</w:t>
            </w:r>
          </w:p>
        </w:tc>
      </w:tr>
      <w:tr w:rsidR="00652489" w:rsidRPr="0021159B" w14:paraId="5E1A9B5F" w14:textId="77777777" w:rsidTr="00652489">
        <w:trPr>
          <w:trHeight w:val="498"/>
        </w:trPr>
        <w:tc>
          <w:tcPr>
            <w:tcW w:w="827" w:type="dxa"/>
          </w:tcPr>
          <w:p w14:paraId="58C08DC3"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4</w:t>
            </w:r>
          </w:p>
        </w:tc>
        <w:tc>
          <w:tcPr>
            <w:tcW w:w="1736" w:type="dxa"/>
          </w:tcPr>
          <w:p w14:paraId="6E0B60A8" w14:textId="75DA22C8"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4587FFAC"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w:t>
            </w:r>
          </w:p>
        </w:tc>
        <w:tc>
          <w:tcPr>
            <w:tcW w:w="1517" w:type="dxa"/>
          </w:tcPr>
          <w:p w14:paraId="0D684008" w14:textId="6BF64AF8" w:rsidR="00652489" w:rsidRPr="001F5638" w:rsidRDefault="001B3AD7"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2</m:t>
                        </m:r>
                      </m:e>
                    </m:d>
                  </m:sup>
                </m:sSubSup>
              </m:oMath>
            </m:oMathPara>
          </w:p>
        </w:tc>
        <w:tc>
          <w:tcPr>
            <w:tcW w:w="967" w:type="dxa"/>
          </w:tcPr>
          <w:p w14:paraId="736D1E83" w14:textId="2BD2D6EA"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3C387CDA" w14:textId="049157AC" w:rsidR="00652489" w:rsidRPr="001F5638" w:rsidRDefault="001B3AD7" w:rsidP="00652489">
            <w:pPr>
              <w:spacing w:after="200" w:line="276" w:lineRule="auto"/>
              <w:jc w:val="center"/>
              <w:rPr>
                <w:rFonts w:ascii="Arial" w:hAnsi="Arial" w:cs="Arial"/>
                <w:sz w:val="18"/>
                <w:szCs w:val="18"/>
                <w:highlight w:val="cyan"/>
              </w:rPr>
            </w:pPr>
            <m:oMathPara>
              <m:oMath>
                <m:d>
                  <m:dPr>
                    <m:ctrlPr>
                      <w:rPr>
                        <w:rFonts w:ascii="Cambria Math" w:hAnsi="Cambria Math" w:cs="Arial"/>
                        <w:sz w:val="18"/>
                        <w:szCs w:val="18"/>
                      </w:rPr>
                    </m:ctrlPr>
                  </m:dPr>
                  <m:e>
                    <m:r>
                      <w:rPr>
                        <w:rFonts w:ascii="Cambria Math" w:hAnsi="Cambria Math" w:cs="Arial"/>
                        <w:sz w:val="18"/>
                        <w:szCs w:val="18"/>
                      </w:rPr>
                      <m:t>γ</m:t>
                    </m:r>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ν</m:t>
                        </m:r>
                      </m:e>
                      <m:sub>
                        <m:r>
                          <m:rPr>
                            <m:nor/>
                          </m:rPr>
                          <w:rPr>
                            <w:rFonts w:ascii="Cambria Math" w:hAnsi="Cambria Math" w:cs="Arial"/>
                            <w:sz w:val="18"/>
                            <w:szCs w:val="18"/>
                          </w:rPr>
                          <m:t>week of year</m:t>
                        </m:r>
                      </m:sub>
                    </m:sSub>
                    <m:ctrlPr>
                      <w:rPr>
                        <w:rFonts w:ascii="Cambria Math" w:hAnsi="Cambria Math" w:cs="Arial"/>
                        <w:i/>
                        <w:sz w:val="18"/>
                        <w:szCs w:val="18"/>
                      </w:rPr>
                    </m:ctrlPr>
                  </m:e>
                </m:d>
                <m:r>
                  <m:rPr>
                    <m:sty m:val="p"/>
                  </m:rPr>
                  <w:rPr>
                    <w:rFonts w:ascii="Cambria Math" w:hAnsi="Cambria Math" w:cs="Arial"/>
                    <w:sz w:val="18"/>
                    <w:szCs w:val="18"/>
                  </w:rPr>
                  <m:t>⋅</m:t>
                </m:r>
                <m:r>
                  <m:rPr>
                    <m:nor/>
                  </m:rPr>
                  <w:rPr>
                    <w:rFonts w:ascii="Cambria Math" w:hAnsi="Cambria Math" w:cs="Arial"/>
                    <w:sz w:val="18"/>
                    <w:szCs w:val="18"/>
                  </w:rPr>
                  <m:t xml:space="preserve">temperature </m:t>
                </m:r>
                <m:sSub>
                  <m:sSubPr>
                    <m:ctrlPr>
                      <w:rPr>
                        <w:rFonts w:ascii="Cambria Math" w:hAnsi="Cambria Math" w:cs="Arial"/>
                        <w:sz w:val="18"/>
                        <w:szCs w:val="18"/>
                      </w:rPr>
                    </m:ctrlPr>
                  </m:sSubPr>
                  <m:e>
                    <m:r>
                      <m:rPr>
                        <m:nor/>
                      </m:rPr>
                      <w:rPr>
                        <w:rFonts w:ascii="Cambria Math" w:hAnsi="Cambria Math" w:cs="Arial"/>
                        <w:sz w:val="18"/>
                        <w:szCs w:val="18"/>
                      </w:rPr>
                      <m:t>anomaly</m:t>
                    </m:r>
                  </m:e>
                  <m:sub>
                    <m:r>
                      <w:rPr>
                        <w:rFonts w:ascii="Cambria Math" w:hAnsi="Cambria Math" w:cs="Arial"/>
                        <w:sz w:val="18"/>
                        <w:szCs w:val="18"/>
                      </w:rPr>
                      <m:t>week</m:t>
                    </m:r>
                  </m:sub>
                </m:sSub>
              </m:oMath>
            </m:oMathPara>
          </w:p>
        </w:tc>
      </w:tr>
      <w:tr w:rsidR="00652489" w:rsidRPr="0021159B" w14:paraId="30D31189" w14:textId="77777777" w:rsidTr="00652489">
        <w:trPr>
          <w:trHeight w:val="498"/>
        </w:trPr>
        <w:tc>
          <w:tcPr>
            <w:tcW w:w="827" w:type="dxa"/>
          </w:tcPr>
          <w:p w14:paraId="3DC78618"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5</w:t>
            </w:r>
          </w:p>
        </w:tc>
        <w:tc>
          <w:tcPr>
            <w:tcW w:w="1736" w:type="dxa"/>
          </w:tcPr>
          <w:p w14:paraId="2A7026DA" w14:textId="48975AAC"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2B8F54C2"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w:t>
            </w:r>
          </w:p>
        </w:tc>
        <w:tc>
          <w:tcPr>
            <w:tcW w:w="1517" w:type="dxa"/>
          </w:tcPr>
          <w:p w14:paraId="34B36EF8" w14:textId="3B144E03" w:rsidR="00652489" w:rsidRPr="001F5638" w:rsidRDefault="001B3AD7"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4</m:t>
                        </m:r>
                      </m:e>
                    </m:d>
                  </m:sup>
                </m:sSubSup>
              </m:oMath>
            </m:oMathPara>
          </w:p>
        </w:tc>
        <w:tc>
          <w:tcPr>
            <w:tcW w:w="967" w:type="dxa"/>
          </w:tcPr>
          <w:p w14:paraId="62B4E76C" w14:textId="4DE89768"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511F1770" w14:textId="7830FD5B" w:rsidR="00652489" w:rsidRPr="001F5638" w:rsidRDefault="00652489" w:rsidP="00652489">
            <w:pPr>
              <w:spacing w:after="200" w:line="276" w:lineRule="auto"/>
              <w:jc w:val="center"/>
              <w:rPr>
                <w:rFonts w:ascii="Arial" w:hAnsi="Arial" w:cs="Arial"/>
                <w:sz w:val="18"/>
                <w:szCs w:val="18"/>
                <w:highlight w:val="cyan"/>
              </w:rPr>
            </w:pPr>
            <w:r w:rsidRPr="001F5638">
              <w:rPr>
                <w:rFonts w:ascii="Arial" w:hAnsi="Arial" w:cs="Arial"/>
                <w:sz w:val="18"/>
                <w:szCs w:val="18"/>
              </w:rPr>
              <w:t>-</w:t>
            </w:r>
          </w:p>
        </w:tc>
      </w:tr>
      <w:tr w:rsidR="00652489" w:rsidRPr="0021159B" w14:paraId="2354FCF3" w14:textId="77777777" w:rsidTr="00652489">
        <w:trPr>
          <w:trHeight w:val="498"/>
        </w:trPr>
        <w:tc>
          <w:tcPr>
            <w:tcW w:w="827" w:type="dxa"/>
          </w:tcPr>
          <w:p w14:paraId="2C547330"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6</w:t>
            </w:r>
          </w:p>
        </w:tc>
        <w:tc>
          <w:tcPr>
            <w:tcW w:w="1736" w:type="dxa"/>
          </w:tcPr>
          <w:p w14:paraId="3ED3B7AD" w14:textId="145A40A6"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5B3A4D60" w14:textId="77777777" w:rsidR="00652489" w:rsidRPr="001F5638" w:rsidRDefault="00652489" w:rsidP="00652489">
            <w:pPr>
              <w:spacing w:after="200" w:line="276" w:lineRule="auto"/>
              <w:rPr>
                <w:rFonts w:ascii="Arial" w:hAnsi="Arial" w:cs="Arial"/>
                <w:sz w:val="18"/>
                <w:szCs w:val="18"/>
                <w:highlight w:val="cyan"/>
              </w:rPr>
            </w:pPr>
            <w:r w:rsidRPr="001F5638">
              <w:rPr>
                <w:rFonts w:ascii="Arial" w:hAnsi="Arial" w:cs="Arial"/>
                <w:sz w:val="18"/>
                <w:szCs w:val="18"/>
              </w:rPr>
              <w:t>-</w:t>
            </w:r>
          </w:p>
        </w:tc>
        <w:tc>
          <w:tcPr>
            <w:tcW w:w="1517" w:type="dxa"/>
          </w:tcPr>
          <w:p w14:paraId="66B73A6F" w14:textId="7B5B700D" w:rsidR="00652489" w:rsidRPr="001F5638" w:rsidRDefault="001B3AD7"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4</m:t>
                        </m:r>
                      </m:e>
                    </m:d>
                  </m:sup>
                </m:sSubSup>
              </m:oMath>
            </m:oMathPara>
          </w:p>
        </w:tc>
        <w:tc>
          <w:tcPr>
            <w:tcW w:w="967" w:type="dxa"/>
          </w:tcPr>
          <w:p w14:paraId="1E499702" w14:textId="3A82369F"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0832E3AC" w14:textId="3078833A" w:rsidR="00652489" w:rsidRPr="001F5638" w:rsidRDefault="001B3AD7" w:rsidP="00652489">
            <w:pPr>
              <w:spacing w:after="200" w:line="276" w:lineRule="auto"/>
              <w:jc w:val="center"/>
              <w:rPr>
                <w:rFonts w:ascii="Arial" w:hAnsi="Arial" w:cs="Arial"/>
                <w:sz w:val="18"/>
                <w:szCs w:val="18"/>
                <w:highlight w:val="cyan"/>
              </w:rPr>
            </w:pPr>
            <m:oMathPara>
              <m:oMath>
                <m:d>
                  <m:dPr>
                    <m:ctrlPr>
                      <w:rPr>
                        <w:rFonts w:ascii="Cambria Math" w:hAnsi="Cambria Math" w:cs="Arial"/>
                        <w:sz w:val="18"/>
                        <w:szCs w:val="18"/>
                      </w:rPr>
                    </m:ctrlPr>
                  </m:dPr>
                  <m:e>
                    <m:r>
                      <w:rPr>
                        <w:rFonts w:ascii="Cambria Math" w:hAnsi="Cambria Math" w:cs="Arial"/>
                        <w:sz w:val="18"/>
                        <w:szCs w:val="18"/>
                      </w:rPr>
                      <m:t>γ</m:t>
                    </m:r>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ν</m:t>
                        </m:r>
                      </m:e>
                      <m:sub>
                        <m:r>
                          <m:rPr>
                            <m:nor/>
                          </m:rPr>
                          <w:rPr>
                            <w:rFonts w:ascii="Cambria Math" w:hAnsi="Cambria Math" w:cs="Arial"/>
                            <w:sz w:val="18"/>
                            <w:szCs w:val="18"/>
                          </w:rPr>
                          <m:t>week of year</m:t>
                        </m:r>
                      </m:sub>
                    </m:sSub>
                    <m:ctrlPr>
                      <w:rPr>
                        <w:rFonts w:ascii="Cambria Math" w:hAnsi="Cambria Math" w:cs="Arial"/>
                        <w:i/>
                        <w:sz w:val="18"/>
                        <w:szCs w:val="18"/>
                      </w:rPr>
                    </m:ctrlPr>
                  </m:e>
                </m:d>
                <m:r>
                  <m:rPr>
                    <m:sty m:val="p"/>
                  </m:rPr>
                  <w:rPr>
                    <w:rFonts w:ascii="Cambria Math" w:hAnsi="Cambria Math" w:cs="Arial"/>
                    <w:sz w:val="18"/>
                    <w:szCs w:val="18"/>
                  </w:rPr>
                  <m:t>⋅</m:t>
                </m:r>
                <m:r>
                  <m:rPr>
                    <m:nor/>
                  </m:rPr>
                  <w:rPr>
                    <w:rFonts w:ascii="Cambria Math" w:hAnsi="Cambria Math" w:cs="Arial"/>
                    <w:sz w:val="18"/>
                    <w:szCs w:val="18"/>
                  </w:rPr>
                  <m:t xml:space="preserve">temperature </m:t>
                </m:r>
                <m:sSub>
                  <m:sSubPr>
                    <m:ctrlPr>
                      <w:rPr>
                        <w:rFonts w:ascii="Cambria Math" w:hAnsi="Cambria Math" w:cs="Arial"/>
                        <w:sz w:val="18"/>
                        <w:szCs w:val="18"/>
                      </w:rPr>
                    </m:ctrlPr>
                  </m:sSubPr>
                  <m:e>
                    <m:r>
                      <m:rPr>
                        <m:nor/>
                      </m:rPr>
                      <w:rPr>
                        <w:rFonts w:ascii="Cambria Math" w:hAnsi="Cambria Math" w:cs="Arial"/>
                        <w:sz w:val="18"/>
                        <w:szCs w:val="18"/>
                      </w:rPr>
                      <m:t>anomaly</m:t>
                    </m:r>
                  </m:e>
                  <m:sub>
                    <m:r>
                      <w:rPr>
                        <w:rFonts w:ascii="Cambria Math" w:hAnsi="Cambria Math" w:cs="Arial"/>
                        <w:sz w:val="18"/>
                        <w:szCs w:val="18"/>
                      </w:rPr>
                      <m:t>week</m:t>
                    </m:r>
                  </m:sub>
                </m:sSub>
              </m:oMath>
            </m:oMathPara>
          </w:p>
        </w:tc>
      </w:tr>
      <w:tr w:rsidR="00652489" w:rsidRPr="0021159B" w14:paraId="4115AF19" w14:textId="77777777" w:rsidTr="00652489">
        <w:trPr>
          <w:trHeight w:val="498"/>
        </w:trPr>
        <w:tc>
          <w:tcPr>
            <w:tcW w:w="827" w:type="dxa"/>
          </w:tcPr>
          <w:p w14:paraId="0E78CA5A"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7</w:t>
            </w:r>
          </w:p>
        </w:tc>
        <w:tc>
          <w:tcPr>
            <w:tcW w:w="1736" w:type="dxa"/>
          </w:tcPr>
          <w:p w14:paraId="4AF78A87" w14:textId="69631E72"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158A40DA" w14:textId="77777777" w:rsidR="00652489" w:rsidRPr="001F5638" w:rsidRDefault="00652489" w:rsidP="00652489">
            <w:pPr>
              <w:spacing w:after="200" w:line="276" w:lineRule="auto"/>
              <w:rPr>
                <w:rFonts w:ascii="Arial" w:hAnsi="Arial" w:cs="Arial"/>
                <w:sz w:val="18"/>
                <w:szCs w:val="18"/>
                <w:highlight w:val="cyan"/>
              </w:rPr>
            </w:pPr>
            <w:r w:rsidRPr="001F5638">
              <w:rPr>
                <w:rFonts w:ascii="Arial" w:hAnsi="Arial" w:cs="Arial"/>
                <w:sz w:val="18"/>
                <w:szCs w:val="18"/>
              </w:rPr>
              <w:t>-</w:t>
            </w:r>
          </w:p>
        </w:tc>
        <w:tc>
          <w:tcPr>
            <w:tcW w:w="1517" w:type="dxa"/>
          </w:tcPr>
          <w:p w14:paraId="73E69C92" w14:textId="13AC13C8" w:rsidR="00652489" w:rsidRPr="001F5638" w:rsidRDefault="001B3AD7"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8</m:t>
                        </m:r>
                      </m:e>
                    </m:d>
                  </m:sup>
                </m:sSubSup>
              </m:oMath>
            </m:oMathPara>
          </w:p>
        </w:tc>
        <w:tc>
          <w:tcPr>
            <w:tcW w:w="967" w:type="dxa"/>
          </w:tcPr>
          <w:p w14:paraId="711181C6" w14:textId="4561A311"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47AC8922" w14:textId="6989D12B" w:rsidR="00652489" w:rsidRPr="001F5638" w:rsidRDefault="00652489" w:rsidP="00652489">
            <w:pPr>
              <w:spacing w:after="200" w:line="276" w:lineRule="auto"/>
              <w:jc w:val="center"/>
              <w:rPr>
                <w:rFonts w:ascii="Arial" w:hAnsi="Arial" w:cs="Arial"/>
                <w:sz w:val="18"/>
                <w:szCs w:val="18"/>
                <w:highlight w:val="cyan"/>
              </w:rPr>
            </w:pPr>
            <w:r w:rsidRPr="001F5638">
              <w:rPr>
                <w:rFonts w:ascii="Arial" w:hAnsi="Arial" w:cs="Arial"/>
                <w:sz w:val="18"/>
                <w:szCs w:val="18"/>
              </w:rPr>
              <w:t>-</w:t>
            </w:r>
          </w:p>
        </w:tc>
      </w:tr>
      <w:tr w:rsidR="00652489" w:rsidRPr="0021159B" w14:paraId="31C4371A" w14:textId="77777777" w:rsidTr="00652489">
        <w:trPr>
          <w:trHeight w:val="498"/>
        </w:trPr>
        <w:tc>
          <w:tcPr>
            <w:tcW w:w="827" w:type="dxa"/>
          </w:tcPr>
          <w:p w14:paraId="77EB3270"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8</w:t>
            </w:r>
          </w:p>
        </w:tc>
        <w:tc>
          <w:tcPr>
            <w:tcW w:w="1736" w:type="dxa"/>
          </w:tcPr>
          <w:p w14:paraId="14FAE328" w14:textId="36295C1C"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77E941BB" w14:textId="77777777" w:rsidR="00652489" w:rsidRPr="001F5638" w:rsidRDefault="00652489" w:rsidP="00652489">
            <w:pPr>
              <w:spacing w:after="200" w:line="276" w:lineRule="auto"/>
              <w:rPr>
                <w:rFonts w:ascii="Arial" w:hAnsi="Arial" w:cs="Arial"/>
                <w:sz w:val="18"/>
                <w:szCs w:val="18"/>
                <w:highlight w:val="cyan"/>
              </w:rPr>
            </w:pPr>
            <w:r w:rsidRPr="001F5638">
              <w:rPr>
                <w:rFonts w:ascii="Arial" w:hAnsi="Arial" w:cs="Arial"/>
                <w:sz w:val="18"/>
                <w:szCs w:val="18"/>
              </w:rPr>
              <w:t>-</w:t>
            </w:r>
          </w:p>
        </w:tc>
        <w:tc>
          <w:tcPr>
            <w:tcW w:w="1517" w:type="dxa"/>
          </w:tcPr>
          <w:p w14:paraId="4A8B98B8" w14:textId="7A13BBD0" w:rsidR="00652489" w:rsidRPr="001F5638" w:rsidRDefault="001B3AD7"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8</m:t>
                        </m:r>
                      </m:e>
                    </m:d>
                  </m:sup>
                </m:sSubSup>
              </m:oMath>
            </m:oMathPara>
          </w:p>
        </w:tc>
        <w:tc>
          <w:tcPr>
            <w:tcW w:w="967" w:type="dxa"/>
          </w:tcPr>
          <w:p w14:paraId="686EB95C" w14:textId="630EC80A"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7AC9FB8D" w14:textId="5B09A9ED" w:rsidR="00652489" w:rsidRPr="001F5638" w:rsidRDefault="001B3AD7" w:rsidP="00652489">
            <w:pPr>
              <w:spacing w:after="200" w:line="276" w:lineRule="auto"/>
              <w:jc w:val="center"/>
              <w:rPr>
                <w:rFonts w:ascii="Arial" w:hAnsi="Arial" w:cs="Arial"/>
                <w:sz w:val="18"/>
                <w:szCs w:val="18"/>
                <w:highlight w:val="cyan"/>
              </w:rPr>
            </w:pPr>
            <m:oMathPara>
              <m:oMath>
                <m:d>
                  <m:dPr>
                    <m:ctrlPr>
                      <w:rPr>
                        <w:rFonts w:ascii="Cambria Math" w:hAnsi="Cambria Math" w:cs="Arial"/>
                        <w:sz w:val="18"/>
                        <w:szCs w:val="18"/>
                      </w:rPr>
                    </m:ctrlPr>
                  </m:dPr>
                  <m:e>
                    <m:r>
                      <w:rPr>
                        <w:rFonts w:ascii="Cambria Math" w:hAnsi="Cambria Math" w:cs="Arial"/>
                        <w:sz w:val="18"/>
                        <w:szCs w:val="18"/>
                      </w:rPr>
                      <m:t>γ</m:t>
                    </m:r>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ν</m:t>
                        </m:r>
                      </m:e>
                      <m:sub>
                        <m:r>
                          <m:rPr>
                            <m:nor/>
                          </m:rPr>
                          <w:rPr>
                            <w:rFonts w:ascii="Cambria Math" w:hAnsi="Cambria Math" w:cs="Arial"/>
                            <w:sz w:val="18"/>
                            <w:szCs w:val="18"/>
                          </w:rPr>
                          <m:t>week of year</m:t>
                        </m:r>
                      </m:sub>
                    </m:sSub>
                    <m:ctrlPr>
                      <w:rPr>
                        <w:rFonts w:ascii="Cambria Math" w:hAnsi="Cambria Math" w:cs="Arial"/>
                        <w:i/>
                        <w:sz w:val="18"/>
                        <w:szCs w:val="18"/>
                      </w:rPr>
                    </m:ctrlPr>
                  </m:e>
                </m:d>
                <m:r>
                  <m:rPr>
                    <m:sty m:val="p"/>
                  </m:rPr>
                  <w:rPr>
                    <w:rFonts w:ascii="Cambria Math" w:hAnsi="Cambria Math" w:cs="Arial"/>
                    <w:sz w:val="18"/>
                    <w:szCs w:val="18"/>
                  </w:rPr>
                  <m:t>⋅</m:t>
                </m:r>
                <m:r>
                  <m:rPr>
                    <m:nor/>
                  </m:rPr>
                  <w:rPr>
                    <w:rFonts w:ascii="Cambria Math" w:hAnsi="Cambria Math" w:cs="Arial"/>
                    <w:sz w:val="18"/>
                    <w:szCs w:val="18"/>
                  </w:rPr>
                  <m:t xml:space="preserve">temperature </m:t>
                </m:r>
                <m:sSub>
                  <m:sSubPr>
                    <m:ctrlPr>
                      <w:rPr>
                        <w:rFonts w:ascii="Cambria Math" w:hAnsi="Cambria Math" w:cs="Arial"/>
                        <w:sz w:val="18"/>
                        <w:szCs w:val="18"/>
                      </w:rPr>
                    </m:ctrlPr>
                  </m:sSubPr>
                  <m:e>
                    <m:r>
                      <m:rPr>
                        <m:nor/>
                      </m:rPr>
                      <w:rPr>
                        <w:rFonts w:ascii="Cambria Math" w:hAnsi="Cambria Math" w:cs="Arial"/>
                        <w:sz w:val="18"/>
                        <w:szCs w:val="18"/>
                      </w:rPr>
                      <m:t>anomaly</m:t>
                    </m:r>
                  </m:e>
                  <m:sub>
                    <m:r>
                      <w:rPr>
                        <w:rFonts w:ascii="Cambria Math" w:hAnsi="Cambria Math" w:cs="Arial"/>
                        <w:sz w:val="18"/>
                        <w:szCs w:val="18"/>
                      </w:rPr>
                      <m:t>week</m:t>
                    </m:r>
                  </m:sub>
                </m:sSub>
              </m:oMath>
            </m:oMathPara>
          </w:p>
        </w:tc>
      </w:tr>
      <w:tr w:rsidR="00652489" w:rsidRPr="0021159B" w14:paraId="0FC1B95E" w14:textId="77777777" w:rsidTr="00652489">
        <w:trPr>
          <w:trHeight w:val="498"/>
        </w:trPr>
        <w:tc>
          <w:tcPr>
            <w:tcW w:w="827" w:type="dxa"/>
          </w:tcPr>
          <w:p w14:paraId="4F82A30E"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9</w:t>
            </w:r>
          </w:p>
        </w:tc>
        <w:tc>
          <w:tcPr>
            <w:tcW w:w="1736" w:type="dxa"/>
          </w:tcPr>
          <w:p w14:paraId="61B63C48" w14:textId="2CBF0D81"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27337B16" w14:textId="5F93BC7B" w:rsidR="00652489" w:rsidRPr="001F5638" w:rsidRDefault="00652489" w:rsidP="00652489">
            <w:pPr>
              <w:spacing w:after="200" w:line="276" w:lineRule="auto"/>
              <w:rPr>
                <w:rFonts w:ascii="Arial" w:hAnsi="Arial" w:cs="Arial"/>
                <w:i/>
                <w:sz w:val="18"/>
                <w:szCs w:val="18"/>
                <w:highlight w:val="cyan"/>
                <w:lang w:val="el-GR"/>
              </w:rPr>
            </w:pPr>
            <m:oMathPara>
              <m:oMath>
                <m:r>
                  <w:rPr>
                    <w:rFonts w:ascii="Cambria Math" w:hAnsi="Cambria Math" w:cs="Arial"/>
                    <w:sz w:val="18"/>
                    <w:szCs w:val="18"/>
                  </w:rPr>
                  <m:t>β</m:t>
                </m:r>
                <m:r>
                  <m:rPr>
                    <m:sty m:val="p"/>
                  </m:rPr>
                  <w:rPr>
                    <w:rFonts w:ascii="Cambria Math" w:hAnsi="Cambria Math" w:cs="Arial"/>
                    <w:sz w:val="18"/>
                    <w:szCs w:val="18"/>
                  </w:rPr>
                  <m:t>⋅</m:t>
                </m:r>
                <m:r>
                  <w:rPr>
                    <w:rFonts w:ascii="Cambria Math" w:hAnsi="Cambria Math" w:cs="Arial"/>
                    <w:sz w:val="18"/>
                    <w:szCs w:val="18"/>
                  </w:rPr>
                  <m:t>week</m:t>
                </m:r>
              </m:oMath>
            </m:oMathPara>
          </w:p>
        </w:tc>
        <w:tc>
          <w:tcPr>
            <w:tcW w:w="1517" w:type="dxa"/>
          </w:tcPr>
          <w:p w14:paraId="7D05C82A" w14:textId="11301F60" w:rsidR="00652489" w:rsidRPr="001F5638" w:rsidRDefault="001B3AD7"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1</m:t>
                        </m:r>
                      </m:e>
                    </m:d>
                  </m:sup>
                </m:sSubSup>
              </m:oMath>
            </m:oMathPara>
          </w:p>
        </w:tc>
        <w:tc>
          <w:tcPr>
            <w:tcW w:w="967" w:type="dxa"/>
          </w:tcPr>
          <w:p w14:paraId="61DCF6E8" w14:textId="7BDC2D73"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74F901A9" w14:textId="5C0DECD1" w:rsidR="00652489" w:rsidRPr="001F5638" w:rsidRDefault="00652489" w:rsidP="00652489">
            <w:pPr>
              <w:spacing w:after="200" w:line="276" w:lineRule="auto"/>
              <w:jc w:val="center"/>
              <w:rPr>
                <w:rFonts w:ascii="Arial" w:hAnsi="Arial" w:cs="Arial"/>
                <w:sz w:val="18"/>
                <w:szCs w:val="18"/>
                <w:highlight w:val="cyan"/>
              </w:rPr>
            </w:pPr>
            <w:r w:rsidRPr="001F5638">
              <w:rPr>
                <w:rFonts w:ascii="Arial" w:hAnsi="Arial" w:cs="Arial"/>
                <w:sz w:val="18"/>
                <w:szCs w:val="18"/>
              </w:rPr>
              <w:t>-</w:t>
            </w:r>
          </w:p>
        </w:tc>
      </w:tr>
      <w:tr w:rsidR="00652489" w:rsidRPr="0021159B" w14:paraId="05FCE8F7" w14:textId="77777777" w:rsidTr="00652489">
        <w:trPr>
          <w:trHeight w:val="498"/>
        </w:trPr>
        <w:tc>
          <w:tcPr>
            <w:tcW w:w="827" w:type="dxa"/>
          </w:tcPr>
          <w:p w14:paraId="15F10020"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10</w:t>
            </w:r>
          </w:p>
        </w:tc>
        <w:tc>
          <w:tcPr>
            <w:tcW w:w="1736" w:type="dxa"/>
          </w:tcPr>
          <w:p w14:paraId="599E8F36" w14:textId="1A52E396"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32E8DE50" w14:textId="7F45CF49" w:rsidR="00652489" w:rsidRPr="001F5638" w:rsidRDefault="00652489" w:rsidP="00652489">
            <w:pPr>
              <w:spacing w:after="200" w:line="276" w:lineRule="auto"/>
              <w:rPr>
                <w:rFonts w:ascii="Arial" w:hAnsi="Arial" w:cs="Arial"/>
                <w:sz w:val="18"/>
                <w:szCs w:val="18"/>
                <w:highlight w:val="cyan"/>
              </w:rPr>
            </w:pPr>
            <m:oMathPara>
              <m:oMath>
                <m:r>
                  <w:rPr>
                    <w:rFonts w:ascii="Cambria Math" w:hAnsi="Cambria Math" w:cs="Arial"/>
                    <w:sz w:val="18"/>
                    <w:szCs w:val="18"/>
                  </w:rPr>
                  <m:t>β</m:t>
                </m:r>
                <m:r>
                  <m:rPr>
                    <m:sty m:val="p"/>
                  </m:rPr>
                  <w:rPr>
                    <w:rFonts w:ascii="Cambria Math" w:hAnsi="Cambria Math" w:cs="Arial"/>
                    <w:sz w:val="18"/>
                    <w:szCs w:val="18"/>
                  </w:rPr>
                  <m:t>⋅</m:t>
                </m:r>
                <m:r>
                  <w:rPr>
                    <w:rFonts w:ascii="Cambria Math" w:hAnsi="Cambria Math" w:cs="Arial"/>
                    <w:sz w:val="18"/>
                    <w:szCs w:val="18"/>
                  </w:rPr>
                  <m:t>week</m:t>
                </m:r>
              </m:oMath>
            </m:oMathPara>
          </w:p>
        </w:tc>
        <w:tc>
          <w:tcPr>
            <w:tcW w:w="1517" w:type="dxa"/>
          </w:tcPr>
          <w:p w14:paraId="2AA578C8" w14:textId="2184507D" w:rsidR="00652489" w:rsidRPr="001F5638" w:rsidRDefault="001B3AD7"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1</m:t>
                        </m:r>
                      </m:e>
                    </m:d>
                  </m:sup>
                </m:sSubSup>
              </m:oMath>
            </m:oMathPara>
          </w:p>
        </w:tc>
        <w:tc>
          <w:tcPr>
            <w:tcW w:w="967" w:type="dxa"/>
          </w:tcPr>
          <w:p w14:paraId="291762B4" w14:textId="50B50231"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01326943" w14:textId="2C406AAD" w:rsidR="00652489" w:rsidRPr="001F5638" w:rsidRDefault="001B3AD7" w:rsidP="00652489">
            <w:pPr>
              <w:spacing w:after="200" w:line="276" w:lineRule="auto"/>
              <w:jc w:val="center"/>
              <w:rPr>
                <w:rFonts w:ascii="Arial" w:hAnsi="Arial" w:cs="Arial"/>
                <w:sz w:val="18"/>
                <w:szCs w:val="18"/>
                <w:highlight w:val="cyan"/>
              </w:rPr>
            </w:pPr>
            <m:oMathPara>
              <m:oMath>
                <m:d>
                  <m:dPr>
                    <m:ctrlPr>
                      <w:rPr>
                        <w:rFonts w:ascii="Cambria Math" w:hAnsi="Cambria Math" w:cs="Arial"/>
                        <w:sz w:val="18"/>
                        <w:szCs w:val="18"/>
                      </w:rPr>
                    </m:ctrlPr>
                  </m:dPr>
                  <m:e>
                    <m:r>
                      <w:rPr>
                        <w:rFonts w:ascii="Cambria Math" w:hAnsi="Cambria Math" w:cs="Arial"/>
                        <w:sz w:val="18"/>
                        <w:szCs w:val="18"/>
                      </w:rPr>
                      <m:t>γ</m:t>
                    </m:r>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ν</m:t>
                        </m:r>
                      </m:e>
                      <m:sub>
                        <m:r>
                          <m:rPr>
                            <m:nor/>
                          </m:rPr>
                          <w:rPr>
                            <w:rFonts w:ascii="Cambria Math" w:hAnsi="Cambria Math" w:cs="Arial"/>
                            <w:sz w:val="18"/>
                            <w:szCs w:val="18"/>
                          </w:rPr>
                          <m:t>week of year</m:t>
                        </m:r>
                      </m:sub>
                    </m:sSub>
                    <m:ctrlPr>
                      <w:rPr>
                        <w:rFonts w:ascii="Cambria Math" w:hAnsi="Cambria Math" w:cs="Arial"/>
                        <w:i/>
                        <w:sz w:val="18"/>
                        <w:szCs w:val="18"/>
                      </w:rPr>
                    </m:ctrlPr>
                  </m:e>
                </m:d>
                <m:r>
                  <m:rPr>
                    <m:sty m:val="p"/>
                  </m:rPr>
                  <w:rPr>
                    <w:rFonts w:ascii="Cambria Math" w:hAnsi="Cambria Math" w:cs="Arial"/>
                    <w:sz w:val="18"/>
                    <w:szCs w:val="18"/>
                  </w:rPr>
                  <m:t>⋅</m:t>
                </m:r>
                <m:r>
                  <m:rPr>
                    <m:nor/>
                  </m:rPr>
                  <w:rPr>
                    <w:rFonts w:ascii="Cambria Math" w:hAnsi="Cambria Math" w:cs="Arial"/>
                    <w:sz w:val="18"/>
                    <w:szCs w:val="18"/>
                  </w:rPr>
                  <m:t xml:space="preserve">temperature </m:t>
                </m:r>
                <m:sSub>
                  <m:sSubPr>
                    <m:ctrlPr>
                      <w:rPr>
                        <w:rFonts w:ascii="Cambria Math" w:hAnsi="Cambria Math" w:cs="Arial"/>
                        <w:sz w:val="18"/>
                        <w:szCs w:val="18"/>
                      </w:rPr>
                    </m:ctrlPr>
                  </m:sSubPr>
                  <m:e>
                    <m:r>
                      <m:rPr>
                        <m:nor/>
                      </m:rPr>
                      <w:rPr>
                        <w:rFonts w:ascii="Cambria Math" w:hAnsi="Cambria Math" w:cs="Arial"/>
                        <w:sz w:val="18"/>
                        <w:szCs w:val="18"/>
                      </w:rPr>
                      <m:t>anomaly</m:t>
                    </m:r>
                  </m:e>
                  <m:sub>
                    <m:r>
                      <w:rPr>
                        <w:rFonts w:ascii="Cambria Math" w:hAnsi="Cambria Math" w:cs="Arial"/>
                        <w:sz w:val="18"/>
                        <w:szCs w:val="18"/>
                      </w:rPr>
                      <m:t>week</m:t>
                    </m:r>
                  </m:sub>
                </m:sSub>
              </m:oMath>
            </m:oMathPara>
          </w:p>
        </w:tc>
      </w:tr>
      <w:tr w:rsidR="00652489" w:rsidRPr="0021159B" w14:paraId="550FA894" w14:textId="77777777" w:rsidTr="00652489">
        <w:trPr>
          <w:trHeight w:val="498"/>
        </w:trPr>
        <w:tc>
          <w:tcPr>
            <w:tcW w:w="827" w:type="dxa"/>
          </w:tcPr>
          <w:p w14:paraId="5281F2FE"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11</w:t>
            </w:r>
          </w:p>
        </w:tc>
        <w:tc>
          <w:tcPr>
            <w:tcW w:w="1736" w:type="dxa"/>
          </w:tcPr>
          <w:p w14:paraId="5E53E680" w14:textId="6DED1ABD"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53BEB07D" w14:textId="65AD5D7C" w:rsidR="00652489" w:rsidRPr="001F5638" w:rsidRDefault="00652489" w:rsidP="00652489">
            <w:pPr>
              <w:spacing w:after="200" w:line="276" w:lineRule="auto"/>
              <w:rPr>
                <w:rFonts w:ascii="Arial" w:hAnsi="Arial" w:cs="Arial"/>
                <w:sz w:val="18"/>
                <w:szCs w:val="18"/>
                <w:highlight w:val="cyan"/>
              </w:rPr>
            </w:pPr>
            <m:oMathPara>
              <m:oMath>
                <m:r>
                  <w:rPr>
                    <w:rFonts w:ascii="Cambria Math" w:hAnsi="Cambria Math" w:cs="Arial"/>
                    <w:sz w:val="18"/>
                    <w:szCs w:val="18"/>
                  </w:rPr>
                  <m:t>β</m:t>
                </m:r>
                <m:r>
                  <m:rPr>
                    <m:sty m:val="p"/>
                  </m:rPr>
                  <w:rPr>
                    <w:rFonts w:ascii="Cambria Math" w:hAnsi="Cambria Math" w:cs="Arial"/>
                    <w:sz w:val="18"/>
                    <w:szCs w:val="18"/>
                  </w:rPr>
                  <m:t>⋅</m:t>
                </m:r>
                <m:r>
                  <w:rPr>
                    <w:rFonts w:ascii="Cambria Math" w:hAnsi="Cambria Math" w:cs="Arial"/>
                    <w:sz w:val="18"/>
                    <w:szCs w:val="18"/>
                  </w:rPr>
                  <m:t>week</m:t>
                </m:r>
              </m:oMath>
            </m:oMathPara>
          </w:p>
        </w:tc>
        <w:tc>
          <w:tcPr>
            <w:tcW w:w="1517" w:type="dxa"/>
          </w:tcPr>
          <w:p w14:paraId="55858C24" w14:textId="51A107F6" w:rsidR="00652489" w:rsidRPr="001F5638" w:rsidRDefault="001B3AD7"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2</m:t>
                        </m:r>
                      </m:e>
                    </m:d>
                  </m:sup>
                </m:sSubSup>
              </m:oMath>
            </m:oMathPara>
          </w:p>
        </w:tc>
        <w:tc>
          <w:tcPr>
            <w:tcW w:w="967" w:type="dxa"/>
          </w:tcPr>
          <w:p w14:paraId="7F5E2E05" w14:textId="6E76AE77"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5B187A10" w14:textId="1ABE8D66" w:rsidR="00652489" w:rsidRPr="001F5638" w:rsidRDefault="00652489" w:rsidP="00652489">
            <w:pPr>
              <w:spacing w:after="200" w:line="276" w:lineRule="auto"/>
              <w:jc w:val="center"/>
              <w:rPr>
                <w:rFonts w:ascii="Arial" w:hAnsi="Arial" w:cs="Arial"/>
                <w:sz w:val="18"/>
                <w:szCs w:val="18"/>
                <w:highlight w:val="cyan"/>
              </w:rPr>
            </w:pPr>
            <w:r w:rsidRPr="001F5638">
              <w:rPr>
                <w:rFonts w:ascii="Arial" w:hAnsi="Arial" w:cs="Arial"/>
                <w:sz w:val="18"/>
                <w:szCs w:val="18"/>
              </w:rPr>
              <w:t>-</w:t>
            </w:r>
          </w:p>
        </w:tc>
      </w:tr>
      <w:tr w:rsidR="00652489" w:rsidRPr="0021159B" w14:paraId="5BAFA569" w14:textId="77777777" w:rsidTr="00652489">
        <w:trPr>
          <w:trHeight w:val="498"/>
        </w:trPr>
        <w:tc>
          <w:tcPr>
            <w:tcW w:w="827" w:type="dxa"/>
          </w:tcPr>
          <w:p w14:paraId="54C31DC4"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12</w:t>
            </w:r>
          </w:p>
        </w:tc>
        <w:tc>
          <w:tcPr>
            <w:tcW w:w="1736" w:type="dxa"/>
          </w:tcPr>
          <w:p w14:paraId="5C59C689" w14:textId="5C67A7A7"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7B2269E8" w14:textId="55BD70BF" w:rsidR="00652489" w:rsidRPr="001F5638" w:rsidRDefault="00652489" w:rsidP="00652489">
            <w:pPr>
              <w:spacing w:after="200" w:line="276" w:lineRule="auto"/>
              <w:rPr>
                <w:rFonts w:ascii="Arial" w:hAnsi="Arial" w:cs="Arial"/>
                <w:sz w:val="18"/>
                <w:szCs w:val="18"/>
                <w:highlight w:val="cyan"/>
              </w:rPr>
            </w:pPr>
            <m:oMathPara>
              <m:oMath>
                <m:r>
                  <w:rPr>
                    <w:rFonts w:ascii="Cambria Math" w:hAnsi="Cambria Math" w:cs="Arial"/>
                    <w:sz w:val="18"/>
                    <w:szCs w:val="18"/>
                  </w:rPr>
                  <m:t>β</m:t>
                </m:r>
                <m:r>
                  <m:rPr>
                    <m:sty m:val="p"/>
                  </m:rPr>
                  <w:rPr>
                    <w:rFonts w:ascii="Cambria Math" w:hAnsi="Cambria Math" w:cs="Arial"/>
                    <w:sz w:val="18"/>
                    <w:szCs w:val="18"/>
                  </w:rPr>
                  <m:t>⋅</m:t>
                </m:r>
                <m:r>
                  <w:rPr>
                    <w:rFonts w:ascii="Cambria Math" w:hAnsi="Cambria Math" w:cs="Arial"/>
                    <w:sz w:val="18"/>
                    <w:szCs w:val="18"/>
                  </w:rPr>
                  <m:t>week</m:t>
                </m:r>
              </m:oMath>
            </m:oMathPara>
          </w:p>
        </w:tc>
        <w:tc>
          <w:tcPr>
            <w:tcW w:w="1517" w:type="dxa"/>
          </w:tcPr>
          <w:p w14:paraId="7245D7F3" w14:textId="1140AD69" w:rsidR="00652489" w:rsidRPr="001F5638" w:rsidRDefault="001B3AD7"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2</m:t>
                        </m:r>
                      </m:e>
                    </m:d>
                  </m:sup>
                </m:sSubSup>
              </m:oMath>
            </m:oMathPara>
          </w:p>
        </w:tc>
        <w:tc>
          <w:tcPr>
            <w:tcW w:w="967" w:type="dxa"/>
          </w:tcPr>
          <w:p w14:paraId="7C7A6A0D" w14:textId="318E35F0"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7F4380C3" w14:textId="7ED93803" w:rsidR="00652489" w:rsidRPr="001F5638" w:rsidRDefault="001B3AD7" w:rsidP="00652489">
            <w:pPr>
              <w:spacing w:after="200" w:line="276" w:lineRule="auto"/>
              <w:jc w:val="center"/>
              <w:rPr>
                <w:rFonts w:ascii="Arial" w:hAnsi="Arial" w:cs="Arial"/>
                <w:sz w:val="18"/>
                <w:szCs w:val="18"/>
                <w:highlight w:val="cyan"/>
              </w:rPr>
            </w:pPr>
            <m:oMathPara>
              <m:oMath>
                <m:d>
                  <m:dPr>
                    <m:ctrlPr>
                      <w:rPr>
                        <w:rFonts w:ascii="Cambria Math" w:hAnsi="Cambria Math" w:cs="Arial"/>
                        <w:sz w:val="18"/>
                        <w:szCs w:val="18"/>
                      </w:rPr>
                    </m:ctrlPr>
                  </m:dPr>
                  <m:e>
                    <m:r>
                      <w:rPr>
                        <w:rFonts w:ascii="Cambria Math" w:hAnsi="Cambria Math" w:cs="Arial"/>
                        <w:sz w:val="18"/>
                        <w:szCs w:val="18"/>
                      </w:rPr>
                      <m:t>γ</m:t>
                    </m:r>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ν</m:t>
                        </m:r>
                      </m:e>
                      <m:sub>
                        <m:r>
                          <m:rPr>
                            <m:nor/>
                          </m:rPr>
                          <w:rPr>
                            <w:rFonts w:ascii="Cambria Math" w:hAnsi="Cambria Math" w:cs="Arial"/>
                            <w:sz w:val="18"/>
                            <w:szCs w:val="18"/>
                          </w:rPr>
                          <m:t>week of year</m:t>
                        </m:r>
                      </m:sub>
                    </m:sSub>
                    <m:ctrlPr>
                      <w:rPr>
                        <w:rFonts w:ascii="Cambria Math" w:hAnsi="Cambria Math" w:cs="Arial"/>
                        <w:i/>
                        <w:sz w:val="18"/>
                        <w:szCs w:val="18"/>
                      </w:rPr>
                    </m:ctrlPr>
                  </m:e>
                </m:d>
                <m:r>
                  <m:rPr>
                    <m:sty m:val="p"/>
                  </m:rPr>
                  <w:rPr>
                    <w:rFonts w:ascii="Cambria Math" w:hAnsi="Cambria Math" w:cs="Arial"/>
                    <w:sz w:val="18"/>
                    <w:szCs w:val="18"/>
                  </w:rPr>
                  <m:t>⋅</m:t>
                </m:r>
                <m:r>
                  <m:rPr>
                    <m:nor/>
                  </m:rPr>
                  <w:rPr>
                    <w:rFonts w:ascii="Cambria Math" w:hAnsi="Cambria Math" w:cs="Arial"/>
                    <w:sz w:val="18"/>
                    <w:szCs w:val="18"/>
                  </w:rPr>
                  <m:t xml:space="preserve">temperature </m:t>
                </m:r>
                <m:sSub>
                  <m:sSubPr>
                    <m:ctrlPr>
                      <w:rPr>
                        <w:rFonts w:ascii="Cambria Math" w:hAnsi="Cambria Math" w:cs="Arial"/>
                        <w:sz w:val="18"/>
                        <w:szCs w:val="18"/>
                      </w:rPr>
                    </m:ctrlPr>
                  </m:sSubPr>
                  <m:e>
                    <m:r>
                      <m:rPr>
                        <m:nor/>
                      </m:rPr>
                      <w:rPr>
                        <w:rFonts w:ascii="Cambria Math" w:hAnsi="Cambria Math" w:cs="Arial"/>
                        <w:sz w:val="18"/>
                        <w:szCs w:val="18"/>
                      </w:rPr>
                      <m:t>anomaly</m:t>
                    </m:r>
                  </m:e>
                  <m:sub>
                    <m:r>
                      <w:rPr>
                        <w:rFonts w:ascii="Cambria Math" w:hAnsi="Cambria Math" w:cs="Arial"/>
                        <w:sz w:val="18"/>
                        <w:szCs w:val="18"/>
                      </w:rPr>
                      <m:t>week</m:t>
                    </m:r>
                  </m:sub>
                </m:sSub>
              </m:oMath>
            </m:oMathPara>
          </w:p>
        </w:tc>
      </w:tr>
      <w:tr w:rsidR="00652489" w:rsidRPr="0021159B" w14:paraId="7C9140B3" w14:textId="77777777" w:rsidTr="00652489">
        <w:trPr>
          <w:trHeight w:val="498"/>
        </w:trPr>
        <w:tc>
          <w:tcPr>
            <w:tcW w:w="827" w:type="dxa"/>
          </w:tcPr>
          <w:p w14:paraId="7C698E9F"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13</w:t>
            </w:r>
          </w:p>
        </w:tc>
        <w:tc>
          <w:tcPr>
            <w:tcW w:w="1736" w:type="dxa"/>
          </w:tcPr>
          <w:p w14:paraId="78917606" w14:textId="44D56021"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7F69C594" w14:textId="625D9BA4" w:rsidR="00652489" w:rsidRPr="001F5638" w:rsidRDefault="00652489" w:rsidP="00652489">
            <w:pPr>
              <w:spacing w:after="200" w:line="276" w:lineRule="auto"/>
              <w:rPr>
                <w:rFonts w:ascii="Arial" w:hAnsi="Arial" w:cs="Arial"/>
                <w:sz w:val="18"/>
                <w:szCs w:val="18"/>
                <w:highlight w:val="cyan"/>
              </w:rPr>
            </w:pPr>
            <m:oMathPara>
              <m:oMath>
                <m:r>
                  <w:rPr>
                    <w:rFonts w:ascii="Cambria Math" w:hAnsi="Cambria Math" w:cs="Arial"/>
                    <w:sz w:val="18"/>
                    <w:szCs w:val="18"/>
                  </w:rPr>
                  <m:t>β</m:t>
                </m:r>
                <m:r>
                  <m:rPr>
                    <m:sty m:val="p"/>
                  </m:rPr>
                  <w:rPr>
                    <w:rFonts w:ascii="Cambria Math" w:hAnsi="Cambria Math" w:cs="Arial"/>
                    <w:sz w:val="18"/>
                    <w:szCs w:val="18"/>
                  </w:rPr>
                  <m:t>⋅</m:t>
                </m:r>
                <m:r>
                  <w:rPr>
                    <w:rFonts w:ascii="Cambria Math" w:hAnsi="Cambria Math" w:cs="Arial"/>
                    <w:sz w:val="18"/>
                    <w:szCs w:val="18"/>
                  </w:rPr>
                  <m:t>week</m:t>
                </m:r>
              </m:oMath>
            </m:oMathPara>
          </w:p>
        </w:tc>
        <w:tc>
          <w:tcPr>
            <w:tcW w:w="1517" w:type="dxa"/>
          </w:tcPr>
          <w:p w14:paraId="17CDB348" w14:textId="0C0386F9" w:rsidR="00652489" w:rsidRPr="001F5638" w:rsidRDefault="001B3AD7"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4</m:t>
                        </m:r>
                      </m:e>
                    </m:d>
                  </m:sup>
                </m:sSubSup>
              </m:oMath>
            </m:oMathPara>
          </w:p>
        </w:tc>
        <w:tc>
          <w:tcPr>
            <w:tcW w:w="967" w:type="dxa"/>
          </w:tcPr>
          <w:p w14:paraId="49639604" w14:textId="2745BA02"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0C7EEE86" w14:textId="2B178368" w:rsidR="00652489" w:rsidRPr="001F5638" w:rsidRDefault="00652489" w:rsidP="00652489">
            <w:pPr>
              <w:spacing w:after="200" w:line="276" w:lineRule="auto"/>
              <w:jc w:val="center"/>
              <w:rPr>
                <w:rFonts w:ascii="Arial" w:hAnsi="Arial" w:cs="Arial"/>
                <w:sz w:val="18"/>
                <w:szCs w:val="18"/>
                <w:highlight w:val="cyan"/>
              </w:rPr>
            </w:pPr>
            <w:r w:rsidRPr="001F5638">
              <w:rPr>
                <w:rFonts w:ascii="Arial" w:hAnsi="Arial" w:cs="Arial"/>
                <w:sz w:val="18"/>
                <w:szCs w:val="18"/>
              </w:rPr>
              <w:t>-</w:t>
            </w:r>
          </w:p>
        </w:tc>
      </w:tr>
      <w:tr w:rsidR="00652489" w:rsidRPr="0021159B" w14:paraId="5EBE6D71" w14:textId="77777777" w:rsidTr="00652489">
        <w:trPr>
          <w:trHeight w:val="498"/>
        </w:trPr>
        <w:tc>
          <w:tcPr>
            <w:tcW w:w="827" w:type="dxa"/>
          </w:tcPr>
          <w:p w14:paraId="6B6C11CE"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14</w:t>
            </w:r>
          </w:p>
        </w:tc>
        <w:tc>
          <w:tcPr>
            <w:tcW w:w="1736" w:type="dxa"/>
          </w:tcPr>
          <w:p w14:paraId="2BF3F290" w14:textId="49670797"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48AD595A" w14:textId="03DF2EE1" w:rsidR="00652489" w:rsidRPr="001F5638" w:rsidRDefault="00652489" w:rsidP="00652489">
            <w:pPr>
              <w:spacing w:after="200" w:line="276" w:lineRule="auto"/>
              <w:rPr>
                <w:rFonts w:ascii="Arial" w:hAnsi="Arial" w:cs="Arial"/>
                <w:sz w:val="18"/>
                <w:szCs w:val="18"/>
              </w:rPr>
            </w:pPr>
            <m:oMathPara>
              <m:oMath>
                <m:r>
                  <w:rPr>
                    <w:rFonts w:ascii="Cambria Math" w:hAnsi="Cambria Math" w:cs="Arial"/>
                    <w:sz w:val="18"/>
                    <w:szCs w:val="18"/>
                  </w:rPr>
                  <m:t>β</m:t>
                </m:r>
                <m:r>
                  <m:rPr>
                    <m:sty m:val="p"/>
                  </m:rPr>
                  <w:rPr>
                    <w:rFonts w:ascii="Cambria Math" w:hAnsi="Cambria Math" w:cs="Arial"/>
                    <w:sz w:val="18"/>
                    <w:szCs w:val="18"/>
                  </w:rPr>
                  <m:t>⋅</m:t>
                </m:r>
                <m:r>
                  <w:rPr>
                    <w:rFonts w:ascii="Cambria Math" w:hAnsi="Cambria Math" w:cs="Arial"/>
                    <w:sz w:val="18"/>
                    <w:szCs w:val="18"/>
                  </w:rPr>
                  <m:t>week</m:t>
                </m:r>
              </m:oMath>
            </m:oMathPara>
          </w:p>
        </w:tc>
        <w:tc>
          <w:tcPr>
            <w:tcW w:w="1517" w:type="dxa"/>
          </w:tcPr>
          <w:p w14:paraId="3D499FC5" w14:textId="694C88D7" w:rsidR="00652489" w:rsidRPr="001F5638" w:rsidRDefault="001B3AD7"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4</m:t>
                        </m:r>
                      </m:e>
                    </m:d>
                  </m:sup>
                </m:sSubSup>
              </m:oMath>
            </m:oMathPara>
          </w:p>
        </w:tc>
        <w:tc>
          <w:tcPr>
            <w:tcW w:w="967" w:type="dxa"/>
          </w:tcPr>
          <w:p w14:paraId="4C832CBF" w14:textId="74DB6FAB"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5F586F9B" w14:textId="1B92CE43" w:rsidR="00652489" w:rsidRPr="001F5638" w:rsidRDefault="001B3AD7" w:rsidP="00652489">
            <w:pPr>
              <w:spacing w:after="200" w:line="276" w:lineRule="auto"/>
              <w:jc w:val="center"/>
              <w:rPr>
                <w:rFonts w:ascii="Arial" w:hAnsi="Arial" w:cs="Arial"/>
                <w:sz w:val="18"/>
                <w:szCs w:val="18"/>
                <w:highlight w:val="cyan"/>
              </w:rPr>
            </w:pPr>
            <m:oMathPara>
              <m:oMath>
                <m:d>
                  <m:dPr>
                    <m:ctrlPr>
                      <w:rPr>
                        <w:rFonts w:ascii="Cambria Math" w:hAnsi="Cambria Math" w:cs="Arial"/>
                        <w:sz w:val="18"/>
                        <w:szCs w:val="18"/>
                      </w:rPr>
                    </m:ctrlPr>
                  </m:dPr>
                  <m:e>
                    <m:r>
                      <w:rPr>
                        <w:rFonts w:ascii="Cambria Math" w:hAnsi="Cambria Math" w:cs="Arial"/>
                        <w:sz w:val="18"/>
                        <w:szCs w:val="18"/>
                      </w:rPr>
                      <m:t>γ</m:t>
                    </m:r>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ν</m:t>
                        </m:r>
                      </m:e>
                      <m:sub>
                        <m:r>
                          <m:rPr>
                            <m:nor/>
                          </m:rPr>
                          <w:rPr>
                            <w:rFonts w:ascii="Cambria Math" w:hAnsi="Cambria Math" w:cs="Arial"/>
                            <w:sz w:val="18"/>
                            <w:szCs w:val="18"/>
                          </w:rPr>
                          <m:t>week of year</m:t>
                        </m:r>
                      </m:sub>
                    </m:sSub>
                    <m:ctrlPr>
                      <w:rPr>
                        <w:rFonts w:ascii="Cambria Math" w:hAnsi="Cambria Math" w:cs="Arial"/>
                        <w:i/>
                        <w:sz w:val="18"/>
                        <w:szCs w:val="18"/>
                      </w:rPr>
                    </m:ctrlPr>
                  </m:e>
                </m:d>
                <m:r>
                  <m:rPr>
                    <m:sty m:val="p"/>
                  </m:rPr>
                  <w:rPr>
                    <w:rFonts w:ascii="Cambria Math" w:hAnsi="Cambria Math" w:cs="Arial"/>
                    <w:sz w:val="18"/>
                    <w:szCs w:val="18"/>
                  </w:rPr>
                  <m:t>⋅</m:t>
                </m:r>
                <m:r>
                  <m:rPr>
                    <m:nor/>
                  </m:rPr>
                  <w:rPr>
                    <w:rFonts w:ascii="Cambria Math" w:hAnsi="Cambria Math" w:cs="Arial"/>
                    <w:sz w:val="18"/>
                    <w:szCs w:val="18"/>
                  </w:rPr>
                  <m:t xml:space="preserve">temperature </m:t>
                </m:r>
                <m:sSub>
                  <m:sSubPr>
                    <m:ctrlPr>
                      <w:rPr>
                        <w:rFonts w:ascii="Cambria Math" w:hAnsi="Cambria Math" w:cs="Arial"/>
                        <w:sz w:val="18"/>
                        <w:szCs w:val="18"/>
                      </w:rPr>
                    </m:ctrlPr>
                  </m:sSubPr>
                  <m:e>
                    <m:r>
                      <m:rPr>
                        <m:nor/>
                      </m:rPr>
                      <w:rPr>
                        <w:rFonts w:ascii="Cambria Math" w:hAnsi="Cambria Math" w:cs="Arial"/>
                        <w:sz w:val="18"/>
                        <w:szCs w:val="18"/>
                      </w:rPr>
                      <m:t>anomaly</m:t>
                    </m:r>
                  </m:e>
                  <m:sub>
                    <m:r>
                      <w:rPr>
                        <w:rFonts w:ascii="Cambria Math" w:hAnsi="Cambria Math" w:cs="Arial"/>
                        <w:sz w:val="18"/>
                        <w:szCs w:val="18"/>
                      </w:rPr>
                      <m:t>week</m:t>
                    </m:r>
                  </m:sub>
                </m:sSub>
              </m:oMath>
            </m:oMathPara>
          </w:p>
        </w:tc>
      </w:tr>
      <w:tr w:rsidR="00652489" w:rsidRPr="0021159B" w14:paraId="2B881B11" w14:textId="77777777" w:rsidTr="00652489">
        <w:trPr>
          <w:trHeight w:val="498"/>
        </w:trPr>
        <w:tc>
          <w:tcPr>
            <w:tcW w:w="827" w:type="dxa"/>
          </w:tcPr>
          <w:p w14:paraId="4A79639D"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15</w:t>
            </w:r>
          </w:p>
        </w:tc>
        <w:tc>
          <w:tcPr>
            <w:tcW w:w="1736" w:type="dxa"/>
          </w:tcPr>
          <w:p w14:paraId="2DEF5687" w14:textId="27D15CD8"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51D74060" w14:textId="01EAD6CD" w:rsidR="00652489" w:rsidRPr="001F5638" w:rsidRDefault="00652489" w:rsidP="00652489">
            <w:pPr>
              <w:spacing w:after="200" w:line="276" w:lineRule="auto"/>
              <w:rPr>
                <w:rFonts w:ascii="Arial" w:hAnsi="Arial" w:cs="Arial"/>
                <w:sz w:val="18"/>
                <w:szCs w:val="18"/>
              </w:rPr>
            </w:pPr>
            <m:oMathPara>
              <m:oMath>
                <m:r>
                  <w:rPr>
                    <w:rFonts w:ascii="Cambria Math" w:hAnsi="Cambria Math" w:cs="Arial"/>
                    <w:sz w:val="18"/>
                    <w:szCs w:val="18"/>
                  </w:rPr>
                  <m:t>β</m:t>
                </m:r>
                <m:r>
                  <m:rPr>
                    <m:sty m:val="p"/>
                  </m:rPr>
                  <w:rPr>
                    <w:rFonts w:ascii="Cambria Math" w:hAnsi="Cambria Math" w:cs="Arial"/>
                    <w:sz w:val="18"/>
                    <w:szCs w:val="18"/>
                  </w:rPr>
                  <m:t>⋅</m:t>
                </m:r>
                <m:r>
                  <w:rPr>
                    <w:rFonts w:ascii="Cambria Math" w:hAnsi="Cambria Math" w:cs="Arial"/>
                    <w:sz w:val="18"/>
                    <w:szCs w:val="18"/>
                  </w:rPr>
                  <m:t>week</m:t>
                </m:r>
              </m:oMath>
            </m:oMathPara>
          </w:p>
        </w:tc>
        <w:tc>
          <w:tcPr>
            <w:tcW w:w="1517" w:type="dxa"/>
          </w:tcPr>
          <w:p w14:paraId="49CD79B7" w14:textId="5699C544" w:rsidR="00652489" w:rsidRPr="001F5638" w:rsidRDefault="001B3AD7"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8</m:t>
                        </m:r>
                      </m:e>
                    </m:d>
                  </m:sup>
                </m:sSubSup>
              </m:oMath>
            </m:oMathPara>
          </w:p>
        </w:tc>
        <w:tc>
          <w:tcPr>
            <w:tcW w:w="967" w:type="dxa"/>
          </w:tcPr>
          <w:p w14:paraId="6AC34F53" w14:textId="45F92AA8"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61C707EE" w14:textId="10D01CD2" w:rsidR="00652489" w:rsidRPr="001F5638" w:rsidRDefault="00652489" w:rsidP="00652489">
            <w:pPr>
              <w:spacing w:after="200" w:line="276" w:lineRule="auto"/>
              <w:jc w:val="center"/>
              <w:rPr>
                <w:rFonts w:ascii="Arial" w:hAnsi="Arial" w:cs="Arial"/>
                <w:sz w:val="18"/>
                <w:szCs w:val="18"/>
                <w:highlight w:val="cyan"/>
              </w:rPr>
            </w:pPr>
            <w:r w:rsidRPr="001F5638">
              <w:rPr>
                <w:rFonts w:ascii="Arial" w:hAnsi="Arial" w:cs="Arial"/>
                <w:sz w:val="18"/>
                <w:szCs w:val="18"/>
              </w:rPr>
              <w:t>-</w:t>
            </w:r>
          </w:p>
        </w:tc>
      </w:tr>
      <w:tr w:rsidR="00652489" w:rsidRPr="0021159B" w14:paraId="6CEF3ECC" w14:textId="77777777" w:rsidTr="00652489">
        <w:trPr>
          <w:trHeight w:val="498"/>
        </w:trPr>
        <w:tc>
          <w:tcPr>
            <w:tcW w:w="827" w:type="dxa"/>
          </w:tcPr>
          <w:p w14:paraId="1F831A58"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16</w:t>
            </w:r>
          </w:p>
        </w:tc>
        <w:tc>
          <w:tcPr>
            <w:tcW w:w="1736" w:type="dxa"/>
          </w:tcPr>
          <w:p w14:paraId="03965A2B" w14:textId="26FE3513"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3A0DDFF0" w14:textId="7644CBF1" w:rsidR="00652489" w:rsidRPr="001F5638" w:rsidRDefault="00652489" w:rsidP="00652489">
            <w:pPr>
              <w:spacing w:after="200" w:line="276" w:lineRule="auto"/>
              <w:rPr>
                <w:rFonts w:ascii="Arial" w:hAnsi="Arial" w:cs="Arial"/>
                <w:sz w:val="18"/>
                <w:szCs w:val="18"/>
                <w:highlight w:val="cyan"/>
              </w:rPr>
            </w:pPr>
            <m:oMathPara>
              <m:oMath>
                <m:r>
                  <w:rPr>
                    <w:rFonts w:ascii="Cambria Math" w:hAnsi="Cambria Math" w:cs="Arial"/>
                    <w:sz w:val="18"/>
                    <w:szCs w:val="18"/>
                  </w:rPr>
                  <m:t>β</m:t>
                </m:r>
                <m:r>
                  <m:rPr>
                    <m:sty m:val="p"/>
                  </m:rPr>
                  <w:rPr>
                    <w:rFonts w:ascii="Cambria Math" w:hAnsi="Cambria Math" w:cs="Arial"/>
                    <w:sz w:val="18"/>
                    <w:szCs w:val="18"/>
                  </w:rPr>
                  <m:t>⋅</m:t>
                </m:r>
                <m:r>
                  <w:rPr>
                    <w:rFonts w:ascii="Cambria Math" w:hAnsi="Cambria Math" w:cs="Arial"/>
                    <w:sz w:val="18"/>
                    <w:szCs w:val="18"/>
                  </w:rPr>
                  <m:t>week</m:t>
                </m:r>
              </m:oMath>
            </m:oMathPara>
          </w:p>
        </w:tc>
        <w:tc>
          <w:tcPr>
            <w:tcW w:w="1517" w:type="dxa"/>
          </w:tcPr>
          <w:p w14:paraId="4154DC7E" w14:textId="60849A02" w:rsidR="00652489" w:rsidRPr="001F5638" w:rsidRDefault="001B3AD7"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8</m:t>
                        </m:r>
                      </m:e>
                    </m:d>
                  </m:sup>
                </m:sSubSup>
              </m:oMath>
            </m:oMathPara>
          </w:p>
        </w:tc>
        <w:tc>
          <w:tcPr>
            <w:tcW w:w="967" w:type="dxa"/>
          </w:tcPr>
          <w:p w14:paraId="6F9BB399" w14:textId="5613955E" w:rsidR="00652489" w:rsidRPr="001F5638" w:rsidRDefault="001B3AD7"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4345EF04" w14:textId="44704E76" w:rsidR="00652489" w:rsidRPr="001F5638" w:rsidRDefault="001B3AD7" w:rsidP="00652489">
            <w:pPr>
              <w:spacing w:after="200" w:line="276" w:lineRule="auto"/>
              <w:jc w:val="center"/>
              <w:rPr>
                <w:rFonts w:ascii="Arial" w:hAnsi="Arial" w:cs="Arial"/>
                <w:sz w:val="18"/>
                <w:szCs w:val="18"/>
                <w:highlight w:val="cyan"/>
              </w:rPr>
            </w:pPr>
            <m:oMathPara>
              <m:oMath>
                <m:d>
                  <m:dPr>
                    <m:ctrlPr>
                      <w:rPr>
                        <w:rFonts w:ascii="Cambria Math" w:hAnsi="Cambria Math" w:cs="Arial"/>
                        <w:sz w:val="18"/>
                        <w:szCs w:val="18"/>
                      </w:rPr>
                    </m:ctrlPr>
                  </m:dPr>
                  <m:e>
                    <m:r>
                      <w:rPr>
                        <w:rFonts w:ascii="Cambria Math" w:hAnsi="Cambria Math" w:cs="Arial"/>
                        <w:sz w:val="18"/>
                        <w:szCs w:val="18"/>
                      </w:rPr>
                      <m:t>γ</m:t>
                    </m:r>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ν</m:t>
                        </m:r>
                      </m:e>
                      <m:sub>
                        <m:r>
                          <m:rPr>
                            <m:nor/>
                          </m:rPr>
                          <w:rPr>
                            <w:rFonts w:ascii="Cambria Math" w:hAnsi="Cambria Math" w:cs="Arial"/>
                            <w:sz w:val="18"/>
                            <w:szCs w:val="18"/>
                          </w:rPr>
                          <m:t>week of year</m:t>
                        </m:r>
                      </m:sub>
                    </m:sSub>
                    <m:ctrlPr>
                      <w:rPr>
                        <w:rFonts w:ascii="Cambria Math" w:hAnsi="Cambria Math" w:cs="Arial"/>
                        <w:i/>
                        <w:sz w:val="18"/>
                        <w:szCs w:val="18"/>
                      </w:rPr>
                    </m:ctrlPr>
                  </m:e>
                </m:d>
                <m:r>
                  <m:rPr>
                    <m:sty m:val="p"/>
                  </m:rPr>
                  <w:rPr>
                    <w:rFonts w:ascii="Cambria Math" w:hAnsi="Cambria Math" w:cs="Arial"/>
                    <w:sz w:val="18"/>
                    <w:szCs w:val="18"/>
                  </w:rPr>
                  <m:t>⋅</m:t>
                </m:r>
                <m:r>
                  <m:rPr>
                    <m:nor/>
                  </m:rPr>
                  <w:rPr>
                    <w:rFonts w:ascii="Cambria Math" w:hAnsi="Cambria Math" w:cs="Arial"/>
                    <w:sz w:val="18"/>
                    <w:szCs w:val="18"/>
                  </w:rPr>
                  <m:t xml:space="preserve">temperature </m:t>
                </m:r>
                <m:sSub>
                  <m:sSubPr>
                    <m:ctrlPr>
                      <w:rPr>
                        <w:rFonts w:ascii="Cambria Math" w:hAnsi="Cambria Math" w:cs="Arial"/>
                        <w:sz w:val="18"/>
                        <w:szCs w:val="18"/>
                      </w:rPr>
                    </m:ctrlPr>
                  </m:sSubPr>
                  <m:e>
                    <m:r>
                      <m:rPr>
                        <m:nor/>
                      </m:rPr>
                      <w:rPr>
                        <w:rFonts w:ascii="Cambria Math" w:hAnsi="Cambria Math" w:cs="Arial"/>
                        <w:sz w:val="18"/>
                        <w:szCs w:val="18"/>
                      </w:rPr>
                      <m:t>anomaly</m:t>
                    </m:r>
                  </m:e>
                  <m:sub>
                    <m:r>
                      <w:rPr>
                        <w:rFonts w:ascii="Cambria Math" w:hAnsi="Cambria Math" w:cs="Arial"/>
                        <w:sz w:val="18"/>
                        <w:szCs w:val="18"/>
                      </w:rPr>
                      <m:t>week</m:t>
                    </m:r>
                  </m:sub>
                </m:sSub>
              </m:oMath>
            </m:oMathPara>
          </w:p>
        </w:tc>
      </w:tr>
    </w:tbl>
    <w:p w14:paraId="314909DA" w14:textId="77777777" w:rsidR="00130537" w:rsidRDefault="00130537" w:rsidP="00130537">
      <w:pPr>
        <w:spacing w:after="200" w:line="276" w:lineRule="auto"/>
        <w:rPr>
          <w:rFonts w:ascii="Arial" w:hAnsi="Arial" w:cs="Arial"/>
          <w:b/>
          <w:bCs/>
          <w:sz w:val="22"/>
          <w:szCs w:val="22"/>
        </w:rPr>
        <w:sectPr w:rsidR="00130537" w:rsidSect="00A47755">
          <w:headerReference w:type="even" r:id="rId25"/>
          <w:headerReference w:type="default" r:id="rId26"/>
          <w:footerReference w:type="even" r:id="rId27"/>
          <w:footerReference w:type="default" r:id="rId28"/>
          <w:pgSz w:w="11906" w:h="16838"/>
          <w:pgMar w:top="1440" w:right="1440" w:bottom="1440" w:left="1440" w:header="708" w:footer="708" w:gutter="0"/>
          <w:cols w:space="708"/>
          <w:docGrid w:linePitch="360"/>
        </w:sectPr>
      </w:pPr>
    </w:p>
    <w:p w14:paraId="3AED9F1F" w14:textId="12062D64" w:rsidR="003A477A" w:rsidRDefault="000D0D91" w:rsidP="0000437C">
      <w:pPr>
        <w:spacing w:line="480" w:lineRule="auto"/>
        <w:jc w:val="both"/>
        <w:rPr>
          <w:rFonts w:ascii="Arial" w:hAnsi="Arial" w:cs="Arial"/>
          <w:sz w:val="22"/>
          <w:szCs w:val="22"/>
        </w:rPr>
      </w:pPr>
      <w:r w:rsidRPr="003A477A">
        <w:rPr>
          <w:rFonts w:ascii="Arial" w:hAnsi="Arial" w:cs="Arial"/>
          <w:b/>
          <w:bCs/>
          <w:sz w:val="22"/>
          <w:szCs w:val="22"/>
        </w:rPr>
        <w:lastRenderedPageBreak/>
        <w:t>Extended Data Fig. 1.</w:t>
      </w:r>
      <w:r w:rsidRPr="003A477A">
        <w:rPr>
          <w:rFonts w:ascii="Arial" w:hAnsi="Arial" w:cs="Arial"/>
          <w:sz w:val="22"/>
          <w:szCs w:val="22"/>
        </w:rPr>
        <w:t xml:space="preserve"> </w:t>
      </w:r>
      <w:r w:rsidR="003A477A" w:rsidRPr="0027356E">
        <w:rPr>
          <w:rFonts w:ascii="Arial" w:hAnsi="Arial" w:cs="Arial"/>
          <w:sz w:val="22"/>
          <w:szCs w:val="22"/>
        </w:rPr>
        <w:t>Weekl</w:t>
      </w:r>
      <w:bookmarkStart w:id="34" w:name="_Hlk49074637"/>
      <w:r w:rsidR="003A477A" w:rsidRPr="0027356E">
        <w:rPr>
          <w:rFonts w:ascii="Arial" w:hAnsi="Arial" w:cs="Arial"/>
          <w:sz w:val="22"/>
          <w:szCs w:val="22"/>
        </w:rPr>
        <w:t>y</w:t>
      </w:r>
      <w:bookmarkEnd w:id="34"/>
      <w:r w:rsidR="003A477A" w:rsidRPr="0027356E">
        <w:rPr>
          <w:rFonts w:ascii="Arial" w:hAnsi="Arial" w:cs="Arial"/>
          <w:sz w:val="22"/>
          <w:szCs w:val="22"/>
        </w:rPr>
        <w:t xml:space="preserve"> number of deaths from January 2020 through May 2020</w:t>
      </w:r>
      <w:r w:rsidR="003A477A">
        <w:rPr>
          <w:rFonts w:ascii="Arial" w:hAnsi="Arial" w:cs="Arial"/>
          <w:sz w:val="22"/>
          <w:szCs w:val="22"/>
        </w:rPr>
        <w:t>, by age group</w:t>
      </w:r>
      <w:r w:rsidR="003A477A" w:rsidRPr="0027356E">
        <w:rPr>
          <w:rFonts w:ascii="Arial" w:hAnsi="Arial" w:cs="Arial"/>
          <w:sz w:val="22"/>
          <w:szCs w:val="22"/>
        </w:rPr>
        <w:t xml:space="preserve">. The points show reported deaths. The grey-shaded areas show the predictions of how many deaths would have been expected from </w:t>
      </w:r>
      <w:r w:rsidR="003A477A">
        <w:rPr>
          <w:rFonts w:ascii="Arial" w:hAnsi="Arial" w:cs="Arial"/>
          <w:sz w:val="22"/>
          <w:szCs w:val="22"/>
        </w:rPr>
        <w:t>mid-February</w:t>
      </w:r>
      <w:r w:rsidR="003A477A" w:rsidRPr="0027356E">
        <w:rPr>
          <w:rFonts w:ascii="Arial" w:hAnsi="Arial" w:cs="Arial"/>
          <w:sz w:val="22"/>
          <w:szCs w:val="22"/>
        </w:rPr>
        <w:t xml:space="preserve"> had Covid-19 pandemic not taken place. </w:t>
      </w:r>
      <w:r w:rsidR="00D222C1" w:rsidRPr="005B3E97">
        <w:rPr>
          <w:rFonts w:ascii="Arial" w:hAnsi="Arial" w:cs="Arial"/>
          <w:sz w:val="22"/>
          <w:szCs w:val="22"/>
        </w:rPr>
        <w:t xml:space="preserve">The </w:t>
      </w:r>
      <w:r w:rsidR="00D222C1">
        <w:rPr>
          <w:rFonts w:ascii="Arial" w:hAnsi="Arial" w:cs="Arial"/>
          <w:sz w:val="22"/>
          <w:szCs w:val="22"/>
        </w:rPr>
        <w:t>turquoise</w:t>
      </w:r>
      <w:r w:rsidR="00D222C1" w:rsidRPr="005B3E97">
        <w:rPr>
          <w:rFonts w:ascii="Arial" w:hAnsi="Arial" w:cs="Arial"/>
          <w:sz w:val="22"/>
          <w:szCs w:val="22"/>
        </w:rPr>
        <w:t xml:space="preserve"> shading shows the credible intervals around the median prediction, from 5% (dark) to 95% (light)</w:t>
      </w:r>
      <w:r w:rsidR="00D222C1">
        <w:rPr>
          <w:rFonts w:ascii="Arial" w:hAnsi="Arial" w:cs="Arial"/>
          <w:sz w:val="22"/>
          <w:szCs w:val="22"/>
        </w:rPr>
        <w:t xml:space="preserve"> in 10% increments</w:t>
      </w:r>
      <w:r w:rsidR="00D222C1" w:rsidRPr="005B3E97">
        <w:rPr>
          <w:rFonts w:ascii="Arial" w:hAnsi="Arial" w:cs="Arial"/>
          <w:sz w:val="22"/>
          <w:szCs w:val="22"/>
        </w:rPr>
        <w:t>.</w:t>
      </w:r>
    </w:p>
    <w:p w14:paraId="7D4B52B4" w14:textId="34E7BB9B" w:rsidR="003A477A" w:rsidRDefault="003A477A" w:rsidP="003A477A">
      <w:pPr>
        <w:spacing w:line="480" w:lineRule="auto"/>
        <w:jc w:val="both"/>
        <w:rPr>
          <w:rFonts w:ascii="Arial" w:hAnsi="Arial" w:cs="Arial"/>
          <w:sz w:val="22"/>
          <w:szCs w:val="22"/>
        </w:rPr>
      </w:pPr>
    </w:p>
    <w:p w14:paraId="3914F4D6" w14:textId="7401932D" w:rsidR="00937033" w:rsidRDefault="00937033">
      <w:pPr>
        <w:spacing w:after="200" w:line="276" w:lineRule="auto"/>
        <w:rPr>
          <w:rFonts w:ascii="Arial" w:hAnsi="Arial" w:cs="Arial"/>
          <w:sz w:val="22"/>
          <w:szCs w:val="22"/>
        </w:rPr>
      </w:pPr>
      <w:r>
        <w:rPr>
          <w:rFonts w:ascii="Arial" w:hAnsi="Arial" w:cs="Arial"/>
          <w:sz w:val="22"/>
          <w:szCs w:val="22"/>
        </w:rPr>
        <w:br w:type="page"/>
      </w:r>
    </w:p>
    <w:p w14:paraId="5605E665" w14:textId="6D10EB04" w:rsidR="009A52DE" w:rsidRPr="005B3E97" w:rsidRDefault="003A477A" w:rsidP="009A52DE">
      <w:pPr>
        <w:spacing w:line="480" w:lineRule="auto"/>
        <w:jc w:val="both"/>
        <w:rPr>
          <w:rFonts w:ascii="Arial" w:hAnsi="Arial" w:cs="Arial"/>
          <w:sz w:val="22"/>
          <w:szCs w:val="22"/>
        </w:rPr>
      </w:pPr>
      <w:r w:rsidRPr="003A477A">
        <w:rPr>
          <w:rFonts w:ascii="Arial" w:hAnsi="Arial" w:cs="Arial"/>
          <w:b/>
          <w:bCs/>
          <w:sz w:val="22"/>
          <w:szCs w:val="22"/>
        </w:rPr>
        <w:lastRenderedPageBreak/>
        <w:t xml:space="preserve">Extended Data Fig. </w:t>
      </w:r>
      <w:r>
        <w:rPr>
          <w:rFonts w:ascii="Arial" w:hAnsi="Arial" w:cs="Arial"/>
          <w:b/>
          <w:bCs/>
          <w:sz w:val="22"/>
          <w:szCs w:val="22"/>
        </w:rPr>
        <w:t>2</w:t>
      </w:r>
      <w:r w:rsidRPr="003A477A">
        <w:rPr>
          <w:rFonts w:ascii="Arial" w:hAnsi="Arial" w:cs="Arial"/>
          <w:b/>
          <w:bCs/>
          <w:sz w:val="22"/>
          <w:szCs w:val="22"/>
        </w:rPr>
        <w:t>.</w:t>
      </w:r>
      <w:r w:rsidRPr="003A477A">
        <w:rPr>
          <w:rFonts w:ascii="Arial" w:hAnsi="Arial" w:cs="Arial"/>
          <w:sz w:val="22"/>
          <w:szCs w:val="22"/>
        </w:rPr>
        <w:t xml:space="preserve"> </w:t>
      </w:r>
      <w:r w:rsidR="009A52DE">
        <w:rPr>
          <w:rFonts w:ascii="Arial" w:hAnsi="Arial" w:cs="Arial"/>
          <w:sz w:val="22"/>
          <w:szCs w:val="22"/>
        </w:rPr>
        <w:t xml:space="preserve">(A) </w:t>
      </w:r>
      <w:r w:rsidR="009A52DE" w:rsidRPr="005B3E97">
        <w:rPr>
          <w:rFonts w:ascii="Arial" w:hAnsi="Arial" w:cs="Arial"/>
          <w:sz w:val="22"/>
          <w:szCs w:val="22"/>
        </w:rPr>
        <w:t xml:space="preserve">Posterior distribution </w:t>
      </w:r>
      <w:r w:rsidR="009A52DE">
        <w:rPr>
          <w:rFonts w:ascii="Arial" w:hAnsi="Arial" w:cs="Arial"/>
          <w:sz w:val="22"/>
          <w:szCs w:val="22"/>
        </w:rPr>
        <w:t xml:space="preserve">of </w:t>
      </w:r>
      <w:r w:rsidR="009A52DE" w:rsidRPr="005B3E97">
        <w:rPr>
          <w:rFonts w:ascii="Arial" w:hAnsi="Arial" w:cs="Arial"/>
          <w:sz w:val="22"/>
          <w:szCs w:val="22"/>
        </w:rPr>
        <w:t>excess deaths from any cause per 100,000 people</w:t>
      </w:r>
      <w:r w:rsidR="009A52DE">
        <w:rPr>
          <w:rFonts w:ascii="Arial" w:hAnsi="Arial" w:cs="Arial"/>
          <w:sz w:val="22"/>
          <w:szCs w:val="22"/>
        </w:rPr>
        <w:t xml:space="preserve"> </w:t>
      </w:r>
      <w:r w:rsidR="009A52DE" w:rsidRPr="005B3E97">
        <w:rPr>
          <w:rFonts w:ascii="Arial" w:hAnsi="Arial" w:cs="Arial"/>
          <w:sz w:val="22"/>
          <w:szCs w:val="22"/>
        </w:rPr>
        <w:t>from mid-February to end of May 2020</w:t>
      </w:r>
      <w:r w:rsidR="009A52DE">
        <w:rPr>
          <w:rFonts w:ascii="Arial" w:hAnsi="Arial" w:cs="Arial"/>
          <w:sz w:val="22"/>
          <w:szCs w:val="22"/>
        </w:rPr>
        <w:t xml:space="preserve">, by age group. </w:t>
      </w:r>
      <w:r w:rsidR="009A52DE" w:rsidRPr="005B3E97">
        <w:rPr>
          <w:rFonts w:ascii="Arial" w:hAnsi="Arial" w:cs="Arial"/>
          <w:sz w:val="22"/>
          <w:szCs w:val="22"/>
        </w:rPr>
        <w:t xml:space="preserve">Gold dots show the posterior medians. </w:t>
      </w:r>
      <w:r w:rsidR="009A52DE">
        <w:rPr>
          <w:rFonts w:ascii="Arial" w:hAnsi="Arial" w:cs="Arial"/>
          <w:sz w:val="22"/>
          <w:szCs w:val="22"/>
        </w:rPr>
        <w:t xml:space="preserve">(B) </w:t>
      </w:r>
      <w:r w:rsidR="009A52DE" w:rsidRPr="00677C64">
        <w:rPr>
          <w:rFonts w:ascii="Arial" w:hAnsi="Arial" w:cs="Arial"/>
          <w:sz w:val="22"/>
          <w:szCs w:val="22"/>
        </w:rPr>
        <w:t>Probability distribution for the country’s rank</w:t>
      </w:r>
      <w:r w:rsidR="009A52DE">
        <w:rPr>
          <w:rFonts w:ascii="Arial" w:hAnsi="Arial" w:cs="Arial"/>
          <w:sz w:val="22"/>
          <w:szCs w:val="22"/>
        </w:rPr>
        <w:t>, by age group</w:t>
      </w:r>
      <w:r w:rsidR="009A52DE" w:rsidRPr="00677C64">
        <w:rPr>
          <w:rFonts w:ascii="Arial" w:hAnsi="Arial" w:cs="Arial"/>
          <w:sz w:val="22"/>
          <w:szCs w:val="22"/>
        </w:rPr>
        <w:t>.</w:t>
      </w:r>
      <w:r w:rsidR="009A52DE">
        <w:rPr>
          <w:rFonts w:ascii="Arial" w:hAnsi="Arial" w:cs="Arial"/>
          <w:sz w:val="22"/>
          <w:szCs w:val="22"/>
        </w:rPr>
        <w:t xml:space="preserve"> </w:t>
      </w:r>
      <w:r w:rsidR="009A52DE" w:rsidRPr="005B3E97">
        <w:rPr>
          <w:rFonts w:ascii="Arial" w:hAnsi="Arial" w:cs="Arial"/>
          <w:sz w:val="22"/>
          <w:szCs w:val="22"/>
        </w:rPr>
        <w:t>Countries are ordered vertically by median increase from smallest (at the bottom) to the largest (at the top).</w:t>
      </w:r>
    </w:p>
    <w:p w14:paraId="115ACF3F" w14:textId="486E24C3" w:rsidR="003A477A" w:rsidRDefault="003A477A" w:rsidP="003A477A">
      <w:pPr>
        <w:spacing w:line="480" w:lineRule="auto"/>
        <w:jc w:val="both"/>
        <w:rPr>
          <w:rFonts w:ascii="Arial" w:hAnsi="Arial" w:cs="Arial"/>
          <w:sz w:val="22"/>
          <w:szCs w:val="22"/>
        </w:rPr>
      </w:pPr>
    </w:p>
    <w:p w14:paraId="44853B0F" w14:textId="46378FB5" w:rsidR="00937033" w:rsidRDefault="00937033">
      <w:pPr>
        <w:spacing w:after="200" w:line="276" w:lineRule="auto"/>
        <w:rPr>
          <w:rFonts w:ascii="Arial" w:hAnsi="Arial" w:cs="Arial"/>
          <w:sz w:val="22"/>
          <w:szCs w:val="22"/>
        </w:rPr>
      </w:pPr>
      <w:r>
        <w:rPr>
          <w:rFonts w:ascii="Arial" w:hAnsi="Arial" w:cs="Arial"/>
          <w:sz w:val="22"/>
          <w:szCs w:val="22"/>
        </w:rPr>
        <w:br w:type="page"/>
      </w:r>
    </w:p>
    <w:p w14:paraId="1DD97BC1" w14:textId="6D37F684" w:rsidR="00661F9D" w:rsidRPr="005B3E97" w:rsidRDefault="00661F9D" w:rsidP="00661F9D">
      <w:pPr>
        <w:spacing w:line="480" w:lineRule="auto"/>
        <w:jc w:val="both"/>
        <w:rPr>
          <w:rFonts w:ascii="Arial" w:hAnsi="Arial" w:cs="Arial"/>
          <w:sz w:val="22"/>
          <w:szCs w:val="22"/>
        </w:rPr>
      </w:pPr>
      <w:r w:rsidRPr="003A477A">
        <w:rPr>
          <w:rFonts w:ascii="Arial" w:hAnsi="Arial" w:cs="Arial"/>
          <w:b/>
          <w:bCs/>
          <w:sz w:val="22"/>
          <w:szCs w:val="22"/>
        </w:rPr>
        <w:lastRenderedPageBreak/>
        <w:t xml:space="preserve">Extended Data </w:t>
      </w:r>
      <w:r w:rsidRPr="005B3E97">
        <w:rPr>
          <w:rFonts w:ascii="Arial" w:hAnsi="Arial" w:cs="Arial"/>
          <w:b/>
          <w:sz w:val="22"/>
          <w:szCs w:val="22"/>
        </w:rPr>
        <w:t xml:space="preserve">Fig. </w:t>
      </w:r>
      <w:r>
        <w:rPr>
          <w:rFonts w:ascii="Arial" w:hAnsi="Arial" w:cs="Arial"/>
          <w:b/>
          <w:sz w:val="22"/>
          <w:szCs w:val="22"/>
        </w:rPr>
        <w:t>3</w:t>
      </w:r>
      <w:r w:rsidRPr="005B3E97">
        <w:rPr>
          <w:rFonts w:ascii="Arial" w:hAnsi="Arial" w:cs="Arial"/>
          <w:b/>
          <w:sz w:val="22"/>
          <w:szCs w:val="22"/>
        </w:rPr>
        <w:t>.</w:t>
      </w:r>
      <w:r w:rsidRPr="005B3E97">
        <w:rPr>
          <w:rFonts w:ascii="Arial" w:hAnsi="Arial" w:cs="Arial"/>
          <w:sz w:val="22"/>
          <w:szCs w:val="22"/>
        </w:rPr>
        <w:t xml:space="preserve"> </w:t>
      </w:r>
      <w:r>
        <w:rPr>
          <w:rFonts w:ascii="Arial" w:hAnsi="Arial" w:cs="Arial"/>
          <w:sz w:val="22"/>
          <w:szCs w:val="22"/>
        </w:rPr>
        <w:t xml:space="preserve">(A) </w:t>
      </w:r>
      <w:r w:rsidRPr="005B3E97">
        <w:rPr>
          <w:rFonts w:ascii="Arial" w:hAnsi="Arial" w:cs="Arial"/>
          <w:sz w:val="22"/>
          <w:szCs w:val="22"/>
        </w:rPr>
        <w:t xml:space="preserve">Posterior distribution </w:t>
      </w:r>
      <w:r>
        <w:rPr>
          <w:rFonts w:ascii="Arial" w:hAnsi="Arial" w:cs="Arial"/>
          <w:sz w:val="22"/>
          <w:szCs w:val="22"/>
        </w:rPr>
        <w:t xml:space="preserve">of </w:t>
      </w:r>
      <w:r w:rsidRPr="005B3E97">
        <w:rPr>
          <w:rFonts w:ascii="Arial" w:hAnsi="Arial" w:cs="Arial"/>
          <w:sz w:val="22"/>
          <w:szCs w:val="22"/>
        </w:rPr>
        <w:t>percent increase in deaths from any cause from mid-February to end of May 2020</w:t>
      </w:r>
      <w:r>
        <w:rPr>
          <w:rFonts w:ascii="Arial" w:hAnsi="Arial" w:cs="Arial"/>
          <w:sz w:val="22"/>
          <w:szCs w:val="22"/>
        </w:rPr>
        <w:t xml:space="preserve">, by age group. </w:t>
      </w:r>
      <w:r w:rsidRPr="005B3E97">
        <w:rPr>
          <w:rFonts w:ascii="Arial" w:hAnsi="Arial" w:cs="Arial"/>
          <w:sz w:val="22"/>
          <w:szCs w:val="22"/>
        </w:rPr>
        <w:t xml:space="preserve">Gold dots show the posterior medians. </w:t>
      </w:r>
      <w:r>
        <w:rPr>
          <w:rFonts w:ascii="Arial" w:hAnsi="Arial" w:cs="Arial"/>
          <w:sz w:val="22"/>
          <w:szCs w:val="22"/>
        </w:rPr>
        <w:t xml:space="preserve">(B) </w:t>
      </w:r>
      <w:r w:rsidRPr="00677C64">
        <w:rPr>
          <w:rFonts w:ascii="Arial" w:hAnsi="Arial" w:cs="Arial"/>
          <w:sz w:val="22"/>
          <w:szCs w:val="22"/>
        </w:rPr>
        <w:t>Probability distribution for the country’s rank</w:t>
      </w:r>
      <w:r>
        <w:rPr>
          <w:rFonts w:ascii="Arial" w:hAnsi="Arial" w:cs="Arial"/>
          <w:sz w:val="22"/>
          <w:szCs w:val="22"/>
        </w:rPr>
        <w:t>, by age group</w:t>
      </w:r>
      <w:r w:rsidRPr="00677C64">
        <w:rPr>
          <w:rFonts w:ascii="Arial" w:hAnsi="Arial" w:cs="Arial"/>
          <w:sz w:val="22"/>
          <w:szCs w:val="22"/>
        </w:rPr>
        <w:t>.</w:t>
      </w:r>
      <w:r>
        <w:rPr>
          <w:rFonts w:ascii="Arial" w:hAnsi="Arial" w:cs="Arial"/>
          <w:sz w:val="22"/>
          <w:szCs w:val="22"/>
        </w:rPr>
        <w:t xml:space="preserve"> </w:t>
      </w:r>
      <w:r w:rsidRPr="005B3E97">
        <w:rPr>
          <w:rFonts w:ascii="Arial" w:hAnsi="Arial" w:cs="Arial"/>
          <w:sz w:val="22"/>
          <w:szCs w:val="22"/>
        </w:rPr>
        <w:t>Countries are ordered vertically by median increase from smallest (at the bottom) to the largest (at the top).</w:t>
      </w:r>
    </w:p>
    <w:p w14:paraId="19969E34" w14:textId="3D7E2427" w:rsidR="003A477A" w:rsidRDefault="003A477A" w:rsidP="000D0D91">
      <w:pPr>
        <w:spacing w:line="480" w:lineRule="auto"/>
        <w:jc w:val="both"/>
        <w:rPr>
          <w:rFonts w:ascii="Arial" w:hAnsi="Arial" w:cs="Arial"/>
          <w:sz w:val="22"/>
          <w:szCs w:val="22"/>
          <w:highlight w:val="cyan"/>
        </w:rPr>
      </w:pPr>
    </w:p>
    <w:p w14:paraId="2B3DB91F" w14:textId="79F3A2A4" w:rsidR="00937033" w:rsidRDefault="00937033">
      <w:pPr>
        <w:spacing w:after="200" w:line="276" w:lineRule="auto"/>
        <w:rPr>
          <w:rFonts w:ascii="Arial" w:hAnsi="Arial" w:cs="Arial"/>
          <w:sz w:val="22"/>
          <w:szCs w:val="22"/>
          <w:highlight w:val="cyan"/>
        </w:rPr>
      </w:pPr>
      <w:r>
        <w:rPr>
          <w:rFonts w:ascii="Arial" w:hAnsi="Arial" w:cs="Arial"/>
          <w:sz w:val="22"/>
          <w:szCs w:val="22"/>
          <w:highlight w:val="cyan"/>
        </w:rPr>
        <w:br w:type="page"/>
      </w:r>
    </w:p>
    <w:p w14:paraId="557D8EB0" w14:textId="4F1C978E" w:rsidR="00AA217B" w:rsidRPr="005B3E97" w:rsidRDefault="00AA217B" w:rsidP="00AA217B">
      <w:pPr>
        <w:spacing w:line="480" w:lineRule="auto"/>
        <w:jc w:val="both"/>
        <w:rPr>
          <w:rFonts w:ascii="Arial" w:hAnsi="Arial" w:cs="Arial"/>
          <w:sz w:val="22"/>
          <w:szCs w:val="22"/>
        </w:rPr>
      </w:pPr>
      <w:r w:rsidRPr="003A477A">
        <w:rPr>
          <w:rFonts w:ascii="Arial" w:hAnsi="Arial" w:cs="Arial"/>
          <w:b/>
          <w:bCs/>
          <w:sz w:val="22"/>
          <w:szCs w:val="22"/>
        </w:rPr>
        <w:lastRenderedPageBreak/>
        <w:t xml:space="preserve">Extended Data </w:t>
      </w:r>
      <w:r w:rsidRPr="005B3E97">
        <w:rPr>
          <w:rFonts w:ascii="Arial" w:hAnsi="Arial" w:cs="Arial"/>
          <w:b/>
          <w:sz w:val="22"/>
          <w:szCs w:val="22"/>
        </w:rPr>
        <w:t xml:space="preserve">Fig. </w:t>
      </w:r>
      <w:r w:rsidR="0093597D">
        <w:rPr>
          <w:rFonts w:ascii="Arial" w:hAnsi="Arial" w:cs="Arial"/>
          <w:b/>
          <w:sz w:val="22"/>
          <w:szCs w:val="22"/>
        </w:rPr>
        <w:t>4</w:t>
      </w:r>
      <w:r w:rsidRPr="005B3E97">
        <w:rPr>
          <w:rFonts w:ascii="Arial" w:hAnsi="Arial" w:cs="Arial"/>
          <w:b/>
          <w:sz w:val="22"/>
          <w:szCs w:val="22"/>
        </w:rPr>
        <w:t>.</w:t>
      </w:r>
      <w:r w:rsidRPr="005B3E97">
        <w:rPr>
          <w:rFonts w:ascii="Arial" w:hAnsi="Arial" w:cs="Arial"/>
          <w:sz w:val="22"/>
          <w:szCs w:val="22"/>
        </w:rPr>
        <w:t xml:space="preserve"> Weekly percent increase in mortality as a result of the Covid-19 pandemic by country</w:t>
      </w:r>
      <w:r>
        <w:rPr>
          <w:rFonts w:ascii="Arial" w:hAnsi="Arial" w:cs="Arial"/>
          <w:sz w:val="22"/>
          <w:szCs w:val="22"/>
        </w:rPr>
        <w:t>, by age group</w:t>
      </w:r>
      <w:r w:rsidRPr="005B3E97">
        <w:rPr>
          <w:rFonts w:ascii="Arial" w:hAnsi="Arial" w:cs="Arial"/>
          <w:sz w:val="22"/>
          <w:szCs w:val="22"/>
        </w:rPr>
        <w:t xml:space="preserve">. </w:t>
      </w:r>
      <w:r w:rsidR="00D222C1" w:rsidRPr="005B3E97">
        <w:rPr>
          <w:rFonts w:ascii="Arial" w:hAnsi="Arial" w:cs="Arial"/>
          <w:sz w:val="22"/>
          <w:szCs w:val="22"/>
        </w:rPr>
        <w:t xml:space="preserve">The </w:t>
      </w:r>
      <w:r w:rsidR="00D222C1">
        <w:rPr>
          <w:rFonts w:ascii="Arial" w:hAnsi="Arial" w:cs="Arial"/>
          <w:sz w:val="22"/>
          <w:szCs w:val="22"/>
        </w:rPr>
        <w:t>turquoise</w:t>
      </w:r>
      <w:r w:rsidR="00D222C1" w:rsidRPr="005B3E97">
        <w:rPr>
          <w:rFonts w:ascii="Arial" w:hAnsi="Arial" w:cs="Arial"/>
          <w:sz w:val="22"/>
          <w:szCs w:val="22"/>
        </w:rPr>
        <w:t xml:space="preserve"> shading shows the credible intervals around the median prediction, from 5% (dark) to 95% (light)</w:t>
      </w:r>
      <w:r w:rsidR="00D222C1">
        <w:rPr>
          <w:rFonts w:ascii="Arial" w:hAnsi="Arial" w:cs="Arial"/>
          <w:sz w:val="22"/>
          <w:szCs w:val="22"/>
        </w:rPr>
        <w:t xml:space="preserve"> in 10% increments</w:t>
      </w:r>
      <w:r w:rsidR="00D222C1" w:rsidRPr="005B3E97">
        <w:rPr>
          <w:rFonts w:ascii="Arial" w:hAnsi="Arial" w:cs="Arial"/>
          <w:sz w:val="22"/>
          <w:szCs w:val="22"/>
        </w:rPr>
        <w:t>.</w:t>
      </w:r>
      <w:r w:rsidR="00513CD6" w:rsidRPr="00513CD6">
        <w:rPr>
          <w:rFonts w:ascii="Arial" w:hAnsi="Arial" w:cs="Arial"/>
          <w:sz w:val="22"/>
          <w:szCs w:val="22"/>
        </w:rPr>
        <w:t xml:space="preserve"> </w:t>
      </w:r>
      <w:r w:rsidR="00513CD6">
        <w:rPr>
          <w:rFonts w:ascii="Arial" w:hAnsi="Arial" w:cs="Arial"/>
          <w:sz w:val="22"/>
          <w:szCs w:val="22"/>
        </w:rPr>
        <w:t>The background shading indicates the magnitude of the weekly increase that was detectable with a posterior probability of at least 90%.</w:t>
      </w:r>
    </w:p>
    <w:p w14:paraId="29620DBA" w14:textId="77777777" w:rsidR="003A477A" w:rsidRDefault="003A477A" w:rsidP="000D0D91">
      <w:pPr>
        <w:spacing w:line="480" w:lineRule="auto"/>
        <w:jc w:val="both"/>
        <w:rPr>
          <w:rFonts w:ascii="Arial" w:hAnsi="Arial" w:cs="Arial"/>
          <w:sz w:val="22"/>
          <w:szCs w:val="22"/>
          <w:highlight w:val="cyan"/>
        </w:rPr>
      </w:pPr>
    </w:p>
    <w:p w14:paraId="1361807B" w14:textId="5079632F" w:rsidR="00931467" w:rsidRPr="005B3E97" w:rsidRDefault="00931467" w:rsidP="00580F14">
      <w:pPr>
        <w:spacing w:line="480" w:lineRule="auto"/>
        <w:jc w:val="both"/>
        <w:rPr>
          <w:rFonts w:ascii="Arial" w:hAnsi="Arial" w:cs="Arial"/>
          <w:sz w:val="22"/>
          <w:szCs w:val="22"/>
        </w:rPr>
      </w:pPr>
      <w:r w:rsidRPr="005B3E97">
        <w:rPr>
          <w:rFonts w:ascii="Arial" w:hAnsi="Arial" w:cs="Arial"/>
          <w:sz w:val="22"/>
          <w:szCs w:val="22"/>
        </w:rPr>
        <w:br w:type="page"/>
      </w:r>
    </w:p>
    <w:p w14:paraId="7C265E01" w14:textId="0A40AFC4" w:rsidR="00A933A3" w:rsidRPr="005B3E97" w:rsidRDefault="003053AD" w:rsidP="00580F14">
      <w:pPr>
        <w:spacing w:line="480" w:lineRule="auto"/>
        <w:jc w:val="both"/>
        <w:rPr>
          <w:rFonts w:ascii="Arial" w:hAnsi="Arial" w:cs="Arial"/>
          <w:b/>
          <w:sz w:val="22"/>
          <w:szCs w:val="22"/>
        </w:rPr>
      </w:pPr>
      <w:r w:rsidRPr="005B3E97">
        <w:rPr>
          <w:rFonts w:ascii="Arial" w:hAnsi="Arial" w:cs="Arial"/>
          <w:b/>
          <w:sz w:val="22"/>
          <w:szCs w:val="22"/>
        </w:rPr>
        <w:lastRenderedPageBreak/>
        <w:t>Reference</w:t>
      </w:r>
      <w:r w:rsidR="005728FF" w:rsidRPr="005B3E97">
        <w:rPr>
          <w:rFonts w:ascii="Arial" w:hAnsi="Arial" w:cs="Arial"/>
          <w:b/>
          <w:sz w:val="22"/>
          <w:szCs w:val="22"/>
        </w:rPr>
        <w:t>s</w:t>
      </w:r>
    </w:p>
    <w:p w14:paraId="5958437F" w14:textId="1E7EF5ED" w:rsidR="00141CE5" w:rsidRPr="005B3E97" w:rsidRDefault="00141CE5" w:rsidP="00580F14">
      <w:pPr>
        <w:spacing w:line="480" w:lineRule="auto"/>
        <w:jc w:val="both"/>
        <w:rPr>
          <w:rFonts w:ascii="Arial" w:hAnsi="Arial" w:cs="Arial"/>
          <w:b/>
          <w:sz w:val="22"/>
          <w:szCs w:val="22"/>
        </w:rPr>
      </w:pPr>
    </w:p>
    <w:p w14:paraId="07AD4B29" w14:textId="77777777" w:rsidR="008C0801" w:rsidRPr="005B3E97" w:rsidRDefault="008C0801" w:rsidP="00580F14">
      <w:pPr>
        <w:spacing w:line="480" w:lineRule="auto"/>
        <w:jc w:val="both"/>
        <w:rPr>
          <w:rFonts w:ascii="Arial" w:hAnsi="Arial" w:cs="Arial"/>
          <w:b/>
          <w:sz w:val="22"/>
          <w:szCs w:val="22"/>
        </w:rPr>
      </w:pPr>
    </w:p>
    <w:p w14:paraId="59195912" w14:textId="3C7AFD40" w:rsidR="008C0801" w:rsidRPr="005B3E97" w:rsidRDefault="008C0801" w:rsidP="00580F14">
      <w:pPr>
        <w:spacing w:line="480" w:lineRule="auto"/>
        <w:jc w:val="both"/>
        <w:rPr>
          <w:rFonts w:ascii="Arial" w:hAnsi="Arial" w:cs="Arial"/>
          <w:b/>
          <w:sz w:val="22"/>
          <w:szCs w:val="22"/>
        </w:rPr>
      </w:pPr>
    </w:p>
    <w:p w14:paraId="555267CD" w14:textId="24799336" w:rsidR="008C0801" w:rsidRPr="005B3E97" w:rsidRDefault="0094560E" w:rsidP="00580F14">
      <w:pPr>
        <w:spacing w:line="480" w:lineRule="auto"/>
        <w:jc w:val="both"/>
        <w:rPr>
          <w:rFonts w:ascii="Arial" w:hAnsi="Arial" w:cs="Arial"/>
          <w:b/>
          <w:sz w:val="22"/>
          <w:szCs w:val="22"/>
        </w:rPr>
      </w:pPr>
      <w:ins w:id="35" w:author="Parks, Robbie M" w:date="2020-08-24T18:01:00Z">
        <w:r>
          <w:rPr>
            <w:rFonts w:ascii="Arial" w:hAnsi="Arial" w:cs="Arial"/>
            <w:b/>
            <w:sz w:val="22"/>
            <w:szCs w:val="22"/>
          </w:rPr>
          <w:t>å</w:t>
        </w:r>
      </w:ins>
    </w:p>
    <w:sectPr w:rsidR="008C0801" w:rsidRPr="005B3E97" w:rsidSect="00A4775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Majid Ezzati" w:date="2020-08-24T15:49:00Z" w:initials="EM">
    <w:p w14:paraId="499CCFAA" w14:textId="5182A93C" w:rsidR="001B3AD7" w:rsidRDefault="001B3AD7">
      <w:pPr>
        <w:pStyle w:val="CommentText"/>
      </w:pPr>
      <w:r>
        <w:rPr>
          <w:rStyle w:val="CommentReference"/>
        </w:rPr>
        <w:annotationRef/>
      </w:r>
      <w:r>
        <w:t>All – better citations welcome</w:t>
      </w:r>
    </w:p>
  </w:comment>
  <w:comment w:id="3" w:author="Parks, Robbie M" w:date="2020-08-24T17:34:00Z" w:initials="PRM">
    <w:p w14:paraId="3F0BC8CD" w14:textId="045D0FD7" w:rsidR="00F11A0F" w:rsidRDefault="00F11A0F">
      <w:pPr>
        <w:pStyle w:val="CommentText"/>
      </w:pPr>
      <w:r>
        <w:rPr>
          <w:rStyle w:val="CommentReference"/>
        </w:rPr>
        <w:annotationRef/>
      </w:r>
      <w:r>
        <w:t xml:space="preserve"> moved from end of sentence.</w:t>
      </w:r>
      <w:r w:rsidR="008C0380">
        <w:t xml:space="preserve"> Didn’t make sense before, unless I’ve misunderstood</w:t>
      </w:r>
      <w:r w:rsidR="00674825">
        <w:t>.</w:t>
      </w:r>
    </w:p>
  </w:comment>
  <w:comment w:id="8" w:author="Parks, Robbie M" w:date="2020-08-24T17:41:00Z" w:initials="PRM">
    <w:p w14:paraId="206580D5" w14:textId="49D26654" w:rsidR="00CA0CED" w:rsidRDefault="00CA0CED">
      <w:pPr>
        <w:pStyle w:val="CommentText"/>
      </w:pPr>
      <w:r>
        <w:rPr>
          <w:rStyle w:val="CommentReference"/>
        </w:rPr>
        <w:annotationRef/>
      </w:r>
      <w:r>
        <w:t>This is the first instance of reference to temperature in the main body of the paper</w:t>
      </w:r>
      <w:r w:rsidR="007C265D">
        <w:t>, which I think would be a bit unexpected</w:t>
      </w:r>
      <w:r>
        <w:t>. Would it make sense to briefly introduce what the 16 models were based on in the introduction?</w:t>
      </w:r>
    </w:p>
  </w:comment>
  <w:comment w:id="13" w:author="Majid Ezzati" w:date="2020-08-21T21:15:00Z" w:initials="EM">
    <w:p w14:paraId="73213904" w14:textId="0611A18E" w:rsidR="001B3AD7" w:rsidRDefault="001B3AD7">
      <w:pPr>
        <w:pStyle w:val="CommentText"/>
      </w:pPr>
      <w:r>
        <w:rPr>
          <w:rStyle w:val="CommentReference"/>
        </w:rPr>
        <w:annotationRef/>
      </w:r>
      <w:r>
        <w:t>All: we need an ending section. I have revised based on comment from Reviewers 2 and 3. Edits/additions welcome</w:t>
      </w:r>
    </w:p>
  </w:comment>
  <w:comment w:id="26" w:author="Majid Ezzati" w:date="2020-08-22T08:20:00Z" w:initials="EM">
    <w:p w14:paraId="4BF52D8C" w14:textId="09AB0856" w:rsidR="001B3AD7" w:rsidRDefault="001B3AD7">
      <w:pPr>
        <w:pStyle w:val="CommentText"/>
      </w:pPr>
      <w:r>
        <w:rPr>
          <w:rStyle w:val="CommentReference"/>
        </w:rPr>
        <w:annotationRef/>
      </w:r>
      <w:r>
        <w:t>To add</w:t>
      </w:r>
    </w:p>
  </w:comment>
  <w:comment w:id="27" w:author="Majid Ezzati" w:date="2020-08-22T20:18:00Z" w:initials="EM">
    <w:p w14:paraId="60A3DE02" w14:textId="61FBA985" w:rsidR="001B3AD7" w:rsidRDefault="001B3AD7">
      <w:pPr>
        <w:pStyle w:val="CommentText"/>
      </w:pPr>
      <w:r>
        <w:rPr>
          <w:rStyle w:val="CommentReference"/>
        </w:rPr>
        <w:annotationRef/>
      </w:r>
      <w:r>
        <w:t>Are they similar?</w:t>
      </w:r>
    </w:p>
  </w:comment>
  <w:comment w:id="28" w:author="Majid Ezzati" w:date="2020-08-22T20:19:00Z" w:initials="EM">
    <w:p w14:paraId="52EACC45" w14:textId="14278A57" w:rsidR="001B3AD7" w:rsidRDefault="001B3AD7">
      <w:pPr>
        <w:pStyle w:val="CommentText"/>
      </w:pPr>
      <w:r>
        <w:rPr>
          <w:rStyle w:val="CommentReference"/>
        </w:rPr>
        <w:annotationRef/>
      </w:r>
      <w:r>
        <w:t>ONS? Euro CDC?</w:t>
      </w:r>
    </w:p>
  </w:comment>
  <w:comment w:id="31" w:author="Majid Ezzati" w:date="2020-08-24T20:31:00Z" w:initials="EM">
    <w:p w14:paraId="09F6F060" w14:textId="72C926A4" w:rsidR="001B3AD7" w:rsidRDefault="001B3AD7">
      <w:pPr>
        <w:pStyle w:val="CommentText"/>
      </w:pPr>
      <w:r>
        <w:rPr>
          <w:rStyle w:val="CommentReference"/>
        </w:rPr>
        <w:annotationRef/>
      </w:r>
      <w:r>
        <w:t>Perhaps add one more example the spans a large range with ~equal probability – e.g. Austria or Poland?</w:t>
      </w:r>
    </w:p>
  </w:comment>
  <w:comment w:id="32" w:author="Vasilis Kontis" w:date="2020-08-24T11:18:00Z" w:initials="VK">
    <w:p w14:paraId="3D4C93E0" w14:textId="36F62F78" w:rsidR="001B3AD7" w:rsidRPr="009F5A62" w:rsidRDefault="001B3AD7">
      <w:pPr>
        <w:pStyle w:val="CommentText"/>
        <w:rPr>
          <w:lang w:val="en-US"/>
        </w:rPr>
      </w:pPr>
      <w:r>
        <w:rPr>
          <w:rStyle w:val="CommentReference"/>
        </w:rPr>
        <w:annotationRef/>
      </w:r>
      <w:r>
        <w:rPr>
          <w:lang w:val="en-US"/>
        </w:rPr>
        <w:t>Waiting for confirmation these figures still accurate</w:t>
      </w:r>
    </w:p>
  </w:comment>
  <w:comment w:id="33" w:author="Vasilis Kontis" w:date="2020-08-24T11:18:00Z" w:initials="VK">
    <w:p w14:paraId="504B947B" w14:textId="77777777" w:rsidR="001B3AD7" w:rsidRPr="009F5A62" w:rsidRDefault="001B3AD7" w:rsidP="009F5A62">
      <w:pPr>
        <w:pStyle w:val="CommentText"/>
        <w:rPr>
          <w:lang w:val="en-US"/>
        </w:rPr>
      </w:pPr>
      <w:r>
        <w:rPr>
          <w:rStyle w:val="CommentReference"/>
        </w:rPr>
        <w:annotationRef/>
      </w:r>
      <w:r>
        <w:rPr>
          <w:rStyle w:val="CommentReference"/>
        </w:rPr>
        <w:annotationRef/>
      </w:r>
      <w:r>
        <w:rPr>
          <w:lang w:val="en-US"/>
        </w:rPr>
        <w:t>Waiting for confirmation these figures still accurate</w:t>
      </w:r>
    </w:p>
    <w:p w14:paraId="032EAD84" w14:textId="7E8C0AA5" w:rsidR="001B3AD7" w:rsidRPr="009F5A62" w:rsidRDefault="001B3AD7">
      <w:pPr>
        <w:pStyle w:val="CommentText"/>
        <w:rPr>
          <w:lang w:val="en-U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99CCFAA" w15:done="0"/>
  <w15:commentEx w15:paraId="3F0BC8CD" w15:done="0"/>
  <w15:commentEx w15:paraId="206580D5" w15:done="0"/>
  <w15:commentEx w15:paraId="73213904" w15:done="0"/>
  <w15:commentEx w15:paraId="4BF52D8C" w15:done="0"/>
  <w15:commentEx w15:paraId="60A3DE02" w15:done="0"/>
  <w15:commentEx w15:paraId="52EACC45" w15:done="0"/>
  <w15:commentEx w15:paraId="09F6F060" w15:done="0"/>
  <w15:commentEx w15:paraId="3D4C93E0" w15:done="0"/>
  <w15:commentEx w15:paraId="032EAD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EE6005" w16cex:dateUtc="2020-08-24T14:49:00Z"/>
  <w16cex:commentExtensible w16cex:durableId="22EE788C" w16cex:dateUtc="2020-08-24T21:34:00Z"/>
  <w16cex:commentExtensible w16cex:durableId="22EE7A3A" w16cex:dateUtc="2020-08-24T21:41:00Z"/>
  <w16cex:commentExtensible w16cex:durableId="22EAB7D4" w16cex:dateUtc="2020-08-21T20:15:00Z"/>
  <w16cex:commentExtensible w16cex:durableId="22EB53B4" w16cex:dateUtc="2020-08-22T07:20:00Z"/>
  <w16cex:commentExtensible w16cex:durableId="22EBFC2C" w16cex:dateUtc="2020-08-22T19:18:00Z"/>
  <w16cex:commentExtensible w16cex:durableId="22EBFC47" w16cex:dateUtc="2020-08-22T19:19:00Z"/>
  <w16cex:commentExtensible w16cex:durableId="22EEA224" w16cex:dateUtc="2020-08-24T19:31:00Z"/>
  <w16cex:commentExtensible w16cex:durableId="22EE2079" w16cex:dateUtc="2020-08-24T08:18:00Z"/>
  <w16cex:commentExtensible w16cex:durableId="22EE209D" w16cex:dateUtc="2020-08-24T0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99CCFAA" w16cid:durableId="22EE6005"/>
  <w16cid:commentId w16cid:paraId="3F0BC8CD" w16cid:durableId="22EE788C"/>
  <w16cid:commentId w16cid:paraId="206580D5" w16cid:durableId="22EE7A3A"/>
  <w16cid:commentId w16cid:paraId="73213904" w16cid:durableId="22EAB7D4"/>
  <w16cid:commentId w16cid:paraId="4BF52D8C" w16cid:durableId="22EB53B4"/>
  <w16cid:commentId w16cid:paraId="60A3DE02" w16cid:durableId="22EBFC2C"/>
  <w16cid:commentId w16cid:paraId="52EACC45" w16cid:durableId="22EBFC47"/>
  <w16cid:commentId w16cid:paraId="09F6F060" w16cid:durableId="22EEA224"/>
  <w16cid:commentId w16cid:paraId="3D4C93E0" w16cid:durableId="22EE2079"/>
  <w16cid:commentId w16cid:paraId="032EAD84" w16cid:durableId="22EE20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6A491C" w14:textId="77777777" w:rsidR="008F6294" w:rsidRDefault="008F6294" w:rsidP="005C0096">
      <w:r>
        <w:separator/>
      </w:r>
    </w:p>
  </w:endnote>
  <w:endnote w:type="continuationSeparator" w:id="0">
    <w:p w14:paraId="3216BDFA" w14:textId="77777777" w:rsidR="008F6294" w:rsidRDefault="008F6294" w:rsidP="005C0096">
      <w:r>
        <w:continuationSeparator/>
      </w:r>
    </w:p>
  </w:endnote>
  <w:endnote w:type="continuationNotice" w:id="1">
    <w:p w14:paraId="1221378E" w14:textId="77777777" w:rsidR="008F6294" w:rsidRDefault="008F62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Segoe UI">
    <w:altName w:val="Sylfaen"/>
    <w:panose1 w:val="020B0604020202020204"/>
    <w:charset w:val="00"/>
    <w:family w:val="swiss"/>
    <w:pitch w:val="variable"/>
    <w:sig w:usb0="E4002EFF" w:usb1="C000E47F" w:usb2="00000009" w:usb3="00000000" w:csb0="000001FF" w:csb1="00000000"/>
  </w:font>
  <w:font w:name="Minion Pro">
    <w:panose1 w:val="02040503050201020203"/>
    <w:charset w:val="00"/>
    <w:family w:val="roman"/>
    <w:notTrueType/>
    <w:pitch w:val="variable"/>
    <w:sig w:usb0="60000287" w:usb1="00000001" w:usb2="00000000" w:usb3="00000000" w:csb0="0000019F" w:csb1="00000000"/>
  </w:font>
  <w:font w:name="ITC Franklin Gothic Std Book">
    <w:altName w:val="ITC Franklin Gothic Std Book"/>
    <w:panose1 w:val="020B0604020202020204"/>
    <w:charset w:val="00"/>
    <w:family w:val="swiss"/>
    <w:notTrueType/>
    <w:pitch w:val="default"/>
    <w:sig w:usb0="00000003" w:usb1="00000000" w:usb2="00000000" w:usb3="00000000" w:csb0="00000001" w:csb1="00000000"/>
  </w:font>
  <w:font w:name="ScalaLancetPro">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haker 2 Lancet">
    <w:altName w:val="Shaker 2 Lancet"/>
    <w:panose1 w:val="020B0604020202020204"/>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CADE10" w14:textId="77777777" w:rsidR="001B3AD7" w:rsidRDefault="001B3AD7"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B5F35D" w14:textId="77777777" w:rsidR="001B3AD7" w:rsidRDefault="001B3AD7" w:rsidP="00913C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20D9FC" w14:textId="77777777" w:rsidR="001B3AD7" w:rsidRDefault="001B3AD7"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C5784F7" w14:textId="77777777" w:rsidR="001B3AD7" w:rsidRDefault="001B3AD7" w:rsidP="00913C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C23CB8" w14:textId="77777777" w:rsidR="008F6294" w:rsidRDefault="008F6294" w:rsidP="005C0096">
      <w:r>
        <w:separator/>
      </w:r>
    </w:p>
  </w:footnote>
  <w:footnote w:type="continuationSeparator" w:id="0">
    <w:p w14:paraId="585657B2" w14:textId="77777777" w:rsidR="008F6294" w:rsidRDefault="008F6294" w:rsidP="005C0096">
      <w:r>
        <w:continuationSeparator/>
      </w:r>
    </w:p>
  </w:footnote>
  <w:footnote w:type="continuationNotice" w:id="1">
    <w:p w14:paraId="5A2B7A9C" w14:textId="77777777" w:rsidR="008F6294" w:rsidRDefault="008F62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B9E88" w14:textId="77777777" w:rsidR="001B3AD7" w:rsidRDefault="001B3AD7" w:rsidP="00913C0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18D91D0" w14:textId="77777777" w:rsidR="001B3AD7" w:rsidRDefault="001B3AD7" w:rsidP="00913C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6B74DC" w14:textId="77777777" w:rsidR="001B3AD7" w:rsidRDefault="001B3AD7" w:rsidP="00913C0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F3064"/>
    <w:multiLevelType w:val="hybridMultilevel"/>
    <w:tmpl w:val="5D445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4E36D6"/>
    <w:multiLevelType w:val="hybridMultilevel"/>
    <w:tmpl w:val="D58AADC4"/>
    <w:lvl w:ilvl="0" w:tplc="EB26D6E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B41213"/>
    <w:multiLevelType w:val="hybridMultilevel"/>
    <w:tmpl w:val="38AA2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9C0FAF"/>
    <w:multiLevelType w:val="hybridMultilevel"/>
    <w:tmpl w:val="A55090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C8402A"/>
    <w:multiLevelType w:val="hybridMultilevel"/>
    <w:tmpl w:val="825ED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C6714E"/>
    <w:multiLevelType w:val="multilevel"/>
    <w:tmpl w:val="FE408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F232B4"/>
    <w:multiLevelType w:val="hybridMultilevel"/>
    <w:tmpl w:val="4A3C69A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3D1E7F"/>
    <w:multiLevelType w:val="hybridMultilevel"/>
    <w:tmpl w:val="10225F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8B0DCA"/>
    <w:multiLevelType w:val="hybridMultilevel"/>
    <w:tmpl w:val="4B9AC932"/>
    <w:lvl w:ilvl="0" w:tplc="362EF10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FD618E"/>
    <w:multiLevelType w:val="hybridMultilevel"/>
    <w:tmpl w:val="7E749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5A76AB"/>
    <w:multiLevelType w:val="hybridMultilevel"/>
    <w:tmpl w:val="B7CA53D0"/>
    <w:lvl w:ilvl="0" w:tplc="D318D34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60547C"/>
    <w:multiLevelType w:val="hybridMultilevel"/>
    <w:tmpl w:val="501CAC4E"/>
    <w:lvl w:ilvl="0" w:tplc="444CAB2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E45A48"/>
    <w:multiLevelType w:val="hybridMultilevel"/>
    <w:tmpl w:val="381AB7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E1B0FF6"/>
    <w:multiLevelType w:val="hybridMultilevel"/>
    <w:tmpl w:val="F29AA874"/>
    <w:lvl w:ilvl="0" w:tplc="4BD69FD0">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2C099D"/>
    <w:multiLevelType w:val="hybridMultilevel"/>
    <w:tmpl w:val="67605A8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4125E1A"/>
    <w:multiLevelType w:val="hybridMultilevel"/>
    <w:tmpl w:val="B002F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4B54F4"/>
    <w:multiLevelType w:val="hybridMultilevel"/>
    <w:tmpl w:val="A02C21B6"/>
    <w:lvl w:ilvl="0" w:tplc="F43ADF4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B02AFF"/>
    <w:multiLevelType w:val="hybridMultilevel"/>
    <w:tmpl w:val="08CCE52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FF29A8"/>
    <w:multiLevelType w:val="hybridMultilevel"/>
    <w:tmpl w:val="F3EE73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FA56815"/>
    <w:multiLevelType w:val="multilevel"/>
    <w:tmpl w:val="8F8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04ABE"/>
    <w:multiLevelType w:val="hybridMultilevel"/>
    <w:tmpl w:val="A8880018"/>
    <w:lvl w:ilvl="0" w:tplc="2702BA40">
      <w:start w:val="1"/>
      <w:numFmt w:val="decimal"/>
      <w:lvlText w:val="%1)"/>
      <w:lvlJc w:val="left"/>
      <w:pPr>
        <w:ind w:left="720" w:hanging="360"/>
      </w:pPr>
      <w:rPr>
        <w:rFonts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4DB4AA8"/>
    <w:multiLevelType w:val="hybridMultilevel"/>
    <w:tmpl w:val="013483CC"/>
    <w:lvl w:ilvl="0" w:tplc="B4DE4D76">
      <w:start w:val="1"/>
      <w:numFmt w:val="decimal"/>
      <w:lvlText w:val="%1."/>
      <w:lvlJc w:val="left"/>
      <w:pPr>
        <w:tabs>
          <w:tab w:val="num" w:pos="0"/>
        </w:tabs>
        <w:ind w:left="360" w:hanging="360"/>
      </w:pPr>
      <w:rPr>
        <w:rFonts w:hint="default"/>
        <w:b w:val="0"/>
        <w:i w:val="0"/>
      </w:rPr>
    </w:lvl>
    <w:lvl w:ilvl="1" w:tplc="0826E252">
      <w:start w:val="1"/>
      <w:numFmt w:val="decimal"/>
      <w:lvlText w:val="%2."/>
      <w:lvlJc w:val="left"/>
      <w:pPr>
        <w:tabs>
          <w:tab w:val="num" w:pos="0"/>
        </w:tabs>
        <w:ind w:left="36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8CB698E"/>
    <w:multiLevelType w:val="hybridMultilevel"/>
    <w:tmpl w:val="5F6069CA"/>
    <w:lvl w:ilvl="0" w:tplc="E3FE3054">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C8A03B4"/>
    <w:multiLevelType w:val="hybridMultilevel"/>
    <w:tmpl w:val="915CDA3C"/>
    <w:lvl w:ilvl="0" w:tplc="493CFCD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DE50B77"/>
    <w:multiLevelType w:val="hybridMultilevel"/>
    <w:tmpl w:val="252C4B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2804DAB"/>
    <w:multiLevelType w:val="hybridMultilevel"/>
    <w:tmpl w:val="CEAAE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4B30B2"/>
    <w:multiLevelType w:val="hybridMultilevel"/>
    <w:tmpl w:val="C56C5F2C"/>
    <w:lvl w:ilvl="0" w:tplc="F0D47AC8">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AF0B01"/>
    <w:multiLevelType w:val="hybridMultilevel"/>
    <w:tmpl w:val="A9FE18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D1D6E8F"/>
    <w:multiLevelType w:val="hybridMultilevel"/>
    <w:tmpl w:val="42ECD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6BD2009"/>
    <w:multiLevelType w:val="hybridMultilevel"/>
    <w:tmpl w:val="B420DB48"/>
    <w:lvl w:ilvl="0" w:tplc="D1CAC8BE">
      <w:start w:val="20"/>
      <w:numFmt w:val="bullet"/>
      <w:lvlText w:val=""/>
      <w:lvlJc w:val="left"/>
      <w:pPr>
        <w:ind w:left="720" w:hanging="360"/>
      </w:pPr>
      <w:rPr>
        <w:rFonts w:ascii="Wingdings" w:eastAsiaTheme="minorHAns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B2117C2"/>
    <w:multiLevelType w:val="hybridMultilevel"/>
    <w:tmpl w:val="618CAE36"/>
    <w:lvl w:ilvl="0" w:tplc="70BC478A">
      <w:start w:val="1"/>
      <w:numFmt w:val="bullet"/>
      <w:lvlText w:val=""/>
      <w:lvlJc w:val="left"/>
      <w:pPr>
        <w:ind w:left="360" w:hanging="30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2987EDA"/>
    <w:multiLevelType w:val="hybridMultilevel"/>
    <w:tmpl w:val="7BE0B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7D598A"/>
    <w:multiLevelType w:val="hybridMultilevel"/>
    <w:tmpl w:val="BBC29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8B051DB"/>
    <w:multiLevelType w:val="hybridMultilevel"/>
    <w:tmpl w:val="E80A8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27157A"/>
    <w:multiLevelType w:val="hybridMultilevel"/>
    <w:tmpl w:val="59903F1E"/>
    <w:lvl w:ilvl="0" w:tplc="949CBD2C">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BAE14D1"/>
    <w:multiLevelType w:val="hybridMultilevel"/>
    <w:tmpl w:val="81761F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1"/>
  </w:num>
  <w:num w:numId="2">
    <w:abstractNumId w:val="21"/>
  </w:num>
  <w:num w:numId="3">
    <w:abstractNumId w:val="27"/>
  </w:num>
  <w:num w:numId="4">
    <w:abstractNumId w:val="33"/>
  </w:num>
  <w:num w:numId="5">
    <w:abstractNumId w:val="34"/>
  </w:num>
  <w:num w:numId="6">
    <w:abstractNumId w:val="13"/>
  </w:num>
  <w:num w:numId="7">
    <w:abstractNumId w:val="16"/>
  </w:num>
  <w:num w:numId="8">
    <w:abstractNumId w:val="3"/>
  </w:num>
  <w:num w:numId="9">
    <w:abstractNumId w:val="24"/>
  </w:num>
  <w:num w:numId="10">
    <w:abstractNumId w:val="2"/>
  </w:num>
  <w:num w:numId="11">
    <w:abstractNumId w:val="26"/>
  </w:num>
  <w:num w:numId="12">
    <w:abstractNumId w:val="10"/>
  </w:num>
  <w:num w:numId="13">
    <w:abstractNumId w:val="0"/>
  </w:num>
  <w:num w:numId="14">
    <w:abstractNumId w:val="8"/>
  </w:num>
  <w:num w:numId="15">
    <w:abstractNumId w:val="19"/>
  </w:num>
  <w:num w:numId="16">
    <w:abstractNumId w:val="5"/>
  </w:num>
  <w:num w:numId="17">
    <w:abstractNumId w:val="29"/>
  </w:num>
  <w:num w:numId="18">
    <w:abstractNumId w:val="9"/>
  </w:num>
  <w:num w:numId="19">
    <w:abstractNumId w:val="32"/>
  </w:num>
  <w:num w:numId="20">
    <w:abstractNumId w:val="35"/>
  </w:num>
  <w:num w:numId="21">
    <w:abstractNumId w:val="18"/>
  </w:num>
  <w:num w:numId="22">
    <w:abstractNumId w:val="7"/>
  </w:num>
  <w:num w:numId="23">
    <w:abstractNumId w:val="25"/>
  </w:num>
  <w:num w:numId="24">
    <w:abstractNumId w:val="1"/>
  </w:num>
  <w:num w:numId="25">
    <w:abstractNumId w:val="11"/>
  </w:num>
  <w:num w:numId="26">
    <w:abstractNumId w:val="12"/>
  </w:num>
  <w:num w:numId="27">
    <w:abstractNumId w:val="4"/>
  </w:num>
  <w:num w:numId="28">
    <w:abstractNumId w:val="30"/>
  </w:num>
  <w:num w:numId="29">
    <w:abstractNumId w:val="15"/>
  </w:num>
  <w:num w:numId="30">
    <w:abstractNumId w:val="22"/>
  </w:num>
  <w:num w:numId="31">
    <w:abstractNumId w:val="28"/>
  </w:num>
  <w:num w:numId="32">
    <w:abstractNumId w:val="23"/>
  </w:num>
  <w:num w:numId="33">
    <w:abstractNumId w:val="6"/>
  </w:num>
  <w:num w:numId="34">
    <w:abstractNumId w:val="17"/>
  </w:num>
  <w:num w:numId="35">
    <w:abstractNumId w:val="20"/>
  </w:num>
  <w:num w:numId="3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jid Ezzati">
    <w15:presenceInfo w15:providerId="AD" w15:userId="S::mezzati@ic.ac.uk::de4367be-094d-4425-aa39-f25a3e5b7505"/>
  </w15:person>
  <w15:person w15:author="Parks, Robbie M">
    <w15:presenceInfo w15:providerId="AD" w15:userId="S::rmp15@ic.ac.uk::cb6b7f8d-c7e1-44f5-b2d9-a44f305898c3"/>
  </w15:person>
  <w15:person w15:author="Vasilis Kontis">
    <w15:presenceInfo w15:providerId="Windows Live" w15:userId="bc36d35e85c1f2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7"/>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3037&lt;/item&gt;&lt;item&gt;3542&lt;/item&gt;&lt;item&gt;3956&lt;/item&gt;&lt;item&gt;4288&lt;/item&gt;&lt;item&gt;4297&lt;/item&gt;&lt;item&gt;4371&lt;/item&gt;&lt;item&gt;4833&lt;/item&gt;&lt;item&gt;4938&lt;/item&gt;&lt;item&gt;5275&lt;/item&gt;&lt;item&gt;5286&lt;/item&gt;&lt;item&gt;5434&lt;/item&gt;&lt;item&gt;5439&lt;/item&gt;&lt;item&gt;5471&lt;/item&gt;&lt;item&gt;5483&lt;/item&gt;&lt;item&gt;5493&lt;/item&gt;&lt;item&gt;5558&lt;/item&gt;&lt;item&gt;6367&lt;/item&gt;&lt;item&gt;6479&lt;/item&gt;&lt;item&gt;6491&lt;/item&gt;&lt;item&gt;6511&lt;/item&gt;&lt;item&gt;6519&lt;/item&gt;&lt;item&gt;6552&lt;/item&gt;&lt;item&gt;6557&lt;/item&gt;&lt;item&gt;6558&lt;/item&gt;&lt;item&gt;6560&lt;/item&gt;&lt;item&gt;6561&lt;/item&gt;&lt;item&gt;6583&lt;/item&gt;&lt;item&gt;6595&lt;/item&gt;&lt;item&gt;6694&lt;/item&gt;&lt;item&gt;6695&lt;/item&gt;&lt;item&gt;6696&lt;/item&gt;&lt;item&gt;6698&lt;/item&gt;&lt;item&gt;6699&lt;/item&gt;&lt;item&gt;6700&lt;/item&gt;&lt;item&gt;6702&lt;/item&gt;&lt;/record-ids&gt;&lt;/item&gt;&lt;/Libraries&gt;"/>
  </w:docVars>
  <w:rsids>
    <w:rsidRoot w:val="00FC42F1"/>
    <w:rsid w:val="000000A3"/>
    <w:rsid w:val="00000241"/>
    <w:rsid w:val="00000E9A"/>
    <w:rsid w:val="00000EEA"/>
    <w:rsid w:val="00000F0F"/>
    <w:rsid w:val="00001421"/>
    <w:rsid w:val="000018D0"/>
    <w:rsid w:val="00001CDE"/>
    <w:rsid w:val="000022C2"/>
    <w:rsid w:val="0000245B"/>
    <w:rsid w:val="00002BCA"/>
    <w:rsid w:val="00002EB3"/>
    <w:rsid w:val="00003127"/>
    <w:rsid w:val="00003273"/>
    <w:rsid w:val="00003898"/>
    <w:rsid w:val="00003995"/>
    <w:rsid w:val="00003BEE"/>
    <w:rsid w:val="00003E8A"/>
    <w:rsid w:val="0000437C"/>
    <w:rsid w:val="00004BD8"/>
    <w:rsid w:val="00005044"/>
    <w:rsid w:val="00005295"/>
    <w:rsid w:val="000056CF"/>
    <w:rsid w:val="000057EF"/>
    <w:rsid w:val="00005912"/>
    <w:rsid w:val="000059FB"/>
    <w:rsid w:val="00005D6D"/>
    <w:rsid w:val="00005E7F"/>
    <w:rsid w:val="00005FCD"/>
    <w:rsid w:val="00006338"/>
    <w:rsid w:val="00006410"/>
    <w:rsid w:val="0000671D"/>
    <w:rsid w:val="00006C2D"/>
    <w:rsid w:val="000071FC"/>
    <w:rsid w:val="0000745C"/>
    <w:rsid w:val="00007479"/>
    <w:rsid w:val="00007C85"/>
    <w:rsid w:val="00010249"/>
    <w:rsid w:val="0001039B"/>
    <w:rsid w:val="000112C1"/>
    <w:rsid w:val="00011D7B"/>
    <w:rsid w:val="000120C6"/>
    <w:rsid w:val="00012AAE"/>
    <w:rsid w:val="00013762"/>
    <w:rsid w:val="000143C7"/>
    <w:rsid w:val="00014440"/>
    <w:rsid w:val="00014A02"/>
    <w:rsid w:val="00014ACA"/>
    <w:rsid w:val="00015262"/>
    <w:rsid w:val="00015FEF"/>
    <w:rsid w:val="000166AF"/>
    <w:rsid w:val="0001689D"/>
    <w:rsid w:val="00016A40"/>
    <w:rsid w:val="00016EC5"/>
    <w:rsid w:val="00017051"/>
    <w:rsid w:val="00017A15"/>
    <w:rsid w:val="00017DF8"/>
    <w:rsid w:val="000211BC"/>
    <w:rsid w:val="00021A49"/>
    <w:rsid w:val="00021DF5"/>
    <w:rsid w:val="00022477"/>
    <w:rsid w:val="00022650"/>
    <w:rsid w:val="0002290A"/>
    <w:rsid w:val="00022DBB"/>
    <w:rsid w:val="000236AF"/>
    <w:rsid w:val="00023AF5"/>
    <w:rsid w:val="000240C3"/>
    <w:rsid w:val="000247AC"/>
    <w:rsid w:val="00024830"/>
    <w:rsid w:val="000254EC"/>
    <w:rsid w:val="0002551A"/>
    <w:rsid w:val="000255E8"/>
    <w:rsid w:val="00025E23"/>
    <w:rsid w:val="0002618A"/>
    <w:rsid w:val="000262BF"/>
    <w:rsid w:val="00026373"/>
    <w:rsid w:val="0002654E"/>
    <w:rsid w:val="000268B2"/>
    <w:rsid w:val="00026BB4"/>
    <w:rsid w:val="00027026"/>
    <w:rsid w:val="000273A4"/>
    <w:rsid w:val="0002762B"/>
    <w:rsid w:val="000277DC"/>
    <w:rsid w:val="0002792C"/>
    <w:rsid w:val="00027B05"/>
    <w:rsid w:val="00027B63"/>
    <w:rsid w:val="000302DA"/>
    <w:rsid w:val="00030713"/>
    <w:rsid w:val="000308D5"/>
    <w:rsid w:val="00030B66"/>
    <w:rsid w:val="00030E83"/>
    <w:rsid w:val="000317C8"/>
    <w:rsid w:val="00031A44"/>
    <w:rsid w:val="000328C4"/>
    <w:rsid w:val="00032953"/>
    <w:rsid w:val="00032B16"/>
    <w:rsid w:val="00032B7E"/>
    <w:rsid w:val="00032BFC"/>
    <w:rsid w:val="00032C93"/>
    <w:rsid w:val="00032D52"/>
    <w:rsid w:val="0003377F"/>
    <w:rsid w:val="00033F05"/>
    <w:rsid w:val="000340B9"/>
    <w:rsid w:val="0003438E"/>
    <w:rsid w:val="00034E2D"/>
    <w:rsid w:val="00034F16"/>
    <w:rsid w:val="00035407"/>
    <w:rsid w:val="0003551E"/>
    <w:rsid w:val="0003560D"/>
    <w:rsid w:val="000359F8"/>
    <w:rsid w:val="00035A47"/>
    <w:rsid w:val="00035F5F"/>
    <w:rsid w:val="000361B0"/>
    <w:rsid w:val="00036428"/>
    <w:rsid w:val="00036665"/>
    <w:rsid w:val="000378D6"/>
    <w:rsid w:val="00037DE8"/>
    <w:rsid w:val="0004095E"/>
    <w:rsid w:val="00040CB5"/>
    <w:rsid w:val="00040E15"/>
    <w:rsid w:val="000410D2"/>
    <w:rsid w:val="00042050"/>
    <w:rsid w:val="0004205A"/>
    <w:rsid w:val="00042596"/>
    <w:rsid w:val="0004269B"/>
    <w:rsid w:val="0004300B"/>
    <w:rsid w:val="00043342"/>
    <w:rsid w:val="0004349E"/>
    <w:rsid w:val="0004385A"/>
    <w:rsid w:val="00043A79"/>
    <w:rsid w:val="00043AB7"/>
    <w:rsid w:val="0004442E"/>
    <w:rsid w:val="000447BB"/>
    <w:rsid w:val="00044EB7"/>
    <w:rsid w:val="00045499"/>
    <w:rsid w:val="000455F2"/>
    <w:rsid w:val="00045A21"/>
    <w:rsid w:val="00045E32"/>
    <w:rsid w:val="00045EA3"/>
    <w:rsid w:val="0004679C"/>
    <w:rsid w:val="00046FC4"/>
    <w:rsid w:val="000475D5"/>
    <w:rsid w:val="0004782A"/>
    <w:rsid w:val="00047B04"/>
    <w:rsid w:val="000504AC"/>
    <w:rsid w:val="000509E7"/>
    <w:rsid w:val="00050EEF"/>
    <w:rsid w:val="00050F98"/>
    <w:rsid w:val="000511C7"/>
    <w:rsid w:val="00051400"/>
    <w:rsid w:val="00052277"/>
    <w:rsid w:val="000522C7"/>
    <w:rsid w:val="0005236C"/>
    <w:rsid w:val="00052400"/>
    <w:rsid w:val="00052684"/>
    <w:rsid w:val="00052890"/>
    <w:rsid w:val="00052948"/>
    <w:rsid w:val="00052A8C"/>
    <w:rsid w:val="00052EA5"/>
    <w:rsid w:val="00053555"/>
    <w:rsid w:val="00053713"/>
    <w:rsid w:val="000539DE"/>
    <w:rsid w:val="00053AB4"/>
    <w:rsid w:val="00053DE6"/>
    <w:rsid w:val="000543C7"/>
    <w:rsid w:val="00054E38"/>
    <w:rsid w:val="000559D6"/>
    <w:rsid w:val="00055D71"/>
    <w:rsid w:val="00055F32"/>
    <w:rsid w:val="0005620A"/>
    <w:rsid w:val="0005623B"/>
    <w:rsid w:val="00056403"/>
    <w:rsid w:val="00056452"/>
    <w:rsid w:val="0005651E"/>
    <w:rsid w:val="00056B02"/>
    <w:rsid w:val="00056DF3"/>
    <w:rsid w:val="00056ED3"/>
    <w:rsid w:val="00057086"/>
    <w:rsid w:val="00057179"/>
    <w:rsid w:val="0005743C"/>
    <w:rsid w:val="000576A5"/>
    <w:rsid w:val="00057923"/>
    <w:rsid w:val="000601A0"/>
    <w:rsid w:val="00060470"/>
    <w:rsid w:val="00060511"/>
    <w:rsid w:val="0006123D"/>
    <w:rsid w:val="00061514"/>
    <w:rsid w:val="0006167D"/>
    <w:rsid w:val="00061AC3"/>
    <w:rsid w:val="00061DF9"/>
    <w:rsid w:val="000623C7"/>
    <w:rsid w:val="00062D1E"/>
    <w:rsid w:val="000633B3"/>
    <w:rsid w:val="0006380A"/>
    <w:rsid w:val="00063ED2"/>
    <w:rsid w:val="00064168"/>
    <w:rsid w:val="000641B3"/>
    <w:rsid w:val="00064454"/>
    <w:rsid w:val="00065407"/>
    <w:rsid w:val="000654C0"/>
    <w:rsid w:val="00066236"/>
    <w:rsid w:val="000663CC"/>
    <w:rsid w:val="00066767"/>
    <w:rsid w:val="000669BB"/>
    <w:rsid w:val="00066BEC"/>
    <w:rsid w:val="000674E1"/>
    <w:rsid w:val="00070050"/>
    <w:rsid w:val="0007035D"/>
    <w:rsid w:val="00070432"/>
    <w:rsid w:val="0007096A"/>
    <w:rsid w:val="00071898"/>
    <w:rsid w:val="00071BE4"/>
    <w:rsid w:val="000727EA"/>
    <w:rsid w:val="000727FF"/>
    <w:rsid w:val="00072AF0"/>
    <w:rsid w:val="00072CCD"/>
    <w:rsid w:val="00072F06"/>
    <w:rsid w:val="00072FFF"/>
    <w:rsid w:val="000733E6"/>
    <w:rsid w:val="000733F4"/>
    <w:rsid w:val="00073BDB"/>
    <w:rsid w:val="00073EFE"/>
    <w:rsid w:val="000742C4"/>
    <w:rsid w:val="000746ED"/>
    <w:rsid w:val="00074C3A"/>
    <w:rsid w:val="0007503E"/>
    <w:rsid w:val="00075796"/>
    <w:rsid w:val="000758A0"/>
    <w:rsid w:val="00075BEE"/>
    <w:rsid w:val="00075C20"/>
    <w:rsid w:val="0007702A"/>
    <w:rsid w:val="0007740D"/>
    <w:rsid w:val="00077579"/>
    <w:rsid w:val="0007782C"/>
    <w:rsid w:val="00077D25"/>
    <w:rsid w:val="000801A1"/>
    <w:rsid w:val="00080567"/>
    <w:rsid w:val="00081078"/>
    <w:rsid w:val="000811B7"/>
    <w:rsid w:val="0008133B"/>
    <w:rsid w:val="0008168C"/>
    <w:rsid w:val="00081FC7"/>
    <w:rsid w:val="0008241F"/>
    <w:rsid w:val="0008421D"/>
    <w:rsid w:val="0008425E"/>
    <w:rsid w:val="00084332"/>
    <w:rsid w:val="0008468B"/>
    <w:rsid w:val="000847E8"/>
    <w:rsid w:val="0008490B"/>
    <w:rsid w:val="00085233"/>
    <w:rsid w:val="000853A6"/>
    <w:rsid w:val="000854DC"/>
    <w:rsid w:val="000856E3"/>
    <w:rsid w:val="000863A6"/>
    <w:rsid w:val="00086480"/>
    <w:rsid w:val="0008670A"/>
    <w:rsid w:val="00086DE7"/>
    <w:rsid w:val="00087125"/>
    <w:rsid w:val="00087276"/>
    <w:rsid w:val="0008768D"/>
    <w:rsid w:val="00087BBC"/>
    <w:rsid w:val="00087F82"/>
    <w:rsid w:val="000904D8"/>
    <w:rsid w:val="00090C66"/>
    <w:rsid w:val="000910FC"/>
    <w:rsid w:val="000913E5"/>
    <w:rsid w:val="00091650"/>
    <w:rsid w:val="00091843"/>
    <w:rsid w:val="00091978"/>
    <w:rsid w:val="00092061"/>
    <w:rsid w:val="00092903"/>
    <w:rsid w:val="00092BF1"/>
    <w:rsid w:val="00092C82"/>
    <w:rsid w:val="00092DCD"/>
    <w:rsid w:val="000930BF"/>
    <w:rsid w:val="00093117"/>
    <w:rsid w:val="0009352E"/>
    <w:rsid w:val="0009399C"/>
    <w:rsid w:val="00093DA2"/>
    <w:rsid w:val="00094290"/>
    <w:rsid w:val="00094864"/>
    <w:rsid w:val="00095B05"/>
    <w:rsid w:val="00095EAA"/>
    <w:rsid w:val="00095F70"/>
    <w:rsid w:val="00096200"/>
    <w:rsid w:val="0009650C"/>
    <w:rsid w:val="000966F0"/>
    <w:rsid w:val="00096897"/>
    <w:rsid w:val="00096A09"/>
    <w:rsid w:val="00096E99"/>
    <w:rsid w:val="0009712B"/>
    <w:rsid w:val="00097586"/>
    <w:rsid w:val="0009759E"/>
    <w:rsid w:val="00097655"/>
    <w:rsid w:val="0009794F"/>
    <w:rsid w:val="00097C85"/>
    <w:rsid w:val="000A0686"/>
    <w:rsid w:val="000A09AB"/>
    <w:rsid w:val="000A103E"/>
    <w:rsid w:val="000A13B6"/>
    <w:rsid w:val="000A13E7"/>
    <w:rsid w:val="000A1925"/>
    <w:rsid w:val="000A1B2F"/>
    <w:rsid w:val="000A2069"/>
    <w:rsid w:val="000A2151"/>
    <w:rsid w:val="000A236F"/>
    <w:rsid w:val="000A2ACB"/>
    <w:rsid w:val="000A2B79"/>
    <w:rsid w:val="000A2D30"/>
    <w:rsid w:val="000A4249"/>
    <w:rsid w:val="000A4F20"/>
    <w:rsid w:val="000A5776"/>
    <w:rsid w:val="000A67A3"/>
    <w:rsid w:val="000A6A30"/>
    <w:rsid w:val="000A7600"/>
    <w:rsid w:val="000A794C"/>
    <w:rsid w:val="000B0E42"/>
    <w:rsid w:val="000B10AB"/>
    <w:rsid w:val="000B117D"/>
    <w:rsid w:val="000B1F62"/>
    <w:rsid w:val="000B210B"/>
    <w:rsid w:val="000B336B"/>
    <w:rsid w:val="000B344C"/>
    <w:rsid w:val="000B3B4E"/>
    <w:rsid w:val="000B3D4E"/>
    <w:rsid w:val="000B3F0A"/>
    <w:rsid w:val="000B4071"/>
    <w:rsid w:val="000B495D"/>
    <w:rsid w:val="000B4BD9"/>
    <w:rsid w:val="000B4DBE"/>
    <w:rsid w:val="000B4F79"/>
    <w:rsid w:val="000B5084"/>
    <w:rsid w:val="000B5232"/>
    <w:rsid w:val="000B53EC"/>
    <w:rsid w:val="000B566A"/>
    <w:rsid w:val="000B5A15"/>
    <w:rsid w:val="000B5A51"/>
    <w:rsid w:val="000B5FDC"/>
    <w:rsid w:val="000B6F30"/>
    <w:rsid w:val="000B7195"/>
    <w:rsid w:val="000B75C3"/>
    <w:rsid w:val="000B7764"/>
    <w:rsid w:val="000B7A4B"/>
    <w:rsid w:val="000B7AE8"/>
    <w:rsid w:val="000C024D"/>
    <w:rsid w:val="000C0411"/>
    <w:rsid w:val="000C045D"/>
    <w:rsid w:val="000C051B"/>
    <w:rsid w:val="000C0B2F"/>
    <w:rsid w:val="000C0BFD"/>
    <w:rsid w:val="000C0C7B"/>
    <w:rsid w:val="000C0CFE"/>
    <w:rsid w:val="000C16E7"/>
    <w:rsid w:val="000C1AFE"/>
    <w:rsid w:val="000C22DC"/>
    <w:rsid w:val="000C2519"/>
    <w:rsid w:val="000C2605"/>
    <w:rsid w:val="000C2821"/>
    <w:rsid w:val="000C2B17"/>
    <w:rsid w:val="000C328F"/>
    <w:rsid w:val="000C3960"/>
    <w:rsid w:val="000C3E8D"/>
    <w:rsid w:val="000C479B"/>
    <w:rsid w:val="000C4AF8"/>
    <w:rsid w:val="000C4E9E"/>
    <w:rsid w:val="000C5305"/>
    <w:rsid w:val="000C55BA"/>
    <w:rsid w:val="000C578A"/>
    <w:rsid w:val="000C64E8"/>
    <w:rsid w:val="000C6B41"/>
    <w:rsid w:val="000C7184"/>
    <w:rsid w:val="000C7690"/>
    <w:rsid w:val="000C77D8"/>
    <w:rsid w:val="000C7C1F"/>
    <w:rsid w:val="000C7F78"/>
    <w:rsid w:val="000D0319"/>
    <w:rsid w:val="000D0D91"/>
    <w:rsid w:val="000D0FC1"/>
    <w:rsid w:val="000D11A8"/>
    <w:rsid w:val="000D187D"/>
    <w:rsid w:val="000D18DD"/>
    <w:rsid w:val="000D193B"/>
    <w:rsid w:val="000D2488"/>
    <w:rsid w:val="000D24BD"/>
    <w:rsid w:val="000D25BE"/>
    <w:rsid w:val="000D36A9"/>
    <w:rsid w:val="000D3EAF"/>
    <w:rsid w:val="000D4482"/>
    <w:rsid w:val="000D46A3"/>
    <w:rsid w:val="000D479A"/>
    <w:rsid w:val="000D4FE9"/>
    <w:rsid w:val="000D5028"/>
    <w:rsid w:val="000D5687"/>
    <w:rsid w:val="000D57A6"/>
    <w:rsid w:val="000D5870"/>
    <w:rsid w:val="000D59C2"/>
    <w:rsid w:val="000D5BDA"/>
    <w:rsid w:val="000D64E8"/>
    <w:rsid w:val="000D6FB9"/>
    <w:rsid w:val="000D70FD"/>
    <w:rsid w:val="000D790A"/>
    <w:rsid w:val="000E0521"/>
    <w:rsid w:val="000E060B"/>
    <w:rsid w:val="000E1043"/>
    <w:rsid w:val="000E1313"/>
    <w:rsid w:val="000E1441"/>
    <w:rsid w:val="000E1691"/>
    <w:rsid w:val="000E1A0B"/>
    <w:rsid w:val="000E20FB"/>
    <w:rsid w:val="000E2130"/>
    <w:rsid w:val="000E2AD5"/>
    <w:rsid w:val="000E2BF6"/>
    <w:rsid w:val="000E2D22"/>
    <w:rsid w:val="000E2ED3"/>
    <w:rsid w:val="000E2EEF"/>
    <w:rsid w:val="000E2F55"/>
    <w:rsid w:val="000E3CD9"/>
    <w:rsid w:val="000E4194"/>
    <w:rsid w:val="000E41DD"/>
    <w:rsid w:val="000E4943"/>
    <w:rsid w:val="000E49B5"/>
    <w:rsid w:val="000E4C83"/>
    <w:rsid w:val="000E4FEB"/>
    <w:rsid w:val="000E523E"/>
    <w:rsid w:val="000E5CFA"/>
    <w:rsid w:val="000E65EE"/>
    <w:rsid w:val="000E66B9"/>
    <w:rsid w:val="000E6A2A"/>
    <w:rsid w:val="000E6AD3"/>
    <w:rsid w:val="000E6D6E"/>
    <w:rsid w:val="000E72B5"/>
    <w:rsid w:val="000E72F2"/>
    <w:rsid w:val="000E75D2"/>
    <w:rsid w:val="000E76C2"/>
    <w:rsid w:val="000E792D"/>
    <w:rsid w:val="000E7A48"/>
    <w:rsid w:val="000E7DC6"/>
    <w:rsid w:val="000F0F58"/>
    <w:rsid w:val="000F14E2"/>
    <w:rsid w:val="000F1618"/>
    <w:rsid w:val="000F18E8"/>
    <w:rsid w:val="000F1DD8"/>
    <w:rsid w:val="000F23EB"/>
    <w:rsid w:val="000F26D9"/>
    <w:rsid w:val="000F329C"/>
    <w:rsid w:val="000F3748"/>
    <w:rsid w:val="000F3E88"/>
    <w:rsid w:val="000F3F0A"/>
    <w:rsid w:val="000F4053"/>
    <w:rsid w:val="000F408F"/>
    <w:rsid w:val="000F4ED6"/>
    <w:rsid w:val="000F505F"/>
    <w:rsid w:val="000F5742"/>
    <w:rsid w:val="000F62F9"/>
    <w:rsid w:val="000F662A"/>
    <w:rsid w:val="000F7692"/>
    <w:rsid w:val="0010188D"/>
    <w:rsid w:val="00101C9B"/>
    <w:rsid w:val="00102A42"/>
    <w:rsid w:val="00102BC6"/>
    <w:rsid w:val="001036BF"/>
    <w:rsid w:val="0010373B"/>
    <w:rsid w:val="00104260"/>
    <w:rsid w:val="00104322"/>
    <w:rsid w:val="00104640"/>
    <w:rsid w:val="00104F2E"/>
    <w:rsid w:val="001052EC"/>
    <w:rsid w:val="00105597"/>
    <w:rsid w:val="001055E3"/>
    <w:rsid w:val="00105971"/>
    <w:rsid w:val="001059B2"/>
    <w:rsid w:val="00105D13"/>
    <w:rsid w:val="001062BF"/>
    <w:rsid w:val="00106C19"/>
    <w:rsid w:val="001074F4"/>
    <w:rsid w:val="00107E1F"/>
    <w:rsid w:val="00110510"/>
    <w:rsid w:val="00111145"/>
    <w:rsid w:val="00111CC8"/>
    <w:rsid w:val="00112225"/>
    <w:rsid w:val="001128C2"/>
    <w:rsid w:val="00112BF5"/>
    <w:rsid w:val="00112C09"/>
    <w:rsid w:val="001135C1"/>
    <w:rsid w:val="0011414E"/>
    <w:rsid w:val="001142FC"/>
    <w:rsid w:val="001147EF"/>
    <w:rsid w:val="00114A52"/>
    <w:rsid w:val="00114F72"/>
    <w:rsid w:val="001150E0"/>
    <w:rsid w:val="001152C0"/>
    <w:rsid w:val="0011546A"/>
    <w:rsid w:val="00115725"/>
    <w:rsid w:val="00115B3F"/>
    <w:rsid w:val="00115C2F"/>
    <w:rsid w:val="00116597"/>
    <w:rsid w:val="001168DF"/>
    <w:rsid w:val="00116A46"/>
    <w:rsid w:val="0011769E"/>
    <w:rsid w:val="00117ADB"/>
    <w:rsid w:val="00120AC0"/>
    <w:rsid w:val="00120E16"/>
    <w:rsid w:val="001216EA"/>
    <w:rsid w:val="00121760"/>
    <w:rsid w:val="00121B70"/>
    <w:rsid w:val="00121BAF"/>
    <w:rsid w:val="0012241D"/>
    <w:rsid w:val="0012257C"/>
    <w:rsid w:val="00122826"/>
    <w:rsid w:val="00122957"/>
    <w:rsid w:val="00122ABD"/>
    <w:rsid w:val="0012398E"/>
    <w:rsid w:val="00124DA9"/>
    <w:rsid w:val="00124F26"/>
    <w:rsid w:val="0012530B"/>
    <w:rsid w:val="001258B5"/>
    <w:rsid w:val="0012597E"/>
    <w:rsid w:val="00125A33"/>
    <w:rsid w:val="00125C9B"/>
    <w:rsid w:val="00125D43"/>
    <w:rsid w:val="00126059"/>
    <w:rsid w:val="001260FD"/>
    <w:rsid w:val="0012642C"/>
    <w:rsid w:val="0012645D"/>
    <w:rsid w:val="001264A8"/>
    <w:rsid w:val="001269EF"/>
    <w:rsid w:val="001272BE"/>
    <w:rsid w:val="00127303"/>
    <w:rsid w:val="00127342"/>
    <w:rsid w:val="00127729"/>
    <w:rsid w:val="00130537"/>
    <w:rsid w:val="001308E6"/>
    <w:rsid w:val="001312BD"/>
    <w:rsid w:val="00131ED3"/>
    <w:rsid w:val="00131EDA"/>
    <w:rsid w:val="00131F9D"/>
    <w:rsid w:val="0013216F"/>
    <w:rsid w:val="001326AD"/>
    <w:rsid w:val="001327EC"/>
    <w:rsid w:val="00132A85"/>
    <w:rsid w:val="001341C2"/>
    <w:rsid w:val="001341E3"/>
    <w:rsid w:val="001344C6"/>
    <w:rsid w:val="00134644"/>
    <w:rsid w:val="00134EE3"/>
    <w:rsid w:val="00134FE0"/>
    <w:rsid w:val="001355CF"/>
    <w:rsid w:val="00135A9B"/>
    <w:rsid w:val="0013688C"/>
    <w:rsid w:val="00137B4F"/>
    <w:rsid w:val="001401D1"/>
    <w:rsid w:val="001401E9"/>
    <w:rsid w:val="00140D74"/>
    <w:rsid w:val="00140E25"/>
    <w:rsid w:val="00141C23"/>
    <w:rsid w:val="00141CE5"/>
    <w:rsid w:val="001426E8"/>
    <w:rsid w:val="0014288F"/>
    <w:rsid w:val="00142893"/>
    <w:rsid w:val="00143109"/>
    <w:rsid w:val="00143634"/>
    <w:rsid w:val="00143832"/>
    <w:rsid w:val="0014389C"/>
    <w:rsid w:val="00143F5F"/>
    <w:rsid w:val="0014431B"/>
    <w:rsid w:val="00144F74"/>
    <w:rsid w:val="001452A4"/>
    <w:rsid w:val="00145739"/>
    <w:rsid w:val="0014591D"/>
    <w:rsid w:val="0014591F"/>
    <w:rsid w:val="00145B93"/>
    <w:rsid w:val="00145E44"/>
    <w:rsid w:val="00146176"/>
    <w:rsid w:val="001463E8"/>
    <w:rsid w:val="001465B1"/>
    <w:rsid w:val="00146D4F"/>
    <w:rsid w:val="001476E4"/>
    <w:rsid w:val="001500A5"/>
    <w:rsid w:val="00150182"/>
    <w:rsid w:val="0015079D"/>
    <w:rsid w:val="0015124F"/>
    <w:rsid w:val="00151981"/>
    <w:rsid w:val="00151D5E"/>
    <w:rsid w:val="0015286B"/>
    <w:rsid w:val="00152D62"/>
    <w:rsid w:val="001538A0"/>
    <w:rsid w:val="001542B5"/>
    <w:rsid w:val="0015503B"/>
    <w:rsid w:val="00155B8E"/>
    <w:rsid w:val="00155D4B"/>
    <w:rsid w:val="00155E55"/>
    <w:rsid w:val="00156406"/>
    <w:rsid w:val="00156697"/>
    <w:rsid w:val="001568F0"/>
    <w:rsid w:val="001570C5"/>
    <w:rsid w:val="00157904"/>
    <w:rsid w:val="00157DE9"/>
    <w:rsid w:val="0016029E"/>
    <w:rsid w:val="001605B5"/>
    <w:rsid w:val="0016062F"/>
    <w:rsid w:val="001606F4"/>
    <w:rsid w:val="00161038"/>
    <w:rsid w:val="00161975"/>
    <w:rsid w:val="00161D79"/>
    <w:rsid w:val="00162056"/>
    <w:rsid w:val="001621BC"/>
    <w:rsid w:val="0016256B"/>
    <w:rsid w:val="00162CDD"/>
    <w:rsid w:val="00163114"/>
    <w:rsid w:val="001634EA"/>
    <w:rsid w:val="0016369E"/>
    <w:rsid w:val="00163AE8"/>
    <w:rsid w:val="00163B87"/>
    <w:rsid w:val="00163B9C"/>
    <w:rsid w:val="00164694"/>
    <w:rsid w:val="00164718"/>
    <w:rsid w:val="0016497F"/>
    <w:rsid w:val="00164E74"/>
    <w:rsid w:val="00164EAC"/>
    <w:rsid w:val="00165739"/>
    <w:rsid w:val="00165DDC"/>
    <w:rsid w:val="0016618B"/>
    <w:rsid w:val="00166C62"/>
    <w:rsid w:val="00166D46"/>
    <w:rsid w:val="00167077"/>
    <w:rsid w:val="001675AF"/>
    <w:rsid w:val="00167B8A"/>
    <w:rsid w:val="00170E4D"/>
    <w:rsid w:val="001712A2"/>
    <w:rsid w:val="001716CF"/>
    <w:rsid w:val="001719B7"/>
    <w:rsid w:val="00171C60"/>
    <w:rsid w:val="00172306"/>
    <w:rsid w:val="00172B52"/>
    <w:rsid w:val="00172B66"/>
    <w:rsid w:val="00172BD6"/>
    <w:rsid w:val="00174348"/>
    <w:rsid w:val="001746E6"/>
    <w:rsid w:val="00174AE4"/>
    <w:rsid w:val="00174C35"/>
    <w:rsid w:val="0017505E"/>
    <w:rsid w:val="00175871"/>
    <w:rsid w:val="00175BCE"/>
    <w:rsid w:val="00175C7B"/>
    <w:rsid w:val="00175C9D"/>
    <w:rsid w:val="00176074"/>
    <w:rsid w:val="00176169"/>
    <w:rsid w:val="0017620F"/>
    <w:rsid w:val="00176244"/>
    <w:rsid w:val="00176661"/>
    <w:rsid w:val="0017707E"/>
    <w:rsid w:val="001773B3"/>
    <w:rsid w:val="00177634"/>
    <w:rsid w:val="001802E9"/>
    <w:rsid w:val="0018067E"/>
    <w:rsid w:val="001809B8"/>
    <w:rsid w:val="001811D4"/>
    <w:rsid w:val="00181CFD"/>
    <w:rsid w:val="00181E7F"/>
    <w:rsid w:val="001822A4"/>
    <w:rsid w:val="00182629"/>
    <w:rsid w:val="00182992"/>
    <w:rsid w:val="00182AAE"/>
    <w:rsid w:val="00182B12"/>
    <w:rsid w:val="00182D7E"/>
    <w:rsid w:val="0018319D"/>
    <w:rsid w:val="001836B8"/>
    <w:rsid w:val="001837C5"/>
    <w:rsid w:val="00183B2E"/>
    <w:rsid w:val="00183D84"/>
    <w:rsid w:val="00184829"/>
    <w:rsid w:val="001853E9"/>
    <w:rsid w:val="00185A30"/>
    <w:rsid w:val="00185CD6"/>
    <w:rsid w:val="00185DD5"/>
    <w:rsid w:val="00185EF2"/>
    <w:rsid w:val="001861D2"/>
    <w:rsid w:val="00186589"/>
    <w:rsid w:val="00186E67"/>
    <w:rsid w:val="00186F0B"/>
    <w:rsid w:val="00187410"/>
    <w:rsid w:val="001877F4"/>
    <w:rsid w:val="00187A73"/>
    <w:rsid w:val="00187ADE"/>
    <w:rsid w:val="00187B47"/>
    <w:rsid w:val="0019003C"/>
    <w:rsid w:val="00190213"/>
    <w:rsid w:val="00190430"/>
    <w:rsid w:val="001906E7"/>
    <w:rsid w:val="00190DD2"/>
    <w:rsid w:val="00190FCC"/>
    <w:rsid w:val="00191434"/>
    <w:rsid w:val="00191C2A"/>
    <w:rsid w:val="00191EA7"/>
    <w:rsid w:val="0019286F"/>
    <w:rsid w:val="00192BAB"/>
    <w:rsid w:val="00192C1F"/>
    <w:rsid w:val="00192C29"/>
    <w:rsid w:val="00192EE5"/>
    <w:rsid w:val="001935E5"/>
    <w:rsid w:val="00193A64"/>
    <w:rsid w:val="001945F3"/>
    <w:rsid w:val="00195642"/>
    <w:rsid w:val="00195988"/>
    <w:rsid w:val="00195D9C"/>
    <w:rsid w:val="00195E03"/>
    <w:rsid w:val="001963FE"/>
    <w:rsid w:val="00196EC9"/>
    <w:rsid w:val="00197600"/>
    <w:rsid w:val="001A064A"/>
    <w:rsid w:val="001A066A"/>
    <w:rsid w:val="001A08E3"/>
    <w:rsid w:val="001A0E64"/>
    <w:rsid w:val="001A0EC6"/>
    <w:rsid w:val="001A1340"/>
    <w:rsid w:val="001A175F"/>
    <w:rsid w:val="001A1A8D"/>
    <w:rsid w:val="001A2453"/>
    <w:rsid w:val="001A26D0"/>
    <w:rsid w:val="001A2EB7"/>
    <w:rsid w:val="001A3A0D"/>
    <w:rsid w:val="001A3B41"/>
    <w:rsid w:val="001A4216"/>
    <w:rsid w:val="001A455E"/>
    <w:rsid w:val="001A4F03"/>
    <w:rsid w:val="001A4F49"/>
    <w:rsid w:val="001A5C53"/>
    <w:rsid w:val="001A5E6C"/>
    <w:rsid w:val="001A646F"/>
    <w:rsid w:val="001A6707"/>
    <w:rsid w:val="001A684D"/>
    <w:rsid w:val="001A6AF2"/>
    <w:rsid w:val="001A7258"/>
    <w:rsid w:val="001A73DF"/>
    <w:rsid w:val="001A7FDA"/>
    <w:rsid w:val="001B0547"/>
    <w:rsid w:val="001B0B72"/>
    <w:rsid w:val="001B0DEF"/>
    <w:rsid w:val="001B12D6"/>
    <w:rsid w:val="001B1C06"/>
    <w:rsid w:val="001B1FC7"/>
    <w:rsid w:val="001B214D"/>
    <w:rsid w:val="001B2160"/>
    <w:rsid w:val="001B232D"/>
    <w:rsid w:val="001B2DCF"/>
    <w:rsid w:val="001B3001"/>
    <w:rsid w:val="001B332A"/>
    <w:rsid w:val="001B392E"/>
    <w:rsid w:val="001B39DF"/>
    <w:rsid w:val="001B3AD7"/>
    <w:rsid w:val="001B42C4"/>
    <w:rsid w:val="001B449D"/>
    <w:rsid w:val="001B49F0"/>
    <w:rsid w:val="001B573E"/>
    <w:rsid w:val="001B5A9D"/>
    <w:rsid w:val="001B5AF5"/>
    <w:rsid w:val="001B6041"/>
    <w:rsid w:val="001B69F2"/>
    <w:rsid w:val="001B7023"/>
    <w:rsid w:val="001B70D9"/>
    <w:rsid w:val="001B7378"/>
    <w:rsid w:val="001B74EA"/>
    <w:rsid w:val="001C0046"/>
    <w:rsid w:val="001C0869"/>
    <w:rsid w:val="001C12DB"/>
    <w:rsid w:val="001C13A3"/>
    <w:rsid w:val="001C154A"/>
    <w:rsid w:val="001C2598"/>
    <w:rsid w:val="001C25F0"/>
    <w:rsid w:val="001C2BB9"/>
    <w:rsid w:val="001C2BBB"/>
    <w:rsid w:val="001C2C5A"/>
    <w:rsid w:val="001C30DF"/>
    <w:rsid w:val="001C3201"/>
    <w:rsid w:val="001C33BF"/>
    <w:rsid w:val="001C36AE"/>
    <w:rsid w:val="001C3870"/>
    <w:rsid w:val="001C3A13"/>
    <w:rsid w:val="001C3EFC"/>
    <w:rsid w:val="001C3F3A"/>
    <w:rsid w:val="001C3FD0"/>
    <w:rsid w:val="001C402B"/>
    <w:rsid w:val="001C42E7"/>
    <w:rsid w:val="001C4E3B"/>
    <w:rsid w:val="001C5374"/>
    <w:rsid w:val="001C53C9"/>
    <w:rsid w:val="001C55F4"/>
    <w:rsid w:val="001C601D"/>
    <w:rsid w:val="001C6645"/>
    <w:rsid w:val="001C669A"/>
    <w:rsid w:val="001C68AA"/>
    <w:rsid w:val="001C750F"/>
    <w:rsid w:val="001C76AB"/>
    <w:rsid w:val="001C7731"/>
    <w:rsid w:val="001C7763"/>
    <w:rsid w:val="001C7B73"/>
    <w:rsid w:val="001D03F0"/>
    <w:rsid w:val="001D0D38"/>
    <w:rsid w:val="001D0DDC"/>
    <w:rsid w:val="001D0FF1"/>
    <w:rsid w:val="001D1355"/>
    <w:rsid w:val="001D14BE"/>
    <w:rsid w:val="001D1778"/>
    <w:rsid w:val="001D1818"/>
    <w:rsid w:val="001D208A"/>
    <w:rsid w:val="001D208E"/>
    <w:rsid w:val="001D2C27"/>
    <w:rsid w:val="001D3291"/>
    <w:rsid w:val="001D37D7"/>
    <w:rsid w:val="001D39E9"/>
    <w:rsid w:val="001D3A25"/>
    <w:rsid w:val="001D3DDE"/>
    <w:rsid w:val="001D406E"/>
    <w:rsid w:val="001D4900"/>
    <w:rsid w:val="001D513E"/>
    <w:rsid w:val="001D548B"/>
    <w:rsid w:val="001D596D"/>
    <w:rsid w:val="001D681D"/>
    <w:rsid w:val="001D6928"/>
    <w:rsid w:val="001D6A63"/>
    <w:rsid w:val="001D7606"/>
    <w:rsid w:val="001D79FD"/>
    <w:rsid w:val="001D7AAE"/>
    <w:rsid w:val="001E0114"/>
    <w:rsid w:val="001E049E"/>
    <w:rsid w:val="001E0B04"/>
    <w:rsid w:val="001E0BFF"/>
    <w:rsid w:val="001E0DB2"/>
    <w:rsid w:val="001E108D"/>
    <w:rsid w:val="001E10E8"/>
    <w:rsid w:val="001E116C"/>
    <w:rsid w:val="001E12E7"/>
    <w:rsid w:val="001E1386"/>
    <w:rsid w:val="001E194C"/>
    <w:rsid w:val="001E19A8"/>
    <w:rsid w:val="001E19B1"/>
    <w:rsid w:val="001E23ED"/>
    <w:rsid w:val="001E24A9"/>
    <w:rsid w:val="001E25E3"/>
    <w:rsid w:val="001E3206"/>
    <w:rsid w:val="001E3601"/>
    <w:rsid w:val="001E3879"/>
    <w:rsid w:val="001E41A5"/>
    <w:rsid w:val="001E47BA"/>
    <w:rsid w:val="001E4D24"/>
    <w:rsid w:val="001E4EB5"/>
    <w:rsid w:val="001E5016"/>
    <w:rsid w:val="001E50ED"/>
    <w:rsid w:val="001E5182"/>
    <w:rsid w:val="001E54B7"/>
    <w:rsid w:val="001E61A6"/>
    <w:rsid w:val="001E628C"/>
    <w:rsid w:val="001E6A29"/>
    <w:rsid w:val="001E7006"/>
    <w:rsid w:val="001E7008"/>
    <w:rsid w:val="001E71E1"/>
    <w:rsid w:val="001E758F"/>
    <w:rsid w:val="001E7C90"/>
    <w:rsid w:val="001E7C96"/>
    <w:rsid w:val="001F045D"/>
    <w:rsid w:val="001F05B8"/>
    <w:rsid w:val="001F0AE9"/>
    <w:rsid w:val="001F0C67"/>
    <w:rsid w:val="001F0DF6"/>
    <w:rsid w:val="001F112C"/>
    <w:rsid w:val="001F120B"/>
    <w:rsid w:val="001F1613"/>
    <w:rsid w:val="001F1627"/>
    <w:rsid w:val="001F1CDF"/>
    <w:rsid w:val="001F23F2"/>
    <w:rsid w:val="001F28EB"/>
    <w:rsid w:val="001F2ECC"/>
    <w:rsid w:val="001F400F"/>
    <w:rsid w:val="001F4058"/>
    <w:rsid w:val="001F42B6"/>
    <w:rsid w:val="001F45AD"/>
    <w:rsid w:val="001F4766"/>
    <w:rsid w:val="001F497A"/>
    <w:rsid w:val="001F4A23"/>
    <w:rsid w:val="001F4E86"/>
    <w:rsid w:val="001F5397"/>
    <w:rsid w:val="001F5431"/>
    <w:rsid w:val="001F5638"/>
    <w:rsid w:val="001F58C1"/>
    <w:rsid w:val="001F5A80"/>
    <w:rsid w:val="001F61B3"/>
    <w:rsid w:val="001F6317"/>
    <w:rsid w:val="001F6336"/>
    <w:rsid w:val="001F64CB"/>
    <w:rsid w:val="001F6B1E"/>
    <w:rsid w:val="001F7399"/>
    <w:rsid w:val="001F7AE9"/>
    <w:rsid w:val="001F7D31"/>
    <w:rsid w:val="00200527"/>
    <w:rsid w:val="002011D5"/>
    <w:rsid w:val="002012F4"/>
    <w:rsid w:val="002017A5"/>
    <w:rsid w:val="002019F0"/>
    <w:rsid w:val="00202620"/>
    <w:rsid w:val="00202B6D"/>
    <w:rsid w:val="0020412F"/>
    <w:rsid w:val="002044E7"/>
    <w:rsid w:val="00205777"/>
    <w:rsid w:val="0020587F"/>
    <w:rsid w:val="00205E89"/>
    <w:rsid w:val="00206060"/>
    <w:rsid w:val="002064AA"/>
    <w:rsid w:val="00206669"/>
    <w:rsid w:val="00206B08"/>
    <w:rsid w:val="00206DC6"/>
    <w:rsid w:val="00206F6E"/>
    <w:rsid w:val="0020719E"/>
    <w:rsid w:val="00207A28"/>
    <w:rsid w:val="00207CFC"/>
    <w:rsid w:val="00207EBB"/>
    <w:rsid w:val="0021087F"/>
    <w:rsid w:val="00211276"/>
    <w:rsid w:val="0021159B"/>
    <w:rsid w:val="00211A50"/>
    <w:rsid w:val="00211DB0"/>
    <w:rsid w:val="00211EF7"/>
    <w:rsid w:val="00212188"/>
    <w:rsid w:val="00212458"/>
    <w:rsid w:val="0021248B"/>
    <w:rsid w:val="00212A5B"/>
    <w:rsid w:val="002132E2"/>
    <w:rsid w:val="0021336A"/>
    <w:rsid w:val="0021353A"/>
    <w:rsid w:val="0021389E"/>
    <w:rsid w:val="00213FDD"/>
    <w:rsid w:val="002142E9"/>
    <w:rsid w:val="00214343"/>
    <w:rsid w:val="00214352"/>
    <w:rsid w:val="0021455E"/>
    <w:rsid w:val="0021475D"/>
    <w:rsid w:val="002152A3"/>
    <w:rsid w:val="002153EE"/>
    <w:rsid w:val="00215723"/>
    <w:rsid w:val="00215C10"/>
    <w:rsid w:val="002162B7"/>
    <w:rsid w:val="002164BB"/>
    <w:rsid w:val="0021677D"/>
    <w:rsid w:val="00216A30"/>
    <w:rsid w:val="00216DA5"/>
    <w:rsid w:val="00216E90"/>
    <w:rsid w:val="00217805"/>
    <w:rsid w:val="0021791E"/>
    <w:rsid w:val="00220402"/>
    <w:rsid w:val="002206C3"/>
    <w:rsid w:val="00220853"/>
    <w:rsid w:val="00220DA7"/>
    <w:rsid w:val="0022151C"/>
    <w:rsid w:val="0022244B"/>
    <w:rsid w:val="0022253D"/>
    <w:rsid w:val="00223051"/>
    <w:rsid w:val="0022330C"/>
    <w:rsid w:val="00223455"/>
    <w:rsid w:val="0022347E"/>
    <w:rsid w:val="0022360E"/>
    <w:rsid w:val="00223AD3"/>
    <w:rsid w:val="00223F01"/>
    <w:rsid w:val="00223F7B"/>
    <w:rsid w:val="002246CC"/>
    <w:rsid w:val="00224C75"/>
    <w:rsid w:val="002251C4"/>
    <w:rsid w:val="00225268"/>
    <w:rsid w:val="00225497"/>
    <w:rsid w:val="00225CC1"/>
    <w:rsid w:val="002267A0"/>
    <w:rsid w:val="00226804"/>
    <w:rsid w:val="002276DE"/>
    <w:rsid w:val="00227F00"/>
    <w:rsid w:val="002303FF"/>
    <w:rsid w:val="002307F1"/>
    <w:rsid w:val="002312AC"/>
    <w:rsid w:val="002314CF"/>
    <w:rsid w:val="002319A4"/>
    <w:rsid w:val="00232013"/>
    <w:rsid w:val="002320CC"/>
    <w:rsid w:val="002322BC"/>
    <w:rsid w:val="0023243A"/>
    <w:rsid w:val="002334C5"/>
    <w:rsid w:val="00233683"/>
    <w:rsid w:val="00233A1F"/>
    <w:rsid w:val="00233B13"/>
    <w:rsid w:val="00233BC9"/>
    <w:rsid w:val="0023430E"/>
    <w:rsid w:val="00234AE6"/>
    <w:rsid w:val="00235816"/>
    <w:rsid w:val="002362DA"/>
    <w:rsid w:val="00236529"/>
    <w:rsid w:val="002373E0"/>
    <w:rsid w:val="00237562"/>
    <w:rsid w:val="002400A1"/>
    <w:rsid w:val="00240279"/>
    <w:rsid w:val="002412A2"/>
    <w:rsid w:val="00241CB5"/>
    <w:rsid w:val="00242341"/>
    <w:rsid w:val="002433D4"/>
    <w:rsid w:val="00243E4B"/>
    <w:rsid w:val="0024400A"/>
    <w:rsid w:val="002445D8"/>
    <w:rsid w:val="0024504B"/>
    <w:rsid w:val="002457B3"/>
    <w:rsid w:val="00245A2B"/>
    <w:rsid w:val="00245A82"/>
    <w:rsid w:val="00247826"/>
    <w:rsid w:val="00247E7D"/>
    <w:rsid w:val="00247F7E"/>
    <w:rsid w:val="002500A5"/>
    <w:rsid w:val="00250811"/>
    <w:rsid w:val="00250D64"/>
    <w:rsid w:val="00251022"/>
    <w:rsid w:val="002510DF"/>
    <w:rsid w:val="00251761"/>
    <w:rsid w:val="0025216D"/>
    <w:rsid w:val="0025226C"/>
    <w:rsid w:val="002525D3"/>
    <w:rsid w:val="00252788"/>
    <w:rsid w:val="00253055"/>
    <w:rsid w:val="00253293"/>
    <w:rsid w:val="00253605"/>
    <w:rsid w:val="002537AD"/>
    <w:rsid w:val="002538D1"/>
    <w:rsid w:val="00254391"/>
    <w:rsid w:val="002544E9"/>
    <w:rsid w:val="002546E0"/>
    <w:rsid w:val="00254725"/>
    <w:rsid w:val="0025477E"/>
    <w:rsid w:val="0025487F"/>
    <w:rsid w:val="00255943"/>
    <w:rsid w:val="00255B3B"/>
    <w:rsid w:val="00257036"/>
    <w:rsid w:val="002575D7"/>
    <w:rsid w:val="00257722"/>
    <w:rsid w:val="00257A60"/>
    <w:rsid w:val="00257E0D"/>
    <w:rsid w:val="0026077E"/>
    <w:rsid w:val="002607CF"/>
    <w:rsid w:val="00260808"/>
    <w:rsid w:val="00260999"/>
    <w:rsid w:val="00260AE5"/>
    <w:rsid w:val="0026107B"/>
    <w:rsid w:val="0026168C"/>
    <w:rsid w:val="00262816"/>
    <w:rsid w:val="002629A0"/>
    <w:rsid w:val="00262E46"/>
    <w:rsid w:val="0026355B"/>
    <w:rsid w:val="00263770"/>
    <w:rsid w:val="002639C2"/>
    <w:rsid w:val="00264658"/>
    <w:rsid w:val="002647FD"/>
    <w:rsid w:val="002654C4"/>
    <w:rsid w:val="002657E8"/>
    <w:rsid w:val="00265B5A"/>
    <w:rsid w:val="00266033"/>
    <w:rsid w:val="00266110"/>
    <w:rsid w:val="002661C4"/>
    <w:rsid w:val="00266431"/>
    <w:rsid w:val="00266453"/>
    <w:rsid w:val="0026667A"/>
    <w:rsid w:val="00267766"/>
    <w:rsid w:val="00267856"/>
    <w:rsid w:val="002679EB"/>
    <w:rsid w:val="00267C5D"/>
    <w:rsid w:val="00267CF8"/>
    <w:rsid w:val="00267D4D"/>
    <w:rsid w:val="0027037A"/>
    <w:rsid w:val="0027037D"/>
    <w:rsid w:val="00270714"/>
    <w:rsid w:val="00270FAB"/>
    <w:rsid w:val="002710AC"/>
    <w:rsid w:val="0027115C"/>
    <w:rsid w:val="002713D6"/>
    <w:rsid w:val="00271B7C"/>
    <w:rsid w:val="00272264"/>
    <w:rsid w:val="002725F2"/>
    <w:rsid w:val="002729BD"/>
    <w:rsid w:val="00272E98"/>
    <w:rsid w:val="00273454"/>
    <w:rsid w:val="0027356E"/>
    <w:rsid w:val="00273691"/>
    <w:rsid w:val="00274177"/>
    <w:rsid w:val="00274392"/>
    <w:rsid w:val="00274639"/>
    <w:rsid w:val="00274676"/>
    <w:rsid w:val="00275CD4"/>
    <w:rsid w:val="00275DDD"/>
    <w:rsid w:val="00276055"/>
    <w:rsid w:val="00276463"/>
    <w:rsid w:val="00276EC1"/>
    <w:rsid w:val="00277084"/>
    <w:rsid w:val="0027744A"/>
    <w:rsid w:val="00277C4D"/>
    <w:rsid w:val="00277EAB"/>
    <w:rsid w:val="002803A2"/>
    <w:rsid w:val="0028041F"/>
    <w:rsid w:val="0028098A"/>
    <w:rsid w:val="002809B0"/>
    <w:rsid w:val="00280D2D"/>
    <w:rsid w:val="002822A6"/>
    <w:rsid w:val="00282981"/>
    <w:rsid w:val="00282B75"/>
    <w:rsid w:val="00283264"/>
    <w:rsid w:val="00283492"/>
    <w:rsid w:val="00283C9B"/>
    <w:rsid w:val="00283DCF"/>
    <w:rsid w:val="00283F23"/>
    <w:rsid w:val="002842EF"/>
    <w:rsid w:val="00284426"/>
    <w:rsid w:val="00284633"/>
    <w:rsid w:val="00284976"/>
    <w:rsid w:val="00284C35"/>
    <w:rsid w:val="00284C81"/>
    <w:rsid w:val="002853EB"/>
    <w:rsid w:val="00285F59"/>
    <w:rsid w:val="00285F89"/>
    <w:rsid w:val="0028611C"/>
    <w:rsid w:val="00286375"/>
    <w:rsid w:val="00286B23"/>
    <w:rsid w:val="00286BC5"/>
    <w:rsid w:val="00287192"/>
    <w:rsid w:val="002873AE"/>
    <w:rsid w:val="002874AC"/>
    <w:rsid w:val="002878D8"/>
    <w:rsid w:val="002903EC"/>
    <w:rsid w:val="002911C5"/>
    <w:rsid w:val="002912DA"/>
    <w:rsid w:val="00291AA6"/>
    <w:rsid w:val="00291F67"/>
    <w:rsid w:val="002926F0"/>
    <w:rsid w:val="00292BFE"/>
    <w:rsid w:val="002936FF"/>
    <w:rsid w:val="0029395A"/>
    <w:rsid w:val="00293A76"/>
    <w:rsid w:val="00293CF0"/>
    <w:rsid w:val="00293FA7"/>
    <w:rsid w:val="0029406D"/>
    <w:rsid w:val="002949F2"/>
    <w:rsid w:val="0029565D"/>
    <w:rsid w:val="0029598F"/>
    <w:rsid w:val="00295AA9"/>
    <w:rsid w:val="00295D9F"/>
    <w:rsid w:val="00295FF3"/>
    <w:rsid w:val="002967D4"/>
    <w:rsid w:val="00296B57"/>
    <w:rsid w:val="00296D4E"/>
    <w:rsid w:val="00296E79"/>
    <w:rsid w:val="002A0AFC"/>
    <w:rsid w:val="002A12E8"/>
    <w:rsid w:val="002A1463"/>
    <w:rsid w:val="002A1567"/>
    <w:rsid w:val="002A1A63"/>
    <w:rsid w:val="002A24FB"/>
    <w:rsid w:val="002A2570"/>
    <w:rsid w:val="002A28F5"/>
    <w:rsid w:val="002A2E59"/>
    <w:rsid w:val="002A37C8"/>
    <w:rsid w:val="002A37F4"/>
    <w:rsid w:val="002A383D"/>
    <w:rsid w:val="002A395D"/>
    <w:rsid w:val="002A3970"/>
    <w:rsid w:val="002A3A0D"/>
    <w:rsid w:val="002A3D7C"/>
    <w:rsid w:val="002A413A"/>
    <w:rsid w:val="002A4177"/>
    <w:rsid w:val="002A4534"/>
    <w:rsid w:val="002A4814"/>
    <w:rsid w:val="002A5B23"/>
    <w:rsid w:val="002A5CD2"/>
    <w:rsid w:val="002A5DFA"/>
    <w:rsid w:val="002A5F67"/>
    <w:rsid w:val="002A7410"/>
    <w:rsid w:val="002A746E"/>
    <w:rsid w:val="002A7FCD"/>
    <w:rsid w:val="002B00CF"/>
    <w:rsid w:val="002B0C32"/>
    <w:rsid w:val="002B1021"/>
    <w:rsid w:val="002B11BF"/>
    <w:rsid w:val="002B11C5"/>
    <w:rsid w:val="002B1A11"/>
    <w:rsid w:val="002B1D04"/>
    <w:rsid w:val="002B21EC"/>
    <w:rsid w:val="002B251C"/>
    <w:rsid w:val="002B2657"/>
    <w:rsid w:val="002B3365"/>
    <w:rsid w:val="002B39C7"/>
    <w:rsid w:val="002B4833"/>
    <w:rsid w:val="002B5539"/>
    <w:rsid w:val="002B5AC1"/>
    <w:rsid w:val="002B5B32"/>
    <w:rsid w:val="002B5BFC"/>
    <w:rsid w:val="002B5E12"/>
    <w:rsid w:val="002B714E"/>
    <w:rsid w:val="002B7327"/>
    <w:rsid w:val="002B7495"/>
    <w:rsid w:val="002B77A0"/>
    <w:rsid w:val="002B799D"/>
    <w:rsid w:val="002B7AF0"/>
    <w:rsid w:val="002B7C0D"/>
    <w:rsid w:val="002C013C"/>
    <w:rsid w:val="002C03E8"/>
    <w:rsid w:val="002C0415"/>
    <w:rsid w:val="002C0A41"/>
    <w:rsid w:val="002C0ECE"/>
    <w:rsid w:val="002C0F01"/>
    <w:rsid w:val="002C124C"/>
    <w:rsid w:val="002C16B5"/>
    <w:rsid w:val="002C2740"/>
    <w:rsid w:val="002C2E5A"/>
    <w:rsid w:val="002C30EC"/>
    <w:rsid w:val="002C343F"/>
    <w:rsid w:val="002C4283"/>
    <w:rsid w:val="002C4A4A"/>
    <w:rsid w:val="002C4CB4"/>
    <w:rsid w:val="002C529A"/>
    <w:rsid w:val="002C5360"/>
    <w:rsid w:val="002C5623"/>
    <w:rsid w:val="002C5949"/>
    <w:rsid w:val="002C598B"/>
    <w:rsid w:val="002C5BA2"/>
    <w:rsid w:val="002C6522"/>
    <w:rsid w:val="002C693F"/>
    <w:rsid w:val="002C6943"/>
    <w:rsid w:val="002C707C"/>
    <w:rsid w:val="002C74C2"/>
    <w:rsid w:val="002C766D"/>
    <w:rsid w:val="002C7847"/>
    <w:rsid w:val="002C7FF8"/>
    <w:rsid w:val="002D0445"/>
    <w:rsid w:val="002D044D"/>
    <w:rsid w:val="002D0ACF"/>
    <w:rsid w:val="002D0E26"/>
    <w:rsid w:val="002D1F33"/>
    <w:rsid w:val="002D1FE4"/>
    <w:rsid w:val="002D20B3"/>
    <w:rsid w:val="002D27CF"/>
    <w:rsid w:val="002D2975"/>
    <w:rsid w:val="002D4573"/>
    <w:rsid w:val="002D5401"/>
    <w:rsid w:val="002D5DC1"/>
    <w:rsid w:val="002D680D"/>
    <w:rsid w:val="002D7177"/>
    <w:rsid w:val="002D7495"/>
    <w:rsid w:val="002D7B6F"/>
    <w:rsid w:val="002D7C1F"/>
    <w:rsid w:val="002D7F70"/>
    <w:rsid w:val="002E0980"/>
    <w:rsid w:val="002E12A5"/>
    <w:rsid w:val="002E1385"/>
    <w:rsid w:val="002E2859"/>
    <w:rsid w:val="002E2A3F"/>
    <w:rsid w:val="002E311F"/>
    <w:rsid w:val="002E3326"/>
    <w:rsid w:val="002E3914"/>
    <w:rsid w:val="002E39B9"/>
    <w:rsid w:val="002E39E9"/>
    <w:rsid w:val="002E4229"/>
    <w:rsid w:val="002E451B"/>
    <w:rsid w:val="002E4730"/>
    <w:rsid w:val="002E4E18"/>
    <w:rsid w:val="002E5E0F"/>
    <w:rsid w:val="002E5EB7"/>
    <w:rsid w:val="002E62F7"/>
    <w:rsid w:val="002E6443"/>
    <w:rsid w:val="002E7606"/>
    <w:rsid w:val="002E7719"/>
    <w:rsid w:val="002E7CF2"/>
    <w:rsid w:val="002E7EF2"/>
    <w:rsid w:val="002F01C2"/>
    <w:rsid w:val="002F049A"/>
    <w:rsid w:val="002F0834"/>
    <w:rsid w:val="002F0917"/>
    <w:rsid w:val="002F0FE6"/>
    <w:rsid w:val="002F1065"/>
    <w:rsid w:val="002F1133"/>
    <w:rsid w:val="002F1636"/>
    <w:rsid w:val="002F217E"/>
    <w:rsid w:val="002F258D"/>
    <w:rsid w:val="002F25C4"/>
    <w:rsid w:val="002F25C8"/>
    <w:rsid w:val="002F300E"/>
    <w:rsid w:val="002F3150"/>
    <w:rsid w:val="002F38F5"/>
    <w:rsid w:val="002F4DA8"/>
    <w:rsid w:val="002F4EB0"/>
    <w:rsid w:val="002F59F6"/>
    <w:rsid w:val="002F6200"/>
    <w:rsid w:val="002F6245"/>
    <w:rsid w:val="002F6DC3"/>
    <w:rsid w:val="002F6F22"/>
    <w:rsid w:val="002F6F37"/>
    <w:rsid w:val="002F725D"/>
    <w:rsid w:val="002F7625"/>
    <w:rsid w:val="00301009"/>
    <w:rsid w:val="003013D8"/>
    <w:rsid w:val="00301508"/>
    <w:rsid w:val="00301B20"/>
    <w:rsid w:val="00301BC3"/>
    <w:rsid w:val="00302049"/>
    <w:rsid w:val="003021E7"/>
    <w:rsid w:val="00302693"/>
    <w:rsid w:val="0030298B"/>
    <w:rsid w:val="00302BAC"/>
    <w:rsid w:val="00302BE6"/>
    <w:rsid w:val="00302C52"/>
    <w:rsid w:val="003033D6"/>
    <w:rsid w:val="0030357B"/>
    <w:rsid w:val="003046AE"/>
    <w:rsid w:val="00304C67"/>
    <w:rsid w:val="003050AA"/>
    <w:rsid w:val="00305298"/>
    <w:rsid w:val="003053AD"/>
    <w:rsid w:val="00305575"/>
    <w:rsid w:val="003059F4"/>
    <w:rsid w:val="00305A5D"/>
    <w:rsid w:val="00305BF8"/>
    <w:rsid w:val="00306119"/>
    <w:rsid w:val="003068CF"/>
    <w:rsid w:val="003069B8"/>
    <w:rsid w:val="00306ACA"/>
    <w:rsid w:val="00307552"/>
    <w:rsid w:val="003104D2"/>
    <w:rsid w:val="00310D5C"/>
    <w:rsid w:val="0031120E"/>
    <w:rsid w:val="0031140E"/>
    <w:rsid w:val="0031197B"/>
    <w:rsid w:val="00311BA3"/>
    <w:rsid w:val="0031230F"/>
    <w:rsid w:val="00312E57"/>
    <w:rsid w:val="00313431"/>
    <w:rsid w:val="003135F6"/>
    <w:rsid w:val="00313643"/>
    <w:rsid w:val="00314038"/>
    <w:rsid w:val="003145F0"/>
    <w:rsid w:val="00314648"/>
    <w:rsid w:val="00314C7F"/>
    <w:rsid w:val="00314C94"/>
    <w:rsid w:val="003155B4"/>
    <w:rsid w:val="0031629A"/>
    <w:rsid w:val="003162EE"/>
    <w:rsid w:val="00316947"/>
    <w:rsid w:val="003169BD"/>
    <w:rsid w:val="00316C10"/>
    <w:rsid w:val="003170DA"/>
    <w:rsid w:val="0031712F"/>
    <w:rsid w:val="003179EE"/>
    <w:rsid w:val="00317A96"/>
    <w:rsid w:val="0032031A"/>
    <w:rsid w:val="003203A6"/>
    <w:rsid w:val="00320DE4"/>
    <w:rsid w:val="0032194B"/>
    <w:rsid w:val="00322FDA"/>
    <w:rsid w:val="00323248"/>
    <w:rsid w:val="00323BBC"/>
    <w:rsid w:val="0032494E"/>
    <w:rsid w:val="00324A05"/>
    <w:rsid w:val="00325675"/>
    <w:rsid w:val="00326583"/>
    <w:rsid w:val="00326919"/>
    <w:rsid w:val="00326D17"/>
    <w:rsid w:val="00327077"/>
    <w:rsid w:val="00327498"/>
    <w:rsid w:val="003300EC"/>
    <w:rsid w:val="003308E8"/>
    <w:rsid w:val="00330CDA"/>
    <w:rsid w:val="00330FA5"/>
    <w:rsid w:val="0033107E"/>
    <w:rsid w:val="00331464"/>
    <w:rsid w:val="0033196B"/>
    <w:rsid w:val="0033200B"/>
    <w:rsid w:val="0033211D"/>
    <w:rsid w:val="0033288A"/>
    <w:rsid w:val="003329F9"/>
    <w:rsid w:val="00332DC7"/>
    <w:rsid w:val="00333070"/>
    <w:rsid w:val="00333137"/>
    <w:rsid w:val="00333547"/>
    <w:rsid w:val="003335DE"/>
    <w:rsid w:val="003337B3"/>
    <w:rsid w:val="00333909"/>
    <w:rsid w:val="00334566"/>
    <w:rsid w:val="00334DFB"/>
    <w:rsid w:val="00334EF1"/>
    <w:rsid w:val="00335085"/>
    <w:rsid w:val="003353E0"/>
    <w:rsid w:val="00335529"/>
    <w:rsid w:val="003358AD"/>
    <w:rsid w:val="00335AF9"/>
    <w:rsid w:val="00335E1B"/>
    <w:rsid w:val="00336055"/>
    <w:rsid w:val="00336774"/>
    <w:rsid w:val="0033692F"/>
    <w:rsid w:val="00336DFF"/>
    <w:rsid w:val="003373E6"/>
    <w:rsid w:val="003376DA"/>
    <w:rsid w:val="00337B67"/>
    <w:rsid w:val="00337B8F"/>
    <w:rsid w:val="00337C3A"/>
    <w:rsid w:val="00337DBF"/>
    <w:rsid w:val="003400D6"/>
    <w:rsid w:val="0034088B"/>
    <w:rsid w:val="0034107C"/>
    <w:rsid w:val="00342065"/>
    <w:rsid w:val="00342159"/>
    <w:rsid w:val="003422CC"/>
    <w:rsid w:val="003428BF"/>
    <w:rsid w:val="0034312D"/>
    <w:rsid w:val="003434E7"/>
    <w:rsid w:val="0034391F"/>
    <w:rsid w:val="00343A47"/>
    <w:rsid w:val="00343A6F"/>
    <w:rsid w:val="00343D02"/>
    <w:rsid w:val="0034454A"/>
    <w:rsid w:val="00344CAF"/>
    <w:rsid w:val="0034539C"/>
    <w:rsid w:val="003453F5"/>
    <w:rsid w:val="0034561D"/>
    <w:rsid w:val="00345DF9"/>
    <w:rsid w:val="00345F18"/>
    <w:rsid w:val="00345F73"/>
    <w:rsid w:val="003462B0"/>
    <w:rsid w:val="00346303"/>
    <w:rsid w:val="00346A29"/>
    <w:rsid w:val="00346CDC"/>
    <w:rsid w:val="00346E15"/>
    <w:rsid w:val="0034771D"/>
    <w:rsid w:val="00350186"/>
    <w:rsid w:val="0035062D"/>
    <w:rsid w:val="0035077D"/>
    <w:rsid w:val="00350A5A"/>
    <w:rsid w:val="00351370"/>
    <w:rsid w:val="003514D4"/>
    <w:rsid w:val="00351576"/>
    <w:rsid w:val="003525AF"/>
    <w:rsid w:val="00352BDD"/>
    <w:rsid w:val="003531A6"/>
    <w:rsid w:val="00353280"/>
    <w:rsid w:val="003532EA"/>
    <w:rsid w:val="00353339"/>
    <w:rsid w:val="0035352F"/>
    <w:rsid w:val="00353721"/>
    <w:rsid w:val="00353B06"/>
    <w:rsid w:val="00353CD0"/>
    <w:rsid w:val="003545D1"/>
    <w:rsid w:val="0035500D"/>
    <w:rsid w:val="003553FF"/>
    <w:rsid w:val="003556A3"/>
    <w:rsid w:val="003557FE"/>
    <w:rsid w:val="00355D50"/>
    <w:rsid w:val="00356C9B"/>
    <w:rsid w:val="00356DE5"/>
    <w:rsid w:val="003572DE"/>
    <w:rsid w:val="00357686"/>
    <w:rsid w:val="00357B7A"/>
    <w:rsid w:val="00360563"/>
    <w:rsid w:val="00361237"/>
    <w:rsid w:val="00361ECC"/>
    <w:rsid w:val="00361FCD"/>
    <w:rsid w:val="00362817"/>
    <w:rsid w:val="0036301D"/>
    <w:rsid w:val="003631E8"/>
    <w:rsid w:val="003638E8"/>
    <w:rsid w:val="00363901"/>
    <w:rsid w:val="00363C32"/>
    <w:rsid w:val="00363DA4"/>
    <w:rsid w:val="00364023"/>
    <w:rsid w:val="00364038"/>
    <w:rsid w:val="0036492C"/>
    <w:rsid w:val="00365534"/>
    <w:rsid w:val="00365785"/>
    <w:rsid w:val="00365E6E"/>
    <w:rsid w:val="003660AE"/>
    <w:rsid w:val="003661F1"/>
    <w:rsid w:val="00366C50"/>
    <w:rsid w:val="00366F16"/>
    <w:rsid w:val="00366FBC"/>
    <w:rsid w:val="00367444"/>
    <w:rsid w:val="00370249"/>
    <w:rsid w:val="00370555"/>
    <w:rsid w:val="00370B6F"/>
    <w:rsid w:val="00370BDD"/>
    <w:rsid w:val="00370D44"/>
    <w:rsid w:val="003722B6"/>
    <w:rsid w:val="0037265B"/>
    <w:rsid w:val="00372A97"/>
    <w:rsid w:val="00372C96"/>
    <w:rsid w:val="00372E0B"/>
    <w:rsid w:val="0037347D"/>
    <w:rsid w:val="0037357B"/>
    <w:rsid w:val="00373A2C"/>
    <w:rsid w:val="00374D15"/>
    <w:rsid w:val="003754C8"/>
    <w:rsid w:val="00375546"/>
    <w:rsid w:val="0037560C"/>
    <w:rsid w:val="003756C2"/>
    <w:rsid w:val="003757C6"/>
    <w:rsid w:val="00375F0D"/>
    <w:rsid w:val="00376538"/>
    <w:rsid w:val="00376664"/>
    <w:rsid w:val="003770BA"/>
    <w:rsid w:val="00377198"/>
    <w:rsid w:val="003776C4"/>
    <w:rsid w:val="00377A2D"/>
    <w:rsid w:val="00377C03"/>
    <w:rsid w:val="00377CED"/>
    <w:rsid w:val="0038006F"/>
    <w:rsid w:val="0038078D"/>
    <w:rsid w:val="00380BAE"/>
    <w:rsid w:val="00380BC5"/>
    <w:rsid w:val="00380BE7"/>
    <w:rsid w:val="00380CE0"/>
    <w:rsid w:val="00380D52"/>
    <w:rsid w:val="003810E4"/>
    <w:rsid w:val="0038141E"/>
    <w:rsid w:val="0038160E"/>
    <w:rsid w:val="00381B05"/>
    <w:rsid w:val="0038227D"/>
    <w:rsid w:val="0038248A"/>
    <w:rsid w:val="00382722"/>
    <w:rsid w:val="003827E6"/>
    <w:rsid w:val="00383540"/>
    <w:rsid w:val="003838DC"/>
    <w:rsid w:val="00383C9D"/>
    <w:rsid w:val="00383D7D"/>
    <w:rsid w:val="0038439C"/>
    <w:rsid w:val="003844A7"/>
    <w:rsid w:val="00384E8D"/>
    <w:rsid w:val="00385255"/>
    <w:rsid w:val="00385A5F"/>
    <w:rsid w:val="00385A7D"/>
    <w:rsid w:val="00385CAB"/>
    <w:rsid w:val="00386053"/>
    <w:rsid w:val="003863C7"/>
    <w:rsid w:val="003863D8"/>
    <w:rsid w:val="00386BDD"/>
    <w:rsid w:val="00386EA2"/>
    <w:rsid w:val="003874D7"/>
    <w:rsid w:val="00387669"/>
    <w:rsid w:val="00387AE8"/>
    <w:rsid w:val="00390399"/>
    <w:rsid w:val="003904F8"/>
    <w:rsid w:val="003907C1"/>
    <w:rsid w:val="00390A25"/>
    <w:rsid w:val="003910C7"/>
    <w:rsid w:val="003911A5"/>
    <w:rsid w:val="00391309"/>
    <w:rsid w:val="00391436"/>
    <w:rsid w:val="003916DE"/>
    <w:rsid w:val="00391AE7"/>
    <w:rsid w:val="00391B49"/>
    <w:rsid w:val="00392444"/>
    <w:rsid w:val="003924D0"/>
    <w:rsid w:val="00392532"/>
    <w:rsid w:val="003930D6"/>
    <w:rsid w:val="003930E0"/>
    <w:rsid w:val="003936C5"/>
    <w:rsid w:val="00393821"/>
    <w:rsid w:val="00393835"/>
    <w:rsid w:val="00393953"/>
    <w:rsid w:val="00393A26"/>
    <w:rsid w:val="00393AAF"/>
    <w:rsid w:val="00393AEC"/>
    <w:rsid w:val="00393F8E"/>
    <w:rsid w:val="00394311"/>
    <w:rsid w:val="0039511D"/>
    <w:rsid w:val="00395F59"/>
    <w:rsid w:val="00395FCF"/>
    <w:rsid w:val="00397733"/>
    <w:rsid w:val="00397951"/>
    <w:rsid w:val="00397D64"/>
    <w:rsid w:val="003A046D"/>
    <w:rsid w:val="003A057D"/>
    <w:rsid w:val="003A096D"/>
    <w:rsid w:val="003A0EF7"/>
    <w:rsid w:val="003A0F80"/>
    <w:rsid w:val="003A1276"/>
    <w:rsid w:val="003A1512"/>
    <w:rsid w:val="003A1AC5"/>
    <w:rsid w:val="003A22FD"/>
    <w:rsid w:val="003A2DE7"/>
    <w:rsid w:val="003A3181"/>
    <w:rsid w:val="003A3937"/>
    <w:rsid w:val="003A3A21"/>
    <w:rsid w:val="003A4691"/>
    <w:rsid w:val="003A477A"/>
    <w:rsid w:val="003A48B6"/>
    <w:rsid w:val="003A56BA"/>
    <w:rsid w:val="003A580C"/>
    <w:rsid w:val="003A598E"/>
    <w:rsid w:val="003A59AC"/>
    <w:rsid w:val="003A6645"/>
    <w:rsid w:val="003A7939"/>
    <w:rsid w:val="003A7BBB"/>
    <w:rsid w:val="003B08B8"/>
    <w:rsid w:val="003B1006"/>
    <w:rsid w:val="003B1015"/>
    <w:rsid w:val="003B12F5"/>
    <w:rsid w:val="003B1537"/>
    <w:rsid w:val="003B1B76"/>
    <w:rsid w:val="003B1C43"/>
    <w:rsid w:val="003B1C63"/>
    <w:rsid w:val="003B1ED6"/>
    <w:rsid w:val="003B1F97"/>
    <w:rsid w:val="003B21A0"/>
    <w:rsid w:val="003B243F"/>
    <w:rsid w:val="003B2869"/>
    <w:rsid w:val="003B2ABC"/>
    <w:rsid w:val="003B2FDF"/>
    <w:rsid w:val="003B30C6"/>
    <w:rsid w:val="003B3911"/>
    <w:rsid w:val="003B3B4A"/>
    <w:rsid w:val="003B3BB5"/>
    <w:rsid w:val="003B3F2B"/>
    <w:rsid w:val="003B419E"/>
    <w:rsid w:val="003B44E9"/>
    <w:rsid w:val="003B4C41"/>
    <w:rsid w:val="003B5126"/>
    <w:rsid w:val="003B5267"/>
    <w:rsid w:val="003B5E3C"/>
    <w:rsid w:val="003B60BA"/>
    <w:rsid w:val="003B63B1"/>
    <w:rsid w:val="003B6515"/>
    <w:rsid w:val="003B66B9"/>
    <w:rsid w:val="003B6D75"/>
    <w:rsid w:val="003B6F5F"/>
    <w:rsid w:val="003B774D"/>
    <w:rsid w:val="003B7B8F"/>
    <w:rsid w:val="003B7C65"/>
    <w:rsid w:val="003C01F2"/>
    <w:rsid w:val="003C041A"/>
    <w:rsid w:val="003C058F"/>
    <w:rsid w:val="003C0720"/>
    <w:rsid w:val="003C0815"/>
    <w:rsid w:val="003C0EB3"/>
    <w:rsid w:val="003C1402"/>
    <w:rsid w:val="003C14A3"/>
    <w:rsid w:val="003C1A5F"/>
    <w:rsid w:val="003C1C43"/>
    <w:rsid w:val="003C220F"/>
    <w:rsid w:val="003C245F"/>
    <w:rsid w:val="003C249C"/>
    <w:rsid w:val="003C2B2C"/>
    <w:rsid w:val="003C2BB2"/>
    <w:rsid w:val="003C305D"/>
    <w:rsid w:val="003C30F9"/>
    <w:rsid w:val="003C31A3"/>
    <w:rsid w:val="003C346F"/>
    <w:rsid w:val="003C3499"/>
    <w:rsid w:val="003C35E7"/>
    <w:rsid w:val="003C3699"/>
    <w:rsid w:val="003C3B46"/>
    <w:rsid w:val="003C3FDA"/>
    <w:rsid w:val="003C424B"/>
    <w:rsid w:val="003C48E1"/>
    <w:rsid w:val="003C4BB4"/>
    <w:rsid w:val="003C50BB"/>
    <w:rsid w:val="003C6A99"/>
    <w:rsid w:val="003C6DEF"/>
    <w:rsid w:val="003C6E09"/>
    <w:rsid w:val="003C7607"/>
    <w:rsid w:val="003D00B5"/>
    <w:rsid w:val="003D03D5"/>
    <w:rsid w:val="003D05CF"/>
    <w:rsid w:val="003D07B9"/>
    <w:rsid w:val="003D0B1E"/>
    <w:rsid w:val="003D0C20"/>
    <w:rsid w:val="003D14E1"/>
    <w:rsid w:val="003D1643"/>
    <w:rsid w:val="003D2A52"/>
    <w:rsid w:val="003D2ABD"/>
    <w:rsid w:val="003D2E8B"/>
    <w:rsid w:val="003D3707"/>
    <w:rsid w:val="003D37D0"/>
    <w:rsid w:val="003D39A9"/>
    <w:rsid w:val="003D41DC"/>
    <w:rsid w:val="003D4A01"/>
    <w:rsid w:val="003D4D56"/>
    <w:rsid w:val="003D4F70"/>
    <w:rsid w:val="003D5053"/>
    <w:rsid w:val="003D55B0"/>
    <w:rsid w:val="003D59DA"/>
    <w:rsid w:val="003D5B76"/>
    <w:rsid w:val="003D6078"/>
    <w:rsid w:val="003D63FE"/>
    <w:rsid w:val="003D6D84"/>
    <w:rsid w:val="003D71B0"/>
    <w:rsid w:val="003D7280"/>
    <w:rsid w:val="003D7636"/>
    <w:rsid w:val="003D77D6"/>
    <w:rsid w:val="003D7B4B"/>
    <w:rsid w:val="003D7FAD"/>
    <w:rsid w:val="003E08C9"/>
    <w:rsid w:val="003E0CB4"/>
    <w:rsid w:val="003E134F"/>
    <w:rsid w:val="003E1439"/>
    <w:rsid w:val="003E167E"/>
    <w:rsid w:val="003E1753"/>
    <w:rsid w:val="003E1BD5"/>
    <w:rsid w:val="003E2276"/>
    <w:rsid w:val="003E2730"/>
    <w:rsid w:val="003E2A8C"/>
    <w:rsid w:val="003E3235"/>
    <w:rsid w:val="003E3668"/>
    <w:rsid w:val="003E366F"/>
    <w:rsid w:val="003E38FB"/>
    <w:rsid w:val="003E3E06"/>
    <w:rsid w:val="003E41F1"/>
    <w:rsid w:val="003E460B"/>
    <w:rsid w:val="003E48C2"/>
    <w:rsid w:val="003E4BC8"/>
    <w:rsid w:val="003E56AC"/>
    <w:rsid w:val="003E662E"/>
    <w:rsid w:val="003E743D"/>
    <w:rsid w:val="003F0634"/>
    <w:rsid w:val="003F181D"/>
    <w:rsid w:val="003F1959"/>
    <w:rsid w:val="003F1AFE"/>
    <w:rsid w:val="003F1BB2"/>
    <w:rsid w:val="003F1BE1"/>
    <w:rsid w:val="003F238B"/>
    <w:rsid w:val="003F274C"/>
    <w:rsid w:val="003F2A5D"/>
    <w:rsid w:val="003F2BCA"/>
    <w:rsid w:val="003F2F47"/>
    <w:rsid w:val="003F3459"/>
    <w:rsid w:val="003F38D8"/>
    <w:rsid w:val="003F3D85"/>
    <w:rsid w:val="003F3E0F"/>
    <w:rsid w:val="003F4264"/>
    <w:rsid w:val="003F43C1"/>
    <w:rsid w:val="003F47F2"/>
    <w:rsid w:val="003F4AF6"/>
    <w:rsid w:val="003F4BE7"/>
    <w:rsid w:val="003F4FD3"/>
    <w:rsid w:val="003F5256"/>
    <w:rsid w:val="003F5FDA"/>
    <w:rsid w:val="003F613F"/>
    <w:rsid w:val="003F6219"/>
    <w:rsid w:val="003F66D1"/>
    <w:rsid w:val="003F6705"/>
    <w:rsid w:val="003F6E2D"/>
    <w:rsid w:val="003F72C2"/>
    <w:rsid w:val="003F75C3"/>
    <w:rsid w:val="003F7607"/>
    <w:rsid w:val="003F787E"/>
    <w:rsid w:val="003F7C2B"/>
    <w:rsid w:val="00400776"/>
    <w:rsid w:val="00400AA4"/>
    <w:rsid w:val="00400C92"/>
    <w:rsid w:val="00401094"/>
    <w:rsid w:val="004011F4"/>
    <w:rsid w:val="0040137C"/>
    <w:rsid w:val="00401F1B"/>
    <w:rsid w:val="00402615"/>
    <w:rsid w:val="00402783"/>
    <w:rsid w:val="00402A12"/>
    <w:rsid w:val="00402CBC"/>
    <w:rsid w:val="00403E57"/>
    <w:rsid w:val="00403EB4"/>
    <w:rsid w:val="00404368"/>
    <w:rsid w:val="0040482B"/>
    <w:rsid w:val="00404D06"/>
    <w:rsid w:val="0040515F"/>
    <w:rsid w:val="00405270"/>
    <w:rsid w:val="004055A1"/>
    <w:rsid w:val="00405A8A"/>
    <w:rsid w:val="00405C42"/>
    <w:rsid w:val="00405C4B"/>
    <w:rsid w:val="00405CA5"/>
    <w:rsid w:val="00405DDC"/>
    <w:rsid w:val="00405F57"/>
    <w:rsid w:val="0040630B"/>
    <w:rsid w:val="0040641D"/>
    <w:rsid w:val="004067B2"/>
    <w:rsid w:val="00406E40"/>
    <w:rsid w:val="00407093"/>
    <w:rsid w:val="004070E8"/>
    <w:rsid w:val="0040724A"/>
    <w:rsid w:val="004072C8"/>
    <w:rsid w:val="00407BB1"/>
    <w:rsid w:val="00410249"/>
    <w:rsid w:val="0041026F"/>
    <w:rsid w:val="004107A7"/>
    <w:rsid w:val="00410A79"/>
    <w:rsid w:val="00410C5C"/>
    <w:rsid w:val="00410F8B"/>
    <w:rsid w:val="004115D0"/>
    <w:rsid w:val="004119B2"/>
    <w:rsid w:val="004124BA"/>
    <w:rsid w:val="0041272E"/>
    <w:rsid w:val="004128A2"/>
    <w:rsid w:val="004128B5"/>
    <w:rsid w:val="00412D52"/>
    <w:rsid w:val="00412FFE"/>
    <w:rsid w:val="00413080"/>
    <w:rsid w:val="00413748"/>
    <w:rsid w:val="00413AD3"/>
    <w:rsid w:val="00413BDE"/>
    <w:rsid w:val="00414EEC"/>
    <w:rsid w:val="0041534A"/>
    <w:rsid w:val="0041663D"/>
    <w:rsid w:val="004167B0"/>
    <w:rsid w:val="0041717D"/>
    <w:rsid w:val="00417CBA"/>
    <w:rsid w:val="00420182"/>
    <w:rsid w:val="00420192"/>
    <w:rsid w:val="00420655"/>
    <w:rsid w:val="00420A88"/>
    <w:rsid w:val="00421065"/>
    <w:rsid w:val="004212FC"/>
    <w:rsid w:val="0042172D"/>
    <w:rsid w:val="0042182A"/>
    <w:rsid w:val="00421A15"/>
    <w:rsid w:val="00421FA1"/>
    <w:rsid w:val="004223ED"/>
    <w:rsid w:val="004223F6"/>
    <w:rsid w:val="0042240F"/>
    <w:rsid w:val="00423830"/>
    <w:rsid w:val="0042399C"/>
    <w:rsid w:val="00423AF0"/>
    <w:rsid w:val="0042415D"/>
    <w:rsid w:val="00424438"/>
    <w:rsid w:val="00424464"/>
    <w:rsid w:val="0042454E"/>
    <w:rsid w:val="004247EB"/>
    <w:rsid w:val="00424913"/>
    <w:rsid w:val="0042493C"/>
    <w:rsid w:val="004249E1"/>
    <w:rsid w:val="00424B66"/>
    <w:rsid w:val="00424BF8"/>
    <w:rsid w:val="00424C92"/>
    <w:rsid w:val="004253E1"/>
    <w:rsid w:val="0042564E"/>
    <w:rsid w:val="004269D3"/>
    <w:rsid w:val="004269F7"/>
    <w:rsid w:val="00426B09"/>
    <w:rsid w:val="00426C19"/>
    <w:rsid w:val="00426E59"/>
    <w:rsid w:val="00426E91"/>
    <w:rsid w:val="004274A8"/>
    <w:rsid w:val="00431050"/>
    <w:rsid w:val="00431154"/>
    <w:rsid w:val="00431540"/>
    <w:rsid w:val="004320B1"/>
    <w:rsid w:val="0043252E"/>
    <w:rsid w:val="00432B4E"/>
    <w:rsid w:val="00433361"/>
    <w:rsid w:val="004339D7"/>
    <w:rsid w:val="0043401C"/>
    <w:rsid w:val="004340DF"/>
    <w:rsid w:val="00434851"/>
    <w:rsid w:val="00434F00"/>
    <w:rsid w:val="004357D6"/>
    <w:rsid w:val="00435DA6"/>
    <w:rsid w:val="00435F82"/>
    <w:rsid w:val="0043650A"/>
    <w:rsid w:val="00437169"/>
    <w:rsid w:val="004372DF"/>
    <w:rsid w:val="0043731C"/>
    <w:rsid w:val="004373D2"/>
    <w:rsid w:val="00437DDB"/>
    <w:rsid w:val="0044050A"/>
    <w:rsid w:val="0044089F"/>
    <w:rsid w:val="00440A57"/>
    <w:rsid w:val="0044128E"/>
    <w:rsid w:val="004419D2"/>
    <w:rsid w:val="004423BA"/>
    <w:rsid w:val="00442BEE"/>
    <w:rsid w:val="00442F00"/>
    <w:rsid w:val="00443C4D"/>
    <w:rsid w:val="00443C62"/>
    <w:rsid w:val="00444CCA"/>
    <w:rsid w:val="00445053"/>
    <w:rsid w:val="004453D2"/>
    <w:rsid w:val="00446804"/>
    <w:rsid w:val="00447111"/>
    <w:rsid w:val="00447469"/>
    <w:rsid w:val="0044747F"/>
    <w:rsid w:val="00447624"/>
    <w:rsid w:val="00447642"/>
    <w:rsid w:val="00447F04"/>
    <w:rsid w:val="004502DB"/>
    <w:rsid w:val="00450AAB"/>
    <w:rsid w:val="00450BD8"/>
    <w:rsid w:val="004515C2"/>
    <w:rsid w:val="00451CA3"/>
    <w:rsid w:val="00452DA2"/>
    <w:rsid w:val="00452F16"/>
    <w:rsid w:val="00453564"/>
    <w:rsid w:val="00453BA3"/>
    <w:rsid w:val="00453E23"/>
    <w:rsid w:val="0045400A"/>
    <w:rsid w:val="0045404E"/>
    <w:rsid w:val="0045410E"/>
    <w:rsid w:val="00454167"/>
    <w:rsid w:val="004541ED"/>
    <w:rsid w:val="0045482B"/>
    <w:rsid w:val="004548BF"/>
    <w:rsid w:val="00454B48"/>
    <w:rsid w:val="00454F2C"/>
    <w:rsid w:val="004553E9"/>
    <w:rsid w:val="00455AE5"/>
    <w:rsid w:val="00455FF7"/>
    <w:rsid w:val="004601EE"/>
    <w:rsid w:val="00460224"/>
    <w:rsid w:val="004604D4"/>
    <w:rsid w:val="004612FB"/>
    <w:rsid w:val="004619D9"/>
    <w:rsid w:val="00461E6C"/>
    <w:rsid w:val="0046244D"/>
    <w:rsid w:val="00462592"/>
    <w:rsid w:val="004627DF"/>
    <w:rsid w:val="0046286E"/>
    <w:rsid w:val="00462D7A"/>
    <w:rsid w:val="00463104"/>
    <w:rsid w:val="00463369"/>
    <w:rsid w:val="004637CD"/>
    <w:rsid w:val="00463AF9"/>
    <w:rsid w:val="00463B0D"/>
    <w:rsid w:val="00463BCE"/>
    <w:rsid w:val="00464090"/>
    <w:rsid w:val="004643A0"/>
    <w:rsid w:val="0046507C"/>
    <w:rsid w:val="00465D11"/>
    <w:rsid w:val="00465D5C"/>
    <w:rsid w:val="0046642F"/>
    <w:rsid w:val="004666C8"/>
    <w:rsid w:val="00467147"/>
    <w:rsid w:val="0046746C"/>
    <w:rsid w:val="00467707"/>
    <w:rsid w:val="00467B23"/>
    <w:rsid w:val="00470329"/>
    <w:rsid w:val="004708E7"/>
    <w:rsid w:val="00470A7F"/>
    <w:rsid w:val="00470AC8"/>
    <w:rsid w:val="004710CE"/>
    <w:rsid w:val="00471628"/>
    <w:rsid w:val="00471708"/>
    <w:rsid w:val="004719B7"/>
    <w:rsid w:val="00471B09"/>
    <w:rsid w:val="004728F2"/>
    <w:rsid w:val="00472EE9"/>
    <w:rsid w:val="004730EA"/>
    <w:rsid w:val="00473157"/>
    <w:rsid w:val="004734B8"/>
    <w:rsid w:val="00473DEF"/>
    <w:rsid w:val="004741BA"/>
    <w:rsid w:val="004746CB"/>
    <w:rsid w:val="00474FC7"/>
    <w:rsid w:val="004750D6"/>
    <w:rsid w:val="004755AF"/>
    <w:rsid w:val="004758EB"/>
    <w:rsid w:val="004759EF"/>
    <w:rsid w:val="00475D1C"/>
    <w:rsid w:val="00476C63"/>
    <w:rsid w:val="00476D9C"/>
    <w:rsid w:val="00476FB0"/>
    <w:rsid w:val="00476FFF"/>
    <w:rsid w:val="0047768D"/>
    <w:rsid w:val="00480378"/>
    <w:rsid w:val="004804A9"/>
    <w:rsid w:val="0048055D"/>
    <w:rsid w:val="0048075E"/>
    <w:rsid w:val="0048076C"/>
    <w:rsid w:val="00480799"/>
    <w:rsid w:val="00480AD4"/>
    <w:rsid w:val="00481556"/>
    <w:rsid w:val="0048183A"/>
    <w:rsid w:val="00482397"/>
    <w:rsid w:val="00482447"/>
    <w:rsid w:val="004829D6"/>
    <w:rsid w:val="00482B20"/>
    <w:rsid w:val="00482BB4"/>
    <w:rsid w:val="00482D0C"/>
    <w:rsid w:val="00482E4F"/>
    <w:rsid w:val="004833F3"/>
    <w:rsid w:val="00483DC5"/>
    <w:rsid w:val="004840AD"/>
    <w:rsid w:val="004841D2"/>
    <w:rsid w:val="00484426"/>
    <w:rsid w:val="00484FAA"/>
    <w:rsid w:val="004863E2"/>
    <w:rsid w:val="00486704"/>
    <w:rsid w:val="00486AA9"/>
    <w:rsid w:val="00487662"/>
    <w:rsid w:val="004877F8"/>
    <w:rsid w:val="0049039A"/>
    <w:rsid w:val="00490499"/>
    <w:rsid w:val="00491117"/>
    <w:rsid w:val="004919A8"/>
    <w:rsid w:val="0049233E"/>
    <w:rsid w:val="0049260A"/>
    <w:rsid w:val="004926C8"/>
    <w:rsid w:val="004927C7"/>
    <w:rsid w:val="00492F19"/>
    <w:rsid w:val="00492F2B"/>
    <w:rsid w:val="004932A5"/>
    <w:rsid w:val="00493540"/>
    <w:rsid w:val="004936DA"/>
    <w:rsid w:val="00493B51"/>
    <w:rsid w:val="00493BF9"/>
    <w:rsid w:val="00493CF1"/>
    <w:rsid w:val="00493DC7"/>
    <w:rsid w:val="00494CB4"/>
    <w:rsid w:val="00494D12"/>
    <w:rsid w:val="004952E7"/>
    <w:rsid w:val="0049576E"/>
    <w:rsid w:val="0049586C"/>
    <w:rsid w:val="00495975"/>
    <w:rsid w:val="00495AAA"/>
    <w:rsid w:val="00495C9B"/>
    <w:rsid w:val="00495EF1"/>
    <w:rsid w:val="004975AB"/>
    <w:rsid w:val="004A0405"/>
    <w:rsid w:val="004A0553"/>
    <w:rsid w:val="004A11DD"/>
    <w:rsid w:val="004A1414"/>
    <w:rsid w:val="004A199B"/>
    <w:rsid w:val="004A1E40"/>
    <w:rsid w:val="004A206A"/>
    <w:rsid w:val="004A234B"/>
    <w:rsid w:val="004A241B"/>
    <w:rsid w:val="004A2467"/>
    <w:rsid w:val="004A2881"/>
    <w:rsid w:val="004A30F3"/>
    <w:rsid w:val="004A31D6"/>
    <w:rsid w:val="004A3788"/>
    <w:rsid w:val="004A3B70"/>
    <w:rsid w:val="004A4523"/>
    <w:rsid w:val="004A4A71"/>
    <w:rsid w:val="004A4EB1"/>
    <w:rsid w:val="004A5609"/>
    <w:rsid w:val="004A572C"/>
    <w:rsid w:val="004A57EC"/>
    <w:rsid w:val="004A5B9F"/>
    <w:rsid w:val="004A6412"/>
    <w:rsid w:val="004A6429"/>
    <w:rsid w:val="004A665E"/>
    <w:rsid w:val="004A66F0"/>
    <w:rsid w:val="004A6B9D"/>
    <w:rsid w:val="004A6FDA"/>
    <w:rsid w:val="004A7460"/>
    <w:rsid w:val="004A7FB8"/>
    <w:rsid w:val="004B06D4"/>
    <w:rsid w:val="004B0941"/>
    <w:rsid w:val="004B0E8E"/>
    <w:rsid w:val="004B13DA"/>
    <w:rsid w:val="004B15EE"/>
    <w:rsid w:val="004B1CCB"/>
    <w:rsid w:val="004B2607"/>
    <w:rsid w:val="004B2B5D"/>
    <w:rsid w:val="004B32DF"/>
    <w:rsid w:val="004B35E6"/>
    <w:rsid w:val="004B3AA5"/>
    <w:rsid w:val="004B3D4C"/>
    <w:rsid w:val="004B3EC3"/>
    <w:rsid w:val="004B49A4"/>
    <w:rsid w:val="004B51AE"/>
    <w:rsid w:val="004B56A8"/>
    <w:rsid w:val="004B58F8"/>
    <w:rsid w:val="004B5D45"/>
    <w:rsid w:val="004B5D5B"/>
    <w:rsid w:val="004B6092"/>
    <w:rsid w:val="004B6301"/>
    <w:rsid w:val="004B66CC"/>
    <w:rsid w:val="004B6C22"/>
    <w:rsid w:val="004B6EF0"/>
    <w:rsid w:val="004B7216"/>
    <w:rsid w:val="004B7F96"/>
    <w:rsid w:val="004C05BE"/>
    <w:rsid w:val="004C1462"/>
    <w:rsid w:val="004C14EB"/>
    <w:rsid w:val="004C1600"/>
    <w:rsid w:val="004C1649"/>
    <w:rsid w:val="004C19B6"/>
    <w:rsid w:val="004C1EF2"/>
    <w:rsid w:val="004C299D"/>
    <w:rsid w:val="004C2D0C"/>
    <w:rsid w:val="004C2D69"/>
    <w:rsid w:val="004C2E36"/>
    <w:rsid w:val="004C30C0"/>
    <w:rsid w:val="004C448E"/>
    <w:rsid w:val="004C526B"/>
    <w:rsid w:val="004C6151"/>
    <w:rsid w:val="004C61B5"/>
    <w:rsid w:val="004C6312"/>
    <w:rsid w:val="004C632F"/>
    <w:rsid w:val="004C6E64"/>
    <w:rsid w:val="004C70B3"/>
    <w:rsid w:val="004C71C9"/>
    <w:rsid w:val="004C7623"/>
    <w:rsid w:val="004C768B"/>
    <w:rsid w:val="004C7A15"/>
    <w:rsid w:val="004C7A2A"/>
    <w:rsid w:val="004C7AEA"/>
    <w:rsid w:val="004D016D"/>
    <w:rsid w:val="004D028B"/>
    <w:rsid w:val="004D0290"/>
    <w:rsid w:val="004D0347"/>
    <w:rsid w:val="004D0479"/>
    <w:rsid w:val="004D0513"/>
    <w:rsid w:val="004D06E9"/>
    <w:rsid w:val="004D1061"/>
    <w:rsid w:val="004D1191"/>
    <w:rsid w:val="004D1AEF"/>
    <w:rsid w:val="004D211A"/>
    <w:rsid w:val="004D2D82"/>
    <w:rsid w:val="004D2EC3"/>
    <w:rsid w:val="004D3161"/>
    <w:rsid w:val="004D3B1E"/>
    <w:rsid w:val="004D3EA4"/>
    <w:rsid w:val="004D4C12"/>
    <w:rsid w:val="004D4F8D"/>
    <w:rsid w:val="004D50CA"/>
    <w:rsid w:val="004D52FA"/>
    <w:rsid w:val="004D57AF"/>
    <w:rsid w:val="004D5F9F"/>
    <w:rsid w:val="004D60AC"/>
    <w:rsid w:val="004D61C8"/>
    <w:rsid w:val="004D69E1"/>
    <w:rsid w:val="004D6A10"/>
    <w:rsid w:val="004D6AF5"/>
    <w:rsid w:val="004D6E67"/>
    <w:rsid w:val="004D72A3"/>
    <w:rsid w:val="004D7797"/>
    <w:rsid w:val="004D77B7"/>
    <w:rsid w:val="004D781D"/>
    <w:rsid w:val="004D7F3B"/>
    <w:rsid w:val="004E023D"/>
    <w:rsid w:val="004E065C"/>
    <w:rsid w:val="004E068C"/>
    <w:rsid w:val="004E10DD"/>
    <w:rsid w:val="004E159D"/>
    <w:rsid w:val="004E15A3"/>
    <w:rsid w:val="004E17F7"/>
    <w:rsid w:val="004E18C1"/>
    <w:rsid w:val="004E1B01"/>
    <w:rsid w:val="004E2521"/>
    <w:rsid w:val="004E2BFA"/>
    <w:rsid w:val="004E36EA"/>
    <w:rsid w:val="004E4568"/>
    <w:rsid w:val="004E45B4"/>
    <w:rsid w:val="004E4A7F"/>
    <w:rsid w:val="004E4B94"/>
    <w:rsid w:val="004E4D24"/>
    <w:rsid w:val="004E4D62"/>
    <w:rsid w:val="004E4F4D"/>
    <w:rsid w:val="004E51C1"/>
    <w:rsid w:val="004E529C"/>
    <w:rsid w:val="004E53BD"/>
    <w:rsid w:val="004E5538"/>
    <w:rsid w:val="004E57A8"/>
    <w:rsid w:val="004E5E70"/>
    <w:rsid w:val="004E6044"/>
    <w:rsid w:val="004E609A"/>
    <w:rsid w:val="004E6139"/>
    <w:rsid w:val="004E6EF6"/>
    <w:rsid w:val="004E70D2"/>
    <w:rsid w:val="004E7430"/>
    <w:rsid w:val="004E7C6C"/>
    <w:rsid w:val="004E7DAD"/>
    <w:rsid w:val="004F0883"/>
    <w:rsid w:val="004F099F"/>
    <w:rsid w:val="004F0C49"/>
    <w:rsid w:val="004F0E08"/>
    <w:rsid w:val="004F1A99"/>
    <w:rsid w:val="004F1DBE"/>
    <w:rsid w:val="004F2D0C"/>
    <w:rsid w:val="004F3336"/>
    <w:rsid w:val="004F348E"/>
    <w:rsid w:val="004F364B"/>
    <w:rsid w:val="004F372F"/>
    <w:rsid w:val="004F4012"/>
    <w:rsid w:val="004F4264"/>
    <w:rsid w:val="004F4B3F"/>
    <w:rsid w:val="004F4C60"/>
    <w:rsid w:val="004F4D68"/>
    <w:rsid w:val="004F59FB"/>
    <w:rsid w:val="004F5FDA"/>
    <w:rsid w:val="004F62DB"/>
    <w:rsid w:val="004F6654"/>
    <w:rsid w:val="004F669C"/>
    <w:rsid w:val="004F6A0C"/>
    <w:rsid w:val="004F7B7D"/>
    <w:rsid w:val="0050011C"/>
    <w:rsid w:val="0050135B"/>
    <w:rsid w:val="00501554"/>
    <w:rsid w:val="00501880"/>
    <w:rsid w:val="00501BAF"/>
    <w:rsid w:val="00501BEF"/>
    <w:rsid w:val="005025DD"/>
    <w:rsid w:val="00502AAF"/>
    <w:rsid w:val="0050334D"/>
    <w:rsid w:val="005035BD"/>
    <w:rsid w:val="005048EA"/>
    <w:rsid w:val="00504EC0"/>
    <w:rsid w:val="005059E6"/>
    <w:rsid w:val="00505B97"/>
    <w:rsid w:val="00505F20"/>
    <w:rsid w:val="005065A6"/>
    <w:rsid w:val="005066E3"/>
    <w:rsid w:val="005069B3"/>
    <w:rsid w:val="005100F7"/>
    <w:rsid w:val="00510F20"/>
    <w:rsid w:val="0051108E"/>
    <w:rsid w:val="00511537"/>
    <w:rsid w:val="00511A07"/>
    <w:rsid w:val="00512E5C"/>
    <w:rsid w:val="00513109"/>
    <w:rsid w:val="005131C9"/>
    <w:rsid w:val="00513ADC"/>
    <w:rsid w:val="00513CD6"/>
    <w:rsid w:val="00513F3F"/>
    <w:rsid w:val="00514FE7"/>
    <w:rsid w:val="00516297"/>
    <w:rsid w:val="005165F3"/>
    <w:rsid w:val="00516634"/>
    <w:rsid w:val="00516DC0"/>
    <w:rsid w:val="00516FF7"/>
    <w:rsid w:val="00517099"/>
    <w:rsid w:val="005170C6"/>
    <w:rsid w:val="0051781B"/>
    <w:rsid w:val="00517DDE"/>
    <w:rsid w:val="00517E4F"/>
    <w:rsid w:val="00520AF3"/>
    <w:rsid w:val="0052173B"/>
    <w:rsid w:val="00521920"/>
    <w:rsid w:val="00521EE9"/>
    <w:rsid w:val="0052219F"/>
    <w:rsid w:val="00522430"/>
    <w:rsid w:val="00523087"/>
    <w:rsid w:val="0052391A"/>
    <w:rsid w:val="0052391C"/>
    <w:rsid w:val="005239F0"/>
    <w:rsid w:val="00524789"/>
    <w:rsid w:val="00524E7F"/>
    <w:rsid w:val="005250E4"/>
    <w:rsid w:val="005251DD"/>
    <w:rsid w:val="005254E4"/>
    <w:rsid w:val="005254E7"/>
    <w:rsid w:val="005257D5"/>
    <w:rsid w:val="00526CE1"/>
    <w:rsid w:val="00527229"/>
    <w:rsid w:val="00527313"/>
    <w:rsid w:val="005274C9"/>
    <w:rsid w:val="00527629"/>
    <w:rsid w:val="00527C63"/>
    <w:rsid w:val="00527E37"/>
    <w:rsid w:val="005302F7"/>
    <w:rsid w:val="00530333"/>
    <w:rsid w:val="005305AF"/>
    <w:rsid w:val="00530BD0"/>
    <w:rsid w:val="005314ED"/>
    <w:rsid w:val="0053187D"/>
    <w:rsid w:val="005318F3"/>
    <w:rsid w:val="00531951"/>
    <w:rsid w:val="00531AD5"/>
    <w:rsid w:val="00531AEA"/>
    <w:rsid w:val="00532954"/>
    <w:rsid w:val="00532FB1"/>
    <w:rsid w:val="00533277"/>
    <w:rsid w:val="00533AD5"/>
    <w:rsid w:val="00534104"/>
    <w:rsid w:val="00534276"/>
    <w:rsid w:val="005346AF"/>
    <w:rsid w:val="00534A6B"/>
    <w:rsid w:val="00534E31"/>
    <w:rsid w:val="00535038"/>
    <w:rsid w:val="005353AF"/>
    <w:rsid w:val="0053547F"/>
    <w:rsid w:val="0053590F"/>
    <w:rsid w:val="00535A62"/>
    <w:rsid w:val="00535FD3"/>
    <w:rsid w:val="005361DD"/>
    <w:rsid w:val="00536D1E"/>
    <w:rsid w:val="0053747F"/>
    <w:rsid w:val="005379E3"/>
    <w:rsid w:val="00537CF1"/>
    <w:rsid w:val="0054052D"/>
    <w:rsid w:val="005405E4"/>
    <w:rsid w:val="00540635"/>
    <w:rsid w:val="00540A4F"/>
    <w:rsid w:val="00540DAD"/>
    <w:rsid w:val="005418B2"/>
    <w:rsid w:val="005418DE"/>
    <w:rsid w:val="005419FF"/>
    <w:rsid w:val="00541EB0"/>
    <w:rsid w:val="00541F9C"/>
    <w:rsid w:val="0054246D"/>
    <w:rsid w:val="0054299C"/>
    <w:rsid w:val="005430F9"/>
    <w:rsid w:val="005431D8"/>
    <w:rsid w:val="005436AE"/>
    <w:rsid w:val="00543A15"/>
    <w:rsid w:val="00543DDB"/>
    <w:rsid w:val="00544CD3"/>
    <w:rsid w:val="00546076"/>
    <w:rsid w:val="0054654C"/>
    <w:rsid w:val="00546656"/>
    <w:rsid w:val="00546B3E"/>
    <w:rsid w:val="00546FFC"/>
    <w:rsid w:val="005472F5"/>
    <w:rsid w:val="00547FFE"/>
    <w:rsid w:val="0055053E"/>
    <w:rsid w:val="005506DE"/>
    <w:rsid w:val="00550A1E"/>
    <w:rsid w:val="00550AF8"/>
    <w:rsid w:val="00550FE2"/>
    <w:rsid w:val="005513BC"/>
    <w:rsid w:val="005516B0"/>
    <w:rsid w:val="0055197D"/>
    <w:rsid w:val="00551F06"/>
    <w:rsid w:val="005520C0"/>
    <w:rsid w:val="005526DB"/>
    <w:rsid w:val="005537B1"/>
    <w:rsid w:val="0055404C"/>
    <w:rsid w:val="00554190"/>
    <w:rsid w:val="0055428A"/>
    <w:rsid w:val="00554336"/>
    <w:rsid w:val="00554652"/>
    <w:rsid w:val="00555356"/>
    <w:rsid w:val="00555C73"/>
    <w:rsid w:val="00555E08"/>
    <w:rsid w:val="005564EA"/>
    <w:rsid w:val="00556561"/>
    <w:rsid w:val="00557579"/>
    <w:rsid w:val="005577F5"/>
    <w:rsid w:val="00557D83"/>
    <w:rsid w:val="0056054B"/>
    <w:rsid w:val="0056072D"/>
    <w:rsid w:val="005613E3"/>
    <w:rsid w:val="00561427"/>
    <w:rsid w:val="005619D1"/>
    <w:rsid w:val="00561DDC"/>
    <w:rsid w:val="005621D1"/>
    <w:rsid w:val="005621FD"/>
    <w:rsid w:val="00562868"/>
    <w:rsid w:val="00563270"/>
    <w:rsid w:val="005632D8"/>
    <w:rsid w:val="00563871"/>
    <w:rsid w:val="00563ACE"/>
    <w:rsid w:val="005643EE"/>
    <w:rsid w:val="005646D0"/>
    <w:rsid w:val="00564F49"/>
    <w:rsid w:val="0056567B"/>
    <w:rsid w:val="00565BDF"/>
    <w:rsid w:val="00566C17"/>
    <w:rsid w:val="00567373"/>
    <w:rsid w:val="00567561"/>
    <w:rsid w:val="0056774D"/>
    <w:rsid w:val="0057038F"/>
    <w:rsid w:val="005706B0"/>
    <w:rsid w:val="00570C45"/>
    <w:rsid w:val="00571989"/>
    <w:rsid w:val="00571A57"/>
    <w:rsid w:val="00571A87"/>
    <w:rsid w:val="005722C4"/>
    <w:rsid w:val="005725A5"/>
    <w:rsid w:val="005726A9"/>
    <w:rsid w:val="005728FF"/>
    <w:rsid w:val="00572C71"/>
    <w:rsid w:val="00572F50"/>
    <w:rsid w:val="005734A0"/>
    <w:rsid w:val="005734F6"/>
    <w:rsid w:val="0057360E"/>
    <w:rsid w:val="00573EC9"/>
    <w:rsid w:val="005740EC"/>
    <w:rsid w:val="005749CD"/>
    <w:rsid w:val="00574FD0"/>
    <w:rsid w:val="00575621"/>
    <w:rsid w:val="00575C09"/>
    <w:rsid w:val="00575EA2"/>
    <w:rsid w:val="00575EF7"/>
    <w:rsid w:val="00576666"/>
    <w:rsid w:val="005769FE"/>
    <w:rsid w:val="00576A15"/>
    <w:rsid w:val="00577094"/>
    <w:rsid w:val="00577274"/>
    <w:rsid w:val="00577683"/>
    <w:rsid w:val="00577D01"/>
    <w:rsid w:val="00580F14"/>
    <w:rsid w:val="00581169"/>
    <w:rsid w:val="005813D6"/>
    <w:rsid w:val="0058142C"/>
    <w:rsid w:val="0058154A"/>
    <w:rsid w:val="005815F2"/>
    <w:rsid w:val="005817A1"/>
    <w:rsid w:val="005817C6"/>
    <w:rsid w:val="00581B40"/>
    <w:rsid w:val="00581C53"/>
    <w:rsid w:val="00581D77"/>
    <w:rsid w:val="00581E4D"/>
    <w:rsid w:val="00581EC2"/>
    <w:rsid w:val="00582316"/>
    <w:rsid w:val="00582911"/>
    <w:rsid w:val="00582C22"/>
    <w:rsid w:val="00582D11"/>
    <w:rsid w:val="005833B3"/>
    <w:rsid w:val="00584374"/>
    <w:rsid w:val="00584499"/>
    <w:rsid w:val="0058493A"/>
    <w:rsid w:val="005849AE"/>
    <w:rsid w:val="00585287"/>
    <w:rsid w:val="00585826"/>
    <w:rsid w:val="00585B5D"/>
    <w:rsid w:val="00586067"/>
    <w:rsid w:val="0058639B"/>
    <w:rsid w:val="00586558"/>
    <w:rsid w:val="00586621"/>
    <w:rsid w:val="00587E86"/>
    <w:rsid w:val="0059048A"/>
    <w:rsid w:val="0059051C"/>
    <w:rsid w:val="00590C67"/>
    <w:rsid w:val="005913AB"/>
    <w:rsid w:val="005923E1"/>
    <w:rsid w:val="0059262D"/>
    <w:rsid w:val="00592643"/>
    <w:rsid w:val="0059267B"/>
    <w:rsid w:val="00592BC8"/>
    <w:rsid w:val="00592D71"/>
    <w:rsid w:val="005932F9"/>
    <w:rsid w:val="00593989"/>
    <w:rsid w:val="00593EA6"/>
    <w:rsid w:val="00593F2C"/>
    <w:rsid w:val="005943F9"/>
    <w:rsid w:val="00594718"/>
    <w:rsid w:val="00594A1F"/>
    <w:rsid w:val="00594E0C"/>
    <w:rsid w:val="00595405"/>
    <w:rsid w:val="00596479"/>
    <w:rsid w:val="0059692F"/>
    <w:rsid w:val="00596941"/>
    <w:rsid w:val="00596E7D"/>
    <w:rsid w:val="005973D8"/>
    <w:rsid w:val="005974AA"/>
    <w:rsid w:val="005978B2"/>
    <w:rsid w:val="00597BA8"/>
    <w:rsid w:val="005A03AD"/>
    <w:rsid w:val="005A0DFA"/>
    <w:rsid w:val="005A0F49"/>
    <w:rsid w:val="005A1153"/>
    <w:rsid w:val="005A1226"/>
    <w:rsid w:val="005A1340"/>
    <w:rsid w:val="005A1510"/>
    <w:rsid w:val="005A152B"/>
    <w:rsid w:val="005A1E85"/>
    <w:rsid w:val="005A1F24"/>
    <w:rsid w:val="005A289D"/>
    <w:rsid w:val="005A2AC1"/>
    <w:rsid w:val="005A2B1D"/>
    <w:rsid w:val="005A2FF0"/>
    <w:rsid w:val="005A3EF1"/>
    <w:rsid w:val="005A4AC3"/>
    <w:rsid w:val="005A4DF0"/>
    <w:rsid w:val="005A548A"/>
    <w:rsid w:val="005A5914"/>
    <w:rsid w:val="005A593C"/>
    <w:rsid w:val="005A623D"/>
    <w:rsid w:val="005A6461"/>
    <w:rsid w:val="005A67C5"/>
    <w:rsid w:val="005A6BEE"/>
    <w:rsid w:val="005A7109"/>
    <w:rsid w:val="005A737C"/>
    <w:rsid w:val="005A78A3"/>
    <w:rsid w:val="005B0095"/>
    <w:rsid w:val="005B02E2"/>
    <w:rsid w:val="005B0745"/>
    <w:rsid w:val="005B07CA"/>
    <w:rsid w:val="005B12C5"/>
    <w:rsid w:val="005B172D"/>
    <w:rsid w:val="005B17BC"/>
    <w:rsid w:val="005B186F"/>
    <w:rsid w:val="005B23A6"/>
    <w:rsid w:val="005B2618"/>
    <w:rsid w:val="005B2853"/>
    <w:rsid w:val="005B28BF"/>
    <w:rsid w:val="005B30E2"/>
    <w:rsid w:val="005B3554"/>
    <w:rsid w:val="005B3698"/>
    <w:rsid w:val="005B391C"/>
    <w:rsid w:val="005B3A0D"/>
    <w:rsid w:val="005B3E97"/>
    <w:rsid w:val="005B3FB8"/>
    <w:rsid w:val="005B4A95"/>
    <w:rsid w:val="005B559B"/>
    <w:rsid w:val="005B5821"/>
    <w:rsid w:val="005B5B9A"/>
    <w:rsid w:val="005B5C42"/>
    <w:rsid w:val="005B5F64"/>
    <w:rsid w:val="005B6D37"/>
    <w:rsid w:val="005B7292"/>
    <w:rsid w:val="005B7AD0"/>
    <w:rsid w:val="005B7C08"/>
    <w:rsid w:val="005C0096"/>
    <w:rsid w:val="005C03D6"/>
    <w:rsid w:val="005C0438"/>
    <w:rsid w:val="005C0453"/>
    <w:rsid w:val="005C082B"/>
    <w:rsid w:val="005C0F46"/>
    <w:rsid w:val="005C1841"/>
    <w:rsid w:val="005C187E"/>
    <w:rsid w:val="005C278B"/>
    <w:rsid w:val="005C2DB0"/>
    <w:rsid w:val="005C32F7"/>
    <w:rsid w:val="005C3905"/>
    <w:rsid w:val="005C3948"/>
    <w:rsid w:val="005C39D0"/>
    <w:rsid w:val="005C3EA0"/>
    <w:rsid w:val="005C486A"/>
    <w:rsid w:val="005C48A8"/>
    <w:rsid w:val="005C4963"/>
    <w:rsid w:val="005C50AA"/>
    <w:rsid w:val="005C5AE5"/>
    <w:rsid w:val="005C5CD4"/>
    <w:rsid w:val="005C6572"/>
    <w:rsid w:val="005C65ED"/>
    <w:rsid w:val="005C6E03"/>
    <w:rsid w:val="005C754B"/>
    <w:rsid w:val="005C755A"/>
    <w:rsid w:val="005C79E8"/>
    <w:rsid w:val="005C7CCE"/>
    <w:rsid w:val="005C7DDD"/>
    <w:rsid w:val="005D098B"/>
    <w:rsid w:val="005D0A2F"/>
    <w:rsid w:val="005D0D8B"/>
    <w:rsid w:val="005D16E9"/>
    <w:rsid w:val="005D1B51"/>
    <w:rsid w:val="005D217A"/>
    <w:rsid w:val="005D261F"/>
    <w:rsid w:val="005D2A68"/>
    <w:rsid w:val="005D2BEE"/>
    <w:rsid w:val="005D2DB3"/>
    <w:rsid w:val="005D30F9"/>
    <w:rsid w:val="005D325A"/>
    <w:rsid w:val="005D34A1"/>
    <w:rsid w:val="005D3BCD"/>
    <w:rsid w:val="005D491E"/>
    <w:rsid w:val="005D497E"/>
    <w:rsid w:val="005D49B5"/>
    <w:rsid w:val="005D4A06"/>
    <w:rsid w:val="005D4D08"/>
    <w:rsid w:val="005D55AE"/>
    <w:rsid w:val="005D5C91"/>
    <w:rsid w:val="005D6824"/>
    <w:rsid w:val="005D6B33"/>
    <w:rsid w:val="005D6FB2"/>
    <w:rsid w:val="005D6FEE"/>
    <w:rsid w:val="005D7150"/>
    <w:rsid w:val="005D7377"/>
    <w:rsid w:val="005D7541"/>
    <w:rsid w:val="005D7FE1"/>
    <w:rsid w:val="005E04C1"/>
    <w:rsid w:val="005E0EA3"/>
    <w:rsid w:val="005E14EF"/>
    <w:rsid w:val="005E1EFF"/>
    <w:rsid w:val="005E2309"/>
    <w:rsid w:val="005E30C9"/>
    <w:rsid w:val="005E31B0"/>
    <w:rsid w:val="005E31B9"/>
    <w:rsid w:val="005E33CD"/>
    <w:rsid w:val="005E36F8"/>
    <w:rsid w:val="005E3784"/>
    <w:rsid w:val="005E39A3"/>
    <w:rsid w:val="005E44C7"/>
    <w:rsid w:val="005E4511"/>
    <w:rsid w:val="005E4A15"/>
    <w:rsid w:val="005E4BC4"/>
    <w:rsid w:val="005E4C10"/>
    <w:rsid w:val="005E4C8E"/>
    <w:rsid w:val="005E4CCF"/>
    <w:rsid w:val="005E52E9"/>
    <w:rsid w:val="005E5303"/>
    <w:rsid w:val="005E60BC"/>
    <w:rsid w:val="005E633D"/>
    <w:rsid w:val="005E66AD"/>
    <w:rsid w:val="005E6B3D"/>
    <w:rsid w:val="005E6CC1"/>
    <w:rsid w:val="005E6ED4"/>
    <w:rsid w:val="005E71DC"/>
    <w:rsid w:val="005E79D5"/>
    <w:rsid w:val="005E7AAC"/>
    <w:rsid w:val="005E7BAF"/>
    <w:rsid w:val="005E7F75"/>
    <w:rsid w:val="005F1190"/>
    <w:rsid w:val="005F1B06"/>
    <w:rsid w:val="005F24F9"/>
    <w:rsid w:val="005F2758"/>
    <w:rsid w:val="005F2C5D"/>
    <w:rsid w:val="005F35A2"/>
    <w:rsid w:val="005F36D3"/>
    <w:rsid w:val="005F3ECB"/>
    <w:rsid w:val="005F3F23"/>
    <w:rsid w:val="005F40F9"/>
    <w:rsid w:val="005F42A8"/>
    <w:rsid w:val="005F4826"/>
    <w:rsid w:val="005F544E"/>
    <w:rsid w:val="005F559F"/>
    <w:rsid w:val="005F5648"/>
    <w:rsid w:val="005F60C6"/>
    <w:rsid w:val="005F685F"/>
    <w:rsid w:val="005F6F68"/>
    <w:rsid w:val="005F71B8"/>
    <w:rsid w:val="005F7A69"/>
    <w:rsid w:val="005F7AFF"/>
    <w:rsid w:val="005F7D5A"/>
    <w:rsid w:val="00600820"/>
    <w:rsid w:val="00600BE9"/>
    <w:rsid w:val="00600C2A"/>
    <w:rsid w:val="00600D28"/>
    <w:rsid w:val="00600FD4"/>
    <w:rsid w:val="006013B5"/>
    <w:rsid w:val="00601698"/>
    <w:rsid w:val="00601DA6"/>
    <w:rsid w:val="00601E88"/>
    <w:rsid w:val="00602168"/>
    <w:rsid w:val="00602804"/>
    <w:rsid w:val="00602A2D"/>
    <w:rsid w:val="00602B9B"/>
    <w:rsid w:val="00602E49"/>
    <w:rsid w:val="006030A1"/>
    <w:rsid w:val="00603572"/>
    <w:rsid w:val="006042F9"/>
    <w:rsid w:val="00604BD6"/>
    <w:rsid w:val="00604E47"/>
    <w:rsid w:val="0060508C"/>
    <w:rsid w:val="006053CC"/>
    <w:rsid w:val="0060590B"/>
    <w:rsid w:val="00605924"/>
    <w:rsid w:val="00605BB8"/>
    <w:rsid w:val="006060BB"/>
    <w:rsid w:val="00606385"/>
    <w:rsid w:val="00606506"/>
    <w:rsid w:val="00607E34"/>
    <w:rsid w:val="00610384"/>
    <w:rsid w:val="006104BB"/>
    <w:rsid w:val="00610533"/>
    <w:rsid w:val="006113BE"/>
    <w:rsid w:val="0061145A"/>
    <w:rsid w:val="006119E7"/>
    <w:rsid w:val="006120F3"/>
    <w:rsid w:val="006123E5"/>
    <w:rsid w:val="006126F5"/>
    <w:rsid w:val="00612BDF"/>
    <w:rsid w:val="00612C7D"/>
    <w:rsid w:val="00612D60"/>
    <w:rsid w:val="0061327A"/>
    <w:rsid w:val="00613533"/>
    <w:rsid w:val="006135D1"/>
    <w:rsid w:val="00613DE0"/>
    <w:rsid w:val="00613F38"/>
    <w:rsid w:val="00614486"/>
    <w:rsid w:val="006145DA"/>
    <w:rsid w:val="006146B3"/>
    <w:rsid w:val="00615176"/>
    <w:rsid w:val="00615697"/>
    <w:rsid w:val="00615707"/>
    <w:rsid w:val="00615C48"/>
    <w:rsid w:val="00616253"/>
    <w:rsid w:val="00616790"/>
    <w:rsid w:val="0061760D"/>
    <w:rsid w:val="0061791B"/>
    <w:rsid w:val="00617997"/>
    <w:rsid w:val="00620484"/>
    <w:rsid w:val="006205F6"/>
    <w:rsid w:val="00620833"/>
    <w:rsid w:val="00620956"/>
    <w:rsid w:val="00621F76"/>
    <w:rsid w:val="006220F2"/>
    <w:rsid w:val="00622923"/>
    <w:rsid w:val="00622E8B"/>
    <w:rsid w:val="006230BD"/>
    <w:rsid w:val="0062399C"/>
    <w:rsid w:val="006253CB"/>
    <w:rsid w:val="00625773"/>
    <w:rsid w:val="006265B9"/>
    <w:rsid w:val="0062687F"/>
    <w:rsid w:val="00626ABD"/>
    <w:rsid w:val="006271D5"/>
    <w:rsid w:val="0063003E"/>
    <w:rsid w:val="00630225"/>
    <w:rsid w:val="00630563"/>
    <w:rsid w:val="006305D5"/>
    <w:rsid w:val="00630B1E"/>
    <w:rsid w:val="00631BC6"/>
    <w:rsid w:val="00632224"/>
    <w:rsid w:val="006329FC"/>
    <w:rsid w:val="00632BF8"/>
    <w:rsid w:val="00632DCC"/>
    <w:rsid w:val="00633638"/>
    <w:rsid w:val="00633965"/>
    <w:rsid w:val="00633A2E"/>
    <w:rsid w:val="00633DAD"/>
    <w:rsid w:val="006342E0"/>
    <w:rsid w:val="00634F6C"/>
    <w:rsid w:val="006351BA"/>
    <w:rsid w:val="006352E6"/>
    <w:rsid w:val="00635E78"/>
    <w:rsid w:val="0063640A"/>
    <w:rsid w:val="0063676E"/>
    <w:rsid w:val="00636844"/>
    <w:rsid w:val="00636D76"/>
    <w:rsid w:val="00637F37"/>
    <w:rsid w:val="00637FB2"/>
    <w:rsid w:val="00640046"/>
    <w:rsid w:val="00640211"/>
    <w:rsid w:val="00640296"/>
    <w:rsid w:val="00640783"/>
    <w:rsid w:val="00640E68"/>
    <w:rsid w:val="00641F73"/>
    <w:rsid w:val="0064204C"/>
    <w:rsid w:val="00642134"/>
    <w:rsid w:val="00642D5E"/>
    <w:rsid w:val="00642F2B"/>
    <w:rsid w:val="0064391E"/>
    <w:rsid w:val="00643DC1"/>
    <w:rsid w:val="00644402"/>
    <w:rsid w:val="00644650"/>
    <w:rsid w:val="0064482F"/>
    <w:rsid w:val="0064510A"/>
    <w:rsid w:val="00645346"/>
    <w:rsid w:val="00645995"/>
    <w:rsid w:val="00645B4B"/>
    <w:rsid w:val="0064613E"/>
    <w:rsid w:val="006463A7"/>
    <w:rsid w:val="0064663F"/>
    <w:rsid w:val="00646CC8"/>
    <w:rsid w:val="00647016"/>
    <w:rsid w:val="00647492"/>
    <w:rsid w:val="006478BE"/>
    <w:rsid w:val="006478C2"/>
    <w:rsid w:val="00650087"/>
    <w:rsid w:val="00650DFE"/>
    <w:rsid w:val="00651700"/>
    <w:rsid w:val="0065186E"/>
    <w:rsid w:val="00652489"/>
    <w:rsid w:val="006525DD"/>
    <w:rsid w:val="00652EA9"/>
    <w:rsid w:val="00652FBB"/>
    <w:rsid w:val="006530C1"/>
    <w:rsid w:val="0065369A"/>
    <w:rsid w:val="006536C2"/>
    <w:rsid w:val="00653DE3"/>
    <w:rsid w:val="006540D6"/>
    <w:rsid w:val="0065447A"/>
    <w:rsid w:val="00654CDB"/>
    <w:rsid w:val="00654F7D"/>
    <w:rsid w:val="00655353"/>
    <w:rsid w:val="00656056"/>
    <w:rsid w:val="006567F3"/>
    <w:rsid w:val="00657C9C"/>
    <w:rsid w:val="00657D09"/>
    <w:rsid w:val="006619F8"/>
    <w:rsid w:val="00661A43"/>
    <w:rsid w:val="00661B02"/>
    <w:rsid w:val="00661F9D"/>
    <w:rsid w:val="00662AF3"/>
    <w:rsid w:val="00662C84"/>
    <w:rsid w:val="0066304C"/>
    <w:rsid w:val="0066309E"/>
    <w:rsid w:val="0066331F"/>
    <w:rsid w:val="00663884"/>
    <w:rsid w:val="00663A3E"/>
    <w:rsid w:val="00663BA0"/>
    <w:rsid w:val="00663F26"/>
    <w:rsid w:val="0066520B"/>
    <w:rsid w:val="00665C33"/>
    <w:rsid w:val="00666140"/>
    <w:rsid w:val="00666B23"/>
    <w:rsid w:val="00666C05"/>
    <w:rsid w:val="00666E57"/>
    <w:rsid w:val="00667000"/>
    <w:rsid w:val="00667073"/>
    <w:rsid w:val="00667630"/>
    <w:rsid w:val="0066769D"/>
    <w:rsid w:val="006676C9"/>
    <w:rsid w:val="00667837"/>
    <w:rsid w:val="006679CD"/>
    <w:rsid w:val="00667B55"/>
    <w:rsid w:val="00667F29"/>
    <w:rsid w:val="006701CA"/>
    <w:rsid w:val="00670334"/>
    <w:rsid w:val="00670DA9"/>
    <w:rsid w:val="00670F51"/>
    <w:rsid w:val="006714D2"/>
    <w:rsid w:val="00671B6E"/>
    <w:rsid w:val="00672422"/>
    <w:rsid w:val="006727EB"/>
    <w:rsid w:val="00672A40"/>
    <w:rsid w:val="00673483"/>
    <w:rsid w:val="0067380A"/>
    <w:rsid w:val="0067460C"/>
    <w:rsid w:val="00674625"/>
    <w:rsid w:val="00674825"/>
    <w:rsid w:val="006749EF"/>
    <w:rsid w:val="00675B6D"/>
    <w:rsid w:val="00675CAB"/>
    <w:rsid w:val="00675E90"/>
    <w:rsid w:val="00675FC1"/>
    <w:rsid w:val="006763E9"/>
    <w:rsid w:val="0067698B"/>
    <w:rsid w:val="00677025"/>
    <w:rsid w:val="0067718F"/>
    <w:rsid w:val="00677784"/>
    <w:rsid w:val="0067786E"/>
    <w:rsid w:val="00677950"/>
    <w:rsid w:val="00677BAD"/>
    <w:rsid w:val="00677C64"/>
    <w:rsid w:val="00680202"/>
    <w:rsid w:val="0068041F"/>
    <w:rsid w:val="006811C1"/>
    <w:rsid w:val="006812C2"/>
    <w:rsid w:val="006814EF"/>
    <w:rsid w:val="00681AFC"/>
    <w:rsid w:val="00681B9F"/>
    <w:rsid w:val="00681F73"/>
    <w:rsid w:val="006820F7"/>
    <w:rsid w:val="006824EC"/>
    <w:rsid w:val="00682B4B"/>
    <w:rsid w:val="00682C73"/>
    <w:rsid w:val="00682CFC"/>
    <w:rsid w:val="00683454"/>
    <w:rsid w:val="006836A9"/>
    <w:rsid w:val="00683F83"/>
    <w:rsid w:val="006843E4"/>
    <w:rsid w:val="00684413"/>
    <w:rsid w:val="00684A05"/>
    <w:rsid w:val="00684E41"/>
    <w:rsid w:val="006851F2"/>
    <w:rsid w:val="00685400"/>
    <w:rsid w:val="0068567B"/>
    <w:rsid w:val="00685B5B"/>
    <w:rsid w:val="00685FDA"/>
    <w:rsid w:val="00686045"/>
    <w:rsid w:val="00686987"/>
    <w:rsid w:val="00687DB0"/>
    <w:rsid w:val="00687E73"/>
    <w:rsid w:val="006901BB"/>
    <w:rsid w:val="00690C02"/>
    <w:rsid w:val="00690D75"/>
    <w:rsid w:val="006912BA"/>
    <w:rsid w:val="0069193D"/>
    <w:rsid w:val="0069239B"/>
    <w:rsid w:val="006924ED"/>
    <w:rsid w:val="00692D56"/>
    <w:rsid w:val="00693424"/>
    <w:rsid w:val="006934DC"/>
    <w:rsid w:val="0069378D"/>
    <w:rsid w:val="00693875"/>
    <w:rsid w:val="006939D4"/>
    <w:rsid w:val="00694271"/>
    <w:rsid w:val="00694775"/>
    <w:rsid w:val="0069479E"/>
    <w:rsid w:val="00694CC5"/>
    <w:rsid w:val="0069506D"/>
    <w:rsid w:val="006958AA"/>
    <w:rsid w:val="00695919"/>
    <w:rsid w:val="006959BB"/>
    <w:rsid w:val="00695F45"/>
    <w:rsid w:val="00696319"/>
    <w:rsid w:val="006966E5"/>
    <w:rsid w:val="00696C59"/>
    <w:rsid w:val="0069739C"/>
    <w:rsid w:val="00697611"/>
    <w:rsid w:val="00697C76"/>
    <w:rsid w:val="006A01A1"/>
    <w:rsid w:val="006A05CB"/>
    <w:rsid w:val="006A07B0"/>
    <w:rsid w:val="006A0AEE"/>
    <w:rsid w:val="006A1713"/>
    <w:rsid w:val="006A2649"/>
    <w:rsid w:val="006A2763"/>
    <w:rsid w:val="006A31B2"/>
    <w:rsid w:val="006A31E0"/>
    <w:rsid w:val="006A353D"/>
    <w:rsid w:val="006A3603"/>
    <w:rsid w:val="006A387F"/>
    <w:rsid w:val="006A3AED"/>
    <w:rsid w:val="006A3B44"/>
    <w:rsid w:val="006A43C6"/>
    <w:rsid w:val="006A5CD0"/>
    <w:rsid w:val="006A68B8"/>
    <w:rsid w:val="006A6917"/>
    <w:rsid w:val="006A6923"/>
    <w:rsid w:val="006A6ABE"/>
    <w:rsid w:val="006A72D1"/>
    <w:rsid w:val="006A7363"/>
    <w:rsid w:val="006A7536"/>
    <w:rsid w:val="006A7566"/>
    <w:rsid w:val="006A7908"/>
    <w:rsid w:val="006A7B4F"/>
    <w:rsid w:val="006A7E56"/>
    <w:rsid w:val="006B0280"/>
    <w:rsid w:val="006B05BB"/>
    <w:rsid w:val="006B07E7"/>
    <w:rsid w:val="006B0C93"/>
    <w:rsid w:val="006B0CB8"/>
    <w:rsid w:val="006B0E31"/>
    <w:rsid w:val="006B1177"/>
    <w:rsid w:val="006B1708"/>
    <w:rsid w:val="006B20F4"/>
    <w:rsid w:val="006B29B0"/>
    <w:rsid w:val="006B29C5"/>
    <w:rsid w:val="006B2B5E"/>
    <w:rsid w:val="006B2F37"/>
    <w:rsid w:val="006B307E"/>
    <w:rsid w:val="006B360B"/>
    <w:rsid w:val="006B3894"/>
    <w:rsid w:val="006B38D6"/>
    <w:rsid w:val="006B3BED"/>
    <w:rsid w:val="006B3D28"/>
    <w:rsid w:val="006B3F61"/>
    <w:rsid w:val="006B4428"/>
    <w:rsid w:val="006B473D"/>
    <w:rsid w:val="006B4F87"/>
    <w:rsid w:val="006B51C0"/>
    <w:rsid w:val="006B51DA"/>
    <w:rsid w:val="006B52D8"/>
    <w:rsid w:val="006B57B7"/>
    <w:rsid w:val="006B5E4C"/>
    <w:rsid w:val="006B5F42"/>
    <w:rsid w:val="006B634A"/>
    <w:rsid w:val="006B6927"/>
    <w:rsid w:val="006B6F91"/>
    <w:rsid w:val="006B7335"/>
    <w:rsid w:val="006B7393"/>
    <w:rsid w:val="006B7941"/>
    <w:rsid w:val="006C04A5"/>
    <w:rsid w:val="006C1444"/>
    <w:rsid w:val="006C18F4"/>
    <w:rsid w:val="006C1A76"/>
    <w:rsid w:val="006C2003"/>
    <w:rsid w:val="006C22CE"/>
    <w:rsid w:val="006C2628"/>
    <w:rsid w:val="006C2897"/>
    <w:rsid w:val="006C3519"/>
    <w:rsid w:val="006C3842"/>
    <w:rsid w:val="006C38B1"/>
    <w:rsid w:val="006C398A"/>
    <w:rsid w:val="006C3A64"/>
    <w:rsid w:val="006C3E61"/>
    <w:rsid w:val="006C3EB2"/>
    <w:rsid w:val="006C3FCA"/>
    <w:rsid w:val="006C4301"/>
    <w:rsid w:val="006C59A3"/>
    <w:rsid w:val="006C5A10"/>
    <w:rsid w:val="006C5A95"/>
    <w:rsid w:val="006C5BEC"/>
    <w:rsid w:val="006C65F4"/>
    <w:rsid w:val="006C6D3A"/>
    <w:rsid w:val="006D03E7"/>
    <w:rsid w:val="006D0585"/>
    <w:rsid w:val="006D0986"/>
    <w:rsid w:val="006D11EB"/>
    <w:rsid w:val="006D15B3"/>
    <w:rsid w:val="006D15F5"/>
    <w:rsid w:val="006D1C86"/>
    <w:rsid w:val="006D2986"/>
    <w:rsid w:val="006D2DB6"/>
    <w:rsid w:val="006D373F"/>
    <w:rsid w:val="006D395E"/>
    <w:rsid w:val="006D3991"/>
    <w:rsid w:val="006D41EE"/>
    <w:rsid w:val="006D4410"/>
    <w:rsid w:val="006D47D1"/>
    <w:rsid w:val="006D47E4"/>
    <w:rsid w:val="006D4B50"/>
    <w:rsid w:val="006D4CDE"/>
    <w:rsid w:val="006D5DB3"/>
    <w:rsid w:val="006D641A"/>
    <w:rsid w:val="006D6940"/>
    <w:rsid w:val="006D69A1"/>
    <w:rsid w:val="006D6D92"/>
    <w:rsid w:val="006D7450"/>
    <w:rsid w:val="006D7A69"/>
    <w:rsid w:val="006D7C88"/>
    <w:rsid w:val="006E0459"/>
    <w:rsid w:val="006E05FB"/>
    <w:rsid w:val="006E0A72"/>
    <w:rsid w:val="006E0A9A"/>
    <w:rsid w:val="006E0ED2"/>
    <w:rsid w:val="006E1A54"/>
    <w:rsid w:val="006E1E2F"/>
    <w:rsid w:val="006E1F02"/>
    <w:rsid w:val="006E30D4"/>
    <w:rsid w:val="006E377F"/>
    <w:rsid w:val="006E3918"/>
    <w:rsid w:val="006E39C0"/>
    <w:rsid w:val="006E3B66"/>
    <w:rsid w:val="006E3C41"/>
    <w:rsid w:val="006E3DF5"/>
    <w:rsid w:val="006E3E6D"/>
    <w:rsid w:val="006E3E96"/>
    <w:rsid w:val="006E3EE2"/>
    <w:rsid w:val="006E40EC"/>
    <w:rsid w:val="006E4156"/>
    <w:rsid w:val="006E41CD"/>
    <w:rsid w:val="006E4A28"/>
    <w:rsid w:val="006E4A5A"/>
    <w:rsid w:val="006E55A3"/>
    <w:rsid w:val="006E6334"/>
    <w:rsid w:val="006E677E"/>
    <w:rsid w:val="006E679B"/>
    <w:rsid w:val="006E6A4E"/>
    <w:rsid w:val="006E6C1F"/>
    <w:rsid w:val="006E6D84"/>
    <w:rsid w:val="006E6DB6"/>
    <w:rsid w:val="006E6E49"/>
    <w:rsid w:val="006E725A"/>
    <w:rsid w:val="006E786E"/>
    <w:rsid w:val="006E7E37"/>
    <w:rsid w:val="006F09AE"/>
    <w:rsid w:val="006F09C0"/>
    <w:rsid w:val="006F0A26"/>
    <w:rsid w:val="006F0D93"/>
    <w:rsid w:val="006F15CD"/>
    <w:rsid w:val="006F1A0B"/>
    <w:rsid w:val="006F1DE3"/>
    <w:rsid w:val="006F218D"/>
    <w:rsid w:val="006F271B"/>
    <w:rsid w:val="006F2B56"/>
    <w:rsid w:val="006F2BF3"/>
    <w:rsid w:val="006F2C41"/>
    <w:rsid w:val="006F2C71"/>
    <w:rsid w:val="006F39F8"/>
    <w:rsid w:val="006F3B28"/>
    <w:rsid w:val="006F3D77"/>
    <w:rsid w:val="006F3EAB"/>
    <w:rsid w:val="006F4638"/>
    <w:rsid w:val="006F479D"/>
    <w:rsid w:val="006F4A32"/>
    <w:rsid w:val="006F4CD5"/>
    <w:rsid w:val="006F4D01"/>
    <w:rsid w:val="006F4EE7"/>
    <w:rsid w:val="006F5686"/>
    <w:rsid w:val="006F609E"/>
    <w:rsid w:val="006F60B2"/>
    <w:rsid w:val="006F64C6"/>
    <w:rsid w:val="006F6662"/>
    <w:rsid w:val="006F6690"/>
    <w:rsid w:val="006F7C0D"/>
    <w:rsid w:val="007001EA"/>
    <w:rsid w:val="007007A7"/>
    <w:rsid w:val="0070082B"/>
    <w:rsid w:val="00700C35"/>
    <w:rsid w:val="007010C5"/>
    <w:rsid w:val="00701327"/>
    <w:rsid w:val="00701F1B"/>
    <w:rsid w:val="00702DCD"/>
    <w:rsid w:val="00703152"/>
    <w:rsid w:val="007033BB"/>
    <w:rsid w:val="007039B3"/>
    <w:rsid w:val="00703B26"/>
    <w:rsid w:val="0070427F"/>
    <w:rsid w:val="007047C4"/>
    <w:rsid w:val="0070573D"/>
    <w:rsid w:val="00705B91"/>
    <w:rsid w:val="0070610D"/>
    <w:rsid w:val="00706205"/>
    <w:rsid w:val="0070671E"/>
    <w:rsid w:val="00706B45"/>
    <w:rsid w:val="0070717A"/>
    <w:rsid w:val="007072B7"/>
    <w:rsid w:val="007072BE"/>
    <w:rsid w:val="007079B2"/>
    <w:rsid w:val="00707B89"/>
    <w:rsid w:val="00707D2E"/>
    <w:rsid w:val="00707E26"/>
    <w:rsid w:val="00707F2A"/>
    <w:rsid w:val="007101A4"/>
    <w:rsid w:val="0071034E"/>
    <w:rsid w:val="0071075A"/>
    <w:rsid w:val="0071088B"/>
    <w:rsid w:val="00711496"/>
    <w:rsid w:val="0071194E"/>
    <w:rsid w:val="00711BC5"/>
    <w:rsid w:val="0071218F"/>
    <w:rsid w:val="007126BE"/>
    <w:rsid w:val="00712851"/>
    <w:rsid w:val="00713AF3"/>
    <w:rsid w:val="00713B21"/>
    <w:rsid w:val="0071464C"/>
    <w:rsid w:val="00714781"/>
    <w:rsid w:val="0071483B"/>
    <w:rsid w:val="00714A3C"/>
    <w:rsid w:val="0071545B"/>
    <w:rsid w:val="00715CB1"/>
    <w:rsid w:val="00715E5D"/>
    <w:rsid w:val="00716045"/>
    <w:rsid w:val="00716251"/>
    <w:rsid w:val="007165DA"/>
    <w:rsid w:val="0071667E"/>
    <w:rsid w:val="00716BA1"/>
    <w:rsid w:val="00716E78"/>
    <w:rsid w:val="00716F68"/>
    <w:rsid w:val="0071717F"/>
    <w:rsid w:val="007171D8"/>
    <w:rsid w:val="00717522"/>
    <w:rsid w:val="00717E47"/>
    <w:rsid w:val="00717F57"/>
    <w:rsid w:val="0072002B"/>
    <w:rsid w:val="0072034D"/>
    <w:rsid w:val="00720421"/>
    <w:rsid w:val="007219E2"/>
    <w:rsid w:val="00721D0E"/>
    <w:rsid w:val="00721D74"/>
    <w:rsid w:val="007225E2"/>
    <w:rsid w:val="0072284C"/>
    <w:rsid w:val="00722F66"/>
    <w:rsid w:val="00723414"/>
    <w:rsid w:val="00723967"/>
    <w:rsid w:val="00723B83"/>
    <w:rsid w:val="00723CD0"/>
    <w:rsid w:val="007240F3"/>
    <w:rsid w:val="007246D2"/>
    <w:rsid w:val="00724A97"/>
    <w:rsid w:val="00724CA3"/>
    <w:rsid w:val="00725C76"/>
    <w:rsid w:val="007264F9"/>
    <w:rsid w:val="00726CE2"/>
    <w:rsid w:val="00726D68"/>
    <w:rsid w:val="0072715E"/>
    <w:rsid w:val="00727495"/>
    <w:rsid w:val="00730E15"/>
    <w:rsid w:val="007327C2"/>
    <w:rsid w:val="00732D93"/>
    <w:rsid w:val="00732DF5"/>
    <w:rsid w:val="007335AC"/>
    <w:rsid w:val="0073362F"/>
    <w:rsid w:val="00733823"/>
    <w:rsid w:val="00733AAB"/>
    <w:rsid w:val="00733C58"/>
    <w:rsid w:val="00733CF9"/>
    <w:rsid w:val="00733F47"/>
    <w:rsid w:val="00734054"/>
    <w:rsid w:val="00734306"/>
    <w:rsid w:val="00734479"/>
    <w:rsid w:val="00734707"/>
    <w:rsid w:val="00734E47"/>
    <w:rsid w:val="0073575A"/>
    <w:rsid w:val="007359FD"/>
    <w:rsid w:val="00735CF7"/>
    <w:rsid w:val="00735F79"/>
    <w:rsid w:val="007363A3"/>
    <w:rsid w:val="007364E1"/>
    <w:rsid w:val="007365B6"/>
    <w:rsid w:val="00736D44"/>
    <w:rsid w:val="00737752"/>
    <w:rsid w:val="0074005E"/>
    <w:rsid w:val="00740497"/>
    <w:rsid w:val="007409F1"/>
    <w:rsid w:val="00741395"/>
    <w:rsid w:val="00741924"/>
    <w:rsid w:val="00741DE9"/>
    <w:rsid w:val="00741FFF"/>
    <w:rsid w:val="0074283C"/>
    <w:rsid w:val="00743986"/>
    <w:rsid w:val="0074399C"/>
    <w:rsid w:val="00743D91"/>
    <w:rsid w:val="00744089"/>
    <w:rsid w:val="00744149"/>
    <w:rsid w:val="00744A48"/>
    <w:rsid w:val="00744B1E"/>
    <w:rsid w:val="00744FA3"/>
    <w:rsid w:val="007457BB"/>
    <w:rsid w:val="00745B41"/>
    <w:rsid w:val="007471BE"/>
    <w:rsid w:val="007474E1"/>
    <w:rsid w:val="007479CE"/>
    <w:rsid w:val="00750190"/>
    <w:rsid w:val="0075025B"/>
    <w:rsid w:val="00750864"/>
    <w:rsid w:val="00750A4B"/>
    <w:rsid w:val="00750BEF"/>
    <w:rsid w:val="00750DD1"/>
    <w:rsid w:val="00751153"/>
    <w:rsid w:val="0075167A"/>
    <w:rsid w:val="00751680"/>
    <w:rsid w:val="00751ADD"/>
    <w:rsid w:val="007524BD"/>
    <w:rsid w:val="007525A9"/>
    <w:rsid w:val="00752B5B"/>
    <w:rsid w:val="0075356F"/>
    <w:rsid w:val="007535A7"/>
    <w:rsid w:val="007540E7"/>
    <w:rsid w:val="00754128"/>
    <w:rsid w:val="007544B3"/>
    <w:rsid w:val="0075469F"/>
    <w:rsid w:val="00754CBE"/>
    <w:rsid w:val="00755008"/>
    <w:rsid w:val="00755643"/>
    <w:rsid w:val="007570E7"/>
    <w:rsid w:val="00757482"/>
    <w:rsid w:val="00757C4B"/>
    <w:rsid w:val="007618A8"/>
    <w:rsid w:val="00761C37"/>
    <w:rsid w:val="00761CA4"/>
    <w:rsid w:val="00762090"/>
    <w:rsid w:val="007625D0"/>
    <w:rsid w:val="007626D5"/>
    <w:rsid w:val="007632B8"/>
    <w:rsid w:val="0076331D"/>
    <w:rsid w:val="0076339D"/>
    <w:rsid w:val="007638BD"/>
    <w:rsid w:val="007639DC"/>
    <w:rsid w:val="00763A37"/>
    <w:rsid w:val="00763BD7"/>
    <w:rsid w:val="00763C1A"/>
    <w:rsid w:val="00765342"/>
    <w:rsid w:val="0076537F"/>
    <w:rsid w:val="00765A16"/>
    <w:rsid w:val="00765CA9"/>
    <w:rsid w:val="0076622C"/>
    <w:rsid w:val="007662E5"/>
    <w:rsid w:val="007663F8"/>
    <w:rsid w:val="0076687F"/>
    <w:rsid w:val="00766C7C"/>
    <w:rsid w:val="007672FC"/>
    <w:rsid w:val="0076771D"/>
    <w:rsid w:val="00767D5A"/>
    <w:rsid w:val="007700DE"/>
    <w:rsid w:val="00770117"/>
    <w:rsid w:val="00770502"/>
    <w:rsid w:val="007705D6"/>
    <w:rsid w:val="00770767"/>
    <w:rsid w:val="007712E3"/>
    <w:rsid w:val="00771390"/>
    <w:rsid w:val="007713E9"/>
    <w:rsid w:val="007714BA"/>
    <w:rsid w:val="00771DE9"/>
    <w:rsid w:val="00773314"/>
    <w:rsid w:val="0077392E"/>
    <w:rsid w:val="00773A69"/>
    <w:rsid w:val="00773D02"/>
    <w:rsid w:val="00774136"/>
    <w:rsid w:val="00774459"/>
    <w:rsid w:val="0077458D"/>
    <w:rsid w:val="007752BC"/>
    <w:rsid w:val="00775348"/>
    <w:rsid w:val="007756CE"/>
    <w:rsid w:val="00775E95"/>
    <w:rsid w:val="00776101"/>
    <w:rsid w:val="007764F2"/>
    <w:rsid w:val="00776603"/>
    <w:rsid w:val="0077669A"/>
    <w:rsid w:val="0077750E"/>
    <w:rsid w:val="0077760D"/>
    <w:rsid w:val="0078072A"/>
    <w:rsid w:val="0078103A"/>
    <w:rsid w:val="007815E0"/>
    <w:rsid w:val="0078161C"/>
    <w:rsid w:val="0078164C"/>
    <w:rsid w:val="007816DC"/>
    <w:rsid w:val="007819F9"/>
    <w:rsid w:val="00781D48"/>
    <w:rsid w:val="007820A8"/>
    <w:rsid w:val="007825ED"/>
    <w:rsid w:val="00782744"/>
    <w:rsid w:val="00782F81"/>
    <w:rsid w:val="00783459"/>
    <w:rsid w:val="00783672"/>
    <w:rsid w:val="0078378D"/>
    <w:rsid w:val="007837C8"/>
    <w:rsid w:val="00784355"/>
    <w:rsid w:val="007843D8"/>
    <w:rsid w:val="00784532"/>
    <w:rsid w:val="007845C5"/>
    <w:rsid w:val="007845CC"/>
    <w:rsid w:val="0078491C"/>
    <w:rsid w:val="00784B70"/>
    <w:rsid w:val="00784F7C"/>
    <w:rsid w:val="007852CB"/>
    <w:rsid w:val="00786035"/>
    <w:rsid w:val="0078617F"/>
    <w:rsid w:val="00786BC0"/>
    <w:rsid w:val="00787B65"/>
    <w:rsid w:val="00790052"/>
    <w:rsid w:val="007901E3"/>
    <w:rsid w:val="00790903"/>
    <w:rsid w:val="0079094A"/>
    <w:rsid w:val="00790A59"/>
    <w:rsid w:val="00790DA5"/>
    <w:rsid w:val="0079169D"/>
    <w:rsid w:val="007916E3"/>
    <w:rsid w:val="00791738"/>
    <w:rsid w:val="00791B0B"/>
    <w:rsid w:val="00792706"/>
    <w:rsid w:val="007930A0"/>
    <w:rsid w:val="007930C0"/>
    <w:rsid w:val="0079336D"/>
    <w:rsid w:val="007933B8"/>
    <w:rsid w:val="00793D6B"/>
    <w:rsid w:val="0079435A"/>
    <w:rsid w:val="00794473"/>
    <w:rsid w:val="00794EB0"/>
    <w:rsid w:val="00795694"/>
    <w:rsid w:val="007960F7"/>
    <w:rsid w:val="00796673"/>
    <w:rsid w:val="00796AA0"/>
    <w:rsid w:val="00797172"/>
    <w:rsid w:val="00797572"/>
    <w:rsid w:val="00797646"/>
    <w:rsid w:val="00797E96"/>
    <w:rsid w:val="007A0708"/>
    <w:rsid w:val="007A09AA"/>
    <w:rsid w:val="007A0BA9"/>
    <w:rsid w:val="007A0C48"/>
    <w:rsid w:val="007A1149"/>
    <w:rsid w:val="007A170E"/>
    <w:rsid w:val="007A25BC"/>
    <w:rsid w:val="007A31BF"/>
    <w:rsid w:val="007A32B4"/>
    <w:rsid w:val="007A41E2"/>
    <w:rsid w:val="007A4D43"/>
    <w:rsid w:val="007A55B8"/>
    <w:rsid w:val="007A5682"/>
    <w:rsid w:val="007A58D2"/>
    <w:rsid w:val="007A63EF"/>
    <w:rsid w:val="007A6465"/>
    <w:rsid w:val="007A6687"/>
    <w:rsid w:val="007A6BBF"/>
    <w:rsid w:val="007A72FC"/>
    <w:rsid w:val="007A7663"/>
    <w:rsid w:val="007A7D22"/>
    <w:rsid w:val="007B0035"/>
    <w:rsid w:val="007B06D4"/>
    <w:rsid w:val="007B08B0"/>
    <w:rsid w:val="007B0A4F"/>
    <w:rsid w:val="007B0BCD"/>
    <w:rsid w:val="007B124F"/>
    <w:rsid w:val="007B1BB7"/>
    <w:rsid w:val="007B2C20"/>
    <w:rsid w:val="007B30F8"/>
    <w:rsid w:val="007B31C2"/>
    <w:rsid w:val="007B37E3"/>
    <w:rsid w:val="007B3ADC"/>
    <w:rsid w:val="007B3BE3"/>
    <w:rsid w:val="007B3D80"/>
    <w:rsid w:val="007B3F07"/>
    <w:rsid w:val="007B437E"/>
    <w:rsid w:val="007B45F9"/>
    <w:rsid w:val="007B4E4E"/>
    <w:rsid w:val="007B5197"/>
    <w:rsid w:val="007B546D"/>
    <w:rsid w:val="007B56E6"/>
    <w:rsid w:val="007B572B"/>
    <w:rsid w:val="007B5761"/>
    <w:rsid w:val="007B5910"/>
    <w:rsid w:val="007B5F0D"/>
    <w:rsid w:val="007B5F82"/>
    <w:rsid w:val="007B5FF1"/>
    <w:rsid w:val="007B6232"/>
    <w:rsid w:val="007B647D"/>
    <w:rsid w:val="007B65AF"/>
    <w:rsid w:val="007B6745"/>
    <w:rsid w:val="007B67C7"/>
    <w:rsid w:val="007B69B3"/>
    <w:rsid w:val="007B7203"/>
    <w:rsid w:val="007B7209"/>
    <w:rsid w:val="007B730D"/>
    <w:rsid w:val="007B773D"/>
    <w:rsid w:val="007B7A8C"/>
    <w:rsid w:val="007B7EBA"/>
    <w:rsid w:val="007B7FD8"/>
    <w:rsid w:val="007C01EF"/>
    <w:rsid w:val="007C058D"/>
    <w:rsid w:val="007C1079"/>
    <w:rsid w:val="007C128B"/>
    <w:rsid w:val="007C17E8"/>
    <w:rsid w:val="007C18FB"/>
    <w:rsid w:val="007C1AA7"/>
    <w:rsid w:val="007C1E82"/>
    <w:rsid w:val="007C21C7"/>
    <w:rsid w:val="007C265D"/>
    <w:rsid w:val="007C2734"/>
    <w:rsid w:val="007C2A0E"/>
    <w:rsid w:val="007C2B99"/>
    <w:rsid w:val="007C2C65"/>
    <w:rsid w:val="007C2E18"/>
    <w:rsid w:val="007C341E"/>
    <w:rsid w:val="007C34BB"/>
    <w:rsid w:val="007C3E9B"/>
    <w:rsid w:val="007C4271"/>
    <w:rsid w:val="007C4327"/>
    <w:rsid w:val="007C4899"/>
    <w:rsid w:val="007C4C38"/>
    <w:rsid w:val="007C4D29"/>
    <w:rsid w:val="007C5031"/>
    <w:rsid w:val="007C526A"/>
    <w:rsid w:val="007C5509"/>
    <w:rsid w:val="007C5645"/>
    <w:rsid w:val="007C5890"/>
    <w:rsid w:val="007C58ED"/>
    <w:rsid w:val="007C59B3"/>
    <w:rsid w:val="007C614C"/>
    <w:rsid w:val="007C67B7"/>
    <w:rsid w:val="007C6A25"/>
    <w:rsid w:val="007C7069"/>
    <w:rsid w:val="007C7D7B"/>
    <w:rsid w:val="007C7DBD"/>
    <w:rsid w:val="007D033C"/>
    <w:rsid w:val="007D0427"/>
    <w:rsid w:val="007D10D2"/>
    <w:rsid w:val="007D1549"/>
    <w:rsid w:val="007D1B1D"/>
    <w:rsid w:val="007D1D21"/>
    <w:rsid w:val="007D1F52"/>
    <w:rsid w:val="007D2259"/>
    <w:rsid w:val="007D2325"/>
    <w:rsid w:val="007D2B87"/>
    <w:rsid w:val="007D2BBA"/>
    <w:rsid w:val="007D3185"/>
    <w:rsid w:val="007D367E"/>
    <w:rsid w:val="007D40E8"/>
    <w:rsid w:val="007D4104"/>
    <w:rsid w:val="007D4169"/>
    <w:rsid w:val="007D426B"/>
    <w:rsid w:val="007D4313"/>
    <w:rsid w:val="007D4C34"/>
    <w:rsid w:val="007D5CD8"/>
    <w:rsid w:val="007D618A"/>
    <w:rsid w:val="007D6443"/>
    <w:rsid w:val="007D686D"/>
    <w:rsid w:val="007D72B6"/>
    <w:rsid w:val="007D7526"/>
    <w:rsid w:val="007D75A1"/>
    <w:rsid w:val="007D7EAA"/>
    <w:rsid w:val="007E061E"/>
    <w:rsid w:val="007E074C"/>
    <w:rsid w:val="007E0C22"/>
    <w:rsid w:val="007E0C49"/>
    <w:rsid w:val="007E17A4"/>
    <w:rsid w:val="007E21B4"/>
    <w:rsid w:val="007E224E"/>
    <w:rsid w:val="007E23FE"/>
    <w:rsid w:val="007E2734"/>
    <w:rsid w:val="007E2A56"/>
    <w:rsid w:val="007E3997"/>
    <w:rsid w:val="007E3B6A"/>
    <w:rsid w:val="007E3BE2"/>
    <w:rsid w:val="007E3CA9"/>
    <w:rsid w:val="007E41C7"/>
    <w:rsid w:val="007E4851"/>
    <w:rsid w:val="007E4ADF"/>
    <w:rsid w:val="007E677F"/>
    <w:rsid w:val="007E6918"/>
    <w:rsid w:val="007E6D4E"/>
    <w:rsid w:val="007E7465"/>
    <w:rsid w:val="007E746D"/>
    <w:rsid w:val="007E786A"/>
    <w:rsid w:val="007E7A08"/>
    <w:rsid w:val="007E7B84"/>
    <w:rsid w:val="007E7DF8"/>
    <w:rsid w:val="007E7E7F"/>
    <w:rsid w:val="007F043A"/>
    <w:rsid w:val="007F0FB3"/>
    <w:rsid w:val="007F1058"/>
    <w:rsid w:val="007F140C"/>
    <w:rsid w:val="007F1DA4"/>
    <w:rsid w:val="007F1F34"/>
    <w:rsid w:val="007F323E"/>
    <w:rsid w:val="007F3242"/>
    <w:rsid w:val="007F33E2"/>
    <w:rsid w:val="007F3974"/>
    <w:rsid w:val="007F3BCC"/>
    <w:rsid w:val="007F4030"/>
    <w:rsid w:val="007F4182"/>
    <w:rsid w:val="007F481F"/>
    <w:rsid w:val="007F4A2A"/>
    <w:rsid w:val="007F575B"/>
    <w:rsid w:val="007F57E3"/>
    <w:rsid w:val="007F61AF"/>
    <w:rsid w:val="007F6E9B"/>
    <w:rsid w:val="007F72A1"/>
    <w:rsid w:val="007F768C"/>
    <w:rsid w:val="007F78FF"/>
    <w:rsid w:val="008007E0"/>
    <w:rsid w:val="00801592"/>
    <w:rsid w:val="00801E31"/>
    <w:rsid w:val="00802046"/>
    <w:rsid w:val="0080215A"/>
    <w:rsid w:val="0080225D"/>
    <w:rsid w:val="008025B4"/>
    <w:rsid w:val="00802CC9"/>
    <w:rsid w:val="00803111"/>
    <w:rsid w:val="008032D5"/>
    <w:rsid w:val="00803532"/>
    <w:rsid w:val="00803865"/>
    <w:rsid w:val="00804537"/>
    <w:rsid w:val="008048FA"/>
    <w:rsid w:val="008054D9"/>
    <w:rsid w:val="00805CAA"/>
    <w:rsid w:val="00806A07"/>
    <w:rsid w:val="008072EC"/>
    <w:rsid w:val="008078B2"/>
    <w:rsid w:val="00807968"/>
    <w:rsid w:val="00807ADE"/>
    <w:rsid w:val="00807EE5"/>
    <w:rsid w:val="0081086D"/>
    <w:rsid w:val="0081095F"/>
    <w:rsid w:val="0081099E"/>
    <w:rsid w:val="008109AE"/>
    <w:rsid w:val="008110F6"/>
    <w:rsid w:val="008116EA"/>
    <w:rsid w:val="00811C22"/>
    <w:rsid w:val="008127DC"/>
    <w:rsid w:val="008129E0"/>
    <w:rsid w:val="0081317A"/>
    <w:rsid w:val="00813A87"/>
    <w:rsid w:val="00813D47"/>
    <w:rsid w:val="0081437D"/>
    <w:rsid w:val="00814387"/>
    <w:rsid w:val="008143B8"/>
    <w:rsid w:val="00814B09"/>
    <w:rsid w:val="00814F58"/>
    <w:rsid w:val="00815400"/>
    <w:rsid w:val="008163FE"/>
    <w:rsid w:val="00816526"/>
    <w:rsid w:val="008173AD"/>
    <w:rsid w:val="0081744D"/>
    <w:rsid w:val="008175D5"/>
    <w:rsid w:val="00817951"/>
    <w:rsid w:val="00820AF2"/>
    <w:rsid w:val="008210E5"/>
    <w:rsid w:val="00821C96"/>
    <w:rsid w:val="008221D8"/>
    <w:rsid w:val="0082270B"/>
    <w:rsid w:val="00823129"/>
    <w:rsid w:val="0082326F"/>
    <w:rsid w:val="00823384"/>
    <w:rsid w:val="0082355F"/>
    <w:rsid w:val="00823D89"/>
    <w:rsid w:val="00824004"/>
    <w:rsid w:val="00824101"/>
    <w:rsid w:val="00824A37"/>
    <w:rsid w:val="00824BC9"/>
    <w:rsid w:val="00825418"/>
    <w:rsid w:val="00825894"/>
    <w:rsid w:val="00826B51"/>
    <w:rsid w:val="00826D46"/>
    <w:rsid w:val="00826DF8"/>
    <w:rsid w:val="00826E1B"/>
    <w:rsid w:val="00827057"/>
    <w:rsid w:val="0082723E"/>
    <w:rsid w:val="008274E8"/>
    <w:rsid w:val="008275DB"/>
    <w:rsid w:val="008278AA"/>
    <w:rsid w:val="008278DB"/>
    <w:rsid w:val="00827E61"/>
    <w:rsid w:val="00830741"/>
    <w:rsid w:val="00830E12"/>
    <w:rsid w:val="0083101B"/>
    <w:rsid w:val="00831020"/>
    <w:rsid w:val="00831115"/>
    <w:rsid w:val="00831338"/>
    <w:rsid w:val="00831D0B"/>
    <w:rsid w:val="00832932"/>
    <w:rsid w:val="00832CB0"/>
    <w:rsid w:val="00832E6C"/>
    <w:rsid w:val="0083381B"/>
    <w:rsid w:val="00833A25"/>
    <w:rsid w:val="00834346"/>
    <w:rsid w:val="00834C89"/>
    <w:rsid w:val="00834CFF"/>
    <w:rsid w:val="00834E6B"/>
    <w:rsid w:val="00834F6F"/>
    <w:rsid w:val="00835143"/>
    <w:rsid w:val="00835197"/>
    <w:rsid w:val="00840249"/>
    <w:rsid w:val="008404EB"/>
    <w:rsid w:val="0084053F"/>
    <w:rsid w:val="00840584"/>
    <w:rsid w:val="0084082E"/>
    <w:rsid w:val="00840CB5"/>
    <w:rsid w:val="0084122E"/>
    <w:rsid w:val="00841E38"/>
    <w:rsid w:val="0084231B"/>
    <w:rsid w:val="00842786"/>
    <w:rsid w:val="00842D86"/>
    <w:rsid w:val="0084305B"/>
    <w:rsid w:val="00843564"/>
    <w:rsid w:val="008435CD"/>
    <w:rsid w:val="00843BFC"/>
    <w:rsid w:val="00844BE9"/>
    <w:rsid w:val="00844E22"/>
    <w:rsid w:val="00844F1C"/>
    <w:rsid w:val="0084598F"/>
    <w:rsid w:val="0084687B"/>
    <w:rsid w:val="008469F1"/>
    <w:rsid w:val="00846BF2"/>
    <w:rsid w:val="00847B82"/>
    <w:rsid w:val="00847D38"/>
    <w:rsid w:val="00847E96"/>
    <w:rsid w:val="0085002B"/>
    <w:rsid w:val="008506AE"/>
    <w:rsid w:val="00850B3E"/>
    <w:rsid w:val="00850B6F"/>
    <w:rsid w:val="00850FE9"/>
    <w:rsid w:val="0085137F"/>
    <w:rsid w:val="00851847"/>
    <w:rsid w:val="00852338"/>
    <w:rsid w:val="00852347"/>
    <w:rsid w:val="00853AE3"/>
    <w:rsid w:val="00853FEB"/>
    <w:rsid w:val="008541DD"/>
    <w:rsid w:val="00854952"/>
    <w:rsid w:val="00854FC5"/>
    <w:rsid w:val="00855008"/>
    <w:rsid w:val="00855086"/>
    <w:rsid w:val="008552C4"/>
    <w:rsid w:val="008556A0"/>
    <w:rsid w:val="0085605B"/>
    <w:rsid w:val="0085606C"/>
    <w:rsid w:val="008569C5"/>
    <w:rsid w:val="00856F24"/>
    <w:rsid w:val="00857436"/>
    <w:rsid w:val="008601A5"/>
    <w:rsid w:val="00860445"/>
    <w:rsid w:val="00860892"/>
    <w:rsid w:val="008609BC"/>
    <w:rsid w:val="00860EB0"/>
    <w:rsid w:val="008617DD"/>
    <w:rsid w:val="008618C0"/>
    <w:rsid w:val="00861B2C"/>
    <w:rsid w:val="00861E4C"/>
    <w:rsid w:val="008620B0"/>
    <w:rsid w:val="00862209"/>
    <w:rsid w:val="008633DA"/>
    <w:rsid w:val="008634B0"/>
    <w:rsid w:val="0086398B"/>
    <w:rsid w:val="00863A02"/>
    <w:rsid w:val="008640D6"/>
    <w:rsid w:val="0086418D"/>
    <w:rsid w:val="00864385"/>
    <w:rsid w:val="008645E1"/>
    <w:rsid w:val="0086487B"/>
    <w:rsid w:val="00864D30"/>
    <w:rsid w:val="00864E6D"/>
    <w:rsid w:val="008654C0"/>
    <w:rsid w:val="00865700"/>
    <w:rsid w:val="00865823"/>
    <w:rsid w:val="00865A93"/>
    <w:rsid w:val="008668A6"/>
    <w:rsid w:val="00866CBC"/>
    <w:rsid w:val="0086766E"/>
    <w:rsid w:val="0086784B"/>
    <w:rsid w:val="008700F1"/>
    <w:rsid w:val="00870246"/>
    <w:rsid w:val="00870382"/>
    <w:rsid w:val="0087065D"/>
    <w:rsid w:val="00870A4A"/>
    <w:rsid w:val="00870ACB"/>
    <w:rsid w:val="0087117A"/>
    <w:rsid w:val="00871217"/>
    <w:rsid w:val="00871522"/>
    <w:rsid w:val="008715FB"/>
    <w:rsid w:val="008718BD"/>
    <w:rsid w:val="00871C48"/>
    <w:rsid w:val="00871DFB"/>
    <w:rsid w:val="00871EB6"/>
    <w:rsid w:val="00871FE5"/>
    <w:rsid w:val="0087256C"/>
    <w:rsid w:val="008726D7"/>
    <w:rsid w:val="00872AF0"/>
    <w:rsid w:val="00872C45"/>
    <w:rsid w:val="00872DC5"/>
    <w:rsid w:val="00873207"/>
    <w:rsid w:val="00873237"/>
    <w:rsid w:val="0087344C"/>
    <w:rsid w:val="00873613"/>
    <w:rsid w:val="008736F2"/>
    <w:rsid w:val="00873848"/>
    <w:rsid w:val="00873FCF"/>
    <w:rsid w:val="0087403A"/>
    <w:rsid w:val="00874938"/>
    <w:rsid w:val="00874AD0"/>
    <w:rsid w:val="00874C0A"/>
    <w:rsid w:val="00874CA6"/>
    <w:rsid w:val="00875072"/>
    <w:rsid w:val="008752F5"/>
    <w:rsid w:val="008758D9"/>
    <w:rsid w:val="00875DCE"/>
    <w:rsid w:val="00875FB7"/>
    <w:rsid w:val="0087639D"/>
    <w:rsid w:val="008763F5"/>
    <w:rsid w:val="008766FA"/>
    <w:rsid w:val="00876757"/>
    <w:rsid w:val="008769D5"/>
    <w:rsid w:val="00876A4E"/>
    <w:rsid w:val="00876E74"/>
    <w:rsid w:val="00877E95"/>
    <w:rsid w:val="00880094"/>
    <w:rsid w:val="008800E7"/>
    <w:rsid w:val="008801DD"/>
    <w:rsid w:val="008809C7"/>
    <w:rsid w:val="00880A0A"/>
    <w:rsid w:val="00880F25"/>
    <w:rsid w:val="00881F17"/>
    <w:rsid w:val="00882BAD"/>
    <w:rsid w:val="00882BE5"/>
    <w:rsid w:val="008835E9"/>
    <w:rsid w:val="008835FF"/>
    <w:rsid w:val="00883CDB"/>
    <w:rsid w:val="008840D0"/>
    <w:rsid w:val="0088478C"/>
    <w:rsid w:val="00884CB9"/>
    <w:rsid w:val="00884E20"/>
    <w:rsid w:val="008854AB"/>
    <w:rsid w:val="00885FC6"/>
    <w:rsid w:val="00886569"/>
    <w:rsid w:val="00886AE6"/>
    <w:rsid w:val="00886D61"/>
    <w:rsid w:val="00886DDB"/>
    <w:rsid w:val="008872C2"/>
    <w:rsid w:val="00887A5B"/>
    <w:rsid w:val="008902B8"/>
    <w:rsid w:val="00890CB3"/>
    <w:rsid w:val="00891578"/>
    <w:rsid w:val="0089197C"/>
    <w:rsid w:val="008920C5"/>
    <w:rsid w:val="0089299E"/>
    <w:rsid w:val="00892AFB"/>
    <w:rsid w:val="00892BFC"/>
    <w:rsid w:val="00893142"/>
    <w:rsid w:val="00893333"/>
    <w:rsid w:val="008937BB"/>
    <w:rsid w:val="00893FDB"/>
    <w:rsid w:val="0089474C"/>
    <w:rsid w:val="00894958"/>
    <w:rsid w:val="00894BA8"/>
    <w:rsid w:val="00894C8C"/>
    <w:rsid w:val="0089507C"/>
    <w:rsid w:val="008952BE"/>
    <w:rsid w:val="008957D4"/>
    <w:rsid w:val="00895D72"/>
    <w:rsid w:val="00895DCA"/>
    <w:rsid w:val="008969E8"/>
    <w:rsid w:val="008A04A2"/>
    <w:rsid w:val="008A09D6"/>
    <w:rsid w:val="008A0D96"/>
    <w:rsid w:val="008A143D"/>
    <w:rsid w:val="008A1E4C"/>
    <w:rsid w:val="008A2092"/>
    <w:rsid w:val="008A2117"/>
    <w:rsid w:val="008A2225"/>
    <w:rsid w:val="008A225E"/>
    <w:rsid w:val="008A292B"/>
    <w:rsid w:val="008A37A1"/>
    <w:rsid w:val="008A4A36"/>
    <w:rsid w:val="008A508B"/>
    <w:rsid w:val="008A50C9"/>
    <w:rsid w:val="008A53CE"/>
    <w:rsid w:val="008A552E"/>
    <w:rsid w:val="008A5B69"/>
    <w:rsid w:val="008A5FEC"/>
    <w:rsid w:val="008A6F6D"/>
    <w:rsid w:val="008A7266"/>
    <w:rsid w:val="008A737D"/>
    <w:rsid w:val="008A76B6"/>
    <w:rsid w:val="008A7A7B"/>
    <w:rsid w:val="008A7C1C"/>
    <w:rsid w:val="008B0B7C"/>
    <w:rsid w:val="008B0D2F"/>
    <w:rsid w:val="008B1990"/>
    <w:rsid w:val="008B1D28"/>
    <w:rsid w:val="008B2987"/>
    <w:rsid w:val="008B2AC8"/>
    <w:rsid w:val="008B2C6C"/>
    <w:rsid w:val="008B2C8E"/>
    <w:rsid w:val="008B2C9B"/>
    <w:rsid w:val="008B2DEC"/>
    <w:rsid w:val="008B3223"/>
    <w:rsid w:val="008B32AF"/>
    <w:rsid w:val="008B3515"/>
    <w:rsid w:val="008B35C6"/>
    <w:rsid w:val="008B3690"/>
    <w:rsid w:val="008B3B4D"/>
    <w:rsid w:val="008B3CA5"/>
    <w:rsid w:val="008B40E6"/>
    <w:rsid w:val="008B411E"/>
    <w:rsid w:val="008B4AFE"/>
    <w:rsid w:val="008B4D3B"/>
    <w:rsid w:val="008B4E18"/>
    <w:rsid w:val="008B52D3"/>
    <w:rsid w:val="008B5DAB"/>
    <w:rsid w:val="008B759B"/>
    <w:rsid w:val="008B7728"/>
    <w:rsid w:val="008B7A84"/>
    <w:rsid w:val="008B7C62"/>
    <w:rsid w:val="008B7D7E"/>
    <w:rsid w:val="008C0380"/>
    <w:rsid w:val="008C048D"/>
    <w:rsid w:val="008C0566"/>
    <w:rsid w:val="008C0801"/>
    <w:rsid w:val="008C08CC"/>
    <w:rsid w:val="008C1704"/>
    <w:rsid w:val="008C1917"/>
    <w:rsid w:val="008C274A"/>
    <w:rsid w:val="008C2A12"/>
    <w:rsid w:val="008C36F5"/>
    <w:rsid w:val="008C37CD"/>
    <w:rsid w:val="008C3FD1"/>
    <w:rsid w:val="008C4306"/>
    <w:rsid w:val="008C4949"/>
    <w:rsid w:val="008C4B24"/>
    <w:rsid w:val="008C504A"/>
    <w:rsid w:val="008C528A"/>
    <w:rsid w:val="008C5294"/>
    <w:rsid w:val="008C55D6"/>
    <w:rsid w:val="008C577C"/>
    <w:rsid w:val="008C5B9A"/>
    <w:rsid w:val="008C6152"/>
    <w:rsid w:val="008C6272"/>
    <w:rsid w:val="008C6F7A"/>
    <w:rsid w:val="008C721F"/>
    <w:rsid w:val="008C7268"/>
    <w:rsid w:val="008C77B4"/>
    <w:rsid w:val="008C7806"/>
    <w:rsid w:val="008C786A"/>
    <w:rsid w:val="008C78D4"/>
    <w:rsid w:val="008C7C57"/>
    <w:rsid w:val="008D00E5"/>
    <w:rsid w:val="008D06DD"/>
    <w:rsid w:val="008D0831"/>
    <w:rsid w:val="008D0D24"/>
    <w:rsid w:val="008D1E97"/>
    <w:rsid w:val="008D1FD7"/>
    <w:rsid w:val="008D21EF"/>
    <w:rsid w:val="008D2508"/>
    <w:rsid w:val="008D288C"/>
    <w:rsid w:val="008D35E7"/>
    <w:rsid w:val="008D386B"/>
    <w:rsid w:val="008D3DE1"/>
    <w:rsid w:val="008D4198"/>
    <w:rsid w:val="008D437C"/>
    <w:rsid w:val="008D438C"/>
    <w:rsid w:val="008D545B"/>
    <w:rsid w:val="008D555B"/>
    <w:rsid w:val="008D5847"/>
    <w:rsid w:val="008D5B56"/>
    <w:rsid w:val="008D5E03"/>
    <w:rsid w:val="008D6732"/>
    <w:rsid w:val="008D67BE"/>
    <w:rsid w:val="008D6C76"/>
    <w:rsid w:val="008D7081"/>
    <w:rsid w:val="008D7B5E"/>
    <w:rsid w:val="008D7FE0"/>
    <w:rsid w:val="008E05B3"/>
    <w:rsid w:val="008E0635"/>
    <w:rsid w:val="008E0A90"/>
    <w:rsid w:val="008E10A9"/>
    <w:rsid w:val="008E1B46"/>
    <w:rsid w:val="008E1DBD"/>
    <w:rsid w:val="008E216E"/>
    <w:rsid w:val="008E245B"/>
    <w:rsid w:val="008E250F"/>
    <w:rsid w:val="008E262E"/>
    <w:rsid w:val="008E2DBD"/>
    <w:rsid w:val="008E3162"/>
    <w:rsid w:val="008E31E1"/>
    <w:rsid w:val="008E328A"/>
    <w:rsid w:val="008E3739"/>
    <w:rsid w:val="008E4432"/>
    <w:rsid w:val="008E4562"/>
    <w:rsid w:val="008E4B9F"/>
    <w:rsid w:val="008E4E53"/>
    <w:rsid w:val="008E5416"/>
    <w:rsid w:val="008E55CA"/>
    <w:rsid w:val="008E580F"/>
    <w:rsid w:val="008E60FF"/>
    <w:rsid w:val="008E6335"/>
    <w:rsid w:val="008E6816"/>
    <w:rsid w:val="008E695B"/>
    <w:rsid w:val="008E6A70"/>
    <w:rsid w:val="008E6CF7"/>
    <w:rsid w:val="008E7015"/>
    <w:rsid w:val="008E714E"/>
    <w:rsid w:val="008E718D"/>
    <w:rsid w:val="008E7412"/>
    <w:rsid w:val="008E74BB"/>
    <w:rsid w:val="008E7547"/>
    <w:rsid w:val="008E76A9"/>
    <w:rsid w:val="008F03A2"/>
    <w:rsid w:val="008F0AA4"/>
    <w:rsid w:val="008F0AA6"/>
    <w:rsid w:val="008F0B06"/>
    <w:rsid w:val="008F0B89"/>
    <w:rsid w:val="008F112F"/>
    <w:rsid w:val="008F15E3"/>
    <w:rsid w:val="008F19BF"/>
    <w:rsid w:val="008F1E1A"/>
    <w:rsid w:val="008F23C3"/>
    <w:rsid w:val="008F2527"/>
    <w:rsid w:val="008F300E"/>
    <w:rsid w:val="008F304F"/>
    <w:rsid w:val="008F30C9"/>
    <w:rsid w:val="008F44EA"/>
    <w:rsid w:val="008F48E7"/>
    <w:rsid w:val="008F4D3F"/>
    <w:rsid w:val="008F5A4B"/>
    <w:rsid w:val="008F5B14"/>
    <w:rsid w:val="008F6294"/>
    <w:rsid w:val="008F69BB"/>
    <w:rsid w:val="008F6DAB"/>
    <w:rsid w:val="008F702A"/>
    <w:rsid w:val="008F7260"/>
    <w:rsid w:val="008F79F9"/>
    <w:rsid w:val="008F7C72"/>
    <w:rsid w:val="0090023E"/>
    <w:rsid w:val="00900E07"/>
    <w:rsid w:val="0090127B"/>
    <w:rsid w:val="009013B7"/>
    <w:rsid w:val="009016F8"/>
    <w:rsid w:val="00901D38"/>
    <w:rsid w:val="00902367"/>
    <w:rsid w:val="00902619"/>
    <w:rsid w:val="009026FB"/>
    <w:rsid w:val="009035E3"/>
    <w:rsid w:val="0090361F"/>
    <w:rsid w:val="00903941"/>
    <w:rsid w:val="00904727"/>
    <w:rsid w:val="00904B0E"/>
    <w:rsid w:val="00904DD6"/>
    <w:rsid w:val="009050F6"/>
    <w:rsid w:val="00905144"/>
    <w:rsid w:val="009053D0"/>
    <w:rsid w:val="009061F9"/>
    <w:rsid w:val="009065C0"/>
    <w:rsid w:val="00907212"/>
    <w:rsid w:val="00907D90"/>
    <w:rsid w:val="00911C5F"/>
    <w:rsid w:val="009123C6"/>
    <w:rsid w:val="009127B9"/>
    <w:rsid w:val="00912C32"/>
    <w:rsid w:val="009130A6"/>
    <w:rsid w:val="0091344F"/>
    <w:rsid w:val="00913989"/>
    <w:rsid w:val="00913C03"/>
    <w:rsid w:val="00914830"/>
    <w:rsid w:val="00914846"/>
    <w:rsid w:val="00914D96"/>
    <w:rsid w:val="00914F39"/>
    <w:rsid w:val="00916763"/>
    <w:rsid w:val="00917540"/>
    <w:rsid w:val="00917BE8"/>
    <w:rsid w:val="00917E2C"/>
    <w:rsid w:val="00920664"/>
    <w:rsid w:val="00920DC7"/>
    <w:rsid w:val="009211BD"/>
    <w:rsid w:val="0092196A"/>
    <w:rsid w:val="009219AA"/>
    <w:rsid w:val="0092206C"/>
    <w:rsid w:val="0092222B"/>
    <w:rsid w:val="0092260E"/>
    <w:rsid w:val="00922AE3"/>
    <w:rsid w:val="009255F0"/>
    <w:rsid w:val="009259B7"/>
    <w:rsid w:val="00925EE9"/>
    <w:rsid w:val="00926619"/>
    <w:rsid w:val="00926A08"/>
    <w:rsid w:val="00926AD5"/>
    <w:rsid w:val="00926D7F"/>
    <w:rsid w:val="00926DFD"/>
    <w:rsid w:val="00926E97"/>
    <w:rsid w:val="00926EB0"/>
    <w:rsid w:val="009278B9"/>
    <w:rsid w:val="00927921"/>
    <w:rsid w:val="0092794F"/>
    <w:rsid w:val="00930033"/>
    <w:rsid w:val="00930106"/>
    <w:rsid w:val="00930390"/>
    <w:rsid w:val="009307A0"/>
    <w:rsid w:val="00931229"/>
    <w:rsid w:val="00931282"/>
    <w:rsid w:val="009312CD"/>
    <w:rsid w:val="00931467"/>
    <w:rsid w:val="009314DD"/>
    <w:rsid w:val="0093167E"/>
    <w:rsid w:val="00932A73"/>
    <w:rsid w:val="00932AA6"/>
    <w:rsid w:val="00932FDE"/>
    <w:rsid w:val="0093320D"/>
    <w:rsid w:val="00933885"/>
    <w:rsid w:val="00933B2D"/>
    <w:rsid w:val="00933C47"/>
    <w:rsid w:val="00933C8E"/>
    <w:rsid w:val="00933D80"/>
    <w:rsid w:val="00934155"/>
    <w:rsid w:val="0093459E"/>
    <w:rsid w:val="009345AD"/>
    <w:rsid w:val="00934808"/>
    <w:rsid w:val="009350D5"/>
    <w:rsid w:val="0093539D"/>
    <w:rsid w:val="00935661"/>
    <w:rsid w:val="0093597D"/>
    <w:rsid w:val="00935BC1"/>
    <w:rsid w:val="009364DF"/>
    <w:rsid w:val="009365A8"/>
    <w:rsid w:val="009366DA"/>
    <w:rsid w:val="00936C43"/>
    <w:rsid w:val="00936DBD"/>
    <w:rsid w:val="00936FFC"/>
    <w:rsid w:val="00937033"/>
    <w:rsid w:val="0093794E"/>
    <w:rsid w:val="00937C06"/>
    <w:rsid w:val="00937EF5"/>
    <w:rsid w:val="00940C4E"/>
    <w:rsid w:val="00940C91"/>
    <w:rsid w:val="00941830"/>
    <w:rsid w:val="00941A2E"/>
    <w:rsid w:val="00941C5B"/>
    <w:rsid w:val="00941DD8"/>
    <w:rsid w:val="00942376"/>
    <w:rsid w:val="0094273B"/>
    <w:rsid w:val="00942EE7"/>
    <w:rsid w:val="00943062"/>
    <w:rsid w:val="00943067"/>
    <w:rsid w:val="009435B1"/>
    <w:rsid w:val="0094365A"/>
    <w:rsid w:val="0094380C"/>
    <w:rsid w:val="00943AE8"/>
    <w:rsid w:val="009442AA"/>
    <w:rsid w:val="0094462E"/>
    <w:rsid w:val="0094486D"/>
    <w:rsid w:val="009448B5"/>
    <w:rsid w:val="00944D89"/>
    <w:rsid w:val="00944E16"/>
    <w:rsid w:val="00944E7C"/>
    <w:rsid w:val="009450D7"/>
    <w:rsid w:val="009452C0"/>
    <w:rsid w:val="0094560E"/>
    <w:rsid w:val="009456D6"/>
    <w:rsid w:val="00946650"/>
    <w:rsid w:val="009467AC"/>
    <w:rsid w:val="009468FF"/>
    <w:rsid w:val="00946C48"/>
    <w:rsid w:val="00946EF7"/>
    <w:rsid w:val="009471BB"/>
    <w:rsid w:val="00947A76"/>
    <w:rsid w:val="00947F56"/>
    <w:rsid w:val="0095064E"/>
    <w:rsid w:val="00950AC8"/>
    <w:rsid w:val="00951455"/>
    <w:rsid w:val="009515E1"/>
    <w:rsid w:val="009523F2"/>
    <w:rsid w:val="009525C4"/>
    <w:rsid w:val="009525EE"/>
    <w:rsid w:val="00952632"/>
    <w:rsid w:val="00952DA9"/>
    <w:rsid w:val="00952E91"/>
    <w:rsid w:val="009536C6"/>
    <w:rsid w:val="00953C6D"/>
    <w:rsid w:val="0095459F"/>
    <w:rsid w:val="0095547D"/>
    <w:rsid w:val="00955CC8"/>
    <w:rsid w:val="00955D0F"/>
    <w:rsid w:val="009565B4"/>
    <w:rsid w:val="009566AB"/>
    <w:rsid w:val="00956857"/>
    <w:rsid w:val="00956D3A"/>
    <w:rsid w:val="00956F2B"/>
    <w:rsid w:val="009579FE"/>
    <w:rsid w:val="00957AFD"/>
    <w:rsid w:val="00957CD5"/>
    <w:rsid w:val="00957FF7"/>
    <w:rsid w:val="00960890"/>
    <w:rsid w:val="009609B4"/>
    <w:rsid w:val="00960A04"/>
    <w:rsid w:val="00960B94"/>
    <w:rsid w:val="0096103E"/>
    <w:rsid w:val="0096199C"/>
    <w:rsid w:val="00961A60"/>
    <w:rsid w:val="009621AB"/>
    <w:rsid w:val="009627AD"/>
    <w:rsid w:val="0096360B"/>
    <w:rsid w:val="00963770"/>
    <w:rsid w:val="00963BF1"/>
    <w:rsid w:val="00964361"/>
    <w:rsid w:val="00964456"/>
    <w:rsid w:val="009644DD"/>
    <w:rsid w:val="00964D99"/>
    <w:rsid w:val="00964F4F"/>
    <w:rsid w:val="009655FE"/>
    <w:rsid w:val="00965BDA"/>
    <w:rsid w:val="009661D2"/>
    <w:rsid w:val="0096630C"/>
    <w:rsid w:val="00966406"/>
    <w:rsid w:val="0096675B"/>
    <w:rsid w:val="00966D72"/>
    <w:rsid w:val="00967767"/>
    <w:rsid w:val="00967813"/>
    <w:rsid w:val="009678DE"/>
    <w:rsid w:val="00967AFF"/>
    <w:rsid w:val="0097077A"/>
    <w:rsid w:val="00970809"/>
    <w:rsid w:val="00970920"/>
    <w:rsid w:val="00970A80"/>
    <w:rsid w:val="00970F11"/>
    <w:rsid w:val="00971503"/>
    <w:rsid w:val="00971681"/>
    <w:rsid w:val="0097185F"/>
    <w:rsid w:val="00971DDE"/>
    <w:rsid w:val="00972A42"/>
    <w:rsid w:val="00972F5B"/>
    <w:rsid w:val="0097351E"/>
    <w:rsid w:val="0097375E"/>
    <w:rsid w:val="00973E05"/>
    <w:rsid w:val="009741A0"/>
    <w:rsid w:val="00974433"/>
    <w:rsid w:val="0097490F"/>
    <w:rsid w:val="0097538D"/>
    <w:rsid w:val="00975A3E"/>
    <w:rsid w:val="00975A97"/>
    <w:rsid w:val="00975C5D"/>
    <w:rsid w:val="00975FFA"/>
    <w:rsid w:val="00976122"/>
    <w:rsid w:val="0097612C"/>
    <w:rsid w:val="009761A8"/>
    <w:rsid w:val="00976254"/>
    <w:rsid w:val="009762C4"/>
    <w:rsid w:val="0097671B"/>
    <w:rsid w:val="00976D29"/>
    <w:rsid w:val="0097773E"/>
    <w:rsid w:val="00977AEF"/>
    <w:rsid w:val="00977C1A"/>
    <w:rsid w:val="00977CEF"/>
    <w:rsid w:val="009801A6"/>
    <w:rsid w:val="00980EAE"/>
    <w:rsid w:val="00981B4B"/>
    <w:rsid w:val="00981D6E"/>
    <w:rsid w:val="009824D1"/>
    <w:rsid w:val="0098267E"/>
    <w:rsid w:val="00982B3A"/>
    <w:rsid w:val="00982B78"/>
    <w:rsid w:val="00983537"/>
    <w:rsid w:val="00983BE4"/>
    <w:rsid w:val="009842D0"/>
    <w:rsid w:val="009844AB"/>
    <w:rsid w:val="00984689"/>
    <w:rsid w:val="0098504E"/>
    <w:rsid w:val="00985203"/>
    <w:rsid w:val="00985D83"/>
    <w:rsid w:val="00985EBA"/>
    <w:rsid w:val="009861E4"/>
    <w:rsid w:val="00986578"/>
    <w:rsid w:val="00986697"/>
    <w:rsid w:val="00986C83"/>
    <w:rsid w:val="00986E9C"/>
    <w:rsid w:val="009870D8"/>
    <w:rsid w:val="00987622"/>
    <w:rsid w:val="009876B4"/>
    <w:rsid w:val="009901CC"/>
    <w:rsid w:val="009902C3"/>
    <w:rsid w:val="009908D4"/>
    <w:rsid w:val="00990C05"/>
    <w:rsid w:val="009910DB"/>
    <w:rsid w:val="00991242"/>
    <w:rsid w:val="00991436"/>
    <w:rsid w:val="009915C3"/>
    <w:rsid w:val="009917F5"/>
    <w:rsid w:val="00991FC9"/>
    <w:rsid w:val="00992713"/>
    <w:rsid w:val="00992B26"/>
    <w:rsid w:val="00993280"/>
    <w:rsid w:val="00994FDC"/>
    <w:rsid w:val="00995175"/>
    <w:rsid w:val="0099589B"/>
    <w:rsid w:val="00995A53"/>
    <w:rsid w:val="00995B02"/>
    <w:rsid w:val="00995CE1"/>
    <w:rsid w:val="0099621B"/>
    <w:rsid w:val="009967FB"/>
    <w:rsid w:val="00997800"/>
    <w:rsid w:val="009979E8"/>
    <w:rsid w:val="00997B7B"/>
    <w:rsid w:val="00997F52"/>
    <w:rsid w:val="009A03D4"/>
    <w:rsid w:val="009A0713"/>
    <w:rsid w:val="009A0B24"/>
    <w:rsid w:val="009A0D45"/>
    <w:rsid w:val="009A0E75"/>
    <w:rsid w:val="009A1E3D"/>
    <w:rsid w:val="009A2F13"/>
    <w:rsid w:val="009A3763"/>
    <w:rsid w:val="009A3C8E"/>
    <w:rsid w:val="009A44F2"/>
    <w:rsid w:val="009A46F7"/>
    <w:rsid w:val="009A4957"/>
    <w:rsid w:val="009A4FAA"/>
    <w:rsid w:val="009A52DE"/>
    <w:rsid w:val="009A5308"/>
    <w:rsid w:val="009A532C"/>
    <w:rsid w:val="009A53C5"/>
    <w:rsid w:val="009A55B9"/>
    <w:rsid w:val="009A5635"/>
    <w:rsid w:val="009A5711"/>
    <w:rsid w:val="009A5B96"/>
    <w:rsid w:val="009A5F61"/>
    <w:rsid w:val="009A671B"/>
    <w:rsid w:val="009A68A5"/>
    <w:rsid w:val="009A6DA5"/>
    <w:rsid w:val="009A6F96"/>
    <w:rsid w:val="009B0371"/>
    <w:rsid w:val="009B0A33"/>
    <w:rsid w:val="009B0C2F"/>
    <w:rsid w:val="009B1316"/>
    <w:rsid w:val="009B154B"/>
    <w:rsid w:val="009B1F02"/>
    <w:rsid w:val="009B23CD"/>
    <w:rsid w:val="009B27AE"/>
    <w:rsid w:val="009B28C4"/>
    <w:rsid w:val="009B2EFF"/>
    <w:rsid w:val="009B313D"/>
    <w:rsid w:val="009B36D0"/>
    <w:rsid w:val="009B42F3"/>
    <w:rsid w:val="009B4447"/>
    <w:rsid w:val="009B53BB"/>
    <w:rsid w:val="009B562D"/>
    <w:rsid w:val="009B5AA3"/>
    <w:rsid w:val="009B5BE7"/>
    <w:rsid w:val="009B5CDA"/>
    <w:rsid w:val="009B5E73"/>
    <w:rsid w:val="009B6049"/>
    <w:rsid w:val="009B64FC"/>
    <w:rsid w:val="009B67B5"/>
    <w:rsid w:val="009B6879"/>
    <w:rsid w:val="009B7127"/>
    <w:rsid w:val="009B713F"/>
    <w:rsid w:val="009B71ED"/>
    <w:rsid w:val="009B7201"/>
    <w:rsid w:val="009B7387"/>
    <w:rsid w:val="009B7503"/>
    <w:rsid w:val="009C02F7"/>
    <w:rsid w:val="009C0A29"/>
    <w:rsid w:val="009C0F6D"/>
    <w:rsid w:val="009C1BE4"/>
    <w:rsid w:val="009C248A"/>
    <w:rsid w:val="009C2D45"/>
    <w:rsid w:val="009C30C3"/>
    <w:rsid w:val="009C334B"/>
    <w:rsid w:val="009C365E"/>
    <w:rsid w:val="009C37CB"/>
    <w:rsid w:val="009C380C"/>
    <w:rsid w:val="009C3A36"/>
    <w:rsid w:val="009C4749"/>
    <w:rsid w:val="009C4C98"/>
    <w:rsid w:val="009C51A3"/>
    <w:rsid w:val="009C57A3"/>
    <w:rsid w:val="009C59C5"/>
    <w:rsid w:val="009C621E"/>
    <w:rsid w:val="009C63DA"/>
    <w:rsid w:val="009C657B"/>
    <w:rsid w:val="009C6603"/>
    <w:rsid w:val="009C6B83"/>
    <w:rsid w:val="009C74AE"/>
    <w:rsid w:val="009C7C51"/>
    <w:rsid w:val="009C7C8E"/>
    <w:rsid w:val="009D00C6"/>
    <w:rsid w:val="009D0361"/>
    <w:rsid w:val="009D0404"/>
    <w:rsid w:val="009D120F"/>
    <w:rsid w:val="009D1385"/>
    <w:rsid w:val="009D152E"/>
    <w:rsid w:val="009D1A54"/>
    <w:rsid w:val="009D1B97"/>
    <w:rsid w:val="009D1ED2"/>
    <w:rsid w:val="009D2090"/>
    <w:rsid w:val="009D22AC"/>
    <w:rsid w:val="009D248F"/>
    <w:rsid w:val="009D295B"/>
    <w:rsid w:val="009D29A7"/>
    <w:rsid w:val="009D2C5D"/>
    <w:rsid w:val="009D3204"/>
    <w:rsid w:val="009D3540"/>
    <w:rsid w:val="009D386C"/>
    <w:rsid w:val="009D398C"/>
    <w:rsid w:val="009D3C06"/>
    <w:rsid w:val="009D443F"/>
    <w:rsid w:val="009D4496"/>
    <w:rsid w:val="009D46DA"/>
    <w:rsid w:val="009D475C"/>
    <w:rsid w:val="009D4A69"/>
    <w:rsid w:val="009D4F1B"/>
    <w:rsid w:val="009D594A"/>
    <w:rsid w:val="009D5AD7"/>
    <w:rsid w:val="009D5EFE"/>
    <w:rsid w:val="009D664F"/>
    <w:rsid w:val="009D6C4C"/>
    <w:rsid w:val="009D6D40"/>
    <w:rsid w:val="009D74F2"/>
    <w:rsid w:val="009D7F1F"/>
    <w:rsid w:val="009E16D7"/>
    <w:rsid w:val="009E1725"/>
    <w:rsid w:val="009E19B8"/>
    <w:rsid w:val="009E324C"/>
    <w:rsid w:val="009E335E"/>
    <w:rsid w:val="009E365A"/>
    <w:rsid w:val="009E3B33"/>
    <w:rsid w:val="009E4050"/>
    <w:rsid w:val="009E407F"/>
    <w:rsid w:val="009E4968"/>
    <w:rsid w:val="009E4DC6"/>
    <w:rsid w:val="009E5106"/>
    <w:rsid w:val="009E5754"/>
    <w:rsid w:val="009E620D"/>
    <w:rsid w:val="009E668D"/>
    <w:rsid w:val="009E6A05"/>
    <w:rsid w:val="009E7614"/>
    <w:rsid w:val="009E77C3"/>
    <w:rsid w:val="009E77D1"/>
    <w:rsid w:val="009E7C3F"/>
    <w:rsid w:val="009F093B"/>
    <w:rsid w:val="009F1293"/>
    <w:rsid w:val="009F1313"/>
    <w:rsid w:val="009F13C4"/>
    <w:rsid w:val="009F14C5"/>
    <w:rsid w:val="009F18EA"/>
    <w:rsid w:val="009F1A67"/>
    <w:rsid w:val="009F29EC"/>
    <w:rsid w:val="009F38EF"/>
    <w:rsid w:val="009F3D83"/>
    <w:rsid w:val="009F41CC"/>
    <w:rsid w:val="009F4871"/>
    <w:rsid w:val="009F4FD7"/>
    <w:rsid w:val="009F5A62"/>
    <w:rsid w:val="009F6417"/>
    <w:rsid w:val="009F6725"/>
    <w:rsid w:val="009F6CC0"/>
    <w:rsid w:val="009F6EBE"/>
    <w:rsid w:val="009F703C"/>
    <w:rsid w:val="009F78A7"/>
    <w:rsid w:val="00A00117"/>
    <w:rsid w:val="00A010BD"/>
    <w:rsid w:val="00A01277"/>
    <w:rsid w:val="00A0215B"/>
    <w:rsid w:val="00A023B5"/>
    <w:rsid w:val="00A02549"/>
    <w:rsid w:val="00A02F73"/>
    <w:rsid w:val="00A033EB"/>
    <w:rsid w:val="00A03625"/>
    <w:rsid w:val="00A03D24"/>
    <w:rsid w:val="00A0406E"/>
    <w:rsid w:val="00A0437E"/>
    <w:rsid w:val="00A056B7"/>
    <w:rsid w:val="00A05725"/>
    <w:rsid w:val="00A05C71"/>
    <w:rsid w:val="00A05ED0"/>
    <w:rsid w:val="00A05F68"/>
    <w:rsid w:val="00A07F32"/>
    <w:rsid w:val="00A10079"/>
    <w:rsid w:val="00A10249"/>
    <w:rsid w:val="00A10263"/>
    <w:rsid w:val="00A10A0D"/>
    <w:rsid w:val="00A10DB1"/>
    <w:rsid w:val="00A1143C"/>
    <w:rsid w:val="00A1167B"/>
    <w:rsid w:val="00A1169F"/>
    <w:rsid w:val="00A11BD7"/>
    <w:rsid w:val="00A11E93"/>
    <w:rsid w:val="00A1249B"/>
    <w:rsid w:val="00A12656"/>
    <w:rsid w:val="00A1309E"/>
    <w:rsid w:val="00A13C60"/>
    <w:rsid w:val="00A14141"/>
    <w:rsid w:val="00A14499"/>
    <w:rsid w:val="00A149D1"/>
    <w:rsid w:val="00A14EE1"/>
    <w:rsid w:val="00A15299"/>
    <w:rsid w:val="00A153CB"/>
    <w:rsid w:val="00A1590A"/>
    <w:rsid w:val="00A15FFA"/>
    <w:rsid w:val="00A16093"/>
    <w:rsid w:val="00A167DE"/>
    <w:rsid w:val="00A1716C"/>
    <w:rsid w:val="00A1739F"/>
    <w:rsid w:val="00A17DCE"/>
    <w:rsid w:val="00A2016C"/>
    <w:rsid w:val="00A20434"/>
    <w:rsid w:val="00A213E1"/>
    <w:rsid w:val="00A21571"/>
    <w:rsid w:val="00A21924"/>
    <w:rsid w:val="00A23F35"/>
    <w:rsid w:val="00A240DD"/>
    <w:rsid w:val="00A2419F"/>
    <w:rsid w:val="00A2446D"/>
    <w:rsid w:val="00A2452F"/>
    <w:rsid w:val="00A24659"/>
    <w:rsid w:val="00A249A1"/>
    <w:rsid w:val="00A24B2B"/>
    <w:rsid w:val="00A24CBC"/>
    <w:rsid w:val="00A252B4"/>
    <w:rsid w:val="00A252CC"/>
    <w:rsid w:val="00A253EE"/>
    <w:rsid w:val="00A25951"/>
    <w:rsid w:val="00A25C6F"/>
    <w:rsid w:val="00A26142"/>
    <w:rsid w:val="00A26308"/>
    <w:rsid w:val="00A26FDB"/>
    <w:rsid w:val="00A271A0"/>
    <w:rsid w:val="00A2730B"/>
    <w:rsid w:val="00A27A7B"/>
    <w:rsid w:val="00A27AE2"/>
    <w:rsid w:val="00A27EE4"/>
    <w:rsid w:val="00A30307"/>
    <w:rsid w:val="00A30BBA"/>
    <w:rsid w:val="00A30C1C"/>
    <w:rsid w:val="00A30D82"/>
    <w:rsid w:val="00A310A6"/>
    <w:rsid w:val="00A31F29"/>
    <w:rsid w:val="00A3224C"/>
    <w:rsid w:val="00A322A8"/>
    <w:rsid w:val="00A324C2"/>
    <w:rsid w:val="00A325D6"/>
    <w:rsid w:val="00A32652"/>
    <w:rsid w:val="00A328F4"/>
    <w:rsid w:val="00A33082"/>
    <w:rsid w:val="00A33584"/>
    <w:rsid w:val="00A338D5"/>
    <w:rsid w:val="00A339B0"/>
    <w:rsid w:val="00A33DE4"/>
    <w:rsid w:val="00A33E5F"/>
    <w:rsid w:val="00A34193"/>
    <w:rsid w:val="00A34475"/>
    <w:rsid w:val="00A346CA"/>
    <w:rsid w:val="00A34D06"/>
    <w:rsid w:val="00A3559D"/>
    <w:rsid w:val="00A356A5"/>
    <w:rsid w:val="00A35C89"/>
    <w:rsid w:val="00A35F51"/>
    <w:rsid w:val="00A36890"/>
    <w:rsid w:val="00A370F0"/>
    <w:rsid w:val="00A372DA"/>
    <w:rsid w:val="00A37549"/>
    <w:rsid w:val="00A379F0"/>
    <w:rsid w:val="00A37B48"/>
    <w:rsid w:val="00A37E90"/>
    <w:rsid w:val="00A40D0F"/>
    <w:rsid w:val="00A41032"/>
    <w:rsid w:val="00A411F4"/>
    <w:rsid w:val="00A413EB"/>
    <w:rsid w:val="00A41419"/>
    <w:rsid w:val="00A4163B"/>
    <w:rsid w:val="00A41CDE"/>
    <w:rsid w:val="00A420F0"/>
    <w:rsid w:val="00A431E5"/>
    <w:rsid w:val="00A43794"/>
    <w:rsid w:val="00A43BEB"/>
    <w:rsid w:val="00A43DE3"/>
    <w:rsid w:val="00A4416E"/>
    <w:rsid w:val="00A45D36"/>
    <w:rsid w:val="00A465B7"/>
    <w:rsid w:val="00A466D6"/>
    <w:rsid w:val="00A47755"/>
    <w:rsid w:val="00A47BAD"/>
    <w:rsid w:val="00A47D7E"/>
    <w:rsid w:val="00A47E18"/>
    <w:rsid w:val="00A50053"/>
    <w:rsid w:val="00A500AE"/>
    <w:rsid w:val="00A50308"/>
    <w:rsid w:val="00A505B4"/>
    <w:rsid w:val="00A50D19"/>
    <w:rsid w:val="00A51013"/>
    <w:rsid w:val="00A51B25"/>
    <w:rsid w:val="00A52F73"/>
    <w:rsid w:val="00A53233"/>
    <w:rsid w:val="00A534E5"/>
    <w:rsid w:val="00A534FD"/>
    <w:rsid w:val="00A5379B"/>
    <w:rsid w:val="00A537BA"/>
    <w:rsid w:val="00A54315"/>
    <w:rsid w:val="00A54465"/>
    <w:rsid w:val="00A5468A"/>
    <w:rsid w:val="00A54977"/>
    <w:rsid w:val="00A54D39"/>
    <w:rsid w:val="00A54E4E"/>
    <w:rsid w:val="00A55127"/>
    <w:rsid w:val="00A553F2"/>
    <w:rsid w:val="00A5581C"/>
    <w:rsid w:val="00A55C34"/>
    <w:rsid w:val="00A56410"/>
    <w:rsid w:val="00A56593"/>
    <w:rsid w:val="00A567D4"/>
    <w:rsid w:val="00A56E9B"/>
    <w:rsid w:val="00A56E9E"/>
    <w:rsid w:val="00A57245"/>
    <w:rsid w:val="00A57290"/>
    <w:rsid w:val="00A572D7"/>
    <w:rsid w:val="00A573F4"/>
    <w:rsid w:val="00A57713"/>
    <w:rsid w:val="00A57907"/>
    <w:rsid w:val="00A57A56"/>
    <w:rsid w:val="00A603F7"/>
    <w:rsid w:val="00A614CE"/>
    <w:rsid w:val="00A61888"/>
    <w:rsid w:val="00A61976"/>
    <w:rsid w:val="00A61E21"/>
    <w:rsid w:val="00A61EE8"/>
    <w:rsid w:val="00A627AC"/>
    <w:rsid w:val="00A6335F"/>
    <w:rsid w:val="00A6448A"/>
    <w:rsid w:val="00A64681"/>
    <w:rsid w:val="00A6485E"/>
    <w:rsid w:val="00A65B19"/>
    <w:rsid w:val="00A65F29"/>
    <w:rsid w:val="00A663A5"/>
    <w:rsid w:val="00A66A97"/>
    <w:rsid w:val="00A66E60"/>
    <w:rsid w:val="00A67C86"/>
    <w:rsid w:val="00A70521"/>
    <w:rsid w:val="00A70E9D"/>
    <w:rsid w:val="00A70FEA"/>
    <w:rsid w:val="00A7103A"/>
    <w:rsid w:val="00A71084"/>
    <w:rsid w:val="00A723C5"/>
    <w:rsid w:val="00A72B9E"/>
    <w:rsid w:val="00A73239"/>
    <w:rsid w:val="00A746F3"/>
    <w:rsid w:val="00A7491C"/>
    <w:rsid w:val="00A74A69"/>
    <w:rsid w:val="00A75794"/>
    <w:rsid w:val="00A75898"/>
    <w:rsid w:val="00A75E02"/>
    <w:rsid w:val="00A76042"/>
    <w:rsid w:val="00A76086"/>
    <w:rsid w:val="00A77A77"/>
    <w:rsid w:val="00A77FB1"/>
    <w:rsid w:val="00A800AD"/>
    <w:rsid w:val="00A80A52"/>
    <w:rsid w:val="00A81348"/>
    <w:rsid w:val="00A816C7"/>
    <w:rsid w:val="00A81E7D"/>
    <w:rsid w:val="00A820C2"/>
    <w:rsid w:val="00A8222A"/>
    <w:rsid w:val="00A82AF4"/>
    <w:rsid w:val="00A82BEF"/>
    <w:rsid w:val="00A83062"/>
    <w:rsid w:val="00A84494"/>
    <w:rsid w:val="00A845F5"/>
    <w:rsid w:val="00A84997"/>
    <w:rsid w:val="00A84CE0"/>
    <w:rsid w:val="00A84EF1"/>
    <w:rsid w:val="00A85833"/>
    <w:rsid w:val="00A8603C"/>
    <w:rsid w:val="00A86108"/>
    <w:rsid w:val="00A86187"/>
    <w:rsid w:val="00A87187"/>
    <w:rsid w:val="00A875A4"/>
    <w:rsid w:val="00A87897"/>
    <w:rsid w:val="00A87C2C"/>
    <w:rsid w:val="00A87ED0"/>
    <w:rsid w:val="00A901D3"/>
    <w:rsid w:val="00A91463"/>
    <w:rsid w:val="00A91887"/>
    <w:rsid w:val="00A933A3"/>
    <w:rsid w:val="00A9346E"/>
    <w:rsid w:val="00A935DE"/>
    <w:rsid w:val="00A93BAD"/>
    <w:rsid w:val="00A93E79"/>
    <w:rsid w:val="00A94725"/>
    <w:rsid w:val="00A94FF3"/>
    <w:rsid w:val="00A963F9"/>
    <w:rsid w:val="00A976F1"/>
    <w:rsid w:val="00A97C43"/>
    <w:rsid w:val="00AA0090"/>
    <w:rsid w:val="00AA066A"/>
    <w:rsid w:val="00AA0A25"/>
    <w:rsid w:val="00AA0A99"/>
    <w:rsid w:val="00AA0B82"/>
    <w:rsid w:val="00AA0C59"/>
    <w:rsid w:val="00AA0CEE"/>
    <w:rsid w:val="00AA0DD9"/>
    <w:rsid w:val="00AA1159"/>
    <w:rsid w:val="00AA15CD"/>
    <w:rsid w:val="00AA161C"/>
    <w:rsid w:val="00AA1B4C"/>
    <w:rsid w:val="00AA1CF3"/>
    <w:rsid w:val="00AA217B"/>
    <w:rsid w:val="00AA27A5"/>
    <w:rsid w:val="00AA462F"/>
    <w:rsid w:val="00AA4A98"/>
    <w:rsid w:val="00AA4CD2"/>
    <w:rsid w:val="00AA5050"/>
    <w:rsid w:val="00AA5A51"/>
    <w:rsid w:val="00AA5D5D"/>
    <w:rsid w:val="00AA6864"/>
    <w:rsid w:val="00AA727F"/>
    <w:rsid w:val="00AA7403"/>
    <w:rsid w:val="00AA7470"/>
    <w:rsid w:val="00AA78EA"/>
    <w:rsid w:val="00AA7918"/>
    <w:rsid w:val="00AB01CD"/>
    <w:rsid w:val="00AB0BE2"/>
    <w:rsid w:val="00AB0F55"/>
    <w:rsid w:val="00AB1449"/>
    <w:rsid w:val="00AB16B5"/>
    <w:rsid w:val="00AB1A5C"/>
    <w:rsid w:val="00AB1B85"/>
    <w:rsid w:val="00AB1E63"/>
    <w:rsid w:val="00AB2831"/>
    <w:rsid w:val="00AB3008"/>
    <w:rsid w:val="00AB3070"/>
    <w:rsid w:val="00AB3948"/>
    <w:rsid w:val="00AB3C9C"/>
    <w:rsid w:val="00AB3FEE"/>
    <w:rsid w:val="00AB4B11"/>
    <w:rsid w:val="00AB4B1A"/>
    <w:rsid w:val="00AB4E49"/>
    <w:rsid w:val="00AB50EC"/>
    <w:rsid w:val="00AB53C3"/>
    <w:rsid w:val="00AB547B"/>
    <w:rsid w:val="00AB5AAC"/>
    <w:rsid w:val="00AB5AD3"/>
    <w:rsid w:val="00AB5D97"/>
    <w:rsid w:val="00AB5DDC"/>
    <w:rsid w:val="00AB6074"/>
    <w:rsid w:val="00AB6406"/>
    <w:rsid w:val="00AB6493"/>
    <w:rsid w:val="00AB6741"/>
    <w:rsid w:val="00AB6D88"/>
    <w:rsid w:val="00AB6FEC"/>
    <w:rsid w:val="00AB758D"/>
    <w:rsid w:val="00AB75D0"/>
    <w:rsid w:val="00AB76F7"/>
    <w:rsid w:val="00AB7F05"/>
    <w:rsid w:val="00AC0341"/>
    <w:rsid w:val="00AC0397"/>
    <w:rsid w:val="00AC0A01"/>
    <w:rsid w:val="00AC0B0A"/>
    <w:rsid w:val="00AC1605"/>
    <w:rsid w:val="00AC1921"/>
    <w:rsid w:val="00AC2184"/>
    <w:rsid w:val="00AC21B0"/>
    <w:rsid w:val="00AC22EB"/>
    <w:rsid w:val="00AC23A3"/>
    <w:rsid w:val="00AC242B"/>
    <w:rsid w:val="00AC246E"/>
    <w:rsid w:val="00AC2664"/>
    <w:rsid w:val="00AC26E4"/>
    <w:rsid w:val="00AC2F2D"/>
    <w:rsid w:val="00AC3094"/>
    <w:rsid w:val="00AC3508"/>
    <w:rsid w:val="00AC36D5"/>
    <w:rsid w:val="00AC4BBE"/>
    <w:rsid w:val="00AC4ED7"/>
    <w:rsid w:val="00AC4FE3"/>
    <w:rsid w:val="00AC5577"/>
    <w:rsid w:val="00AC5841"/>
    <w:rsid w:val="00AC5904"/>
    <w:rsid w:val="00AC6ABC"/>
    <w:rsid w:val="00AC7111"/>
    <w:rsid w:val="00AC76CF"/>
    <w:rsid w:val="00AC78DB"/>
    <w:rsid w:val="00AC7908"/>
    <w:rsid w:val="00AD035F"/>
    <w:rsid w:val="00AD05B0"/>
    <w:rsid w:val="00AD07D4"/>
    <w:rsid w:val="00AD0CA1"/>
    <w:rsid w:val="00AD14F4"/>
    <w:rsid w:val="00AD1693"/>
    <w:rsid w:val="00AD16AC"/>
    <w:rsid w:val="00AD16BC"/>
    <w:rsid w:val="00AD1886"/>
    <w:rsid w:val="00AD1C59"/>
    <w:rsid w:val="00AD2377"/>
    <w:rsid w:val="00AD2A66"/>
    <w:rsid w:val="00AD2FAA"/>
    <w:rsid w:val="00AD325C"/>
    <w:rsid w:val="00AD36B5"/>
    <w:rsid w:val="00AD39A8"/>
    <w:rsid w:val="00AD3A85"/>
    <w:rsid w:val="00AD404A"/>
    <w:rsid w:val="00AD41A9"/>
    <w:rsid w:val="00AD48F0"/>
    <w:rsid w:val="00AD4C89"/>
    <w:rsid w:val="00AD4D8F"/>
    <w:rsid w:val="00AD4E87"/>
    <w:rsid w:val="00AD5126"/>
    <w:rsid w:val="00AD5569"/>
    <w:rsid w:val="00AD56EC"/>
    <w:rsid w:val="00AD5934"/>
    <w:rsid w:val="00AD59EE"/>
    <w:rsid w:val="00AD730F"/>
    <w:rsid w:val="00AD7BA4"/>
    <w:rsid w:val="00AD7BDB"/>
    <w:rsid w:val="00AE06A1"/>
    <w:rsid w:val="00AE0DD4"/>
    <w:rsid w:val="00AE0DE5"/>
    <w:rsid w:val="00AE0E7A"/>
    <w:rsid w:val="00AE1976"/>
    <w:rsid w:val="00AE1E3B"/>
    <w:rsid w:val="00AE1FFF"/>
    <w:rsid w:val="00AE2275"/>
    <w:rsid w:val="00AE313B"/>
    <w:rsid w:val="00AE3268"/>
    <w:rsid w:val="00AE37E0"/>
    <w:rsid w:val="00AE39CA"/>
    <w:rsid w:val="00AE4B25"/>
    <w:rsid w:val="00AE515B"/>
    <w:rsid w:val="00AE54FD"/>
    <w:rsid w:val="00AE55B8"/>
    <w:rsid w:val="00AE5C45"/>
    <w:rsid w:val="00AE6925"/>
    <w:rsid w:val="00AE7113"/>
    <w:rsid w:val="00AE7253"/>
    <w:rsid w:val="00AE730B"/>
    <w:rsid w:val="00AE73C5"/>
    <w:rsid w:val="00AE7CD3"/>
    <w:rsid w:val="00AF01FB"/>
    <w:rsid w:val="00AF089E"/>
    <w:rsid w:val="00AF0D81"/>
    <w:rsid w:val="00AF2069"/>
    <w:rsid w:val="00AF2544"/>
    <w:rsid w:val="00AF27E5"/>
    <w:rsid w:val="00AF29A4"/>
    <w:rsid w:val="00AF2A24"/>
    <w:rsid w:val="00AF2AD9"/>
    <w:rsid w:val="00AF2C99"/>
    <w:rsid w:val="00AF3FD1"/>
    <w:rsid w:val="00AF4DFC"/>
    <w:rsid w:val="00AF5DCA"/>
    <w:rsid w:val="00AF6062"/>
    <w:rsid w:val="00AF63E7"/>
    <w:rsid w:val="00AF642B"/>
    <w:rsid w:val="00AF6507"/>
    <w:rsid w:val="00AF6724"/>
    <w:rsid w:val="00AF672E"/>
    <w:rsid w:val="00AF67AB"/>
    <w:rsid w:val="00AF6B2D"/>
    <w:rsid w:val="00AF6BD0"/>
    <w:rsid w:val="00AF712D"/>
    <w:rsid w:val="00B00B1A"/>
    <w:rsid w:val="00B00C0D"/>
    <w:rsid w:val="00B00CB1"/>
    <w:rsid w:val="00B01705"/>
    <w:rsid w:val="00B01836"/>
    <w:rsid w:val="00B01C57"/>
    <w:rsid w:val="00B01F02"/>
    <w:rsid w:val="00B02088"/>
    <w:rsid w:val="00B0238F"/>
    <w:rsid w:val="00B02466"/>
    <w:rsid w:val="00B02911"/>
    <w:rsid w:val="00B02913"/>
    <w:rsid w:val="00B02B34"/>
    <w:rsid w:val="00B0313B"/>
    <w:rsid w:val="00B035F6"/>
    <w:rsid w:val="00B03712"/>
    <w:rsid w:val="00B0385B"/>
    <w:rsid w:val="00B038FE"/>
    <w:rsid w:val="00B03D1A"/>
    <w:rsid w:val="00B0441F"/>
    <w:rsid w:val="00B04593"/>
    <w:rsid w:val="00B04A71"/>
    <w:rsid w:val="00B04D93"/>
    <w:rsid w:val="00B05119"/>
    <w:rsid w:val="00B05A98"/>
    <w:rsid w:val="00B05AD9"/>
    <w:rsid w:val="00B05AEA"/>
    <w:rsid w:val="00B05EC8"/>
    <w:rsid w:val="00B06343"/>
    <w:rsid w:val="00B06835"/>
    <w:rsid w:val="00B06861"/>
    <w:rsid w:val="00B06C5B"/>
    <w:rsid w:val="00B06D92"/>
    <w:rsid w:val="00B071BF"/>
    <w:rsid w:val="00B075B4"/>
    <w:rsid w:val="00B10216"/>
    <w:rsid w:val="00B1088F"/>
    <w:rsid w:val="00B1095F"/>
    <w:rsid w:val="00B109E4"/>
    <w:rsid w:val="00B10E48"/>
    <w:rsid w:val="00B1106C"/>
    <w:rsid w:val="00B1127F"/>
    <w:rsid w:val="00B119A5"/>
    <w:rsid w:val="00B119BF"/>
    <w:rsid w:val="00B121D9"/>
    <w:rsid w:val="00B1220B"/>
    <w:rsid w:val="00B12303"/>
    <w:rsid w:val="00B124A1"/>
    <w:rsid w:val="00B124C2"/>
    <w:rsid w:val="00B12E91"/>
    <w:rsid w:val="00B13436"/>
    <w:rsid w:val="00B13AD5"/>
    <w:rsid w:val="00B14DE1"/>
    <w:rsid w:val="00B1532E"/>
    <w:rsid w:val="00B15410"/>
    <w:rsid w:val="00B1627F"/>
    <w:rsid w:val="00B16ACF"/>
    <w:rsid w:val="00B16C89"/>
    <w:rsid w:val="00B16EDD"/>
    <w:rsid w:val="00B172DC"/>
    <w:rsid w:val="00B2023B"/>
    <w:rsid w:val="00B2025B"/>
    <w:rsid w:val="00B209F0"/>
    <w:rsid w:val="00B20EA6"/>
    <w:rsid w:val="00B21D60"/>
    <w:rsid w:val="00B22673"/>
    <w:rsid w:val="00B227FE"/>
    <w:rsid w:val="00B22910"/>
    <w:rsid w:val="00B23114"/>
    <w:rsid w:val="00B23971"/>
    <w:rsid w:val="00B23A7B"/>
    <w:rsid w:val="00B23B95"/>
    <w:rsid w:val="00B243D1"/>
    <w:rsid w:val="00B245CE"/>
    <w:rsid w:val="00B25DF0"/>
    <w:rsid w:val="00B25EC6"/>
    <w:rsid w:val="00B264EC"/>
    <w:rsid w:val="00B26687"/>
    <w:rsid w:val="00B268A7"/>
    <w:rsid w:val="00B26E0B"/>
    <w:rsid w:val="00B27262"/>
    <w:rsid w:val="00B27644"/>
    <w:rsid w:val="00B27BFE"/>
    <w:rsid w:val="00B27E73"/>
    <w:rsid w:val="00B300FF"/>
    <w:rsid w:val="00B302BC"/>
    <w:rsid w:val="00B30568"/>
    <w:rsid w:val="00B30708"/>
    <w:rsid w:val="00B30D68"/>
    <w:rsid w:val="00B32432"/>
    <w:rsid w:val="00B3276F"/>
    <w:rsid w:val="00B32FE4"/>
    <w:rsid w:val="00B336DE"/>
    <w:rsid w:val="00B33D3D"/>
    <w:rsid w:val="00B33F5E"/>
    <w:rsid w:val="00B340BC"/>
    <w:rsid w:val="00B3430E"/>
    <w:rsid w:val="00B347B2"/>
    <w:rsid w:val="00B34898"/>
    <w:rsid w:val="00B349A9"/>
    <w:rsid w:val="00B34F44"/>
    <w:rsid w:val="00B34F51"/>
    <w:rsid w:val="00B351F2"/>
    <w:rsid w:val="00B35C3D"/>
    <w:rsid w:val="00B363E7"/>
    <w:rsid w:val="00B366F8"/>
    <w:rsid w:val="00B373BB"/>
    <w:rsid w:val="00B37A6B"/>
    <w:rsid w:val="00B37ACC"/>
    <w:rsid w:val="00B37E24"/>
    <w:rsid w:val="00B402FF"/>
    <w:rsid w:val="00B40477"/>
    <w:rsid w:val="00B40D28"/>
    <w:rsid w:val="00B40D63"/>
    <w:rsid w:val="00B41196"/>
    <w:rsid w:val="00B411DF"/>
    <w:rsid w:val="00B417B3"/>
    <w:rsid w:val="00B417E7"/>
    <w:rsid w:val="00B41989"/>
    <w:rsid w:val="00B419D9"/>
    <w:rsid w:val="00B41E41"/>
    <w:rsid w:val="00B41F1E"/>
    <w:rsid w:val="00B42183"/>
    <w:rsid w:val="00B42240"/>
    <w:rsid w:val="00B426A5"/>
    <w:rsid w:val="00B42917"/>
    <w:rsid w:val="00B4347D"/>
    <w:rsid w:val="00B44A74"/>
    <w:rsid w:val="00B44CB6"/>
    <w:rsid w:val="00B45536"/>
    <w:rsid w:val="00B4559E"/>
    <w:rsid w:val="00B45737"/>
    <w:rsid w:val="00B4611F"/>
    <w:rsid w:val="00B46AF1"/>
    <w:rsid w:val="00B46DCD"/>
    <w:rsid w:val="00B47532"/>
    <w:rsid w:val="00B4780B"/>
    <w:rsid w:val="00B50501"/>
    <w:rsid w:val="00B50594"/>
    <w:rsid w:val="00B506EE"/>
    <w:rsid w:val="00B50820"/>
    <w:rsid w:val="00B50865"/>
    <w:rsid w:val="00B508DC"/>
    <w:rsid w:val="00B50DC8"/>
    <w:rsid w:val="00B51657"/>
    <w:rsid w:val="00B51A06"/>
    <w:rsid w:val="00B51A8E"/>
    <w:rsid w:val="00B51BCE"/>
    <w:rsid w:val="00B5211D"/>
    <w:rsid w:val="00B5239A"/>
    <w:rsid w:val="00B53078"/>
    <w:rsid w:val="00B5321C"/>
    <w:rsid w:val="00B5369A"/>
    <w:rsid w:val="00B548E2"/>
    <w:rsid w:val="00B555DC"/>
    <w:rsid w:val="00B55A3C"/>
    <w:rsid w:val="00B55E6C"/>
    <w:rsid w:val="00B55EDD"/>
    <w:rsid w:val="00B576E2"/>
    <w:rsid w:val="00B60778"/>
    <w:rsid w:val="00B6094C"/>
    <w:rsid w:val="00B616B6"/>
    <w:rsid w:val="00B617DF"/>
    <w:rsid w:val="00B61E08"/>
    <w:rsid w:val="00B62049"/>
    <w:rsid w:val="00B6300F"/>
    <w:rsid w:val="00B636CA"/>
    <w:rsid w:val="00B63799"/>
    <w:rsid w:val="00B63A4A"/>
    <w:rsid w:val="00B63E9A"/>
    <w:rsid w:val="00B63EA8"/>
    <w:rsid w:val="00B64F6D"/>
    <w:rsid w:val="00B64FA7"/>
    <w:rsid w:val="00B64FF1"/>
    <w:rsid w:val="00B650E7"/>
    <w:rsid w:val="00B6579D"/>
    <w:rsid w:val="00B65A65"/>
    <w:rsid w:val="00B65B08"/>
    <w:rsid w:val="00B65B9B"/>
    <w:rsid w:val="00B66546"/>
    <w:rsid w:val="00B66977"/>
    <w:rsid w:val="00B6720B"/>
    <w:rsid w:val="00B673BD"/>
    <w:rsid w:val="00B67BBF"/>
    <w:rsid w:val="00B67D3C"/>
    <w:rsid w:val="00B67F78"/>
    <w:rsid w:val="00B7010A"/>
    <w:rsid w:val="00B7036C"/>
    <w:rsid w:val="00B7045C"/>
    <w:rsid w:val="00B705E4"/>
    <w:rsid w:val="00B70EC5"/>
    <w:rsid w:val="00B70F6D"/>
    <w:rsid w:val="00B70F7A"/>
    <w:rsid w:val="00B71357"/>
    <w:rsid w:val="00B715AA"/>
    <w:rsid w:val="00B71688"/>
    <w:rsid w:val="00B716B9"/>
    <w:rsid w:val="00B71F8B"/>
    <w:rsid w:val="00B7205C"/>
    <w:rsid w:val="00B721D7"/>
    <w:rsid w:val="00B721F2"/>
    <w:rsid w:val="00B72211"/>
    <w:rsid w:val="00B72322"/>
    <w:rsid w:val="00B72E00"/>
    <w:rsid w:val="00B7352B"/>
    <w:rsid w:val="00B736ED"/>
    <w:rsid w:val="00B73A31"/>
    <w:rsid w:val="00B73C7E"/>
    <w:rsid w:val="00B73D52"/>
    <w:rsid w:val="00B73FB6"/>
    <w:rsid w:val="00B75297"/>
    <w:rsid w:val="00B753B6"/>
    <w:rsid w:val="00B7599D"/>
    <w:rsid w:val="00B75A71"/>
    <w:rsid w:val="00B75B83"/>
    <w:rsid w:val="00B75E6A"/>
    <w:rsid w:val="00B76E45"/>
    <w:rsid w:val="00B77A02"/>
    <w:rsid w:val="00B77E90"/>
    <w:rsid w:val="00B77E95"/>
    <w:rsid w:val="00B8017D"/>
    <w:rsid w:val="00B807DB"/>
    <w:rsid w:val="00B80A7E"/>
    <w:rsid w:val="00B81BAD"/>
    <w:rsid w:val="00B8230B"/>
    <w:rsid w:val="00B82B33"/>
    <w:rsid w:val="00B83637"/>
    <w:rsid w:val="00B83D69"/>
    <w:rsid w:val="00B83E02"/>
    <w:rsid w:val="00B84351"/>
    <w:rsid w:val="00B846F8"/>
    <w:rsid w:val="00B84F5A"/>
    <w:rsid w:val="00B85782"/>
    <w:rsid w:val="00B85A1F"/>
    <w:rsid w:val="00B85F63"/>
    <w:rsid w:val="00B860EF"/>
    <w:rsid w:val="00B862BF"/>
    <w:rsid w:val="00B86C2C"/>
    <w:rsid w:val="00B86F5B"/>
    <w:rsid w:val="00B8701F"/>
    <w:rsid w:val="00B87741"/>
    <w:rsid w:val="00B87939"/>
    <w:rsid w:val="00B87D4C"/>
    <w:rsid w:val="00B9045E"/>
    <w:rsid w:val="00B90DA6"/>
    <w:rsid w:val="00B90E54"/>
    <w:rsid w:val="00B910E4"/>
    <w:rsid w:val="00B91DA1"/>
    <w:rsid w:val="00B92536"/>
    <w:rsid w:val="00B929AC"/>
    <w:rsid w:val="00B92DA9"/>
    <w:rsid w:val="00B932E3"/>
    <w:rsid w:val="00B934D8"/>
    <w:rsid w:val="00B93717"/>
    <w:rsid w:val="00B939E4"/>
    <w:rsid w:val="00B93B9C"/>
    <w:rsid w:val="00B93C5A"/>
    <w:rsid w:val="00B94021"/>
    <w:rsid w:val="00B94232"/>
    <w:rsid w:val="00B9434C"/>
    <w:rsid w:val="00B943B9"/>
    <w:rsid w:val="00B94551"/>
    <w:rsid w:val="00B94714"/>
    <w:rsid w:val="00B948E2"/>
    <w:rsid w:val="00B948E6"/>
    <w:rsid w:val="00B9498F"/>
    <w:rsid w:val="00B94EEF"/>
    <w:rsid w:val="00B951EB"/>
    <w:rsid w:val="00B9574B"/>
    <w:rsid w:val="00B957F9"/>
    <w:rsid w:val="00B95989"/>
    <w:rsid w:val="00B962A3"/>
    <w:rsid w:val="00B9637B"/>
    <w:rsid w:val="00B96924"/>
    <w:rsid w:val="00B96B32"/>
    <w:rsid w:val="00B96E84"/>
    <w:rsid w:val="00B96E9D"/>
    <w:rsid w:val="00B96ED7"/>
    <w:rsid w:val="00B970EE"/>
    <w:rsid w:val="00B976A6"/>
    <w:rsid w:val="00B976DE"/>
    <w:rsid w:val="00B97916"/>
    <w:rsid w:val="00B9797A"/>
    <w:rsid w:val="00B97A82"/>
    <w:rsid w:val="00B97DDE"/>
    <w:rsid w:val="00BA0261"/>
    <w:rsid w:val="00BA040B"/>
    <w:rsid w:val="00BA0738"/>
    <w:rsid w:val="00BA07EF"/>
    <w:rsid w:val="00BA0E83"/>
    <w:rsid w:val="00BA0ECB"/>
    <w:rsid w:val="00BA1118"/>
    <w:rsid w:val="00BA1181"/>
    <w:rsid w:val="00BA15EF"/>
    <w:rsid w:val="00BA1B9F"/>
    <w:rsid w:val="00BA1E3E"/>
    <w:rsid w:val="00BA221D"/>
    <w:rsid w:val="00BA22D2"/>
    <w:rsid w:val="00BA2305"/>
    <w:rsid w:val="00BA342F"/>
    <w:rsid w:val="00BA361C"/>
    <w:rsid w:val="00BA3CC9"/>
    <w:rsid w:val="00BA4119"/>
    <w:rsid w:val="00BA4610"/>
    <w:rsid w:val="00BA484C"/>
    <w:rsid w:val="00BA526C"/>
    <w:rsid w:val="00BA56ED"/>
    <w:rsid w:val="00BA616A"/>
    <w:rsid w:val="00BA6B3B"/>
    <w:rsid w:val="00BA72BD"/>
    <w:rsid w:val="00BA7C66"/>
    <w:rsid w:val="00BA7DC1"/>
    <w:rsid w:val="00BA7E26"/>
    <w:rsid w:val="00BB0377"/>
    <w:rsid w:val="00BB0B60"/>
    <w:rsid w:val="00BB0D2B"/>
    <w:rsid w:val="00BB15DD"/>
    <w:rsid w:val="00BB1713"/>
    <w:rsid w:val="00BB2022"/>
    <w:rsid w:val="00BB25B6"/>
    <w:rsid w:val="00BB2823"/>
    <w:rsid w:val="00BB2B86"/>
    <w:rsid w:val="00BB31B2"/>
    <w:rsid w:val="00BB43A5"/>
    <w:rsid w:val="00BB4D49"/>
    <w:rsid w:val="00BB4D52"/>
    <w:rsid w:val="00BB531F"/>
    <w:rsid w:val="00BB59C5"/>
    <w:rsid w:val="00BB5F7E"/>
    <w:rsid w:val="00BB61E9"/>
    <w:rsid w:val="00BB62B9"/>
    <w:rsid w:val="00BB6529"/>
    <w:rsid w:val="00BB672E"/>
    <w:rsid w:val="00BB6A95"/>
    <w:rsid w:val="00BB6B6F"/>
    <w:rsid w:val="00BB77BD"/>
    <w:rsid w:val="00BB7BE0"/>
    <w:rsid w:val="00BB7CA2"/>
    <w:rsid w:val="00BC0C9C"/>
    <w:rsid w:val="00BC1661"/>
    <w:rsid w:val="00BC1D42"/>
    <w:rsid w:val="00BC299E"/>
    <w:rsid w:val="00BC2AEA"/>
    <w:rsid w:val="00BC305F"/>
    <w:rsid w:val="00BC4669"/>
    <w:rsid w:val="00BC4A3D"/>
    <w:rsid w:val="00BC4AD2"/>
    <w:rsid w:val="00BC4D13"/>
    <w:rsid w:val="00BC4EA2"/>
    <w:rsid w:val="00BC5727"/>
    <w:rsid w:val="00BC5732"/>
    <w:rsid w:val="00BC5B08"/>
    <w:rsid w:val="00BC665A"/>
    <w:rsid w:val="00BC68FE"/>
    <w:rsid w:val="00BC691C"/>
    <w:rsid w:val="00BC69EA"/>
    <w:rsid w:val="00BC69F1"/>
    <w:rsid w:val="00BC6A94"/>
    <w:rsid w:val="00BC7199"/>
    <w:rsid w:val="00BC71DD"/>
    <w:rsid w:val="00BC7585"/>
    <w:rsid w:val="00BC7A08"/>
    <w:rsid w:val="00BC7C45"/>
    <w:rsid w:val="00BC7C50"/>
    <w:rsid w:val="00BC7C55"/>
    <w:rsid w:val="00BC7FB4"/>
    <w:rsid w:val="00BC7FC3"/>
    <w:rsid w:val="00BD002B"/>
    <w:rsid w:val="00BD00CC"/>
    <w:rsid w:val="00BD12D2"/>
    <w:rsid w:val="00BD1805"/>
    <w:rsid w:val="00BD1CC6"/>
    <w:rsid w:val="00BD1E3B"/>
    <w:rsid w:val="00BD21A3"/>
    <w:rsid w:val="00BD31AE"/>
    <w:rsid w:val="00BD32CD"/>
    <w:rsid w:val="00BD3A61"/>
    <w:rsid w:val="00BD3DF1"/>
    <w:rsid w:val="00BD3E47"/>
    <w:rsid w:val="00BD3EAD"/>
    <w:rsid w:val="00BD47F9"/>
    <w:rsid w:val="00BD4A54"/>
    <w:rsid w:val="00BD4EFB"/>
    <w:rsid w:val="00BD52B1"/>
    <w:rsid w:val="00BD5317"/>
    <w:rsid w:val="00BD53EA"/>
    <w:rsid w:val="00BD5EE2"/>
    <w:rsid w:val="00BD6677"/>
    <w:rsid w:val="00BD6740"/>
    <w:rsid w:val="00BD7A36"/>
    <w:rsid w:val="00BD7A95"/>
    <w:rsid w:val="00BE0039"/>
    <w:rsid w:val="00BE04A8"/>
    <w:rsid w:val="00BE04C8"/>
    <w:rsid w:val="00BE0D70"/>
    <w:rsid w:val="00BE126B"/>
    <w:rsid w:val="00BE197F"/>
    <w:rsid w:val="00BE20AD"/>
    <w:rsid w:val="00BE237F"/>
    <w:rsid w:val="00BE2D8B"/>
    <w:rsid w:val="00BE30B4"/>
    <w:rsid w:val="00BE38B9"/>
    <w:rsid w:val="00BE38C8"/>
    <w:rsid w:val="00BE3C5E"/>
    <w:rsid w:val="00BE3E94"/>
    <w:rsid w:val="00BE4389"/>
    <w:rsid w:val="00BE490D"/>
    <w:rsid w:val="00BE5313"/>
    <w:rsid w:val="00BE5635"/>
    <w:rsid w:val="00BE65CF"/>
    <w:rsid w:val="00BE6B7C"/>
    <w:rsid w:val="00BE6CC2"/>
    <w:rsid w:val="00BE6DD3"/>
    <w:rsid w:val="00BE716D"/>
    <w:rsid w:val="00BE749A"/>
    <w:rsid w:val="00BE758E"/>
    <w:rsid w:val="00BE7725"/>
    <w:rsid w:val="00BE7BBD"/>
    <w:rsid w:val="00BF0700"/>
    <w:rsid w:val="00BF071A"/>
    <w:rsid w:val="00BF0BF6"/>
    <w:rsid w:val="00BF0F03"/>
    <w:rsid w:val="00BF1278"/>
    <w:rsid w:val="00BF15EE"/>
    <w:rsid w:val="00BF1A5D"/>
    <w:rsid w:val="00BF1AB5"/>
    <w:rsid w:val="00BF229A"/>
    <w:rsid w:val="00BF22EB"/>
    <w:rsid w:val="00BF2530"/>
    <w:rsid w:val="00BF3191"/>
    <w:rsid w:val="00BF38FF"/>
    <w:rsid w:val="00BF4126"/>
    <w:rsid w:val="00BF466C"/>
    <w:rsid w:val="00BF4ABB"/>
    <w:rsid w:val="00BF4F48"/>
    <w:rsid w:val="00BF5073"/>
    <w:rsid w:val="00BF5559"/>
    <w:rsid w:val="00BF5CC5"/>
    <w:rsid w:val="00BF5F63"/>
    <w:rsid w:val="00BF6585"/>
    <w:rsid w:val="00BF67EB"/>
    <w:rsid w:val="00BF6854"/>
    <w:rsid w:val="00BF6AF0"/>
    <w:rsid w:val="00BF6C59"/>
    <w:rsid w:val="00BF6D93"/>
    <w:rsid w:val="00BF7614"/>
    <w:rsid w:val="00BF76E0"/>
    <w:rsid w:val="00BF7AB0"/>
    <w:rsid w:val="00BF7B85"/>
    <w:rsid w:val="00C00443"/>
    <w:rsid w:val="00C00564"/>
    <w:rsid w:val="00C00885"/>
    <w:rsid w:val="00C01417"/>
    <w:rsid w:val="00C01577"/>
    <w:rsid w:val="00C017A9"/>
    <w:rsid w:val="00C0271C"/>
    <w:rsid w:val="00C02EDE"/>
    <w:rsid w:val="00C038F2"/>
    <w:rsid w:val="00C03A64"/>
    <w:rsid w:val="00C03B47"/>
    <w:rsid w:val="00C0463D"/>
    <w:rsid w:val="00C047B7"/>
    <w:rsid w:val="00C04958"/>
    <w:rsid w:val="00C04B1D"/>
    <w:rsid w:val="00C04C1D"/>
    <w:rsid w:val="00C04F0F"/>
    <w:rsid w:val="00C051CD"/>
    <w:rsid w:val="00C055D8"/>
    <w:rsid w:val="00C0579F"/>
    <w:rsid w:val="00C05A41"/>
    <w:rsid w:val="00C066C6"/>
    <w:rsid w:val="00C06B38"/>
    <w:rsid w:val="00C06FA5"/>
    <w:rsid w:val="00C079D7"/>
    <w:rsid w:val="00C105B2"/>
    <w:rsid w:val="00C10627"/>
    <w:rsid w:val="00C10688"/>
    <w:rsid w:val="00C12487"/>
    <w:rsid w:val="00C125AC"/>
    <w:rsid w:val="00C125BC"/>
    <w:rsid w:val="00C127DE"/>
    <w:rsid w:val="00C12AC0"/>
    <w:rsid w:val="00C12B6F"/>
    <w:rsid w:val="00C13182"/>
    <w:rsid w:val="00C132CE"/>
    <w:rsid w:val="00C13349"/>
    <w:rsid w:val="00C14044"/>
    <w:rsid w:val="00C1440A"/>
    <w:rsid w:val="00C147D9"/>
    <w:rsid w:val="00C14B2E"/>
    <w:rsid w:val="00C15968"/>
    <w:rsid w:val="00C15FBA"/>
    <w:rsid w:val="00C16194"/>
    <w:rsid w:val="00C164C6"/>
    <w:rsid w:val="00C16571"/>
    <w:rsid w:val="00C20232"/>
    <w:rsid w:val="00C202A1"/>
    <w:rsid w:val="00C20957"/>
    <w:rsid w:val="00C20AF4"/>
    <w:rsid w:val="00C21AF6"/>
    <w:rsid w:val="00C22121"/>
    <w:rsid w:val="00C22261"/>
    <w:rsid w:val="00C223CD"/>
    <w:rsid w:val="00C225B7"/>
    <w:rsid w:val="00C22835"/>
    <w:rsid w:val="00C2307B"/>
    <w:rsid w:val="00C23257"/>
    <w:rsid w:val="00C2356C"/>
    <w:rsid w:val="00C23BC3"/>
    <w:rsid w:val="00C24316"/>
    <w:rsid w:val="00C2462B"/>
    <w:rsid w:val="00C2468F"/>
    <w:rsid w:val="00C24779"/>
    <w:rsid w:val="00C24E1F"/>
    <w:rsid w:val="00C25973"/>
    <w:rsid w:val="00C25B7F"/>
    <w:rsid w:val="00C261BB"/>
    <w:rsid w:val="00C26312"/>
    <w:rsid w:val="00C2680D"/>
    <w:rsid w:val="00C26A0E"/>
    <w:rsid w:val="00C276BF"/>
    <w:rsid w:val="00C300C6"/>
    <w:rsid w:val="00C30DE2"/>
    <w:rsid w:val="00C31EBD"/>
    <w:rsid w:val="00C32218"/>
    <w:rsid w:val="00C32381"/>
    <w:rsid w:val="00C3287C"/>
    <w:rsid w:val="00C330CE"/>
    <w:rsid w:val="00C33627"/>
    <w:rsid w:val="00C3366F"/>
    <w:rsid w:val="00C33D0E"/>
    <w:rsid w:val="00C34244"/>
    <w:rsid w:val="00C34328"/>
    <w:rsid w:val="00C34446"/>
    <w:rsid w:val="00C346B2"/>
    <w:rsid w:val="00C349E5"/>
    <w:rsid w:val="00C35326"/>
    <w:rsid w:val="00C35CBE"/>
    <w:rsid w:val="00C35E7E"/>
    <w:rsid w:val="00C36069"/>
    <w:rsid w:val="00C362FA"/>
    <w:rsid w:val="00C365EB"/>
    <w:rsid w:val="00C3687A"/>
    <w:rsid w:val="00C36921"/>
    <w:rsid w:val="00C370A2"/>
    <w:rsid w:val="00C3729B"/>
    <w:rsid w:val="00C3744A"/>
    <w:rsid w:val="00C375BE"/>
    <w:rsid w:val="00C37690"/>
    <w:rsid w:val="00C37792"/>
    <w:rsid w:val="00C40075"/>
    <w:rsid w:val="00C40B48"/>
    <w:rsid w:val="00C40DDE"/>
    <w:rsid w:val="00C415F9"/>
    <w:rsid w:val="00C418F8"/>
    <w:rsid w:val="00C41A28"/>
    <w:rsid w:val="00C41C4B"/>
    <w:rsid w:val="00C42528"/>
    <w:rsid w:val="00C42544"/>
    <w:rsid w:val="00C43E17"/>
    <w:rsid w:val="00C43F59"/>
    <w:rsid w:val="00C44F46"/>
    <w:rsid w:val="00C4501E"/>
    <w:rsid w:val="00C455F7"/>
    <w:rsid w:val="00C4584C"/>
    <w:rsid w:val="00C4590B"/>
    <w:rsid w:val="00C45F98"/>
    <w:rsid w:val="00C469DA"/>
    <w:rsid w:val="00C46ADE"/>
    <w:rsid w:val="00C47764"/>
    <w:rsid w:val="00C47947"/>
    <w:rsid w:val="00C479D9"/>
    <w:rsid w:val="00C47A7E"/>
    <w:rsid w:val="00C47C78"/>
    <w:rsid w:val="00C500F0"/>
    <w:rsid w:val="00C503F4"/>
    <w:rsid w:val="00C508CB"/>
    <w:rsid w:val="00C50A92"/>
    <w:rsid w:val="00C51003"/>
    <w:rsid w:val="00C511CE"/>
    <w:rsid w:val="00C51CA8"/>
    <w:rsid w:val="00C51D62"/>
    <w:rsid w:val="00C52301"/>
    <w:rsid w:val="00C52406"/>
    <w:rsid w:val="00C527E7"/>
    <w:rsid w:val="00C52E14"/>
    <w:rsid w:val="00C53399"/>
    <w:rsid w:val="00C545C1"/>
    <w:rsid w:val="00C54F8C"/>
    <w:rsid w:val="00C550BA"/>
    <w:rsid w:val="00C55486"/>
    <w:rsid w:val="00C55A64"/>
    <w:rsid w:val="00C55F64"/>
    <w:rsid w:val="00C55FB8"/>
    <w:rsid w:val="00C562B3"/>
    <w:rsid w:val="00C562FD"/>
    <w:rsid w:val="00C56A04"/>
    <w:rsid w:val="00C56BE4"/>
    <w:rsid w:val="00C57223"/>
    <w:rsid w:val="00C5722D"/>
    <w:rsid w:val="00C57835"/>
    <w:rsid w:val="00C57F86"/>
    <w:rsid w:val="00C60087"/>
    <w:rsid w:val="00C60423"/>
    <w:rsid w:val="00C60937"/>
    <w:rsid w:val="00C61408"/>
    <w:rsid w:val="00C61ADA"/>
    <w:rsid w:val="00C61E3F"/>
    <w:rsid w:val="00C6223E"/>
    <w:rsid w:val="00C62596"/>
    <w:rsid w:val="00C6269C"/>
    <w:rsid w:val="00C62D6C"/>
    <w:rsid w:val="00C6363E"/>
    <w:rsid w:val="00C64490"/>
    <w:rsid w:val="00C646B3"/>
    <w:rsid w:val="00C653EE"/>
    <w:rsid w:val="00C65815"/>
    <w:rsid w:val="00C65978"/>
    <w:rsid w:val="00C6625F"/>
    <w:rsid w:val="00C66795"/>
    <w:rsid w:val="00C6694B"/>
    <w:rsid w:val="00C66CB6"/>
    <w:rsid w:val="00C678B8"/>
    <w:rsid w:val="00C67B52"/>
    <w:rsid w:val="00C67F18"/>
    <w:rsid w:val="00C700A4"/>
    <w:rsid w:val="00C70419"/>
    <w:rsid w:val="00C705AF"/>
    <w:rsid w:val="00C7061A"/>
    <w:rsid w:val="00C7067C"/>
    <w:rsid w:val="00C70F45"/>
    <w:rsid w:val="00C7141B"/>
    <w:rsid w:val="00C71E19"/>
    <w:rsid w:val="00C72A30"/>
    <w:rsid w:val="00C72AC3"/>
    <w:rsid w:val="00C73CFC"/>
    <w:rsid w:val="00C7440B"/>
    <w:rsid w:val="00C7453F"/>
    <w:rsid w:val="00C750F3"/>
    <w:rsid w:val="00C7511C"/>
    <w:rsid w:val="00C7545E"/>
    <w:rsid w:val="00C75861"/>
    <w:rsid w:val="00C75C93"/>
    <w:rsid w:val="00C75FAA"/>
    <w:rsid w:val="00C764C6"/>
    <w:rsid w:val="00C76791"/>
    <w:rsid w:val="00C76A85"/>
    <w:rsid w:val="00C779C1"/>
    <w:rsid w:val="00C80591"/>
    <w:rsid w:val="00C80AB1"/>
    <w:rsid w:val="00C80B8E"/>
    <w:rsid w:val="00C80CA5"/>
    <w:rsid w:val="00C80D82"/>
    <w:rsid w:val="00C81091"/>
    <w:rsid w:val="00C814C0"/>
    <w:rsid w:val="00C822A8"/>
    <w:rsid w:val="00C82FA4"/>
    <w:rsid w:val="00C838D3"/>
    <w:rsid w:val="00C83D3B"/>
    <w:rsid w:val="00C8484C"/>
    <w:rsid w:val="00C84DC8"/>
    <w:rsid w:val="00C84E92"/>
    <w:rsid w:val="00C85283"/>
    <w:rsid w:val="00C85696"/>
    <w:rsid w:val="00C85BBA"/>
    <w:rsid w:val="00C85E50"/>
    <w:rsid w:val="00C866B5"/>
    <w:rsid w:val="00C87065"/>
    <w:rsid w:val="00C8709F"/>
    <w:rsid w:val="00C87183"/>
    <w:rsid w:val="00C8726D"/>
    <w:rsid w:val="00C873B4"/>
    <w:rsid w:val="00C905D0"/>
    <w:rsid w:val="00C913E5"/>
    <w:rsid w:val="00C91743"/>
    <w:rsid w:val="00C918EA"/>
    <w:rsid w:val="00C91FC4"/>
    <w:rsid w:val="00C92126"/>
    <w:rsid w:val="00C923C5"/>
    <w:rsid w:val="00C92739"/>
    <w:rsid w:val="00C927B6"/>
    <w:rsid w:val="00C927FD"/>
    <w:rsid w:val="00C92FAD"/>
    <w:rsid w:val="00C93913"/>
    <w:rsid w:val="00C9400F"/>
    <w:rsid w:val="00C94106"/>
    <w:rsid w:val="00C943C9"/>
    <w:rsid w:val="00C943D2"/>
    <w:rsid w:val="00C945E9"/>
    <w:rsid w:val="00C94F98"/>
    <w:rsid w:val="00C95138"/>
    <w:rsid w:val="00C95321"/>
    <w:rsid w:val="00C954CC"/>
    <w:rsid w:val="00C955A4"/>
    <w:rsid w:val="00C956B2"/>
    <w:rsid w:val="00C96BFA"/>
    <w:rsid w:val="00C96F72"/>
    <w:rsid w:val="00C971CC"/>
    <w:rsid w:val="00C974BE"/>
    <w:rsid w:val="00C9753F"/>
    <w:rsid w:val="00CA069D"/>
    <w:rsid w:val="00CA0CED"/>
    <w:rsid w:val="00CA1480"/>
    <w:rsid w:val="00CA167F"/>
    <w:rsid w:val="00CA1CCA"/>
    <w:rsid w:val="00CA1E80"/>
    <w:rsid w:val="00CA2107"/>
    <w:rsid w:val="00CA2BFF"/>
    <w:rsid w:val="00CA34F7"/>
    <w:rsid w:val="00CA3649"/>
    <w:rsid w:val="00CA428B"/>
    <w:rsid w:val="00CA439A"/>
    <w:rsid w:val="00CA4D2F"/>
    <w:rsid w:val="00CA4F3D"/>
    <w:rsid w:val="00CA5121"/>
    <w:rsid w:val="00CA5156"/>
    <w:rsid w:val="00CA5975"/>
    <w:rsid w:val="00CA628B"/>
    <w:rsid w:val="00CA6DD9"/>
    <w:rsid w:val="00CA7312"/>
    <w:rsid w:val="00CB0206"/>
    <w:rsid w:val="00CB0492"/>
    <w:rsid w:val="00CB0819"/>
    <w:rsid w:val="00CB09AB"/>
    <w:rsid w:val="00CB10BA"/>
    <w:rsid w:val="00CB19BF"/>
    <w:rsid w:val="00CB1B74"/>
    <w:rsid w:val="00CB1DB9"/>
    <w:rsid w:val="00CB1F0C"/>
    <w:rsid w:val="00CB22F6"/>
    <w:rsid w:val="00CB243F"/>
    <w:rsid w:val="00CB2CF0"/>
    <w:rsid w:val="00CB2D37"/>
    <w:rsid w:val="00CB4527"/>
    <w:rsid w:val="00CB455C"/>
    <w:rsid w:val="00CB482B"/>
    <w:rsid w:val="00CB49E9"/>
    <w:rsid w:val="00CB528C"/>
    <w:rsid w:val="00CB5426"/>
    <w:rsid w:val="00CB5514"/>
    <w:rsid w:val="00CB5977"/>
    <w:rsid w:val="00CB5982"/>
    <w:rsid w:val="00CB5A08"/>
    <w:rsid w:val="00CB5B02"/>
    <w:rsid w:val="00CB5B70"/>
    <w:rsid w:val="00CB68F7"/>
    <w:rsid w:val="00CB7055"/>
    <w:rsid w:val="00CB70E5"/>
    <w:rsid w:val="00CB7675"/>
    <w:rsid w:val="00CB7934"/>
    <w:rsid w:val="00CB79F1"/>
    <w:rsid w:val="00CB7ACD"/>
    <w:rsid w:val="00CB7B49"/>
    <w:rsid w:val="00CC009B"/>
    <w:rsid w:val="00CC08CF"/>
    <w:rsid w:val="00CC08EC"/>
    <w:rsid w:val="00CC1069"/>
    <w:rsid w:val="00CC1889"/>
    <w:rsid w:val="00CC1A80"/>
    <w:rsid w:val="00CC1B6C"/>
    <w:rsid w:val="00CC25A9"/>
    <w:rsid w:val="00CC2937"/>
    <w:rsid w:val="00CC2F4E"/>
    <w:rsid w:val="00CC3CCC"/>
    <w:rsid w:val="00CC3D3D"/>
    <w:rsid w:val="00CC40CF"/>
    <w:rsid w:val="00CC4717"/>
    <w:rsid w:val="00CC4B71"/>
    <w:rsid w:val="00CC52E2"/>
    <w:rsid w:val="00CC5B48"/>
    <w:rsid w:val="00CC6261"/>
    <w:rsid w:val="00CC6583"/>
    <w:rsid w:val="00CC7A61"/>
    <w:rsid w:val="00CC7F96"/>
    <w:rsid w:val="00CD0710"/>
    <w:rsid w:val="00CD0736"/>
    <w:rsid w:val="00CD0F88"/>
    <w:rsid w:val="00CD1534"/>
    <w:rsid w:val="00CD158B"/>
    <w:rsid w:val="00CD15D6"/>
    <w:rsid w:val="00CD1628"/>
    <w:rsid w:val="00CD1AFF"/>
    <w:rsid w:val="00CD21FF"/>
    <w:rsid w:val="00CD2915"/>
    <w:rsid w:val="00CD2C02"/>
    <w:rsid w:val="00CD2F90"/>
    <w:rsid w:val="00CD30A4"/>
    <w:rsid w:val="00CD310B"/>
    <w:rsid w:val="00CD3264"/>
    <w:rsid w:val="00CD3788"/>
    <w:rsid w:val="00CD3B4A"/>
    <w:rsid w:val="00CD4117"/>
    <w:rsid w:val="00CD45D2"/>
    <w:rsid w:val="00CD52C5"/>
    <w:rsid w:val="00CD5D18"/>
    <w:rsid w:val="00CD6073"/>
    <w:rsid w:val="00CD674E"/>
    <w:rsid w:val="00CD6FE3"/>
    <w:rsid w:val="00CD7595"/>
    <w:rsid w:val="00CD7871"/>
    <w:rsid w:val="00CD7ADF"/>
    <w:rsid w:val="00CD7E87"/>
    <w:rsid w:val="00CD7EC4"/>
    <w:rsid w:val="00CE0564"/>
    <w:rsid w:val="00CE057D"/>
    <w:rsid w:val="00CE11AA"/>
    <w:rsid w:val="00CE12C2"/>
    <w:rsid w:val="00CE16F0"/>
    <w:rsid w:val="00CE29B9"/>
    <w:rsid w:val="00CE2C37"/>
    <w:rsid w:val="00CE3A08"/>
    <w:rsid w:val="00CE3B61"/>
    <w:rsid w:val="00CE4186"/>
    <w:rsid w:val="00CE434F"/>
    <w:rsid w:val="00CE4409"/>
    <w:rsid w:val="00CE46E0"/>
    <w:rsid w:val="00CE4C9C"/>
    <w:rsid w:val="00CE567B"/>
    <w:rsid w:val="00CE58CE"/>
    <w:rsid w:val="00CE590A"/>
    <w:rsid w:val="00CE5C08"/>
    <w:rsid w:val="00CE6075"/>
    <w:rsid w:val="00CE673F"/>
    <w:rsid w:val="00CE6749"/>
    <w:rsid w:val="00CE752A"/>
    <w:rsid w:val="00CE770C"/>
    <w:rsid w:val="00CE7957"/>
    <w:rsid w:val="00CE7AD1"/>
    <w:rsid w:val="00CE7C5B"/>
    <w:rsid w:val="00CE7FE3"/>
    <w:rsid w:val="00CF002B"/>
    <w:rsid w:val="00CF01FA"/>
    <w:rsid w:val="00CF054C"/>
    <w:rsid w:val="00CF0892"/>
    <w:rsid w:val="00CF0C09"/>
    <w:rsid w:val="00CF1088"/>
    <w:rsid w:val="00CF1106"/>
    <w:rsid w:val="00CF1144"/>
    <w:rsid w:val="00CF157F"/>
    <w:rsid w:val="00CF18E3"/>
    <w:rsid w:val="00CF2159"/>
    <w:rsid w:val="00CF21EE"/>
    <w:rsid w:val="00CF2383"/>
    <w:rsid w:val="00CF24DB"/>
    <w:rsid w:val="00CF316D"/>
    <w:rsid w:val="00CF31B2"/>
    <w:rsid w:val="00CF359B"/>
    <w:rsid w:val="00CF35D7"/>
    <w:rsid w:val="00CF3840"/>
    <w:rsid w:val="00CF3BAB"/>
    <w:rsid w:val="00CF3C2E"/>
    <w:rsid w:val="00CF3CE7"/>
    <w:rsid w:val="00CF42B3"/>
    <w:rsid w:val="00CF42BE"/>
    <w:rsid w:val="00CF4797"/>
    <w:rsid w:val="00CF4D2A"/>
    <w:rsid w:val="00CF4D38"/>
    <w:rsid w:val="00CF4EE1"/>
    <w:rsid w:val="00CF5148"/>
    <w:rsid w:val="00CF52AA"/>
    <w:rsid w:val="00CF566D"/>
    <w:rsid w:val="00CF679E"/>
    <w:rsid w:val="00CF68C3"/>
    <w:rsid w:val="00CF693F"/>
    <w:rsid w:val="00CF6E84"/>
    <w:rsid w:val="00CF7CCA"/>
    <w:rsid w:val="00CF7EF5"/>
    <w:rsid w:val="00D00483"/>
    <w:rsid w:val="00D00798"/>
    <w:rsid w:val="00D007DA"/>
    <w:rsid w:val="00D00AC7"/>
    <w:rsid w:val="00D00BB2"/>
    <w:rsid w:val="00D00CE1"/>
    <w:rsid w:val="00D0280D"/>
    <w:rsid w:val="00D02F51"/>
    <w:rsid w:val="00D03450"/>
    <w:rsid w:val="00D037D2"/>
    <w:rsid w:val="00D03AB6"/>
    <w:rsid w:val="00D03B32"/>
    <w:rsid w:val="00D03CCA"/>
    <w:rsid w:val="00D04068"/>
    <w:rsid w:val="00D04152"/>
    <w:rsid w:val="00D0468F"/>
    <w:rsid w:val="00D047C5"/>
    <w:rsid w:val="00D048AF"/>
    <w:rsid w:val="00D0496F"/>
    <w:rsid w:val="00D04AA0"/>
    <w:rsid w:val="00D04F0B"/>
    <w:rsid w:val="00D05473"/>
    <w:rsid w:val="00D05685"/>
    <w:rsid w:val="00D0590A"/>
    <w:rsid w:val="00D05D7E"/>
    <w:rsid w:val="00D060A2"/>
    <w:rsid w:val="00D064D4"/>
    <w:rsid w:val="00D06952"/>
    <w:rsid w:val="00D069C5"/>
    <w:rsid w:val="00D06B01"/>
    <w:rsid w:val="00D06E0A"/>
    <w:rsid w:val="00D07618"/>
    <w:rsid w:val="00D105E2"/>
    <w:rsid w:val="00D1090C"/>
    <w:rsid w:val="00D10953"/>
    <w:rsid w:val="00D10FF5"/>
    <w:rsid w:val="00D11995"/>
    <w:rsid w:val="00D121FB"/>
    <w:rsid w:val="00D12241"/>
    <w:rsid w:val="00D128D3"/>
    <w:rsid w:val="00D12EBE"/>
    <w:rsid w:val="00D13263"/>
    <w:rsid w:val="00D13420"/>
    <w:rsid w:val="00D13841"/>
    <w:rsid w:val="00D138C9"/>
    <w:rsid w:val="00D1409E"/>
    <w:rsid w:val="00D140B2"/>
    <w:rsid w:val="00D1415C"/>
    <w:rsid w:val="00D14753"/>
    <w:rsid w:val="00D14B93"/>
    <w:rsid w:val="00D15297"/>
    <w:rsid w:val="00D15A6A"/>
    <w:rsid w:val="00D16653"/>
    <w:rsid w:val="00D169EE"/>
    <w:rsid w:val="00D16C77"/>
    <w:rsid w:val="00D17A2B"/>
    <w:rsid w:val="00D17C56"/>
    <w:rsid w:val="00D202D2"/>
    <w:rsid w:val="00D20510"/>
    <w:rsid w:val="00D20834"/>
    <w:rsid w:val="00D2092D"/>
    <w:rsid w:val="00D213A9"/>
    <w:rsid w:val="00D214BE"/>
    <w:rsid w:val="00D21575"/>
    <w:rsid w:val="00D2158D"/>
    <w:rsid w:val="00D222C1"/>
    <w:rsid w:val="00D22BDD"/>
    <w:rsid w:val="00D22BFA"/>
    <w:rsid w:val="00D22F54"/>
    <w:rsid w:val="00D23324"/>
    <w:rsid w:val="00D2347D"/>
    <w:rsid w:val="00D23BD8"/>
    <w:rsid w:val="00D24AFC"/>
    <w:rsid w:val="00D24D66"/>
    <w:rsid w:val="00D25066"/>
    <w:rsid w:val="00D250EA"/>
    <w:rsid w:val="00D25C47"/>
    <w:rsid w:val="00D25D31"/>
    <w:rsid w:val="00D261A8"/>
    <w:rsid w:val="00D265AF"/>
    <w:rsid w:val="00D26CDA"/>
    <w:rsid w:val="00D270F2"/>
    <w:rsid w:val="00D2725C"/>
    <w:rsid w:val="00D275A2"/>
    <w:rsid w:val="00D276FE"/>
    <w:rsid w:val="00D27BB6"/>
    <w:rsid w:val="00D307C9"/>
    <w:rsid w:val="00D30C98"/>
    <w:rsid w:val="00D31BE4"/>
    <w:rsid w:val="00D31C4C"/>
    <w:rsid w:val="00D323A8"/>
    <w:rsid w:val="00D32FD6"/>
    <w:rsid w:val="00D3317D"/>
    <w:rsid w:val="00D337B8"/>
    <w:rsid w:val="00D3393A"/>
    <w:rsid w:val="00D33BDF"/>
    <w:rsid w:val="00D34411"/>
    <w:rsid w:val="00D34492"/>
    <w:rsid w:val="00D34D14"/>
    <w:rsid w:val="00D35B6D"/>
    <w:rsid w:val="00D35EDC"/>
    <w:rsid w:val="00D362BF"/>
    <w:rsid w:val="00D3654C"/>
    <w:rsid w:val="00D367D6"/>
    <w:rsid w:val="00D36863"/>
    <w:rsid w:val="00D368F3"/>
    <w:rsid w:val="00D36D78"/>
    <w:rsid w:val="00D37959"/>
    <w:rsid w:val="00D379D2"/>
    <w:rsid w:val="00D37A0F"/>
    <w:rsid w:val="00D40F1D"/>
    <w:rsid w:val="00D4162F"/>
    <w:rsid w:val="00D418B2"/>
    <w:rsid w:val="00D419C9"/>
    <w:rsid w:val="00D41BC0"/>
    <w:rsid w:val="00D4267D"/>
    <w:rsid w:val="00D428CE"/>
    <w:rsid w:val="00D42D86"/>
    <w:rsid w:val="00D4366E"/>
    <w:rsid w:val="00D43E91"/>
    <w:rsid w:val="00D444F5"/>
    <w:rsid w:val="00D4549C"/>
    <w:rsid w:val="00D4549D"/>
    <w:rsid w:val="00D457D8"/>
    <w:rsid w:val="00D458C5"/>
    <w:rsid w:val="00D45970"/>
    <w:rsid w:val="00D45ED9"/>
    <w:rsid w:val="00D45F3C"/>
    <w:rsid w:val="00D46604"/>
    <w:rsid w:val="00D466D8"/>
    <w:rsid w:val="00D467B7"/>
    <w:rsid w:val="00D469F1"/>
    <w:rsid w:val="00D46D07"/>
    <w:rsid w:val="00D47B54"/>
    <w:rsid w:val="00D50008"/>
    <w:rsid w:val="00D50A8F"/>
    <w:rsid w:val="00D50E3B"/>
    <w:rsid w:val="00D51400"/>
    <w:rsid w:val="00D51896"/>
    <w:rsid w:val="00D518C6"/>
    <w:rsid w:val="00D51961"/>
    <w:rsid w:val="00D51EE1"/>
    <w:rsid w:val="00D51F52"/>
    <w:rsid w:val="00D5224A"/>
    <w:rsid w:val="00D529B5"/>
    <w:rsid w:val="00D52A6E"/>
    <w:rsid w:val="00D52ADA"/>
    <w:rsid w:val="00D531D2"/>
    <w:rsid w:val="00D53893"/>
    <w:rsid w:val="00D53A1D"/>
    <w:rsid w:val="00D5408E"/>
    <w:rsid w:val="00D5438B"/>
    <w:rsid w:val="00D544F8"/>
    <w:rsid w:val="00D546C9"/>
    <w:rsid w:val="00D54787"/>
    <w:rsid w:val="00D54CF5"/>
    <w:rsid w:val="00D54E7E"/>
    <w:rsid w:val="00D56072"/>
    <w:rsid w:val="00D56087"/>
    <w:rsid w:val="00D57103"/>
    <w:rsid w:val="00D57705"/>
    <w:rsid w:val="00D5774C"/>
    <w:rsid w:val="00D57E56"/>
    <w:rsid w:val="00D57ED7"/>
    <w:rsid w:val="00D57F89"/>
    <w:rsid w:val="00D60361"/>
    <w:rsid w:val="00D610EC"/>
    <w:rsid w:val="00D615B2"/>
    <w:rsid w:val="00D61811"/>
    <w:rsid w:val="00D619E3"/>
    <w:rsid w:val="00D619E4"/>
    <w:rsid w:val="00D61A06"/>
    <w:rsid w:val="00D61A6B"/>
    <w:rsid w:val="00D6210A"/>
    <w:rsid w:val="00D622BE"/>
    <w:rsid w:val="00D623EE"/>
    <w:rsid w:val="00D62A69"/>
    <w:rsid w:val="00D62BB0"/>
    <w:rsid w:val="00D62BD7"/>
    <w:rsid w:val="00D62C1C"/>
    <w:rsid w:val="00D63A9D"/>
    <w:rsid w:val="00D63D4F"/>
    <w:rsid w:val="00D6424F"/>
    <w:rsid w:val="00D64289"/>
    <w:rsid w:val="00D6437A"/>
    <w:rsid w:val="00D64AE3"/>
    <w:rsid w:val="00D65599"/>
    <w:rsid w:val="00D65788"/>
    <w:rsid w:val="00D6642A"/>
    <w:rsid w:val="00D669E3"/>
    <w:rsid w:val="00D66BAC"/>
    <w:rsid w:val="00D67E98"/>
    <w:rsid w:val="00D7020A"/>
    <w:rsid w:val="00D7058C"/>
    <w:rsid w:val="00D7063F"/>
    <w:rsid w:val="00D707A9"/>
    <w:rsid w:val="00D707C1"/>
    <w:rsid w:val="00D707E8"/>
    <w:rsid w:val="00D71258"/>
    <w:rsid w:val="00D7152E"/>
    <w:rsid w:val="00D71AFB"/>
    <w:rsid w:val="00D71EEB"/>
    <w:rsid w:val="00D721E6"/>
    <w:rsid w:val="00D72E21"/>
    <w:rsid w:val="00D730CD"/>
    <w:rsid w:val="00D73834"/>
    <w:rsid w:val="00D73D3F"/>
    <w:rsid w:val="00D73D9A"/>
    <w:rsid w:val="00D73DCF"/>
    <w:rsid w:val="00D73F20"/>
    <w:rsid w:val="00D7454F"/>
    <w:rsid w:val="00D74B95"/>
    <w:rsid w:val="00D751D1"/>
    <w:rsid w:val="00D7522B"/>
    <w:rsid w:val="00D7524B"/>
    <w:rsid w:val="00D75309"/>
    <w:rsid w:val="00D7545C"/>
    <w:rsid w:val="00D756B3"/>
    <w:rsid w:val="00D75F3F"/>
    <w:rsid w:val="00D7618F"/>
    <w:rsid w:val="00D76A14"/>
    <w:rsid w:val="00D77192"/>
    <w:rsid w:val="00D7793C"/>
    <w:rsid w:val="00D77A79"/>
    <w:rsid w:val="00D77B76"/>
    <w:rsid w:val="00D80071"/>
    <w:rsid w:val="00D8043D"/>
    <w:rsid w:val="00D80478"/>
    <w:rsid w:val="00D805CB"/>
    <w:rsid w:val="00D80893"/>
    <w:rsid w:val="00D80AA5"/>
    <w:rsid w:val="00D80CD0"/>
    <w:rsid w:val="00D80EA7"/>
    <w:rsid w:val="00D8121E"/>
    <w:rsid w:val="00D81780"/>
    <w:rsid w:val="00D818B4"/>
    <w:rsid w:val="00D81990"/>
    <w:rsid w:val="00D819F0"/>
    <w:rsid w:val="00D81EF3"/>
    <w:rsid w:val="00D81F1B"/>
    <w:rsid w:val="00D82440"/>
    <w:rsid w:val="00D826D9"/>
    <w:rsid w:val="00D829F1"/>
    <w:rsid w:val="00D82F62"/>
    <w:rsid w:val="00D8318D"/>
    <w:rsid w:val="00D831FE"/>
    <w:rsid w:val="00D833AA"/>
    <w:rsid w:val="00D83946"/>
    <w:rsid w:val="00D83A39"/>
    <w:rsid w:val="00D83ABE"/>
    <w:rsid w:val="00D83B1A"/>
    <w:rsid w:val="00D8423D"/>
    <w:rsid w:val="00D843F2"/>
    <w:rsid w:val="00D8510D"/>
    <w:rsid w:val="00D853A2"/>
    <w:rsid w:val="00D8544F"/>
    <w:rsid w:val="00D85502"/>
    <w:rsid w:val="00D85B1C"/>
    <w:rsid w:val="00D85D9A"/>
    <w:rsid w:val="00D8605E"/>
    <w:rsid w:val="00D860EB"/>
    <w:rsid w:val="00D86119"/>
    <w:rsid w:val="00D86A81"/>
    <w:rsid w:val="00D86D01"/>
    <w:rsid w:val="00D86F73"/>
    <w:rsid w:val="00D8768E"/>
    <w:rsid w:val="00D87A58"/>
    <w:rsid w:val="00D87B28"/>
    <w:rsid w:val="00D87FD7"/>
    <w:rsid w:val="00D903D8"/>
    <w:rsid w:val="00D90F3F"/>
    <w:rsid w:val="00D9174A"/>
    <w:rsid w:val="00D91F74"/>
    <w:rsid w:val="00D92115"/>
    <w:rsid w:val="00D923CC"/>
    <w:rsid w:val="00D925A1"/>
    <w:rsid w:val="00D925B5"/>
    <w:rsid w:val="00D9270F"/>
    <w:rsid w:val="00D92C06"/>
    <w:rsid w:val="00D935DC"/>
    <w:rsid w:val="00D94A4C"/>
    <w:rsid w:val="00D94AD8"/>
    <w:rsid w:val="00D94C17"/>
    <w:rsid w:val="00D95766"/>
    <w:rsid w:val="00D95A13"/>
    <w:rsid w:val="00D95C68"/>
    <w:rsid w:val="00D95E36"/>
    <w:rsid w:val="00D95F6C"/>
    <w:rsid w:val="00D966E1"/>
    <w:rsid w:val="00D96CDB"/>
    <w:rsid w:val="00D97029"/>
    <w:rsid w:val="00D9750F"/>
    <w:rsid w:val="00D97D9A"/>
    <w:rsid w:val="00DA0483"/>
    <w:rsid w:val="00DA0DFD"/>
    <w:rsid w:val="00DA0E73"/>
    <w:rsid w:val="00DA118A"/>
    <w:rsid w:val="00DA14D8"/>
    <w:rsid w:val="00DA15E8"/>
    <w:rsid w:val="00DA1605"/>
    <w:rsid w:val="00DA1750"/>
    <w:rsid w:val="00DA1A2E"/>
    <w:rsid w:val="00DA1D43"/>
    <w:rsid w:val="00DA1EC2"/>
    <w:rsid w:val="00DA278B"/>
    <w:rsid w:val="00DA30A4"/>
    <w:rsid w:val="00DA3412"/>
    <w:rsid w:val="00DA34AF"/>
    <w:rsid w:val="00DA40E3"/>
    <w:rsid w:val="00DA42E4"/>
    <w:rsid w:val="00DA4A73"/>
    <w:rsid w:val="00DA4E0E"/>
    <w:rsid w:val="00DA4EC4"/>
    <w:rsid w:val="00DA4FCE"/>
    <w:rsid w:val="00DA54E4"/>
    <w:rsid w:val="00DA5666"/>
    <w:rsid w:val="00DA57C1"/>
    <w:rsid w:val="00DA5E23"/>
    <w:rsid w:val="00DA5E4D"/>
    <w:rsid w:val="00DA6D65"/>
    <w:rsid w:val="00DA6D68"/>
    <w:rsid w:val="00DA6EC3"/>
    <w:rsid w:val="00DA7097"/>
    <w:rsid w:val="00DA7123"/>
    <w:rsid w:val="00DA7BD4"/>
    <w:rsid w:val="00DB039F"/>
    <w:rsid w:val="00DB125C"/>
    <w:rsid w:val="00DB13F1"/>
    <w:rsid w:val="00DB1DF5"/>
    <w:rsid w:val="00DB223B"/>
    <w:rsid w:val="00DB22BE"/>
    <w:rsid w:val="00DB2457"/>
    <w:rsid w:val="00DB29ED"/>
    <w:rsid w:val="00DB3487"/>
    <w:rsid w:val="00DB39A3"/>
    <w:rsid w:val="00DB3C2F"/>
    <w:rsid w:val="00DB3DCF"/>
    <w:rsid w:val="00DB4121"/>
    <w:rsid w:val="00DB42BE"/>
    <w:rsid w:val="00DB48A0"/>
    <w:rsid w:val="00DB4E9E"/>
    <w:rsid w:val="00DB5008"/>
    <w:rsid w:val="00DB527C"/>
    <w:rsid w:val="00DB5410"/>
    <w:rsid w:val="00DB5667"/>
    <w:rsid w:val="00DB5678"/>
    <w:rsid w:val="00DB56C3"/>
    <w:rsid w:val="00DB5FB6"/>
    <w:rsid w:val="00DB6363"/>
    <w:rsid w:val="00DB6771"/>
    <w:rsid w:val="00DB7130"/>
    <w:rsid w:val="00DB71A9"/>
    <w:rsid w:val="00DB7215"/>
    <w:rsid w:val="00DB7551"/>
    <w:rsid w:val="00DB7964"/>
    <w:rsid w:val="00DC0167"/>
    <w:rsid w:val="00DC0AAC"/>
    <w:rsid w:val="00DC0B1F"/>
    <w:rsid w:val="00DC0D3A"/>
    <w:rsid w:val="00DC0EB5"/>
    <w:rsid w:val="00DC0F63"/>
    <w:rsid w:val="00DC11C1"/>
    <w:rsid w:val="00DC1736"/>
    <w:rsid w:val="00DC1B23"/>
    <w:rsid w:val="00DC25FA"/>
    <w:rsid w:val="00DC2F29"/>
    <w:rsid w:val="00DC33D3"/>
    <w:rsid w:val="00DC34F6"/>
    <w:rsid w:val="00DC3552"/>
    <w:rsid w:val="00DC3E02"/>
    <w:rsid w:val="00DC3FE1"/>
    <w:rsid w:val="00DC4087"/>
    <w:rsid w:val="00DC4749"/>
    <w:rsid w:val="00DC48EE"/>
    <w:rsid w:val="00DC4A52"/>
    <w:rsid w:val="00DC4C29"/>
    <w:rsid w:val="00DC5062"/>
    <w:rsid w:val="00DC50F8"/>
    <w:rsid w:val="00DC52AD"/>
    <w:rsid w:val="00DC5358"/>
    <w:rsid w:val="00DC57D8"/>
    <w:rsid w:val="00DC5A7B"/>
    <w:rsid w:val="00DC6068"/>
    <w:rsid w:val="00DC6119"/>
    <w:rsid w:val="00DC64E9"/>
    <w:rsid w:val="00DC7681"/>
    <w:rsid w:val="00DC798B"/>
    <w:rsid w:val="00DC7C45"/>
    <w:rsid w:val="00DD00D9"/>
    <w:rsid w:val="00DD02F9"/>
    <w:rsid w:val="00DD0A9A"/>
    <w:rsid w:val="00DD155A"/>
    <w:rsid w:val="00DD2581"/>
    <w:rsid w:val="00DD258E"/>
    <w:rsid w:val="00DD29EF"/>
    <w:rsid w:val="00DD2A39"/>
    <w:rsid w:val="00DD2B99"/>
    <w:rsid w:val="00DD3123"/>
    <w:rsid w:val="00DD33B1"/>
    <w:rsid w:val="00DD367E"/>
    <w:rsid w:val="00DD56D7"/>
    <w:rsid w:val="00DD5BB7"/>
    <w:rsid w:val="00DD5D5A"/>
    <w:rsid w:val="00DD5E3F"/>
    <w:rsid w:val="00DD5EBF"/>
    <w:rsid w:val="00DD5ED7"/>
    <w:rsid w:val="00DD6396"/>
    <w:rsid w:val="00DD6C1E"/>
    <w:rsid w:val="00DD7375"/>
    <w:rsid w:val="00DD75D0"/>
    <w:rsid w:val="00DE0001"/>
    <w:rsid w:val="00DE0D76"/>
    <w:rsid w:val="00DE1424"/>
    <w:rsid w:val="00DE19AB"/>
    <w:rsid w:val="00DE1C73"/>
    <w:rsid w:val="00DE22C6"/>
    <w:rsid w:val="00DE2372"/>
    <w:rsid w:val="00DE26AF"/>
    <w:rsid w:val="00DE2A12"/>
    <w:rsid w:val="00DE30B5"/>
    <w:rsid w:val="00DE4430"/>
    <w:rsid w:val="00DE4DAE"/>
    <w:rsid w:val="00DE4E55"/>
    <w:rsid w:val="00DE50B3"/>
    <w:rsid w:val="00DE5352"/>
    <w:rsid w:val="00DE53F7"/>
    <w:rsid w:val="00DE5E4D"/>
    <w:rsid w:val="00DE5E89"/>
    <w:rsid w:val="00DE6029"/>
    <w:rsid w:val="00DE6054"/>
    <w:rsid w:val="00DE6088"/>
    <w:rsid w:val="00DE6513"/>
    <w:rsid w:val="00DE6C87"/>
    <w:rsid w:val="00DE6F35"/>
    <w:rsid w:val="00DE7A20"/>
    <w:rsid w:val="00DF0230"/>
    <w:rsid w:val="00DF05B9"/>
    <w:rsid w:val="00DF0C49"/>
    <w:rsid w:val="00DF17D5"/>
    <w:rsid w:val="00DF1D95"/>
    <w:rsid w:val="00DF21CE"/>
    <w:rsid w:val="00DF22E1"/>
    <w:rsid w:val="00DF239C"/>
    <w:rsid w:val="00DF257D"/>
    <w:rsid w:val="00DF293D"/>
    <w:rsid w:val="00DF2ECD"/>
    <w:rsid w:val="00DF2F95"/>
    <w:rsid w:val="00DF3A68"/>
    <w:rsid w:val="00DF458C"/>
    <w:rsid w:val="00DF4607"/>
    <w:rsid w:val="00DF5192"/>
    <w:rsid w:val="00DF57C6"/>
    <w:rsid w:val="00DF5842"/>
    <w:rsid w:val="00DF6102"/>
    <w:rsid w:val="00DF61B2"/>
    <w:rsid w:val="00DF6766"/>
    <w:rsid w:val="00DF6E19"/>
    <w:rsid w:val="00DF7057"/>
    <w:rsid w:val="00DF7449"/>
    <w:rsid w:val="00DF7530"/>
    <w:rsid w:val="00DF77F1"/>
    <w:rsid w:val="00DF7BD0"/>
    <w:rsid w:val="00E003A3"/>
    <w:rsid w:val="00E00EA6"/>
    <w:rsid w:val="00E010D5"/>
    <w:rsid w:val="00E01415"/>
    <w:rsid w:val="00E01433"/>
    <w:rsid w:val="00E018B6"/>
    <w:rsid w:val="00E019C7"/>
    <w:rsid w:val="00E0211D"/>
    <w:rsid w:val="00E02201"/>
    <w:rsid w:val="00E024B4"/>
    <w:rsid w:val="00E02C38"/>
    <w:rsid w:val="00E0360B"/>
    <w:rsid w:val="00E04037"/>
    <w:rsid w:val="00E041A1"/>
    <w:rsid w:val="00E04A51"/>
    <w:rsid w:val="00E053F0"/>
    <w:rsid w:val="00E05606"/>
    <w:rsid w:val="00E0618D"/>
    <w:rsid w:val="00E06275"/>
    <w:rsid w:val="00E06AA1"/>
    <w:rsid w:val="00E06CC1"/>
    <w:rsid w:val="00E06ED0"/>
    <w:rsid w:val="00E072A5"/>
    <w:rsid w:val="00E074CD"/>
    <w:rsid w:val="00E079AA"/>
    <w:rsid w:val="00E07C05"/>
    <w:rsid w:val="00E102CA"/>
    <w:rsid w:val="00E1062C"/>
    <w:rsid w:val="00E106C7"/>
    <w:rsid w:val="00E109DF"/>
    <w:rsid w:val="00E10E20"/>
    <w:rsid w:val="00E12652"/>
    <w:rsid w:val="00E12B4E"/>
    <w:rsid w:val="00E12D09"/>
    <w:rsid w:val="00E1357D"/>
    <w:rsid w:val="00E1390E"/>
    <w:rsid w:val="00E13E0C"/>
    <w:rsid w:val="00E14494"/>
    <w:rsid w:val="00E15083"/>
    <w:rsid w:val="00E1539F"/>
    <w:rsid w:val="00E156ED"/>
    <w:rsid w:val="00E1580A"/>
    <w:rsid w:val="00E165A4"/>
    <w:rsid w:val="00E1763A"/>
    <w:rsid w:val="00E209F2"/>
    <w:rsid w:val="00E20ECC"/>
    <w:rsid w:val="00E2123C"/>
    <w:rsid w:val="00E21BCE"/>
    <w:rsid w:val="00E223A3"/>
    <w:rsid w:val="00E226AB"/>
    <w:rsid w:val="00E230F0"/>
    <w:rsid w:val="00E2392B"/>
    <w:rsid w:val="00E23BB6"/>
    <w:rsid w:val="00E24184"/>
    <w:rsid w:val="00E24AB3"/>
    <w:rsid w:val="00E24DD0"/>
    <w:rsid w:val="00E256B3"/>
    <w:rsid w:val="00E2678B"/>
    <w:rsid w:val="00E26902"/>
    <w:rsid w:val="00E26BA1"/>
    <w:rsid w:val="00E26D27"/>
    <w:rsid w:val="00E2719E"/>
    <w:rsid w:val="00E27426"/>
    <w:rsid w:val="00E27848"/>
    <w:rsid w:val="00E27902"/>
    <w:rsid w:val="00E27D01"/>
    <w:rsid w:val="00E27F48"/>
    <w:rsid w:val="00E31414"/>
    <w:rsid w:val="00E31C36"/>
    <w:rsid w:val="00E32342"/>
    <w:rsid w:val="00E32DA6"/>
    <w:rsid w:val="00E33B17"/>
    <w:rsid w:val="00E33C08"/>
    <w:rsid w:val="00E3421C"/>
    <w:rsid w:val="00E3485A"/>
    <w:rsid w:val="00E35435"/>
    <w:rsid w:val="00E360BC"/>
    <w:rsid w:val="00E36840"/>
    <w:rsid w:val="00E36CF2"/>
    <w:rsid w:val="00E371FE"/>
    <w:rsid w:val="00E37409"/>
    <w:rsid w:val="00E4023F"/>
    <w:rsid w:val="00E40490"/>
    <w:rsid w:val="00E406DF"/>
    <w:rsid w:val="00E407C9"/>
    <w:rsid w:val="00E40B7A"/>
    <w:rsid w:val="00E40C7F"/>
    <w:rsid w:val="00E40CAA"/>
    <w:rsid w:val="00E40E26"/>
    <w:rsid w:val="00E41330"/>
    <w:rsid w:val="00E41CB5"/>
    <w:rsid w:val="00E41EE1"/>
    <w:rsid w:val="00E41FB9"/>
    <w:rsid w:val="00E42670"/>
    <w:rsid w:val="00E42D5D"/>
    <w:rsid w:val="00E4381B"/>
    <w:rsid w:val="00E438F8"/>
    <w:rsid w:val="00E43937"/>
    <w:rsid w:val="00E439B2"/>
    <w:rsid w:val="00E45C0A"/>
    <w:rsid w:val="00E460EC"/>
    <w:rsid w:val="00E4692B"/>
    <w:rsid w:val="00E47033"/>
    <w:rsid w:val="00E475D4"/>
    <w:rsid w:val="00E47A1D"/>
    <w:rsid w:val="00E47AF6"/>
    <w:rsid w:val="00E47EAF"/>
    <w:rsid w:val="00E505FD"/>
    <w:rsid w:val="00E50CB6"/>
    <w:rsid w:val="00E51049"/>
    <w:rsid w:val="00E511A6"/>
    <w:rsid w:val="00E514C1"/>
    <w:rsid w:val="00E516B7"/>
    <w:rsid w:val="00E51777"/>
    <w:rsid w:val="00E5177A"/>
    <w:rsid w:val="00E51B9A"/>
    <w:rsid w:val="00E51C62"/>
    <w:rsid w:val="00E52000"/>
    <w:rsid w:val="00E52437"/>
    <w:rsid w:val="00E5294A"/>
    <w:rsid w:val="00E52E13"/>
    <w:rsid w:val="00E53117"/>
    <w:rsid w:val="00E53DEA"/>
    <w:rsid w:val="00E53DEB"/>
    <w:rsid w:val="00E54578"/>
    <w:rsid w:val="00E5471B"/>
    <w:rsid w:val="00E54F3C"/>
    <w:rsid w:val="00E558BE"/>
    <w:rsid w:val="00E562DB"/>
    <w:rsid w:val="00E5637E"/>
    <w:rsid w:val="00E56D6A"/>
    <w:rsid w:val="00E577C9"/>
    <w:rsid w:val="00E60607"/>
    <w:rsid w:val="00E6093B"/>
    <w:rsid w:val="00E609D1"/>
    <w:rsid w:val="00E60CCE"/>
    <w:rsid w:val="00E60EDA"/>
    <w:rsid w:val="00E6116A"/>
    <w:rsid w:val="00E61211"/>
    <w:rsid w:val="00E6157F"/>
    <w:rsid w:val="00E616E8"/>
    <w:rsid w:val="00E62B54"/>
    <w:rsid w:val="00E62F5E"/>
    <w:rsid w:val="00E63229"/>
    <w:rsid w:val="00E63279"/>
    <w:rsid w:val="00E63699"/>
    <w:rsid w:val="00E638B4"/>
    <w:rsid w:val="00E638DD"/>
    <w:rsid w:val="00E63E49"/>
    <w:rsid w:val="00E64443"/>
    <w:rsid w:val="00E64B5E"/>
    <w:rsid w:val="00E6507B"/>
    <w:rsid w:val="00E655DD"/>
    <w:rsid w:val="00E65614"/>
    <w:rsid w:val="00E65907"/>
    <w:rsid w:val="00E65C41"/>
    <w:rsid w:val="00E65FEE"/>
    <w:rsid w:val="00E66070"/>
    <w:rsid w:val="00E66760"/>
    <w:rsid w:val="00E66D5A"/>
    <w:rsid w:val="00E66D73"/>
    <w:rsid w:val="00E671D6"/>
    <w:rsid w:val="00E67252"/>
    <w:rsid w:val="00E6740E"/>
    <w:rsid w:val="00E67959"/>
    <w:rsid w:val="00E67D3B"/>
    <w:rsid w:val="00E703AE"/>
    <w:rsid w:val="00E707CA"/>
    <w:rsid w:val="00E70FC9"/>
    <w:rsid w:val="00E70FCD"/>
    <w:rsid w:val="00E71E7E"/>
    <w:rsid w:val="00E72783"/>
    <w:rsid w:val="00E7290A"/>
    <w:rsid w:val="00E72ACC"/>
    <w:rsid w:val="00E73189"/>
    <w:rsid w:val="00E73337"/>
    <w:rsid w:val="00E736F9"/>
    <w:rsid w:val="00E73BFD"/>
    <w:rsid w:val="00E74351"/>
    <w:rsid w:val="00E74E9D"/>
    <w:rsid w:val="00E74EA8"/>
    <w:rsid w:val="00E751C6"/>
    <w:rsid w:val="00E75200"/>
    <w:rsid w:val="00E753FF"/>
    <w:rsid w:val="00E755B8"/>
    <w:rsid w:val="00E76048"/>
    <w:rsid w:val="00E764BF"/>
    <w:rsid w:val="00E764EE"/>
    <w:rsid w:val="00E769E5"/>
    <w:rsid w:val="00E76ADC"/>
    <w:rsid w:val="00E76CDA"/>
    <w:rsid w:val="00E77376"/>
    <w:rsid w:val="00E77767"/>
    <w:rsid w:val="00E77AC5"/>
    <w:rsid w:val="00E77FF6"/>
    <w:rsid w:val="00E80B38"/>
    <w:rsid w:val="00E810A8"/>
    <w:rsid w:val="00E81862"/>
    <w:rsid w:val="00E81A7E"/>
    <w:rsid w:val="00E8216A"/>
    <w:rsid w:val="00E827E9"/>
    <w:rsid w:val="00E82C44"/>
    <w:rsid w:val="00E82E38"/>
    <w:rsid w:val="00E82FC7"/>
    <w:rsid w:val="00E8355E"/>
    <w:rsid w:val="00E84909"/>
    <w:rsid w:val="00E84DB2"/>
    <w:rsid w:val="00E85174"/>
    <w:rsid w:val="00E8531D"/>
    <w:rsid w:val="00E85F24"/>
    <w:rsid w:val="00E86684"/>
    <w:rsid w:val="00E874DD"/>
    <w:rsid w:val="00E876D8"/>
    <w:rsid w:val="00E87FD2"/>
    <w:rsid w:val="00E9058D"/>
    <w:rsid w:val="00E9067C"/>
    <w:rsid w:val="00E908A2"/>
    <w:rsid w:val="00E909AE"/>
    <w:rsid w:val="00E909B7"/>
    <w:rsid w:val="00E90C96"/>
    <w:rsid w:val="00E91051"/>
    <w:rsid w:val="00E9111E"/>
    <w:rsid w:val="00E91DA4"/>
    <w:rsid w:val="00E91F6C"/>
    <w:rsid w:val="00E925B2"/>
    <w:rsid w:val="00E928DD"/>
    <w:rsid w:val="00E92FB7"/>
    <w:rsid w:val="00E933DF"/>
    <w:rsid w:val="00E93530"/>
    <w:rsid w:val="00E93F0C"/>
    <w:rsid w:val="00E93F96"/>
    <w:rsid w:val="00E94346"/>
    <w:rsid w:val="00E94436"/>
    <w:rsid w:val="00E949FB"/>
    <w:rsid w:val="00E94B1D"/>
    <w:rsid w:val="00E9536F"/>
    <w:rsid w:val="00E9548C"/>
    <w:rsid w:val="00E9588A"/>
    <w:rsid w:val="00E95BB4"/>
    <w:rsid w:val="00E9691B"/>
    <w:rsid w:val="00E969DE"/>
    <w:rsid w:val="00E96C2F"/>
    <w:rsid w:val="00E96DEB"/>
    <w:rsid w:val="00E9768B"/>
    <w:rsid w:val="00E97A3F"/>
    <w:rsid w:val="00E97B93"/>
    <w:rsid w:val="00E97BA7"/>
    <w:rsid w:val="00E97F28"/>
    <w:rsid w:val="00EA0745"/>
    <w:rsid w:val="00EA082D"/>
    <w:rsid w:val="00EA0CD4"/>
    <w:rsid w:val="00EA1009"/>
    <w:rsid w:val="00EA1030"/>
    <w:rsid w:val="00EA1DD2"/>
    <w:rsid w:val="00EA1EE5"/>
    <w:rsid w:val="00EA25A6"/>
    <w:rsid w:val="00EA27F2"/>
    <w:rsid w:val="00EA30F3"/>
    <w:rsid w:val="00EA346A"/>
    <w:rsid w:val="00EA3528"/>
    <w:rsid w:val="00EA37D0"/>
    <w:rsid w:val="00EA399B"/>
    <w:rsid w:val="00EA3ACF"/>
    <w:rsid w:val="00EA443D"/>
    <w:rsid w:val="00EA4480"/>
    <w:rsid w:val="00EA4631"/>
    <w:rsid w:val="00EA4707"/>
    <w:rsid w:val="00EA476F"/>
    <w:rsid w:val="00EA4982"/>
    <w:rsid w:val="00EA4FD0"/>
    <w:rsid w:val="00EA56F6"/>
    <w:rsid w:val="00EA59CE"/>
    <w:rsid w:val="00EA6475"/>
    <w:rsid w:val="00EA6B4A"/>
    <w:rsid w:val="00EA73D2"/>
    <w:rsid w:val="00EA7443"/>
    <w:rsid w:val="00EB076D"/>
    <w:rsid w:val="00EB0BDC"/>
    <w:rsid w:val="00EB1238"/>
    <w:rsid w:val="00EB12BC"/>
    <w:rsid w:val="00EB1F12"/>
    <w:rsid w:val="00EB1F96"/>
    <w:rsid w:val="00EB2CCC"/>
    <w:rsid w:val="00EB2E87"/>
    <w:rsid w:val="00EB3050"/>
    <w:rsid w:val="00EB32B5"/>
    <w:rsid w:val="00EB3842"/>
    <w:rsid w:val="00EB392D"/>
    <w:rsid w:val="00EB3DF1"/>
    <w:rsid w:val="00EB41F5"/>
    <w:rsid w:val="00EB4899"/>
    <w:rsid w:val="00EB4BAD"/>
    <w:rsid w:val="00EB4DB6"/>
    <w:rsid w:val="00EB4DD0"/>
    <w:rsid w:val="00EB4ED8"/>
    <w:rsid w:val="00EB5F93"/>
    <w:rsid w:val="00EB60D2"/>
    <w:rsid w:val="00EB62F4"/>
    <w:rsid w:val="00EB6607"/>
    <w:rsid w:val="00EB68B8"/>
    <w:rsid w:val="00EB68F3"/>
    <w:rsid w:val="00EB6BBB"/>
    <w:rsid w:val="00EB6BC5"/>
    <w:rsid w:val="00EB6D29"/>
    <w:rsid w:val="00EB76FA"/>
    <w:rsid w:val="00EB77FD"/>
    <w:rsid w:val="00EB7AD2"/>
    <w:rsid w:val="00EB7D53"/>
    <w:rsid w:val="00EC0189"/>
    <w:rsid w:val="00EC06A8"/>
    <w:rsid w:val="00EC0858"/>
    <w:rsid w:val="00EC0E2F"/>
    <w:rsid w:val="00EC1161"/>
    <w:rsid w:val="00EC13D7"/>
    <w:rsid w:val="00EC1DAB"/>
    <w:rsid w:val="00EC2269"/>
    <w:rsid w:val="00EC26C5"/>
    <w:rsid w:val="00EC2BDB"/>
    <w:rsid w:val="00EC3988"/>
    <w:rsid w:val="00EC41F4"/>
    <w:rsid w:val="00EC4897"/>
    <w:rsid w:val="00EC539B"/>
    <w:rsid w:val="00EC5402"/>
    <w:rsid w:val="00EC56D5"/>
    <w:rsid w:val="00EC5F05"/>
    <w:rsid w:val="00EC6058"/>
    <w:rsid w:val="00EC6122"/>
    <w:rsid w:val="00EC632D"/>
    <w:rsid w:val="00EC6390"/>
    <w:rsid w:val="00EC6C49"/>
    <w:rsid w:val="00EC79C2"/>
    <w:rsid w:val="00EC7A5D"/>
    <w:rsid w:val="00ED0983"/>
    <w:rsid w:val="00ED0ABC"/>
    <w:rsid w:val="00ED1397"/>
    <w:rsid w:val="00ED13F0"/>
    <w:rsid w:val="00ED151C"/>
    <w:rsid w:val="00ED1848"/>
    <w:rsid w:val="00ED1995"/>
    <w:rsid w:val="00ED1A35"/>
    <w:rsid w:val="00ED1CC0"/>
    <w:rsid w:val="00ED2769"/>
    <w:rsid w:val="00ED2C25"/>
    <w:rsid w:val="00ED2D32"/>
    <w:rsid w:val="00ED2EF2"/>
    <w:rsid w:val="00ED2F61"/>
    <w:rsid w:val="00ED3C3F"/>
    <w:rsid w:val="00ED3D46"/>
    <w:rsid w:val="00ED3F18"/>
    <w:rsid w:val="00ED493A"/>
    <w:rsid w:val="00ED52AE"/>
    <w:rsid w:val="00ED548F"/>
    <w:rsid w:val="00ED5531"/>
    <w:rsid w:val="00ED589B"/>
    <w:rsid w:val="00ED59D7"/>
    <w:rsid w:val="00ED5BAF"/>
    <w:rsid w:val="00ED5D66"/>
    <w:rsid w:val="00ED5DDD"/>
    <w:rsid w:val="00ED5FE2"/>
    <w:rsid w:val="00ED601A"/>
    <w:rsid w:val="00ED63C7"/>
    <w:rsid w:val="00ED6D4A"/>
    <w:rsid w:val="00ED6DBC"/>
    <w:rsid w:val="00ED72E0"/>
    <w:rsid w:val="00ED746A"/>
    <w:rsid w:val="00ED7AFE"/>
    <w:rsid w:val="00EE0BB4"/>
    <w:rsid w:val="00EE1AA1"/>
    <w:rsid w:val="00EE2B34"/>
    <w:rsid w:val="00EE2D84"/>
    <w:rsid w:val="00EE3F04"/>
    <w:rsid w:val="00EE4805"/>
    <w:rsid w:val="00EE4864"/>
    <w:rsid w:val="00EE48EA"/>
    <w:rsid w:val="00EE4B21"/>
    <w:rsid w:val="00EE4B91"/>
    <w:rsid w:val="00EE4FD0"/>
    <w:rsid w:val="00EE50C2"/>
    <w:rsid w:val="00EE556C"/>
    <w:rsid w:val="00EE6222"/>
    <w:rsid w:val="00EE624A"/>
    <w:rsid w:val="00EE6608"/>
    <w:rsid w:val="00EE6745"/>
    <w:rsid w:val="00EE7067"/>
    <w:rsid w:val="00EE7273"/>
    <w:rsid w:val="00EE7A3F"/>
    <w:rsid w:val="00EE7B61"/>
    <w:rsid w:val="00EF0005"/>
    <w:rsid w:val="00EF047E"/>
    <w:rsid w:val="00EF0503"/>
    <w:rsid w:val="00EF0E89"/>
    <w:rsid w:val="00EF1335"/>
    <w:rsid w:val="00EF1D33"/>
    <w:rsid w:val="00EF2122"/>
    <w:rsid w:val="00EF35A5"/>
    <w:rsid w:val="00EF3B89"/>
    <w:rsid w:val="00EF3EC9"/>
    <w:rsid w:val="00EF4130"/>
    <w:rsid w:val="00EF4180"/>
    <w:rsid w:val="00EF483F"/>
    <w:rsid w:val="00EF4869"/>
    <w:rsid w:val="00EF51FA"/>
    <w:rsid w:val="00EF5341"/>
    <w:rsid w:val="00EF5BD2"/>
    <w:rsid w:val="00EF679D"/>
    <w:rsid w:val="00EF6DE6"/>
    <w:rsid w:val="00EF6E12"/>
    <w:rsid w:val="00EF717D"/>
    <w:rsid w:val="00EF719F"/>
    <w:rsid w:val="00EF7691"/>
    <w:rsid w:val="00EF7F83"/>
    <w:rsid w:val="00F004EE"/>
    <w:rsid w:val="00F011C7"/>
    <w:rsid w:val="00F01694"/>
    <w:rsid w:val="00F01E79"/>
    <w:rsid w:val="00F02159"/>
    <w:rsid w:val="00F022C3"/>
    <w:rsid w:val="00F023B8"/>
    <w:rsid w:val="00F0251C"/>
    <w:rsid w:val="00F02556"/>
    <w:rsid w:val="00F029AA"/>
    <w:rsid w:val="00F02D5D"/>
    <w:rsid w:val="00F02E19"/>
    <w:rsid w:val="00F031ED"/>
    <w:rsid w:val="00F03635"/>
    <w:rsid w:val="00F03674"/>
    <w:rsid w:val="00F036D8"/>
    <w:rsid w:val="00F039F0"/>
    <w:rsid w:val="00F03D33"/>
    <w:rsid w:val="00F042D4"/>
    <w:rsid w:val="00F044B0"/>
    <w:rsid w:val="00F0476B"/>
    <w:rsid w:val="00F04B1A"/>
    <w:rsid w:val="00F04BA8"/>
    <w:rsid w:val="00F04CBE"/>
    <w:rsid w:val="00F04FDE"/>
    <w:rsid w:val="00F051C8"/>
    <w:rsid w:val="00F058F5"/>
    <w:rsid w:val="00F05A26"/>
    <w:rsid w:val="00F05C7D"/>
    <w:rsid w:val="00F05CFD"/>
    <w:rsid w:val="00F05D68"/>
    <w:rsid w:val="00F06A97"/>
    <w:rsid w:val="00F06DE6"/>
    <w:rsid w:val="00F073E8"/>
    <w:rsid w:val="00F07601"/>
    <w:rsid w:val="00F07A8B"/>
    <w:rsid w:val="00F07F22"/>
    <w:rsid w:val="00F1040E"/>
    <w:rsid w:val="00F1072C"/>
    <w:rsid w:val="00F10943"/>
    <w:rsid w:val="00F10E28"/>
    <w:rsid w:val="00F10E5A"/>
    <w:rsid w:val="00F11333"/>
    <w:rsid w:val="00F11A0F"/>
    <w:rsid w:val="00F12254"/>
    <w:rsid w:val="00F12381"/>
    <w:rsid w:val="00F123CF"/>
    <w:rsid w:val="00F12668"/>
    <w:rsid w:val="00F12B1F"/>
    <w:rsid w:val="00F12BBC"/>
    <w:rsid w:val="00F12FEA"/>
    <w:rsid w:val="00F13CB1"/>
    <w:rsid w:val="00F13D4D"/>
    <w:rsid w:val="00F145B6"/>
    <w:rsid w:val="00F14DC4"/>
    <w:rsid w:val="00F154A3"/>
    <w:rsid w:val="00F15B05"/>
    <w:rsid w:val="00F15BA1"/>
    <w:rsid w:val="00F161B3"/>
    <w:rsid w:val="00F17054"/>
    <w:rsid w:val="00F17374"/>
    <w:rsid w:val="00F204DF"/>
    <w:rsid w:val="00F2087A"/>
    <w:rsid w:val="00F20AC1"/>
    <w:rsid w:val="00F2121C"/>
    <w:rsid w:val="00F217CD"/>
    <w:rsid w:val="00F2181E"/>
    <w:rsid w:val="00F2196B"/>
    <w:rsid w:val="00F224CC"/>
    <w:rsid w:val="00F224F8"/>
    <w:rsid w:val="00F22672"/>
    <w:rsid w:val="00F228AD"/>
    <w:rsid w:val="00F24060"/>
    <w:rsid w:val="00F24247"/>
    <w:rsid w:val="00F24EF7"/>
    <w:rsid w:val="00F254A8"/>
    <w:rsid w:val="00F2586F"/>
    <w:rsid w:val="00F25EAF"/>
    <w:rsid w:val="00F26403"/>
    <w:rsid w:val="00F265C2"/>
    <w:rsid w:val="00F26D54"/>
    <w:rsid w:val="00F26F33"/>
    <w:rsid w:val="00F27C93"/>
    <w:rsid w:val="00F30043"/>
    <w:rsid w:val="00F3010D"/>
    <w:rsid w:val="00F30839"/>
    <w:rsid w:val="00F319B9"/>
    <w:rsid w:val="00F321EE"/>
    <w:rsid w:val="00F323AF"/>
    <w:rsid w:val="00F32792"/>
    <w:rsid w:val="00F329CC"/>
    <w:rsid w:val="00F32BDC"/>
    <w:rsid w:val="00F32F4A"/>
    <w:rsid w:val="00F331C8"/>
    <w:rsid w:val="00F33830"/>
    <w:rsid w:val="00F33AD9"/>
    <w:rsid w:val="00F33EA4"/>
    <w:rsid w:val="00F33FAE"/>
    <w:rsid w:val="00F3430F"/>
    <w:rsid w:val="00F34570"/>
    <w:rsid w:val="00F34690"/>
    <w:rsid w:val="00F34CAE"/>
    <w:rsid w:val="00F352DD"/>
    <w:rsid w:val="00F3573E"/>
    <w:rsid w:val="00F35B77"/>
    <w:rsid w:val="00F35DEE"/>
    <w:rsid w:val="00F36198"/>
    <w:rsid w:val="00F36410"/>
    <w:rsid w:val="00F365BD"/>
    <w:rsid w:val="00F36E3A"/>
    <w:rsid w:val="00F37DD9"/>
    <w:rsid w:val="00F37EF9"/>
    <w:rsid w:val="00F37F47"/>
    <w:rsid w:val="00F409F5"/>
    <w:rsid w:val="00F40A94"/>
    <w:rsid w:val="00F40B33"/>
    <w:rsid w:val="00F40B6F"/>
    <w:rsid w:val="00F41245"/>
    <w:rsid w:val="00F41365"/>
    <w:rsid w:val="00F4153E"/>
    <w:rsid w:val="00F42065"/>
    <w:rsid w:val="00F42146"/>
    <w:rsid w:val="00F421B0"/>
    <w:rsid w:val="00F42437"/>
    <w:rsid w:val="00F42A4E"/>
    <w:rsid w:val="00F42B0F"/>
    <w:rsid w:val="00F42F6F"/>
    <w:rsid w:val="00F434F5"/>
    <w:rsid w:val="00F43698"/>
    <w:rsid w:val="00F43779"/>
    <w:rsid w:val="00F439E4"/>
    <w:rsid w:val="00F43C2B"/>
    <w:rsid w:val="00F43DC9"/>
    <w:rsid w:val="00F45A1C"/>
    <w:rsid w:val="00F463D4"/>
    <w:rsid w:val="00F4665D"/>
    <w:rsid w:val="00F46897"/>
    <w:rsid w:val="00F46B28"/>
    <w:rsid w:val="00F474C6"/>
    <w:rsid w:val="00F47C13"/>
    <w:rsid w:val="00F47E7C"/>
    <w:rsid w:val="00F50108"/>
    <w:rsid w:val="00F509D0"/>
    <w:rsid w:val="00F50DB1"/>
    <w:rsid w:val="00F50F78"/>
    <w:rsid w:val="00F510D7"/>
    <w:rsid w:val="00F513A8"/>
    <w:rsid w:val="00F513C8"/>
    <w:rsid w:val="00F517D6"/>
    <w:rsid w:val="00F51A67"/>
    <w:rsid w:val="00F5215E"/>
    <w:rsid w:val="00F521C9"/>
    <w:rsid w:val="00F53019"/>
    <w:rsid w:val="00F532F5"/>
    <w:rsid w:val="00F535F2"/>
    <w:rsid w:val="00F53675"/>
    <w:rsid w:val="00F53BFE"/>
    <w:rsid w:val="00F542AC"/>
    <w:rsid w:val="00F548FC"/>
    <w:rsid w:val="00F54C6A"/>
    <w:rsid w:val="00F54E13"/>
    <w:rsid w:val="00F54E70"/>
    <w:rsid w:val="00F55D3D"/>
    <w:rsid w:val="00F5627E"/>
    <w:rsid w:val="00F56440"/>
    <w:rsid w:val="00F575ED"/>
    <w:rsid w:val="00F579DE"/>
    <w:rsid w:val="00F57BF4"/>
    <w:rsid w:val="00F57BFB"/>
    <w:rsid w:val="00F57E93"/>
    <w:rsid w:val="00F6034A"/>
    <w:rsid w:val="00F605A5"/>
    <w:rsid w:val="00F60C71"/>
    <w:rsid w:val="00F610A6"/>
    <w:rsid w:val="00F6121B"/>
    <w:rsid w:val="00F614FA"/>
    <w:rsid w:val="00F61530"/>
    <w:rsid w:val="00F6358D"/>
    <w:rsid w:val="00F6358F"/>
    <w:rsid w:val="00F63AE6"/>
    <w:rsid w:val="00F64002"/>
    <w:rsid w:val="00F64082"/>
    <w:rsid w:val="00F64350"/>
    <w:rsid w:val="00F64D2A"/>
    <w:rsid w:val="00F64DF9"/>
    <w:rsid w:val="00F650A4"/>
    <w:rsid w:val="00F65448"/>
    <w:rsid w:val="00F65D04"/>
    <w:rsid w:val="00F66580"/>
    <w:rsid w:val="00F67722"/>
    <w:rsid w:val="00F6790C"/>
    <w:rsid w:val="00F67A3B"/>
    <w:rsid w:val="00F67D12"/>
    <w:rsid w:val="00F702A5"/>
    <w:rsid w:val="00F705AC"/>
    <w:rsid w:val="00F711C2"/>
    <w:rsid w:val="00F71B34"/>
    <w:rsid w:val="00F71E3B"/>
    <w:rsid w:val="00F726F2"/>
    <w:rsid w:val="00F72B8D"/>
    <w:rsid w:val="00F72E02"/>
    <w:rsid w:val="00F7318F"/>
    <w:rsid w:val="00F73246"/>
    <w:rsid w:val="00F7348C"/>
    <w:rsid w:val="00F736DF"/>
    <w:rsid w:val="00F74101"/>
    <w:rsid w:val="00F74204"/>
    <w:rsid w:val="00F74795"/>
    <w:rsid w:val="00F7480B"/>
    <w:rsid w:val="00F74AA3"/>
    <w:rsid w:val="00F75218"/>
    <w:rsid w:val="00F75227"/>
    <w:rsid w:val="00F758A7"/>
    <w:rsid w:val="00F75A89"/>
    <w:rsid w:val="00F76032"/>
    <w:rsid w:val="00F768AE"/>
    <w:rsid w:val="00F769A8"/>
    <w:rsid w:val="00F76C92"/>
    <w:rsid w:val="00F775B5"/>
    <w:rsid w:val="00F776AB"/>
    <w:rsid w:val="00F778C0"/>
    <w:rsid w:val="00F806AC"/>
    <w:rsid w:val="00F80D4F"/>
    <w:rsid w:val="00F815BE"/>
    <w:rsid w:val="00F81861"/>
    <w:rsid w:val="00F81B21"/>
    <w:rsid w:val="00F82228"/>
    <w:rsid w:val="00F82580"/>
    <w:rsid w:val="00F82B28"/>
    <w:rsid w:val="00F83016"/>
    <w:rsid w:val="00F8370C"/>
    <w:rsid w:val="00F83E54"/>
    <w:rsid w:val="00F84AF8"/>
    <w:rsid w:val="00F84D15"/>
    <w:rsid w:val="00F84DEC"/>
    <w:rsid w:val="00F85279"/>
    <w:rsid w:val="00F853F7"/>
    <w:rsid w:val="00F85DC9"/>
    <w:rsid w:val="00F8614D"/>
    <w:rsid w:val="00F861C8"/>
    <w:rsid w:val="00F863C2"/>
    <w:rsid w:val="00F864DC"/>
    <w:rsid w:val="00F86701"/>
    <w:rsid w:val="00F86726"/>
    <w:rsid w:val="00F874A2"/>
    <w:rsid w:val="00F906F7"/>
    <w:rsid w:val="00F9092E"/>
    <w:rsid w:val="00F916BF"/>
    <w:rsid w:val="00F9179E"/>
    <w:rsid w:val="00F91BCF"/>
    <w:rsid w:val="00F91C68"/>
    <w:rsid w:val="00F91C92"/>
    <w:rsid w:val="00F91F19"/>
    <w:rsid w:val="00F9229E"/>
    <w:rsid w:val="00F92713"/>
    <w:rsid w:val="00F92A2D"/>
    <w:rsid w:val="00F92A65"/>
    <w:rsid w:val="00F92D54"/>
    <w:rsid w:val="00F92D5C"/>
    <w:rsid w:val="00F92FFA"/>
    <w:rsid w:val="00F93155"/>
    <w:rsid w:val="00F9318B"/>
    <w:rsid w:val="00F9404B"/>
    <w:rsid w:val="00F943B0"/>
    <w:rsid w:val="00F952F5"/>
    <w:rsid w:val="00F95319"/>
    <w:rsid w:val="00F95470"/>
    <w:rsid w:val="00F95742"/>
    <w:rsid w:val="00F96027"/>
    <w:rsid w:val="00F963BD"/>
    <w:rsid w:val="00F964BF"/>
    <w:rsid w:val="00F964C5"/>
    <w:rsid w:val="00F96864"/>
    <w:rsid w:val="00F96D46"/>
    <w:rsid w:val="00F96DDE"/>
    <w:rsid w:val="00F96F4E"/>
    <w:rsid w:val="00F97010"/>
    <w:rsid w:val="00F97B10"/>
    <w:rsid w:val="00F97B64"/>
    <w:rsid w:val="00F97C75"/>
    <w:rsid w:val="00FA007C"/>
    <w:rsid w:val="00FA0991"/>
    <w:rsid w:val="00FA1323"/>
    <w:rsid w:val="00FA17F0"/>
    <w:rsid w:val="00FA197D"/>
    <w:rsid w:val="00FA1AB7"/>
    <w:rsid w:val="00FA1C44"/>
    <w:rsid w:val="00FA281E"/>
    <w:rsid w:val="00FA2CFA"/>
    <w:rsid w:val="00FA32EA"/>
    <w:rsid w:val="00FA37C1"/>
    <w:rsid w:val="00FA38C2"/>
    <w:rsid w:val="00FA3E26"/>
    <w:rsid w:val="00FA3FC9"/>
    <w:rsid w:val="00FA3FFA"/>
    <w:rsid w:val="00FA40E6"/>
    <w:rsid w:val="00FA46DB"/>
    <w:rsid w:val="00FA51E2"/>
    <w:rsid w:val="00FA568E"/>
    <w:rsid w:val="00FA591B"/>
    <w:rsid w:val="00FA5FF1"/>
    <w:rsid w:val="00FA600F"/>
    <w:rsid w:val="00FA6F25"/>
    <w:rsid w:val="00FA7223"/>
    <w:rsid w:val="00FA7741"/>
    <w:rsid w:val="00FA7891"/>
    <w:rsid w:val="00FB0FCE"/>
    <w:rsid w:val="00FB1252"/>
    <w:rsid w:val="00FB132B"/>
    <w:rsid w:val="00FB2974"/>
    <w:rsid w:val="00FB2E87"/>
    <w:rsid w:val="00FB35BC"/>
    <w:rsid w:val="00FB3F11"/>
    <w:rsid w:val="00FB4389"/>
    <w:rsid w:val="00FB4548"/>
    <w:rsid w:val="00FB45B7"/>
    <w:rsid w:val="00FB4832"/>
    <w:rsid w:val="00FB4A2F"/>
    <w:rsid w:val="00FB4C99"/>
    <w:rsid w:val="00FB4D79"/>
    <w:rsid w:val="00FB5B92"/>
    <w:rsid w:val="00FB6151"/>
    <w:rsid w:val="00FB64C3"/>
    <w:rsid w:val="00FB6CB7"/>
    <w:rsid w:val="00FB750E"/>
    <w:rsid w:val="00FB7957"/>
    <w:rsid w:val="00FB7A69"/>
    <w:rsid w:val="00FC044A"/>
    <w:rsid w:val="00FC06F5"/>
    <w:rsid w:val="00FC0BAF"/>
    <w:rsid w:val="00FC1268"/>
    <w:rsid w:val="00FC1531"/>
    <w:rsid w:val="00FC2388"/>
    <w:rsid w:val="00FC2DCF"/>
    <w:rsid w:val="00FC33F5"/>
    <w:rsid w:val="00FC3C4D"/>
    <w:rsid w:val="00FC42F1"/>
    <w:rsid w:val="00FC45C3"/>
    <w:rsid w:val="00FC47B2"/>
    <w:rsid w:val="00FC50B4"/>
    <w:rsid w:val="00FC537F"/>
    <w:rsid w:val="00FC626F"/>
    <w:rsid w:val="00FC6764"/>
    <w:rsid w:val="00FC689B"/>
    <w:rsid w:val="00FC6935"/>
    <w:rsid w:val="00FC70D4"/>
    <w:rsid w:val="00FC73EF"/>
    <w:rsid w:val="00FC7D6E"/>
    <w:rsid w:val="00FD03FE"/>
    <w:rsid w:val="00FD0A8A"/>
    <w:rsid w:val="00FD0EB9"/>
    <w:rsid w:val="00FD1DDF"/>
    <w:rsid w:val="00FD1E4F"/>
    <w:rsid w:val="00FD2092"/>
    <w:rsid w:val="00FD2B4A"/>
    <w:rsid w:val="00FD2CB5"/>
    <w:rsid w:val="00FD2DC3"/>
    <w:rsid w:val="00FD3769"/>
    <w:rsid w:val="00FD3E13"/>
    <w:rsid w:val="00FD3E87"/>
    <w:rsid w:val="00FD4282"/>
    <w:rsid w:val="00FD4698"/>
    <w:rsid w:val="00FD47E4"/>
    <w:rsid w:val="00FD4D19"/>
    <w:rsid w:val="00FD501A"/>
    <w:rsid w:val="00FD516D"/>
    <w:rsid w:val="00FD5465"/>
    <w:rsid w:val="00FD5A0A"/>
    <w:rsid w:val="00FD5D9D"/>
    <w:rsid w:val="00FD6058"/>
    <w:rsid w:val="00FD63FB"/>
    <w:rsid w:val="00FD64AB"/>
    <w:rsid w:val="00FD68D8"/>
    <w:rsid w:val="00FD6974"/>
    <w:rsid w:val="00FD71FC"/>
    <w:rsid w:val="00FE0F3F"/>
    <w:rsid w:val="00FE1FAD"/>
    <w:rsid w:val="00FE220D"/>
    <w:rsid w:val="00FE23CF"/>
    <w:rsid w:val="00FE257D"/>
    <w:rsid w:val="00FE2BC2"/>
    <w:rsid w:val="00FE31B3"/>
    <w:rsid w:val="00FE3658"/>
    <w:rsid w:val="00FE3680"/>
    <w:rsid w:val="00FE36E7"/>
    <w:rsid w:val="00FE3FB0"/>
    <w:rsid w:val="00FE3FC5"/>
    <w:rsid w:val="00FE4037"/>
    <w:rsid w:val="00FE40D8"/>
    <w:rsid w:val="00FE548F"/>
    <w:rsid w:val="00FE5596"/>
    <w:rsid w:val="00FE5DF9"/>
    <w:rsid w:val="00FE623C"/>
    <w:rsid w:val="00FE64DE"/>
    <w:rsid w:val="00FE65AA"/>
    <w:rsid w:val="00FE6646"/>
    <w:rsid w:val="00FE68C2"/>
    <w:rsid w:val="00FE6D9E"/>
    <w:rsid w:val="00FE78B7"/>
    <w:rsid w:val="00FF0039"/>
    <w:rsid w:val="00FF01A4"/>
    <w:rsid w:val="00FF047B"/>
    <w:rsid w:val="00FF0C1A"/>
    <w:rsid w:val="00FF126E"/>
    <w:rsid w:val="00FF1415"/>
    <w:rsid w:val="00FF200E"/>
    <w:rsid w:val="00FF21BB"/>
    <w:rsid w:val="00FF2316"/>
    <w:rsid w:val="00FF25F9"/>
    <w:rsid w:val="00FF261B"/>
    <w:rsid w:val="00FF279A"/>
    <w:rsid w:val="00FF2E06"/>
    <w:rsid w:val="00FF320D"/>
    <w:rsid w:val="00FF36E6"/>
    <w:rsid w:val="00FF3AD9"/>
    <w:rsid w:val="00FF3F40"/>
    <w:rsid w:val="00FF4352"/>
    <w:rsid w:val="00FF4EDE"/>
    <w:rsid w:val="00FF5245"/>
    <w:rsid w:val="00FF5771"/>
    <w:rsid w:val="00FF5AF3"/>
    <w:rsid w:val="00FF5C3E"/>
    <w:rsid w:val="00FF61E8"/>
    <w:rsid w:val="00FF6244"/>
    <w:rsid w:val="00FF6423"/>
    <w:rsid w:val="00FF6819"/>
    <w:rsid w:val="00FF6D00"/>
    <w:rsid w:val="00FF7608"/>
    <w:rsid w:val="00FF7698"/>
    <w:rsid w:val="00FF7B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5CE8DB5"/>
  <w15:docId w15:val="{1141DA33-6E4F-4F41-A2EE-1090E197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CF1"/>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link w:val="Heading1Char"/>
    <w:uiPriority w:val="9"/>
    <w:qFormat/>
    <w:rsid w:val="00913C03"/>
    <w:pPr>
      <w:spacing w:before="100" w:beforeAutospacing="1" w:after="100" w:afterAutospacing="1"/>
      <w:outlineLvl w:val="0"/>
    </w:pPr>
    <w:rPr>
      <w:b/>
      <w:bCs/>
      <w:kern w:val="36"/>
      <w:sz w:val="48"/>
      <w:szCs w:val="48"/>
      <w:lang w:val="en-US" w:eastAsia="en-US"/>
    </w:rPr>
  </w:style>
  <w:style w:type="paragraph" w:styleId="Heading2">
    <w:name w:val="heading 2"/>
    <w:basedOn w:val="Normal"/>
    <w:next w:val="Normal"/>
    <w:link w:val="Heading2Char"/>
    <w:uiPriority w:val="9"/>
    <w:unhideWhenUsed/>
    <w:qFormat/>
    <w:rsid w:val="001F2ECC"/>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36774"/>
    <w:rPr>
      <w:sz w:val="16"/>
      <w:szCs w:val="16"/>
    </w:rPr>
  </w:style>
  <w:style w:type="paragraph" w:styleId="CommentText">
    <w:name w:val="annotation text"/>
    <w:basedOn w:val="Normal"/>
    <w:link w:val="CommentTextChar"/>
    <w:uiPriority w:val="99"/>
    <w:unhideWhenUsed/>
    <w:rsid w:val="00336774"/>
    <w:pPr>
      <w:spacing w:after="20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336774"/>
    <w:rPr>
      <w:sz w:val="20"/>
      <w:szCs w:val="20"/>
    </w:rPr>
  </w:style>
  <w:style w:type="paragraph" w:styleId="CommentSubject">
    <w:name w:val="annotation subject"/>
    <w:basedOn w:val="CommentText"/>
    <w:next w:val="CommentText"/>
    <w:link w:val="CommentSubjectChar"/>
    <w:uiPriority w:val="99"/>
    <w:semiHidden/>
    <w:unhideWhenUsed/>
    <w:rsid w:val="00336774"/>
    <w:rPr>
      <w:b/>
      <w:bCs/>
    </w:rPr>
  </w:style>
  <w:style w:type="character" w:customStyle="1" w:styleId="CommentSubjectChar">
    <w:name w:val="Comment Subject Char"/>
    <w:basedOn w:val="CommentTextChar"/>
    <w:link w:val="CommentSubject"/>
    <w:uiPriority w:val="99"/>
    <w:semiHidden/>
    <w:rsid w:val="00336774"/>
    <w:rPr>
      <w:b/>
      <w:bCs/>
      <w:sz w:val="20"/>
      <w:szCs w:val="20"/>
    </w:rPr>
  </w:style>
  <w:style w:type="paragraph" w:styleId="BalloonText">
    <w:name w:val="Balloon Text"/>
    <w:basedOn w:val="Normal"/>
    <w:link w:val="BalloonTextChar"/>
    <w:uiPriority w:val="99"/>
    <w:semiHidden/>
    <w:unhideWhenUsed/>
    <w:rsid w:val="00336774"/>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336774"/>
    <w:rPr>
      <w:rFonts w:ascii="Segoe UI" w:hAnsi="Segoe UI" w:cs="Segoe UI"/>
      <w:sz w:val="18"/>
      <w:szCs w:val="18"/>
    </w:rPr>
  </w:style>
  <w:style w:type="paragraph" w:styleId="ListParagraph">
    <w:name w:val="List Paragraph"/>
    <w:basedOn w:val="Normal"/>
    <w:uiPriority w:val="34"/>
    <w:qFormat/>
    <w:rsid w:val="006E3E96"/>
    <w:pPr>
      <w:spacing w:after="200" w:line="276"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4B5D5B"/>
    <w:rPr>
      <w:color w:val="0000FF" w:themeColor="hyperlink"/>
      <w:u w:val="single"/>
    </w:rPr>
  </w:style>
  <w:style w:type="paragraph" w:customStyle="1" w:styleId="EndNoteBibliographyTitle">
    <w:name w:val="EndNote Bibliography Title"/>
    <w:basedOn w:val="Normal"/>
    <w:link w:val="EndNoteBibliographyTitleChar"/>
    <w:rsid w:val="003053AD"/>
    <w:pPr>
      <w:spacing w:line="276" w:lineRule="auto"/>
      <w:jc w:val="center"/>
    </w:pPr>
    <w:rPr>
      <w:rFonts w:ascii="Calibri" w:eastAsiaTheme="minorHAnsi" w:hAnsi="Calibri" w:cs="Calibri"/>
      <w:noProof/>
      <w:sz w:val="22"/>
      <w:szCs w:val="22"/>
      <w:lang w:val="en-US" w:eastAsia="en-US"/>
    </w:rPr>
  </w:style>
  <w:style w:type="character" w:customStyle="1" w:styleId="EndNoteBibliographyTitleChar">
    <w:name w:val="EndNote Bibliography Title Char"/>
    <w:basedOn w:val="DefaultParagraphFont"/>
    <w:link w:val="EndNoteBibliographyTitle"/>
    <w:rsid w:val="003053AD"/>
    <w:rPr>
      <w:rFonts w:ascii="Calibri" w:hAnsi="Calibri" w:cs="Calibri"/>
      <w:noProof/>
      <w:lang w:val="en-US"/>
    </w:rPr>
  </w:style>
  <w:style w:type="paragraph" w:customStyle="1" w:styleId="EndNoteBibliography">
    <w:name w:val="EndNote Bibliography"/>
    <w:basedOn w:val="Normal"/>
    <w:link w:val="EndNoteBibliographyChar"/>
    <w:rsid w:val="003053AD"/>
    <w:pPr>
      <w:spacing w:after="200"/>
    </w:pPr>
    <w:rPr>
      <w:rFonts w:ascii="Calibri" w:eastAsiaTheme="minorHAnsi" w:hAnsi="Calibri" w:cs="Calibri"/>
      <w:noProof/>
      <w:sz w:val="22"/>
      <w:szCs w:val="22"/>
      <w:lang w:val="en-US" w:eastAsia="en-US"/>
    </w:rPr>
  </w:style>
  <w:style w:type="character" w:customStyle="1" w:styleId="EndNoteBibliographyChar">
    <w:name w:val="EndNote Bibliography Char"/>
    <w:basedOn w:val="DefaultParagraphFont"/>
    <w:link w:val="EndNoteBibliography"/>
    <w:rsid w:val="003053AD"/>
    <w:rPr>
      <w:rFonts w:ascii="Calibri" w:hAnsi="Calibri" w:cs="Calibri"/>
      <w:noProof/>
      <w:lang w:val="en-US"/>
    </w:rPr>
  </w:style>
  <w:style w:type="paragraph" w:customStyle="1" w:styleId="Default">
    <w:name w:val="Default"/>
    <w:rsid w:val="00D90F3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C0096"/>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5C0096"/>
  </w:style>
  <w:style w:type="paragraph" w:styleId="Footer">
    <w:name w:val="footer"/>
    <w:basedOn w:val="Normal"/>
    <w:link w:val="FooterChar"/>
    <w:uiPriority w:val="99"/>
    <w:unhideWhenUsed/>
    <w:rsid w:val="005C0096"/>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5C0096"/>
  </w:style>
  <w:style w:type="character" w:customStyle="1" w:styleId="A12">
    <w:name w:val="A12"/>
    <w:uiPriority w:val="99"/>
    <w:rsid w:val="004067B2"/>
    <w:rPr>
      <w:rFonts w:cs="Minion Pro"/>
      <w:color w:val="211D1E"/>
      <w:sz w:val="11"/>
      <w:szCs w:val="11"/>
    </w:rPr>
  </w:style>
  <w:style w:type="paragraph" w:customStyle="1" w:styleId="Pa23">
    <w:name w:val="Pa23"/>
    <w:basedOn w:val="Default"/>
    <w:next w:val="Default"/>
    <w:uiPriority w:val="99"/>
    <w:rsid w:val="004067B2"/>
    <w:pPr>
      <w:spacing w:line="140" w:lineRule="atLeast"/>
    </w:pPr>
    <w:rPr>
      <w:rFonts w:ascii="ITC Franklin Gothic Std Book" w:hAnsi="ITC Franklin Gothic Std Book" w:cstheme="minorBidi"/>
      <w:color w:val="auto"/>
    </w:rPr>
  </w:style>
  <w:style w:type="character" w:styleId="FollowedHyperlink">
    <w:name w:val="FollowedHyperlink"/>
    <w:basedOn w:val="DefaultParagraphFont"/>
    <w:uiPriority w:val="99"/>
    <w:semiHidden/>
    <w:unhideWhenUsed/>
    <w:rsid w:val="00B34898"/>
    <w:rPr>
      <w:color w:val="800080" w:themeColor="followedHyperlink"/>
      <w:u w:val="single"/>
    </w:rPr>
  </w:style>
  <w:style w:type="character" w:customStyle="1" w:styleId="apple-converted-space">
    <w:name w:val="apple-converted-space"/>
    <w:basedOn w:val="DefaultParagraphFont"/>
    <w:rsid w:val="00570C45"/>
  </w:style>
  <w:style w:type="paragraph" w:customStyle="1" w:styleId="Pa18">
    <w:name w:val="Pa18"/>
    <w:basedOn w:val="Default"/>
    <w:next w:val="Default"/>
    <w:uiPriority w:val="99"/>
    <w:rsid w:val="001C0869"/>
    <w:pPr>
      <w:spacing w:line="141" w:lineRule="atLeast"/>
    </w:pPr>
    <w:rPr>
      <w:rFonts w:ascii="ScalaLancetPro" w:hAnsi="ScalaLancetPro" w:cstheme="minorBidi"/>
      <w:color w:val="auto"/>
    </w:rPr>
  </w:style>
  <w:style w:type="table" w:styleId="TableGrid">
    <w:name w:val="Table Grid"/>
    <w:basedOn w:val="TableNormal"/>
    <w:uiPriority w:val="59"/>
    <w:rsid w:val="00D26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534A"/>
  </w:style>
  <w:style w:type="paragraph" w:customStyle="1" w:styleId="p1">
    <w:name w:val="p1"/>
    <w:basedOn w:val="Normal"/>
    <w:rsid w:val="006053CC"/>
    <w:rPr>
      <w:rFonts w:ascii="Helvetica" w:eastAsiaTheme="minorHAnsi" w:hAnsi="Helvetica"/>
      <w:color w:val="454545"/>
      <w:sz w:val="18"/>
      <w:szCs w:val="18"/>
      <w:lang w:val="en-US" w:eastAsia="en-US"/>
    </w:rPr>
  </w:style>
  <w:style w:type="paragraph" w:customStyle="1" w:styleId="p2">
    <w:name w:val="p2"/>
    <w:basedOn w:val="Normal"/>
    <w:rsid w:val="006053CC"/>
    <w:rPr>
      <w:rFonts w:ascii="Helvetica" w:eastAsiaTheme="minorHAnsi" w:hAnsi="Helvetica"/>
      <w:color w:val="454545"/>
      <w:sz w:val="18"/>
      <w:szCs w:val="18"/>
      <w:lang w:val="en-US" w:eastAsia="en-US"/>
    </w:rPr>
  </w:style>
  <w:style w:type="paragraph" w:customStyle="1" w:styleId="Paragraph">
    <w:name w:val="Paragraph"/>
    <w:basedOn w:val="Normal"/>
    <w:rsid w:val="003C245F"/>
    <w:pPr>
      <w:spacing w:before="120"/>
      <w:ind w:firstLine="720"/>
    </w:pPr>
    <w:rPr>
      <w:lang w:val="en-US" w:eastAsia="en-US"/>
    </w:rPr>
  </w:style>
  <w:style w:type="character" w:styleId="Emphasis">
    <w:name w:val="Emphasis"/>
    <w:basedOn w:val="DefaultParagraphFont"/>
    <w:uiPriority w:val="20"/>
    <w:qFormat/>
    <w:rsid w:val="003E2A8C"/>
    <w:rPr>
      <w:i/>
      <w:iCs/>
    </w:rPr>
  </w:style>
  <w:style w:type="character" w:styleId="Strong">
    <w:name w:val="Strong"/>
    <w:basedOn w:val="DefaultParagraphFont"/>
    <w:uiPriority w:val="22"/>
    <w:qFormat/>
    <w:rsid w:val="003E2A8C"/>
    <w:rPr>
      <w:b/>
      <w:bCs/>
    </w:rPr>
  </w:style>
  <w:style w:type="paragraph" w:styleId="Revision">
    <w:name w:val="Revision"/>
    <w:hidden/>
    <w:uiPriority w:val="99"/>
    <w:semiHidden/>
    <w:rsid w:val="00F27C93"/>
    <w:pPr>
      <w:spacing w:after="0" w:line="240" w:lineRule="auto"/>
    </w:pPr>
  </w:style>
  <w:style w:type="paragraph" w:customStyle="1" w:styleId="Body">
    <w:name w:val="Body"/>
    <w:rsid w:val="00FC626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rPr>
  </w:style>
  <w:style w:type="character" w:customStyle="1" w:styleId="Heading1Char">
    <w:name w:val="Heading 1 Char"/>
    <w:basedOn w:val="DefaultParagraphFont"/>
    <w:link w:val="Heading1"/>
    <w:uiPriority w:val="9"/>
    <w:rsid w:val="00913C03"/>
    <w:rPr>
      <w:rFonts w:ascii="Times New Roman" w:eastAsia="Times New Roman" w:hAnsi="Times New Roman" w:cs="Times New Roman"/>
      <w:b/>
      <w:bCs/>
      <w:kern w:val="36"/>
      <w:sz w:val="48"/>
      <w:szCs w:val="48"/>
      <w:lang w:val="en-US"/>
    </w:rPr>
  </w:style>
  <w:style w:type="character" w:styleId="PageNumber">
    <w:name w:val="page number"/>
    <w:basedOn w:val="DefaultParagraphFont"/>
    <w:uiPriority w:val="99"/>
    <w:semiHidden/>
    <w:unhideWhenUsed/>
    <w:rsid w:val="00913C03"/>
  </w:style>
  <w:style w:type="paragraph" w:styleId="EndnoteText">
    <w:name w:val="endnote text"/>
    <w:basedOn w:val="Normal"/>
    <w:link w:val="EndnoteTextChar"/>
    <w:uiPriority w:val="99"/>
    <w:unhideWhenUsed/>
    <w:rsid w:val="00913C03"/>
    <w:rPr>
      <w:rFonts w:asciiTheme="minorHAnsi" w:eastAsiaTheme="minorEastAsia" w:hAnsiTheme="minorHAnsi" w:cstheme="minorBidi"/>
      <w:lang w:val="en-US" w:eastAsia="en-US"/>
    </w:rPr>
  </w:style>
  <w:style w:type="character" w:customStyle="1" w:styleId="EndnoteTextChar">
    <w:name w:val="Endnote Text Char"/>
    <w:basedOn w:val="DefaultParagraphFont"/>
    <w:link w:val="EndnoteText"/>
    <w:uiPriority w:val="99"/>
    <w:rsid w:val="00913C03"/>
    <w:rPr>
      <w:rFonts w:eastAsiaTheme="minorEastAsia"/>
      <w:sz w:val="24"/>
      <w:szCs w:val="24"/>
      <w:lang w:val="en-US"/>
    </w:rPr>
  </w:style>
  <w:style w:type="character" w:styleId="EndnoteReference">
    <w:name w:val="endnote reference"/>
    <w:basedOn w:val="DefaultParagraphFont"/>
    <w:uiPriority w:val="99"/>
    <w:unhideWhenUsed/>
    <w:rsid w:val="00913C03"/>
    <w:rPr>
      <w:vertAlign w:val="superscript"/>
    </w:rPr>
  </w:style>
  <w:style w:type="character" w:customStyle="1" w:styleId="textblueboldbig">
    <w:name w:val="textblueboldbig"/>
    <w:basedOn w:val="DefaultParagraphFont"/>
    <w:rsid w:val="00913C03"/>
  </w:style>
  <w:style w:type="character" w:customStyle="1" w:styleId="Heading2Char">
    <w:name w:val="Heading 2 Char"/>
    <w:basedOn w:val="DefaultParagraphFont"/>
    <w:link w:val="Heading2"/>
    <w:uiPriority w:val="9"/>
    <w:rsid w:val="001F2ECC"/>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unhideWhenUsed/>
    <w:rsid w:val="001F2ECC"/>
    <w:pPr>
      <w:spacing w:after="120" w:line="276" w:lineRule="auto"/>
    </w:pPr>
    <w:rPr>
      <w:rFonts w:asciiTheme="minorHAnsi" w:eastAsiaTheme="minorHAnsi" w:hAnsiTheme="minorHAnsi" w:cstheme="minorBidi"/>
      <w:sz w:val="22"/>
      <w:szCs w:val="22"/>
      <w:lang w:eastAsia="en-US"/>
    </w:rPr>
  </w:style>
  <w:style w:type="character" w:customStyle="1" w:styleId="BodyTextChar">
    <w:name w:val="Body Text Char"/>
    <w:basedOn w:val="DefaultParagraphFont"/>
    <w:link w:val="BodyText"/>
    <w:uiPriority w:val="99"/>
    <w:rsid w:val="001F2ECC"/>
  </w:style>
  <w:style w:type="character" w:customStyle="1" w:styleId="label">
    <w:name w:val="label"/>
    <w:basedOn w:val="DefaultParagraphFont"/>
    <w:rsid w:val="00F42B0F"/>
  </w:style>
  <w:style w:type="character" w:customStyle="1" w:styleId="bibref">
    <w:name w:val="bibref"/>
    <w:basedOn w:val="DefaultParagraphFont"/>
    <w:rsid w:val="00F42B0F"/>
  </w:style>
  <w:style w:type="paragraph" w:customStyle="1" w:styleId="Pa6">
    <w:name w:val="Pa6"/>
    <w:basedOn w:val="Default"/>
    <w:next w:val="Default"/>
    <w:uiPriority w:val="99"/>
    <w:rsid w:val="00A34D06"/>
    <w:pPr>
      <w:spacing w:line="131" w:lineRule="atLeast"/>
    </w:pPr>
    <w:rPr>
      <w:rFonts w:ascii="Shaker 2 Lancet" w:hAnsi="Shaker 2 Lancet" w:cstheme="minorBidi"/>
      <w:color w:val="auto"/>
    </w:rPr>
  </w:style>
  <w:style w:type="paragraph" w:customStyle="1" w:styleId="Title1">
    <w:name w:val="Title1"/>
    <w:basedOn w:val="Normal"/>
    <w:rsid w:val="00E511A6"/>
    <w:pPr>
      <w:spacing w:before="100" w:beforeAutospacing="1" w:after="100" w:afterAutospacing="1"/>
    </w:pPr>
    <w:rPr>
      <w:lang w:val="en-US" w:eastAsia="en-US"/>
    </w:rPr>
  </w:style>
  <w:style w:type="paragraph" w:customStyle="1" w:styleId="desc">
    <w:name w:val="desc"/>
    <w:basedOn w:val="Normal"/>
    <w:rsid w:val="00E511A6"/>
    <w:pPr>
      <w:spacing w:before="100" w:beforeAutospacing="1" w:after="100" w:afterAutospacing="1"/>
    </w:pPr>
    <w:rPr>
      <w:lang w:val="en-US" w:eastAsia="en-US"/>
    </w:rPr>
  </w:style>
  <w:style w:type="character" w:customStyle="1" w:styleId="jrnl">
    <w:name w:val="jrnl"/>
    <w:basedOn w:val="DefaultParagraphFont"/>
    <w:rsid w:val="00E511A6"/>
  </w:style>
  <w:style w:type="paragraph" w:customStyle="1" w:styleId="details">
    <w:name w:val="details"/>
    <w:basedOn w:val="Normal"/>
    <w:rsid w:val="00E511A6"/>
    <w:pPr>
      <w:spacing w:before="100" w:beforeAutospacing="1" w:after="100" w:afterAutospacing="1"/>
    </w:pPr>
    <w:rPr>
      <w:lang w:val="en-US" w:eastAsia="en-US"/>
    </w:rPr>
  </w:style>
  <w:style w:type="character" w:customStyle="1" w:styleId="gmail-highlight">
    <w:name w:val="gmail-highlight"/>
    <w:basedOn w:val="DefaultParagraphFont"/>
    <w:rsid w:val="00086480"/>
  </w:style>
  <w:style w:type="character" w:customStyle="1" w:styleId="reference">
    <w:name w:val="reference"/>
    <w:basedOn w:val="DefaultParagraphFont"/>
    <w:rsid w:val="005D261F"/>
  </w:style>
  <w:style w:type="character" w:customStyle="1" w:styleId="refauthors">
    <w:name w:val="refauthors"/>
    <w:basedOn w:val="DefaultParagraphFont"/>
    <w:rsid w:val="005D261F"/>
  </w:style>
  <w:style w:type="character" w:customStyle="1" w:styleId="reftitle">
    <w:name w:val="reftitle"/>
    <w:basedOn w:val="DefaultParagraphFont"/>
    <w:rsid w:val="005D261F"/>
  </w:style>
  <w:style w:type="character" w:customStyle="1" w:styleId="refseriestitle">
    <w:name w:val="refseriestitle"/>
    <w:basedOn w:val="DefaultParagraphFont"/>
    <w:rsid w:val="005D261F"/>
  </w:style>
  <w:style w:type="character" w:customStyle="1" w:styleId="refseriesdate">
    <w:name w:val="refseriesdate"/>
    <w:basedOn w:val="DefaultParagraphFont"/>
    <w:rsid w:val="005D261F"/>
  </w:style>
  <w:style w:type="character" w:customStyle="1" w:styleId="refseriesvolume">
    <w:name w:val="refseriesvolume"/>
    <w:basedOn w:val="DefaultParagraphFont"/>
    <w:rsid w:val="005D261F"/>
  </w:style>
  <w:style w:type="character" w:customStyle="1" w:styleId="refpages">
    <w:name w:val="refpages"/>
    <w:basedOn w:val="DefaultParagraphFont"/>
    <w:rsid w:val="005D261F"/>
  </w:style>
  <w:style w:type="character" w:customStyle="1" w:styleId="highlight">
    <w:name w:val="highlight"/>
    <w:basedOn w:val="DefaultParagraphFont"/>
    <w:rsid w:val="00EE1AA1"/>
  </w:style>
  <w:style w:type="character" w:customStyle="1" w:styleId="cit">
    <w:name w:val="cit"/>
    <w:basedOn w:val="DefaultParagraphFont"/>
    <w:rsid w:val="00EE1AA1"/>
  </w:style>
  <w:style w:type="character" w:customStyle="1" w:styleId="fm-vol-iss-date">
    <w:name w:val="fm-vol-iss-date"/>
    <w:basedOn w:val="DefaultParagraphFont"/>
    <w:rsid w:val="00EE1AA1"/>
  </w:style>
  <w:style w:type="character" w:customStyle="1" w:styleId="doi">
    <w:name w:val="doi"/>
    <w:basedOn w:val="DefaultParagraphFont"/>
    <w:rsid w:val="00EE1AA1"/>
  </w:style>
  <w:style w:type="paragraph" w:customStyle="1" w:styleId="Pa7">
    <w:name w:val="Pa7"/>
    <w:basedOn w:val="Default"/>
    <w:next w:val="Default"/>
    <w:uiPriority w:val="99"/>
    <w:rsid w:val="00155B8E"/>
    <w:pPr>
      <w:spacing w:line="181" w:lineRule="atLeast"/>
    </w:pPr>
    <w:rPr>
      <w:rFonts w:ascii="ScalaLancetPro" w:hAnsi="ScalaLancetPro" w:cstheme="minorBidi"/>
      <w:color w:val="auto"/>
    </w:rPr>
  </w:style>
  <w:style w:type="character" w:customStyle="1" w:styleId="A5">
    <w:name w:val="A5"/>
    <w:uiPriority w:val="99"/>
    <w:rsid w:val="00155B8E"/>
    <w:rPr>
      <w:rFonts w:cs="ScalaLancetPro"/>
      <w:color w:val="211D1E"/>
      <w:sz w:val="9"/>
      <w:szCs w:val="9"/>
    </w:rPr>
  </w:style>
  <w:style w:type="paragraph" w:customStyle="1" w:styleId="Pa19">
    <w:name w:val="Pa19"/>
    <w:basedOn w:val="Default"/>
    <w:next w:val="Default"/>
    <w:uiPriority w:val="99"/>
    <w:rsid w:val="00125C9B"/>
    <w:pPr>
      <w:spacing w:line="141" w:lineRule="atLeast"/>
    </w:pPr>
    <w:rPr>
      <w:rFonts w:ascii="ScalaLancetPro" w:hAnsi="ScalaLancetPro" w:cstheme="minorBidi"/>
      <w:color w:val="auto"/>
    </w:rPr>
  </w:style>
  <w:style w:type="character" w:customStyle="1" w:styleId="UnresolvedMention1">
    <w:name w:val="Unresolved Mention1"/>
    <w:basedOn w:val="DefaultParagraphFont"/>
    <w:uiPriority w:val="99"/>
    <w:semiHidden/>
    <w:unhideWhenUsed/>
    <w:rsid w:val="00B01C57"/>
    <w:rPr>
      <w:color w:val="605E5C"/>
      <w:shd w:val="clear" w:color="auto" w:fill="E1DFDD"/>
    </w:rPr>
  </w:style>
  <w:style w:type="character" w:customStyle="1" w:styleId="UnresolvedMention2">
    <w:name w:val="Unresolved Mention2"/>
    <w:basedOn w:val="DefaultParagraphFont"/>
    <w:uiPriority w:val="99"/>
    <w:semiHidden/>
    <w:unhideWhenUsed/>
    <w:rsid w:val="00B948E6"/>
    <w:rPr>
      <w:color w:val="605E5C"/>
      <w:shd w:val="clear" w:color="auto" w:fill="E1DFDD"/>
    </w:rPr>
  </w:style>
  <w:style w:type="character" w:customStyle="1" w:styleId="UnresolvedMention3">
    <w:name w:val="Unresolved Mention3"/>
    <w:basedOn w:val="DefaultParagraphFont"/>
    <w:uiPriority w:val="99"/>
    <w:semiHidden/>
    <w:unhideWhenUsed/>
    <w:rsid w:val="00FC7D6E"/>
    <w:rPr>
      <w:color w:val="605E5C"/>
      <w:shd w:val="clear" w:color="auto" w:fill="E1DFDD"/>
    </w:rPr>
  </w:style>
  <w:style w:type="character" w:styleId="UnresolvedMention">
    <w:name w:val="Unresolved Mention"/>
    <w:basedOn w:val="DefaultParagraphFont"/>
    <w:uiPriority w:val="99"/>
    <w:semiHidden/>
    <w:unhideWhenUsed/>
    <w:rsid w:val="00233683"/>
    <w:rPr>
      <w:color w:val="605E5C"/>
      <w:shd w:val="clear" w:color="auto" w:fill="E1DFDD"/>
    </w:rPr>
  </w:style>
  <w:style w:type="character" w:styleId="LineNumber">
    <w:name w:val="line number"/>
    <w:basedOn w:val="DefaultParagraphFont"/>
    <w:uiPriority w:val="99"/>
    <w:semiHidden/>
    <w:unhideWhenUsed/>
    <w:rsid w:val="00757482"/>
  </w:style>
  <w:style w:type="paragraph" w:styleId="HTMLPreformatted">
    <w:name w:val="HTML Preformatted"/>
    <w:basedOn w:val="Normal"/>
    <w:link w:val="HTMLPreformattedChar"/>
    <w:uiPriority w:val="99"/>
    <w:semiHidden/>
    <w:unhideWhenUsed/>
    <w:rsid w:val="00632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32BF8"/>
    <w:rPr>
      <w:rFonts w:ascii="Courier New" w:eastAsia="Times New Roman" w:hAnsi="Courier New" w:cs="Courier New"/>
      <w:sz w:val="20"/>
      <w:szCs w:val="20"/>
      <w:lang w:eastAsia="en-GB"/>
    </w:rPr>
  </w:style>
  <w:style w:type="character" w:customStyle="1" w:styleId="aceconstant">
    <w:name w:val="ace_constant"/>
    <w:basedOn w:val="DefaultParagraphFont"/>
    <w:rsid w:val="00632BF8"/>
  </w:style>
  <w:style w:type="paragraph" w:customStyle="1" w:styleId="AbstractSummary">
    <w:name w:val="Abstract/Summary"/>
    <w:basedOn w:val="Normal"/>
    <w:rsid w:val="00D80893"/>
    <w:pPr>
      <w:spacing w:before="120"/>
    </w:pPr>
    <w:rPr>
      <w:lang w:val="en-US" w:eastAsia="en-US"/>
    </w:rPr>
  </w:style>
  <w:style w:type="character" w:customStyle="1" w:styleId="ggboefpdpvb">
    <w:name w:val="ggboefpdpvb"/>
    <w:basedOn w:val="DefaultParagraphFont"/>
    <w:rsid w:val="00E102CA"/>
  </w:style>
  <w:style w:type="character" w:customStyle="1" w:styleId="ref-journal">
    <w:name w:val="ref-journal"/>
    <w:basedOn w:val="DefaultParagraphFont"/>
    <w:rsid w:val="00D23BD8"/>
  </w:style>
  <w:style w:type="character" w:styleId="PlaceholderText">
    <w:name w:val="Placeholder Text"/>
    <w:basedOn w:val="DefaultParagraphFont"/>
    <w:uiPriority w:val="99"/>
    <w:semiHidden/>
    <w:rsid w:val="00386BDD"/>
    <w:rPr>
      <w:color w:val="808080"/>
    </w:rPr>
  </w:style>
  <w:style w:type="table" w:styleId="PlainTable1">
    <w:name w:val="Plain Table 1"/>
    <w:basedOn w:val="TableNormal"/>
    <w:uiPriority w:val="41"/>
    <w:rsid w:val="00FA1A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ite">
    <w:name w:val="HTML Cite"/>
    <w:basedOn w:val="DefaultParagraphFont"/>
    <w:uiPriority w:val="99"/>
    <w:semiHidden/>
    <w:unhideWhenUsed/>
    <w:rsid w:val="00732D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4464">
      <w:bodyDiv w:val="1"/>
      <w:marLeft w:val="0"/>
      <w:marRight w:val="0"/>
      <w:marTop w:val="0"/>
      <w:marBottom w:val="0"/>
      <w:divBdr>
        <w:top w:val="none" w:sz="0" w:space="0" w:color="auto"/>
        <w:left w:val="none" w:sz="0" w:space="0" w:color="auto"/>
        <w:bottom w:val="none" w:sz="0" w:space="0" w:color="auto"/>
        <w:right w:val="none" w:sz="0" w:space="0" w:color="auto"/>
      </w:divBdr>
    </w:div>
    <w:div w:id="31273528">
      <w:bodyDiv w:val="1"/>
      <w:marLeft w:val="0"/>
      <w:marRight w:val="0"/>
      <w:marTop w:val="0"/>
      <w:marBottom w:val="0"/>
      <w:divBdr>
        <w:top w:val="none" w:sz="0" w:space="0" w:color="auto"/>
        <w:left w:val="none" w:sz="0" w:space="0" w:color="auto"/>
        <w:bottom w:val="none" w:sz="0" w:space="0" w:color="auto"/>
        <w:right w:val="none" w:sz="0" w:space="0" w:color="auto"/>
      </w:divBdr>
    </w:div>
    <w:div w:id="47998173">
      <w:bodyDiv w:val="1"/>
      <w:marLeft w:val="0"/>
      <w:marRight w:val="0"/>
      <w:marTop w:val="0"/>
      <w:marBottom w:val="0"/>
      <w:divBdr>
        <w:top w:val="none" w:sz="0" w:space="0" w:color="auto"/>
        <w:left w:val="none" w:sz="0" w:space="0" w:color="auto"/>
        <w:bottom w:val="none" w:sz="0" w:space="0" w:color="auto"/>
        <w:right w:val="none" w:sz="0" w:space="0" w:color="auto"/>
      </w:divBdr>
    </w:div>
    <w:div w:id="57286122">
      <w:bodyDiv w:val="1"/>
      <w:marLeft w:val="0"/>
      <w:marRight w:val="0"/>
      <w:marTop w:val="0"/>
      <w:marBottom w:val="0"/>
      <w:divBdr>
        <w:top w:val="none" w:sz="0" w:space="0" w:color="auto"/>
        <w:left w:val="none" w:sz="0" w:space="0" w:color="auto"/>
        <w:bottom w:val="none" w:sz="0" w:space="0" w:color="auto"/>
        <w:right w:val="none" w:sz="0" w:space="0" w:color="auto"/>
      </w:divBdr>
    </w:div>
    <w:div w:id="79570011">
      <w:bodyDiv w:val="1"/>
      <w:marLeft w:val="0"/>
      <w:marRight w:val="0"/>
      <w:marTop w:val="0"/>
      <w:marBottom w:val="0"/>
      <w:divBdr>
        <w:top w:val="none" w:sz="0" w:space="0" w:color="auto"/>
        <w:left w:val="none" w:sz="0" w:space="0" w:color="auto"/>
        <w:bottom w:val="none" w:sz="0" w:space="0" w:color="auto"/>
        <w:right w:val="none" w:sz="0" w:space="0" w:color="auto"/>
      </w:divBdr>
    </w:div>
    <w:div w:id="80151556">
      <w:bodyDiv w:val="1"/>
      <w:marLeft w:val="0"/>
      <w:marRight w:val="0"/>
      <w:marTop w:val="0"/>
      <w:marBottom w:val="0"/>
      <w:divBdr>
        <w:top w:val="none" w:sz="0" w:space="0" w:color="auto"/>
        <w:left w:val="none" w:sz="0" w:space="0" w:color="auto"/>
        <w:bottom w:val="none" w:sz="0" w:space="0" w:color="auto"/>
        <w:right w:val="none" w:sz="0" w:space="0" w:color="auto"/>
      </w:divBdr>
    </w:div>
    <w:div w:id="128087965">
      <w:bodyDiv w:val="1"/>
      <w:marLeft w:val="0"/>
      <w:marRight w:val="0"/>
      <w:marTop w:val="0"/>
      <w:marBottom w:val="0"/>
      <w:divBdr>
        <w:top w:val="none" w:sz="0" w:space="0" w:color="auto"/>
        <w:left w:val="none" w:sz="0" w:space="0" w:color="auto"/>
        <w:bottom w:val="none" w:sz="0" w:space="0" w:color="auto"/>
        <w:right w:val="none" w:sz="0" w:space="0" w:color="auto"/>
      </w:divBdr>
    </w:div>
    <w:div w:id="128548343">
      <w:bodyDiv w:val="1"/>
      <w:marLeft w:val="0"/>
      <w:marRight w:val="0"/>
      <w:marTop w:val="0"/>
      <w:marBottom w:val="0"/>
      <w:divBdr>
        <w:top w:val="none" w:sz="0" w:space="0" w:color="auto"/>
        <w:left w:val="none" w:sz="0" w:space="0" w:color="auto"/>
        <w:bottom w:val="none" w:sz="0" w:space="0" w:color="auto"/>
        <w:right w:val="none" w:sz="0" w:space="0" w:color="auto"/>
      </w:divBdr>
    </w:div>
    <w:div w:id="177892107">
      <w:bodyDiv w:val="1"/>
      <w:marLeft w:val="0"/>
      <w:marRight w:val="0"/>
      <w:marTop w:val="0"/>
      <w:marBottom w:val="0"/>
      <w:divBdr>
        <w:top w:val="none" w:sz="0" w:space="0" w:color="auto"/>
        <w:left w:val="none" w:sz="0" w:space="0" w:color="auto"/>
        <w:bottom w:val="none" w:sz="0" w:space="0" w:color="auto"/>
        <w:right w:val="none" w:sz="0" w:space="0" w:color="auto"/>
      </w:divBdr>
      <w:divsChild>
        <w:div w:id="977996985">
          <w:marLeft w:val="0"/>
          <w:marRight w:val="0"/>
          <w:marTop w:val="0"/>
          <w:marBottom w:val="0"/>
          <w:divBdr>
            <w:top w:val="none" w:sz="0" w:space="0" w:color="auto"/>
            <w:left w:val="none" w:sz="0" w:space="0" w:color="auto"/>
            <w:bottom w:val="none" w:sz="0" w:space="0" w:color="auto"/>
            <w:right w:val="none" w:sz="0" w:space="0" w:color="auto"/>
          </w:divBdr>
        </w:div>
        <w:div w:id="679550681">
          <w:marLeft w:val="0"/>
          <w:marRight w:val="0"/>
          <w:marTop w:val="0"/>
          <w:marBottom w:val="0"/>
          <w:divBdr>
            <w:top w:val="none" w:sz="0" w:space="0" w:color="auto"/>
            <w:left w:val="none" w:sz="0" w:space="0" w:color="auto"/>
            <w:bottom w:val="none" w:sz="0" w:space="0" w:color="auto"/>
            <w:right w:val="none" w:sz="0" w:space="0" w:color="auto"/>
          </w:divBdr>
        </w:div>
        <w:div w:id="2141149866">
          <w:marLeft w:val="0"/>
          <w:marRight w:val="0"/>
          <w:marTop w:val="0"/>
          <w:marBottom w:val="0"/>
          <w:divBdr>
            <w:top w:val="none" w:sz="0" w:space="0" w:color="auto"/>
            <w:left w:val="none" w:sz="0" w:space="0" w:color="auto"/>
            <w:bottom w:val="none" w:sz="0" w:space="0" w:color="auto"/>
            <w:right w:val="none" w:sz="0" w:space="0" w:color="auto"/>
          </w:divBdr>
        </w:div>
        <w:div w:id="1014650449">
          <w:marLeft w:val="0"/>
          <w:marRight w:val="0"/>
          <w:marTop w:val="0"/>
          <w:marBottom w:val="0"/>
          <w:divBdr>
            <w:top w:val="none" w:sz="0" w:space="0" w:color="auto"/>
            <w:left w:val="none" w:sz="0" w:space="0" w:color="auto"/>
            <w:bottom w:val="none" w:sz="0" w:space="0" w:color="auto"/>
            <w:right w:val="none" w:sz="0" w:space="0" w:color="auto"/>
          </w:divBdr>
        </w:div>
      </w:divsChild>
    </w:div>
    <w:div w:id="194277203">
      <w:bodyDiv w:val="1"/>
      <w:marLeft w:val="0"/>
      <w:marRight w:val="0"/>
      <w:marTop w:val="0"/>
      <w:marBottom w:val="0"/>
      <w:divBdr>
        <w:top w:val="none" w:sz="0" w:space="0" w:color="auto"/>
        <w:left w:val="none" w:sz="0" w:space="0" w:color="auto"/>
        <w:bottom w:val="none" w:sz="0" w:space="0" w:color="auto"/>
        <w:right w:val="none" w:sz="0" w:space="0" w:color="auto"/>
      </w:divBdr>
    </w:div>
    <w:div w:id="245698460">
      <w:bodyDiv w:val="1"/>
      <w:marLeft w:val="0"/>
      <w:marRight w:val="0"/>
      <w:marTop w:val="0"/>
      <w:marBottom w:val="0"/>
      <w:divBdr>
        <w:top w:val="none" w:sz="0" w:space="0" w:color="auto"/>
        <w:left w:val="none" w:sz="0" w:space="0" w:color="auto"/>
        <w:bottom w:val="none" w:sz="0" w:space="0" w:color="auto"/>
        <w:right w:val="none" w:sz="0" w:space="0" w:color="auto"/>
      </w:divBdr>
    </w:div>
    <w:div w:id="248543693">
      <w:bodyDiv w:val="1"/>
      <w:marLeft w:val="0"/>
      <w:marRight w:val="0"/>
      <w:marTop w:val="0"/>
      <w:marBottom w:val="0"/>
      <w:divBdr>
        <w:top w:val="none" w:sz="0" w:space="0" w:color="auto"/>
        <w:left w:val="none" w:sz="0" w:space="0" w:color="auto"/>
        <w:bottom w:val="none" w:sz="0" w:space="0" w:color="auto"/>
        <w:right w:val="none" w:sz="0" w:space="0" w:color="auto"/>
      </w:divBdr>
    </w:div>
    <w:div w:id="251936279">
      <w:bodyDiv w:val="1"/>
      <w:marLeft w:val="0"/>
      <w:marRight w:val="0"/>
      <w:marTop w:val="0"/>
      <w:marBottom w:val="0"/>
      <w:divBdr>
        <w:top w:val="none" w:sz="0" w:space="0" w:color="auto"/>
        <w:left w:val="none" w:sz="0" w:space="0" w:color="auto"/>
        <w:bottom w:val="none" w:sz="0" w:space="0" w:color="auto"/>
        <w:right w:val="none" w:sz="0" w:space="0" w:color="auto"/>
      </w:divBdr>
    </w:div>
    <w:div w:id="277563756">
      <w:bodyDiv w:val="1"/>
      <w:marLeft w:val="0"/>
      <w:marRight w:val="0"/>
      <w:marTop w:val="0"/>
      <w:marBottom w:val="0"/>
      <w:divBdr>
        <w:top w:val="none" w:sz="0" w:space="0" w:color="auto"/>
        <w:left w:val="none" w:sz="0" w:space="0" w:color="auto"/>
        <w:bottom w:val="none" w:sz="0" w:space="0" w:color="auto"/>
        <w:right w:val="none" w:sz="0" w:space="0" w:color="auto"/>
      </w:divBdr>
    </w:div>
    <w:div w:id="283392763">
      <w:bodyDiv w:val="1"/>
      <w:marLeft w:val="0"/>
      <w:marRight w:val="0"/>
      <w:marTop w:val="0"/>
      <w:marBottom w:val="0"/>
      <w:divBdr>
        <w:top w:val="none" w:sz="0" w:space="0" w:color="auto"/>
        <w:left w:val="none" w:sz="0" w:space="0" w:color="auto"/>
        <w:bottom w:val="none" w:sz="0" w:space="0" w:color="auto"/>
        <w:right w:val="none" w:sz="0" w:space="0" w:color="auto"/>
      </w:divBdr>
    </w:div>
    <w:div w:id="309293693">
      <w:bodyDiv w:val="1"/>
      <w:marLeft w:val="0"/>
      <w:marRight w:val="0"/>
      <w:marTop w:val="0"/>
      <w:marBottom w:val="0"/>
      <w:divBdr>
        <w:top w:val="none" w:sz="0" w:space="0" w:color="auto"/>
        <w:left w:val="none" w:sz="0" w:space="0" w:color="auto"/>
        <w:bottom w:val="none" w:sz="0" w:space="0" w:color="auto"/>
        <w:right w:val="none" w:sz="0" w:space="0" w:color="auto"/>
      </w:divBdr>
    </w:div>
    <w:div w:id="310446783">
      <w:bodyDiv w:val="1"/>
      <w:marLeft w:val="0"/>
      <w:marRight w:val="0"/>
      <w:marTop w:val="0"/>
      <w:marBottom w:val="0"/>
      <w:divBdr>
        <w:top w:val="none" w:sz="0" w:space="0" w:color="auto"/>
        <w:left w:val="none" w:sz="0" w:space="0" w:color="auto"/>
        <w:bottom w:val="none" w:sz="0" w:space="0" w:color="auto"/>
        <w:right w:val="none" w:sz="0" w:space="0" w:color="auto"/>
      </w:divBdr>
    </w:div>
    <w:div w:id="310906738">
      <w:bodyDiv w:val="1"/>
      <w:marLeft w:val="0"/>
      <w:marRight w:val="0"/>
      <w:marTop w:val="0"/>
      <w:marBottom w:val="0"/>
      <w:divBdr>
        <w:top w:val="none" w:sz="0" w:space="0" w:color="auto"/>
        <w:left w:val="none" w:sz="0" w:space="0" w:color="auto"/>
        <w:bottom w:val="none" w:sz="0" w:space="0" w:color="auto"/>
        <w:right w:val="none" w:sz="0" w:space="0" w:color="auto"/>
      </w:divBdr>
      <w:divsChild>
        <w:div w:id="1723360914">
          <w:marLeft w:val="0"/>
          <w:marRight w:val="0"/>
          <w:marTop w:val="0"/>
          <w:marBottom w:val="0"/>
          <w:divBdr>
            <w:top w:val="none" w:sz="0" w:space="0" w:color="auto"/>
            <w:left w:val="none" w:sz="0" w:space="0" w:color="auto"/>
            <w:bottom w:val="none" w:sz="0" w:space="0" w:color="auto"/>
            <w:right w:val="none" w:sz="0" w:space="0" w:color="auto"/>
          </w:divBdr>
        </w:div>
      </w:divsChild>
    </w:div>
    <w:div w:id="313609558">
      <w:bodyDiv w:val="1"/>
      <w:marLeft w:val="0"/>
      <w:marRight w:val="0"/>
      <w:marTop w:val="0"/>
      <w:marBottom w:val="0"/>
      <w:divBdr>
        <w:top w:val="none" w:sz="0" w:space="0" w:color="auto"/>
        <w:left w:val="none" w:sz="0" w:space="0" w:color="auto"/>
        <w:bottom w:val="none" w:sz="0" w:space="0" w:color="auto"/>
        <w:right w:val="none" w:sz="0" w:space="0" w:color="auto"/>
      </w:divBdr>
    </w:div>
    <w:div w:id="338123158">
      <w:bodyDiv w:val="1"/>
      <w:marLeft w:val="0"/>
      <w:marRight w:val="0"/>
      <w:marTop w:val="0"/>
      <w:marBottom w:val="0"/>
      <w:divBdr>
        <w:top w:val="none" w:sz="0" w:space="0" w:color="auto"/>
        <w:left w:val="none" w:sz="0" w:space="0" w:color="auto"/>
        <w:bottom w:val="none" w:sz="0" w:space="0" w:color="auto"/>
        <w:right w:val="none" w:sz="0" w:space="0" w:color="auto"/>
      </w:divBdr>
    </w:div>
    <w:div w:id="349260005">
      <w:bodyDiv w:val="1"/>
      <w:marLeft w:val="0"/>
      <w:marRight w:val="0"/>
      <w:marTop w:val="0"/>
      <w:marBottom w:val="0"/>
      <w:divBdr>
        <w:top w:val="none" w:sz="0" w:space="0" w:color="auto"/>
        <w:left w:val="none" w:sz="0" w:space="0" w:color="auto"/>
        <w:bottom w:val="none" w:sz="0" w:space="0" w:color="auto"/>
        <w:right w:val="none" w:sz="0" w:space="0" w:color="auto"/>
      </w:divBdr>
    </w:div>
    <w:div w:id="357313377">
      <w:bodyDiv w:val="1"/>
      <w:marLeft w:val="0"/>
      <w:marRight w:val="0"/>
      <w:marTop w:val="0"/>
      <w:marBottom w:val="0"/>
      <w:divBdr>
        <w:top w:val="none" w:sz="0" w:space="0" w:color="auto"/>
        <w:left w:val="none" w:sz="0" w:space="0" w:color="auto"/>
        <w:bottom w:val="none" w:sz="0" w:space="0" w:color="auto"/>
        <w:right w:val="none" w:sz="0" w:space="0" w:color="auto"/>
      </w:divBdr>
    </w:div>
    <w:div w:id="387001057">
      <w:bodyDiv w:val="1"/>
      <w:marLeft w:val="0"/>
      <w:marRight w:val="0"/>
      <w:marTop w:val="0"/>
      <w:marBottom w:val="0"/>
      <w:divBdr>
        <w:top w:val="none" w:sz="0" w:space="0" w:color="auto"/>
        <w:left w:val="none" w:sz="0" w:space="0" w:color="auto"/>
        <w:bottom w:val="none" w:sz="0" w:space="0" w:color="auto"/>
        <w:right w:val="none" w:sz="0" w:space="0" w:color="auto"/>
      </w:divBdr>
    </w:div>
    <w:div w:id="398476938">
      <w:bodyDiv w:val="1"/>
      <w:marLeft w:val="0"/>
      <w:marRight w:val="0"/>
      <w:marTop w:val="0"/>
      <w:marBottom w:val="0"/>
      <w:divBdr>
        <w:top w:val="none" w:sz="0" w:space="0" w:color="auto"/>
        <w:left w:val="none" w:sz="0" w:space="0" w:color="auto"/>
        <w:bottom w:val="none" w:sz="0" w:space="0" w:color="auto"/>
        <w:right w:val="none" w:sz="0" w:space="0" w:color="auto"/>
      </w:divBdr>
    </w:div>
    <w:div w:id="402065060">
      <w:bodyDiv w:val="1"/>
      <w:marLeft w:val="0"/>
      <w:marRight w:val="0"/>
      <w:marTop w:val="0"/>
      <w:marBottom w:val="0"/>
      <w:divBdr>
        <w:top w:val="none" w:sz="0" w:space="0" w:color="auto"/>
        <w:left w:val="none" w:sz="0" w:space="0" w:color="auto"/>
        <w:bottom w:val="none" w:sz="0" w:space="0" w:color="auto"/>
        <w:right w:val="none" w:sz="0" w:space="0" w:color="auto"/>
      </w:divBdr>
    </w:div>
    <w:div w:id="414088234">
      <w:bodyDiv w:val="1"/>
      <w:marLeft w:val="0"/>
      <w:marRight w:val="0"/>
      <w:marTop w:val="0"/>
      <w:marBottom w:val="0"/>
      <w:divBdr>
        <w:top w:val="none" w:sz="0" w:space="0" w:color="auto"/>
        <w:left w:val="none" w:sz="0" w:space="0" w:color="auto"/>
        <w:bottom w:val="none" w:sz="0" w:space="0" w:color="auto"/>
        <w:right w:val="none" w:sz="0" w:space="0" w:color="auto"/>
      </w:divBdr>
    </w:div>
    <w:div w:id="437068327">
      <w:bodyDiv w:val="1"/>
      <w:marLeft w:val="0"/>
      <w:marRight w:val="0"/>
      <w:marTop w:val="0"/>
      <w:marBottom w:val="0"/>
      <w:divBdr>
        <w:top w:val="none" w:sz="0" w:space="0" w:color="auto"/>
        <w:left w:val="none" w:sz="0" w:space="0" w:color="auto"/>
        <w:bottom w:val="none" w:sz="0" w:space="0" w:color="auto"/>
        <w:right w:val="none" w:sz="0" w:space="0" w:color="auto"/>
      </w:divBdr>
      <w:divsChild>
        <w:div w:id="1312715701">
          <w:marLeft w:val="0"/>
          <w:marRight w:val="0"/>
          <w:marTop w:val="0"/>
          <w:marBottom w:val="0"/>
          <w:divBdr>
            <w:top w:val="none" w:sz="0" w:space="0" w:color="auto"/>
            <w:left w:val="none" w:sz="0" w:space="0" w:color="auto"/>
            <w:bottom w:val="none" w:sz="0" w:space="0" w:color="auto"/>
            <w:right w:val="none" w:sz="0" w:space="0" w:color="auto"/>
          </w:divBdr>
        </w:div>
        <w:div w:id="261692130">
          <w:marLeft w:val="0"/>
          <w:marRight w:val="0"/>
          <w:marTop w:val="0"/>
          <w:marBottom w:val="0"/>
          <w:divBdr>
            <w:top w:val="none" w:sz="0" w:space="0" w:color="auto"/>
            <w:left w:val="none" w:sz="0" w:space="0" w:color="auto"/>
            <w:bottom w:val="none" w:sz="0" w:space="0" w:color="auto"/>
            <w:right w:val="none" w:sz="0" w:space="0" w:color="auto"/>
          </w:divBdr>
        </w:div>
        <w:div w:id="1294288350">
          <w:marLeft w:val="0"/>
          <w:marRight w:val="0"/>
          <w:marTop w:val="0"/>
          <w:marBottom w:val="0"/>
          <w:divBdr>
            <w:top w:val="none" w:sz="0" w:space="0" w:color="auto"/>
            <w:left w:val="none" w:sz="0" w:space="0" w:color="auto"/>
            <w:bottom w:val="none" w:sz="0" w:space="0" w:color="auto"/>
            <w:right w:val="none" w:sz="0" w:space="0" w:color="auto"/>
          </w:divBdr>
        </w:div>
        <w:div w:id="1638098522">
          <w:marLeft w:val="0"/>
          <w:marRight w:val="0"/>
          <w:marTop w:val="0"/>
          <w:marBottom w:val="0"/>
          <w:divBdr>
            <w:top w:val="none" w:sz="0" w:space="0" w:color="auto"/>
            <w:left w:val="none" w:sz="0" w:space="0" w:color="auto"/>
            <w:bottom w:val="none" w:sz="0" w:space="0" w:color="auto"/>
            <w:right w:val="none" w:sz="0" w:space="0" w:color="auto"/>
          </w:divBdr>
        </w:div>
        <w:div w:id="592862521">
          <w:marLeft w:val="0"/>
          <w:marRight w:val="0"/>
          <w:marTop w:val="0"/>
          <w:marBottom w:val="0"/>
          <w:divBdr>
            <w:top w:val="none" w:sz="0" w:space="0" w:color="auto"/>
            <w:left w:val="none" w:sz="0" w:space="0" w:color="auto"/>
            <w:bottom w:val="none" w:sz="0" w:space="0" w:color="auto"/>
            <w:right w:val="none" w:sz="0" w:space="0" w:color="auto"/>
          </w:divBdr>
        </w:div>
        <w:div w:id="1781291337">
          <w:marLeft w:val="0"/>
          <w:marRight w:val="0"/>
          <w:marTop w:val="0"/>
          <w:marBottom w:val="0"/>
          <w:divBdr>
            <w:top w:val="none" w:sz="0" w:space="0" w:color="auto"/>
            <w:left w:val="none" w:sz="0" w:space="0" w:color="auto"/>
            <w:bottom w:val="none" w:sz="0" w:space="0" w:color="auto"/>
            <w:right w:val="none" w:sz="0" w:space="0" w:color="auto"/>
          </w:divBdr>
        </w:div>
        <w:div w:id="1733038809">
          <w:marLeft w:val="0"/>
          <w:marRight w:val="0"/>
          <w:marTop w:val="0"/>
          <w:marBottom w:val="0"/>
          <w:divBdr>
            <w:top w:val="none" w:sz="0" w:space="0" w:color="auto"/>
            <w:left w:val="none" w:sz="0" w:space="0" w:color="auto"/>
            <w:bottom w:val="none" w:sz="0" w:space="0" w:color="auto"/>
            <w:right w:val="none" w:sz="0" w:space="0" w:color="auto"/>
          </w:divBdr>
        </w:div>
        <w:div w:id="201289694">
          <w:marLeft w:val="0"/>
          <w:marRight w:val="0"/>
          <w:marTop w:val="0"/>
          <w:marBottom w:val="0"/>
          <w:divBdr>
            <w:top w:val="none" w:sz="0" w:space="0" w:color="auto"/>
            <w:left w:val="none" w:sz="0" w:space="0" w:color="auto"/>
            <w:bottom w:val="none" w:sz="0" w:space="0" w:color="auto"/>
            <w:right w:val="none" w:sz="0" w:space="0" w:color="auto"/>
          </w:divBdr>
        </w:div>
        <w:div w:id="963345422">
          <w:marLeft w:val="0"/>
          <w:marRight w:val="0"/>
          <w:marTop w:val="0"/>
          <w:marBottom w:val="0"/>
          <w:divBdr>
            <w:top w:val="none" w:sz="0" w:space="0" w:color="auto"/>
            <w:left w:val="none" w:sz="0" w:space="0" w:color="auto"/>
            <w:bottom w:val="none" w:sz="0" w:space="0" w:color="auto"/>
            <w:right w:val="none" w:sz="0" w:space="0" w:color="auto"/>
          </w:divBdr>
        </w:div>
        <w:div w:id="1362900346">
          <w:marLeft w:val="0"/>
          <w:marRight w:val="0"/>
          <w:marTop w:val="0"/>
          <w:marBottom w:val="0"/>
          <w:divBdr>
            <w:top w:val="none" w:sz="0" w:space="0" w:color="auto"/>
            <w:left w:val="none" w:sz="0" w:space="0" w:color="auto"/>
            <w:bottom w:val="none" w:sz="0" w:space="0" w:color="auto"/>
            <w:right w:val="none" w:sz="0" w:space="0" w:color="auto"/>
          </w:divBdr>
        </w:div>
        <w:div w:id="876628379">
          <w:marLeft w:val="0"/>
          <w:marRight w:val="0"/>
          <w:marTop w:val="0"/>
          <w:marBottom w:val="0"/>
          <w:divBdr>
            <w:top w:val="none" w:sz="0" w:space="0" w:color="auto"/>
            <w:left w:val="none" w:sz="0" w:space="0" w:color="auto"/>
            <w:bottom w:val="none" w:sz="0" w:space="0" w:color="auto"/>
            <w:right w:val="none" w:sz="0" w:space="0" w:color="auto"/>
          </w:divBdr>
        </w:div>
        <w:div w:id="1682391206">
          <w:marLeft w:val="0"/>
          <w:marRight w:val="0"/>
          <w:marTop w:val="0"/>
          <w:marBottom w:val="0"/>
          <w:divBdr>
            <w:top w:val="none" w:sz="0" w:space="0" w:color="auto"/>
            <w:left w:val="none" w:sz="0" w:space="0" w:color="auto"/>
            <w:bottom w:val="none" w:sz="0" w:space="0" w:color="auto"/>
            <w:right w:val="none" w:sz="0" w:space="0" w:color="auto"/>
          </w:divBdr>
        </w:div>
        <w:div w:id="1076173641">
          <w:marLeft w:val="0"/>
          <w:marRight w:val="0"/>
          <w:marTop w:val="0"/>
          <w:marBottom w:val="0"/>
          <w:divBdr>
            <w:top w:val="none" w:sz="0" w:space="0" w:color="auto"/>
            <w:left w:val="none" w:sz="0" w:space="0" w:color="auto"/>
            <w:bottom w:val="none" w:sz="0" w:space="0" w:color="auto"/>
            <w:right w:val="none" w:sz="0" w:space="0" w:color="auto"/>
          </w:divBdr>
        </w:div>
        <w:div w:id="1385906604">
          <w:marLeft w:val="0"/>
          <w:marRight w:val="0"/>
          <w:marTop w:val="0"/>
          <w:marBottom w:val="0"/>
          <w:divBdr>
            <w:top w:val="none" w:sz="0" w:space="0" w:color="auto"/>
            <w:left w:val="none" w:sz="0" w:space="0" w:color="auto"/>
            <w:bottom w:val="none" w:sz="0" w:space="0" w:color="auto"/>
            <w:right w:val="none" w:sz="0" w:space="0" w:color="auto"/>
          </w:divBdr>
        </w:div>
        <w:div w:id="1961064799">
          <w:marLeft w:val="0"/>
          <w:marRight w:val="0"/>
          <w:marTop w:val="0"/>
          <w:marBottom w:val="0"/>
          <w:divBdr>
            <w:top w:val="none" w:sz="0" w:space="0" w:color="auto"/>
            <w:left w:val="none" w:sz="0" w:space="0" w:color="auto"/>
            <w:bottom w:val="none" w:sz="0" w:space="0" w:color="auto"/>
            <w:right w:val="none" w:sz="0" w:space="0" w:color="auto"/>
          </w:divBdr>
        </w:div>
        <w:div w:id="1621187411">
          <w:marLeft w:val="0"/>
          <w:marRight w:val="0"/>
          <w:marTop w:val="0"/>
          <w:marBottom w:val="0"/>
          <w:divBdr>
            <w:top w:val="none" w:sz="0" w:space="0" w:color="auto"/>
            <w:left w:val="none" w:sz="0" w:space="0" w:color="auto"/>
            <w:bottom w:val="none" w:sz="0" w:space="0" w:color="auto"/>
            <w:right w:val="none" w:sz="0" w:space="0" w:color="auto"/>
          </w:divBdr>
        </w:div>
        <w:div w:id="475267976">
          <w:marLeft w:val="0"/>
          <w:marRight w:val="0"/>
          <w:marTop w:val="0"/>
          <w:marBottom w:val="0"/>
          <w:divBdr>
            <w:top w:val="none" w:sz="0" w:space="0" w:color="auto"/>
            <w:left w:val="none" w:sz="0" w:space="0" w:color="auto"/>
            <w:bottom w:val="none" w:sz="0" w:space="0" w:color="auto"/>
            <w:right w:val="none" w:sz="0" w:space="0" w:color="auto"/>
          </w:divBdr>
        </w:div>
        <w:div w:id="222377435">
          <w:marLeft w:val="0"/>
          <w:marRight w:val="0"/>
          <w:marTop w:val="0"/>
          <w:marBottom w:val="0"/>
          <w:divBdr>
            <w:top w:val="none" w:sz="0" w:space="0" w:color="auto"/>
            <w:left w:val="none" w:sz="0" w:space="0" w:color="auto"/>
            <w:bottom w:val="none" w:sz="0" w:space="0" w:color="auto"/>
            <w:right w:val="none" w:sz="0" w:space="0" w:color="auto"/>
          </w:divBdr>
        </w:div>
      </w:divsChild>
    </w:div>
    <w:div w:id="455299260">
      <w:bodyDiv w:val="1"/>
      <w:marLeft w:val="0"/>
      <w:marRight w:val="0"/>
      <w:marTop w:val="0"/>
      <w:marBottom w:val="0"/>
      <w:divBdr>
        <w:top w:val="none" w:sz="0" w:space="0" w:color="auto"/>
        <w:left w:val="none" w:sz="0" w:space="0" w:color="auto"/>
        <w:bottom w:val="none" w:sz="0" w:space="0" w:color="auto"/>
        <w:right w:val="none" w:sz="0" w:space="0" w:color="auto"/>
      </w:divBdr>
    </w:div>
    <w:div w:id="468743281">
      <w:bodyDiv w:val="1"/>
      <w:marLeft w:val="0"/>
      <w:marRight w:val="0"/>
      <w:marTop w:val="0"/>
      <w:marBottom w:val="0"/>
      <w:divBdr>
        <w:top w:val="none" w:sz="0" w:space="0" w:color="auto"/>
        <w:left w:val="none" w:sz="0" w:space="0" w:color="auto"/>
        <w:bottom w:val="none" w:sz="0" w:space="0" w:color="auto"/>
        <w:right w:val="none" w:sz="0" w:space="0" w:color="auto"/>
      </w:divBdr>
    </w:div>
    <w:div w:id="496727692">
      <w:bodyDiv w:val="1"/>
      <w:marLeft w:val="0"/>
      <w:marRight w:val="0"/>
      <w:marTop w:val="0"/>
      <w:marBottom w:val="0"/>
      <w:divBdr>
        <w:top w:val="none" w:sz="0" w:space="0" w:color="auto"/>
        <w:left w:val="none" w:sz="0" w:space="0" w:color="auto"/>
        <w:bottom w:val="none" w:sz="0" w:space="0" w:color="auto"/>
        <w:right w:val="none" w:sz="0" w:space="0" w:color="auto"/>
      </w:divBdr>
    </w:div>
    <w:div w:id="499656736">
      <w:bodyDiv w:val="1"/>
      <w:marLeft w:val="0"/>
      <w:marRight w:val="0"/>
      <w:marTop w:val="0"/>
      <w:marBottom w:val="0"/>
      <w:divBdr>
        <w:top w:val="none" w:sz="0" w:space="0" w:color="auto"/>
        <w:left w:val="none" w:sz="0" w:space="0" w:color="auto"/>
        <w:bottom w:val="none" w:sz="0" w:space="0" w:color="auto"/>
        <w:right w:val="none" w:sz="0" w:space="0" w:color="auto"/>
      </w:divBdr>
    </w:div>
    <w:div w:id="521894350">
      <w:bodyDiv w:val="1"/>
      <w:marLeft w:val="0"/>
      <w:marRight w:val="0"/>
      <w:marTop w:val="0"/>
      <w:marBottom w:val="0"/>
      <w:divBdr>
        <w:top w:val="none" w:sz="0" w:space="0" w:color="auto"/>
        <w:left w:val="none" w:sz="0" w:space="0" w:color="auto"/>
        <w:bottom w:val="none" w:sz="0" w:space="0" w:color="auto"/>
        <w:right w:val="none" w:sz="0" w:space="0" w:color="auto"/>
      </w:divBdr>
    </w:div>
    <w:div w:id="551238798">
      <w:bodyDiv w:val="1"/>
      <w:marLeft w:val="0"/>
      <w:marRight w:val="0"/>
      <w:marTop w:val="0"/>
      <w:marBottom w:val="0"/>
      <w:divBdr>
        <w:top w:val="none" w:sz="0" w:space="0" w:color="auto"/>
        <w:left w:val="none" w:sz="0" w:space="0" w:color="auto"/>
        <w:bottom w:val="none" w:sz="0" w:space="0" w:color="auto"/>
        <w:right w:val="none" w:sz="0" w:space="0" w:color="auto"/>
      </w:divBdr>
    </w:div>
    <w:div w:id="576746536">
      <w:bodyDiv w:val="1"/>
      <w:marLeft w:val="0"/>
      <w:marRight w:val="0"/>
      <w:marTop w:val="0"/>
      <w:marBottom w:val="0"/>
      <w:divBdr>
        <w:top w:val="none" w:sz="0" w:space="0" w:color="auto"/>
        <w:left w:val="none" w:sz="0" w:space="0" w:color="auto"/>
        <w:bottom w:val="none" w:sz="0" w:space="0" w:color="auto"/>
        <w:right w:val="none" w:sz="0" w:space="0" w:color="auto"/>
      </w:divBdr>
    </w:div>
    <w:div w:id="579026247">
      <w:bodyDiv w:val="1"/>
      <w:marLeft w:val="0"/>
      <w:marRight w:val="0"/>
      <w:marTop w:val="0"/>
      <w:marBottom w:val="0"/>
      <w:divBdr>
        <w:top w:val="none" w:sz="0" w:space="0" w:color="auto"/>
        <w:left w:val="none" w:sz="0" w:space="0" w:color="auto"/>
        <w:bottom w:val="none" w:sz="0" w:space="0" w:color="auto"/>
        <w:right w:val="none" w:sz="0" w:space="0" w:color="auto"/>
      </w:divBdr>
    </w:div>
    <w:div w:id="585530122">
      <w:bodyDiv w:val="1"/>
      <w:marLeft w:val="0"/>
      <w:marRight w:val="0"/>
      <w:marTop w:val="0"/>
      <w:marBottom w:val="0"/>
      <w:divBdr>
        <w:top w:val="none" w:sz="0" w:space="0" w:color="auto"/>
        <w:left w:val="none" w:sz="0" w:space="0" w:color="auto"/>
        <w:bottom w:val="none" w:sz="0" w:space="0" w:color="auto"/>
        <w:right w:val="none" w:sz="0" w:space="0" w:color="auto"/>
      </w:divBdr>
      <w:divsChild>
        <w:div w:id="169026953">
          <w:marLeft w:val="0"/>
          <w:marRight w:val="0"/>
          <w:marTop w:val="0"/>
          <w:marBottom w:val="0"/>
          <w:divBdr>
            <w:top w:val="none" w:sz="0" w:space="0" w:color="auto"/>
            <w:left w:val="none" w:sz="0" w:space="0" w:color="auto"/>
            <w:bottom w:val="none" w:sz="0" w:space="0" w:color="auto"/>
            <w:right w:val="none" w:sz="0" w:space="0" w:color="auto"/>
          </w:divBdr>
        </w:div>
        <w:div w:id="326059602">
          <w:marLeft w:val="0"/>
          <w:marRight w:val="0"/>
          <w:marTop w:val="0"/>
          <w:marBottom w:val="0"/>
          <w:divBdr>
            <w:top w:val="none" w:sz="0" w:space="0" w:color="auto"/>
            <w:left w:val="none" w:sz="0" w:space="0" w:color="auto"/>
            <w:bottom w:val="none" w:sz="0" w:space="0" w:color="auto"/>
            <w:right w:val="none" w:sz="0" w:space="0" w:color="auto"/>
          </w:divBdr>
        </w:div>
        <w:div w:id="1283073465">
          <w:marLeft w:val="0"/>
          <w:marRight w:val="0"/>
          <w:marTop w:val="0"/>
          <w:marBottom w:val="0"/>
          <w:divBdr>
            <w:top w:val="none" w:sz="0" w:space="0" w:color="auto"/>
            <w:left w:val="none" w:sz="0" w:space="0" w:color="auto"/>
            <w:bottom w:val="none" w:sz="0" w:space="0" w:color="auto"/>
            <w:right w:val="none" w:sz="0" w:space="0" w:color="auto"/>
          </w:divBdr>
        </w:div>
        <w:div w:id="1264073375">
          <w:marLeft w:val="0"/>
          <w:marRight w:val="0"/>
          <w:marTop w:val="0"/>
          <w:marBottom w:val="0"/>
          <w:divBdr>
            <w:top w:val="none" w:sz="0" w:space="0" w:color="auto"/>
            <w:left w:val="none" w:sz="0" w:space="0" w:color="auto"/>
            <w:bottom w:val="none" w:sz="0" w:space="0" w:color="auto"/>
            <w:right w:val="none" w:sz="0" w:space="0" w:color="auto"/>
          </w:divBdr>
        </w:div>
        <w:div w:id="1968319165">
          <w:marLeft w:val="0"/>
          <w:marRight w:val="0"/>
          <w:marTop w:val="0"/>
          <w:marBottom w:val="0"/>
          <w:divBdr>
            <w:top w:val="none" w:sz="0" w:space="0" w:color="auto"/>
            <w:left w:val="none" w:sz="0" w:space="0" w:color="auto"/>
            <w:bottom w:val="none" w:sz="0" w:space="0" w:color="auto"/>
            <w:right w:val="none" w:sz="0" w:space="0" w:color="auto"/>
          </w:divBdr>
        </w:div>
        <w:div w:id="489175376">
          <w:marLeft w:val="0"/>
          <w:marRight w:val="0"/>
          <w:marTop w:val="0"/>
          <w:marBottom w:val="0"/>
          <w:divBdr>
            <w:top w:val="none" w:sz="0" w:space="0" w:color="auto"/>
            <w:left w:val="none" w:sz="0" w:space="0" w:color="auto"/>
            <w:bottom w:val="none" w:sz="0" w:space="0" w:color="auto"/>
            <w:right w:val="none" w:sz="0" w:space="0" w:color="auto"/>
          </w:divBdr>
        </w:div>
        <w:div w:id="1176573759">
          <w:marLeft w:val="0"/>
          <w:marRight w:val="0"/>
          <w:marTop w:val="0"/>
          <w:marBottom w:val="0"/>
          <w:divBdr>
            <w:top w:val="none" w:sz="0" w:space="0" w:color="auto"/>
            <w:left w:val="none" w:sz="0" w:space="0" w:color="auto"/>
            <w:bottom w:val="none" w:sz="0" w:space="0" w:color="auto"/>
            <w:right w:val="none" w:sz="0" w:space="0" w:color="auto"/>
          </w:divBdr>
        </w:div>
        <w:div w:id="1677656222">
          <w:marLeft w:val="0"/>
          <w:marRight w:val="0"/>
          <w:marTop w:val="0"/>
          <w:marBottom w:val="0"/>
          <w:divBdr>
            <w:top w:val="none" w:sz="0" w:space="0" w:color="auto"/>
            <w:left w:val="none" w:sz="0" w:space="0" w:color="auto"/>
            <w:bottom w:val="none" w:sz="0" w:space="0" w:color="auto"/>
            <w:right w:val="none" w:sz="0" w:space="0" w:color="auto"/>
          </w:divBdr>
        </w:div>
      </w:divsChild>
    </w:div>
    <w:div w:id="599879189">
      <w:bodyDiv w:val="1"/>
      <w:marLeft w:val="0"/>
      <w:marRight w:val="0"/>
      <w:marTop w:val="0"/>
      <w:marBottom w:val="0"/>
      <w:divBdr>
        <w:top w:val="none" w:sz="0" w:space="0" w:color="auto"/>
        <w:left w:val="none" w:sz="0" w:space="0" w:color="auto"/>
        <w:bottom w:val="none" w:sz="0" w:space="0" w:color="auto"/>
        <w:right w:val="none" w:sz="0" w:space="0" w:color="auto"/>
      </w:divBdr>
    </w:div>
    <w:div w:id="600649954">
      <w:bodyDiv w:val="1"/>
      <w:marLeft w:val="0"/>
      <w:marRight w:val="0"/>
      <w:marTop w:val="0"/>
      <w:marBottom w:val="0"/>
      <w:divBdr>
        <w:top w:val="none" w:sz="0" w:space="0" w:color="auto"/>
        <w:left w:val="none" w:sz="0" w:space="0" w:color="auto"/>
        <w:bottom w:val="none" w:sz="0" w:space="0" w:color="auto"/>
        <w:right w:val="none" w:sz="0" w:space="0" w:color="auto"/>
      </w:divBdr>
    </w:div>
    <w:div w:id="602961508">
      <w:bodyDiv w:val="1"/>
      <w:marLeft w:val="0"/>
      <w:marRight w:val="0"/>
      <w:marTop w:val="0"/>
      <w:marBottom w:val="0"/>
      <w:divBdr>
        <w:top w:val="none" w:sz="0" w:space="0" w:color="auto"/>
        <w:left w:val="none" w:sz="0" w:space="0" w:color="auto"/>
        <w:bottom w:val="none" w:sz="0" w:space="0" w:color="auto"/>
        <w:right w:val="none" w:sz="0" w:space="0" w:color="auto"/>
      </w:divBdr>
    </w:div>
    <w:div w:id="676274145">
      <w:bodyDiv w:val="1"/>
      <w:marLeft w:val="0"/>
      <w:marRight w:val="0"/>
      <w:marTop w:val="0"/>
      <w:marBottom w:val="0"/>
      <w:divBdr>
        <w:top w:val="none" w:sz="0" w:space="0" w:color="auto"/>
        <w:left w:val="none" w:sz="0" w:space="0" w:color="auto"/>
        <w:bottom w:val="none" w:sz="0" w:space="0" w:color="auto"/>
        <w:right w:val="none" w:sz="0" w:space="0" w:color="auto"/>
      </w:divBdr>
    </w:div>
    <w:div w:id="704404368">
      <w:bodyDiv w:val="1"/>
      <w:marLeft w:val="0"/>
      <w:marRight w:val="0"/>
      <w:marTop w:val="0"/>
      <w:marBottom w:val="0"/>
      <w:divBdr>
        <w:top w:val="none" w:sz="0" w:space="0" w:color="auto"/>
        <w:left w:val="none" w:sz="0" w:space="0" w:color="auto"/>
        <w:bottom w:val="none" w:sz="0" w:space="0" w:color="auto"/>
        <w:right w:val="none" w:sz="0" w:space="0" w:color="auto"/>
      </w:divBdr>
    </w:div>
    <w:div w:id="721247274">
      <w:bodyDiv w:val="1"/>
      <w:marLeft w:val="0"/>
      <w:marRight w:val="0"/>
      <w:marTop w:val="0"/>
      <w:marBottom w:val="0"/>
      <w:divBdr>
        <w:top w:val="none" w:sz="0" w:space="0" w:color="auto"/>
        <w:left w:val="none" w:sz="0" w:space="0" w:color="auto"/>
        <w:bottom w:val="none" w:sz="0" w:space="0" w:color="auto"/>
        <w:right w:val="none" w:sz="0" w:space="0" w:color="auto"/>
      </w:divBdr>
    </w:div>
    <w:div w:id="736248265">
      <w:bodyDiv w:val="1"/>
      <w:marLeft w:val="0"/>
      <w:marRight w:val="0"/>
      <w:marTop w:val="0"/>
      <w:marBottom w:val="0"/>
      <w:divBdr>
        <w:top w:val="none" w:sz="0" w:space="0" w:color="auto"/>
        <w:left w:val="none" w:sz="0" w:space="0" w:color="auto"/>
        <w:bottom w:val="none" w:sz="0" w:space="0" w:color="auto"/>
        <w:right w:val="none" w:sz="0" w:space="0" w:color="auto"/>
      </w:divBdr>
    </w:div>
    <w:div w:id="748580065">
      <w:bodyDiv w:val="1"/>
      <w:marLeft w:val="0"/>
      <w:marRight w:val="0"/>
      <w:marTop w:val="0"/>
      <w:marBottom w:val="0"/>
      <w:divBdr>
        <w:top w:val="none" w:sz="0" w:space="0" w:color="auto"/>
        <w:left w:val="none" w:sz="0" w:space="0" w:color="auto"/>
        <w:bottom w:val="none" w:sz="0" w:space="0" w:color="auto"/>
        <w:right w:val="none" w:sz="0" w:space="0" w:color="auto"/>
      </w:divBdr>
    </w:div>
    <w:div w:id="784232014">
      <w:bodyDiv w:val="1"/>
      <w:marLeft w:val="0"/>
      <w:marRight w:val="0"/>
      <w:marTop w:val="0"/>
      <w:marBottom w:val="0"/>
      <w:divBdr>
        <w:top w:val="none" w:sz="0" w:space="0" w:color="auto"/>
        <w:left w:val="none" w:sz="0" w:space="0" w:color="auto"/>
        <w:bottom w:val="none" w:sz="0" w:space="0" w:color="auto"/>
        <w:right w:val="none" w:sz="0" w:space="0" w:color="auto"/>
      </w:divBdr>
    </w:div>
    <w:div w:id="786585545">
      <w:bodyDiv w:val="1"/>
      <w:marLeft w:val="0"/>
      <w:marRight w:val="0"/>
      <w:marTop w:val="0"/>
      <w:marBottom w:val="0"/>
      <w:divBdr>
        <w:top w:val="none" w:sz="0" w:space="0" w:color="auto"/>
        <w:left w:val="none" w:sz="0" w:space="0" w:color="auto"/>
        <w:bottom w:val="none" w:sz="0" w:space="0" w:color="auto"/>
        <w:right w:val="none" w:sz="0" w:space="0" w:color="auto"/>
      </w:divBdr>
    </w:div>
    <w:div w:id="816646486">
      <w:bodyDiv w:val="1"/>
      <w:marLeft w:val="0"/>
      <w:marRight w:val="0"/>
      <w:marTop w:val="0"/>
      <w:marBottom w:val="0"/>
      <w:divBdr>
        <w:top w:val="none" w:sz="0" w:space="0" w:color="auto"/>
        <w:left w:val="none" w:sz="0" w:space="0" w:color="auto"/>
        <w:bottom w:val="none" w:sz="0" w:space="0" w:color="auto"/>
        <w:right w:val="none" w:sz="0" w:space="0" w:color="auto"/>
      </w:divBdr>
    </w:div>
    <w:div w:id="818158542">
      <w:bodyDiv w:val="1"/>
      <w:marLeft w:val="0"/>
      <w:marRight w:val="0"/>
      <w:marTop w:val="0"/>
      <w:marBottom w:val="0"/>
      <w:divBdr>
        <w:top w:val="none" w:sz="0" w:space="0" w:color="auto"/>
        <w:left w:val="none" w:sz="0" w:space="0" w:color="auto"/>
        <w:bottom w:val="none" w:sz="0" w:space="0" w:color="auto"/>
        <w:right w:val="none" w:sz="0" w:space="0" w:color="auto"/>
      </w:divBdr>
    </w:div>
    <w:div w:id="827210069">
      <w:bodyDiv w:val="1"/>
      <w:marLeft w:val="0"/>
      <w:marRight w:val="0"/>
      <w:marTop w:val="0"/>
      <w:marBottom w:val="0"/>
      <w:divBdr>
        <w:top w:val="none" w:sz="0" w:space="0" w:color="auto"/>
        <w:left w:val="none" w:sz="0" w:space="0" w:color="auto"/>
        <w:bottom w:val="none" w:sz="0" w:space="0" w:color="auto"/>
        <w:right w:val="none" w:sz="0" w:space="0" w:color="auto"/>
      </w:divBdr>
    </w:div>
    <w:div w:id="844443099">
      <w:bodyDiv w:val="1"/>
      <w:marLeft w:val="0"/>
      <w:marRight w:val="0"/>
      <w:marTop w:val="0"/>
      <w:marBottom w:val="0"/>
      <w:divBdr>
        <w:top w:val="none" w:sz="0" w:space="0" w:color="auto"/>
        <w:left w:val="none" w:sz="0" w:space="0" w:color="auto"/>
        <w:bottom w:val="none" w:sz="0" w:space="0" w:color="auto"/>
        <w:right w:val="none" w:sz="0" w:space="0" w:color="auto"/>
      </w:divBdr>
    </w:div>
    <w:div w:id="865101764">
      <w:bodyDiv w:val="1"/>
      <w:marLeft w:val="0"/>
      <w:marRight w:val="0"/>
      <w:marTop w:val="0"/>
      <w:marBottom w:val="0"/>
      <w:divBdr>
        <w:top w:val="none" w:sz="0" w:space="0" w:color="auto"/>
        <w:left w:val="none" w:sz="0" w:space="0" w:color="auto"/>
        <w:bottom w:val="none" w:sz="0" w:space="0" w:color="auto"/>
        <w:right w:val="none" w:sz="0" w:space="0" w:color="auto"/>
      </w:divBdr>
      <w:divsChild>
        <w:div w:id="1857885147">
          <w:marLeft w:val="0"/>
          <w:marRight w:val="0"/>
          <w:marTop w:val="0"/>
          <w:marBottom w:val="0"/>
          <w:divBdr>
            <w:top w:val="none" w:sz="0" w:space="0" w:color="auto"/>
            <w:left w:val="none" w:sz="0" w:space="0" w:color="auto"/>
            <w:bottom w:val="none" w:sz="0" w:space="0" w:color="auto"/>
            <w:right w:val="none" w:sz="0" w:space="0" w:color="auto"/>
          </w:divBdr>
          <w:divsChild>
            <w:div w:id="488594139">
              <w:marLeft w:val="0"/>
              <w:marRight w:val="0"/>
              <w:marTop w:val="0"/>
              <w:marBottom w:val="0"/>
              <w:divBdr>
                <w:top w:val="none" w:sz="0" w:space="0" w:color="auto"/>
                <w:left w:val="none" w:sz="0" w:space="0" w:color="auto"/>
                <w:bottom w:val="none" w:sz="0" w:space="0" w:color="auto"/>
                <w:right w:val="none" w:sz="0" w:space="0" w:color="auto"/>
              </w:divBdr>
            </w:div>
            <w:div w:id="575365715">
              <w:marLeft w:val="0"/>
              <w:marRight w:val="0"/>
              <w:marTop w:val="0"/>
              <w:marBottom w:val="0"/>
              <w:divBdr>
                <w:top w:val="none" w:sz="0" w:space="0" w:color="auto"/>
                <w:left w:val="none" w:sz="0" w:space="0" w:color="auto"/>
                <w:bottom w:val="none" w:sz="0" w:space="0" w:color="auto"/>
                <w:right w:val="none" w:sz="0" w:space="0" w:color="auto"/>
              </w:divBdr>
            </w:div>
            <w:div w:id="1083262570">
              <w:marLeft w:val="0"/>
              <w:marRight w:val="0"/>
              <w:marTop w:val="0"/>
              <w:marBottom w:val="0"/>
              <w:divBdr>
                <w:top w:val="none" w:sz="0" w:space="0" w:color="auto"/>
                <w:left w:val="none" w:sz="0" w:space="0" w:color="auto"/>
                <w:bottom w:val="none" w:sz="0" w:space="0" w:color="auto"/>
                <w:right w:val="none" w:sz="0" w:space="0" w:color="auto"/>
              </w:divBdr>
            </w:div>
            <w:div w:id="2094162851">
              <w:marLeft w:val="0"/>
              <w:marRight w:val="0"/>
              <w:marTop w:val="0"/>
              <w:marBottom w:val="0"/>
              <w:divBdr>
                <w:top w:val="none" w:sz="0" w:space="0" w:color="auto"/>
                <w:left w:val="none" w:sz="0" w:space="0" w:color="auto"/>
                <w:bottom w:val="none" w:sz="0" w:space="0" w:color="auto"/>
                <w:right w:val="none" w:sz="0" w:space="0" w:color="auto"/>
              </w:divBdr>
            </w:div>
            <w:div w:id="465047875">
              <w:marLeft w:val="0"/>
              <w:marRight w:val="0"/>
              <w:marTop w:val="0"/>
              <w:marBottom w:val="0"/>
              <w:divBdr>
                <w:top w:val="none" w:sz="0" w:space="0" w:color="auto"/>
                <w:left w:val="none" w:sz="0" w:space="0" w:color="auto"/>
                <w:bottom w:val="none" w:sz="0" w:space="0" w:color="auto"/>
                <w:right w:val="none" w:sz="0" w:space="0" w:color="auto"/>
              </w:divBdr>
            </w:div>
            <w:div w:id="1090540073">
              <w:marLeft w:val="0"/>
              <w:marRight w:val="0"/>
              <w:marTop w:val="0"/>
              <w:marBottom w:val="0"/>
              <w:divBdr>
                <w:top w:val="none" w:sz="0" w:space="0" w:color="auto"/>
                <w:left w:val="none" w:sz="0" w:space="0" w:color="auto"/>
                <w:bottom w:val="none" w:sz="0" w:space="0" w:color="auto"/>
                <w:right w:val="none" w:sz="0" w:space="0" w:color="auto"/>
              </w:divBdr>
            </w:div>
            <w:div w:id="372314821">
              <w:marLeft w:val="0"/>
              <w:marRight w:val="0"/>
              <w:marTop w:val="0"/>
              <w:marBottom w:val="0"/>
              <w:divBdr>
                <w:top w:val="none" w:sz="0" w:space="0" w:color="auto"/>
                <w:left w:val="none" w:sz="0" w:space="0" w:color="auto"/>
                <w:bottom w:val="none" w:sz="0" w:space="0" w:color="auto"/>
                <w:right w:val="none" w:sz="0" w:space="0" w:color="auto"/>
              </w:divBdr>
            </w:div>
            <w:div w:id="452136786">
              <w:marLeft w:val="0"/>
              <w:marRight w:val="0"/>
              <w:marTop w:val="0"/>
              <w:marBottom w:val="0"/>
              <w:divBdr>
                <w:top w:val="none" w:sz="0" w:space="0" w:color="auto"/>
                <w:left w:val="none" w:sz="0" w:space="0" w:color="auto"/>
                <w:bottom w:val="none" w:sz="0" w:space="0" w:color="auto"/>
                <w:right w:val="none" w:sz="0" w:space="0" w:color="auto"/>
              </w:divBdr>
            </w:div>
            <w:div w:id="1313214279">
              <w:marLeft w:val="0"/>
              <w:marRight w:val="0"/>
              <w:marTop w:val="0"/>
              <w:marBottom w:val="0"/>
              <w:divBdr>
                <w:top w:val="none" w:sz="0" w:space="0" w:color="auto"/>
                <w:left w:val="none" w:sz="0" w:space="0" w:color="auto"/>
                <w:bottom w:val="none" w:sz="0" w:space="0" w:color="auto"/>
                <w:right w:val="none" w:sz="0" w:space="0" w:color="auto"/>
              </w:divBdr>
            </w:div>
            <w:div w:id="900479461">
              <w:marLeft w:val="0"/>
              <w:marRight w:val="0"/>
              <w:marTop w:val="0"/>
              <w:marBottom w:val="0"/>
              <w:divBdr>
                <w:top w:val="none" w:sz="0" w:space="0" w:color="auto"/>
                <w:left w:val="none" w:sz="0" w:space="0" w:color="auto"/>
                <w:bottom w:val="none" w:sz="0" w:space="0" w:color="auto"/>
                <w:right w:val="none" w:sz="0" w:space="0" w:color="auto"/>
              </w:divBdr>
            </w:div>
            <w:div w:id="452482694">
              <w:marLeft w:val="0"/>
              <w:marRight w:val="0"/>
              <w:marTop w:val="0"/>
              <w:marBottom w:val="0"/>
              <w:divBdr>
                <w:top w:val="none" w:sz="0" w:space="0" w:color="auto"/>
                <w:left w:val="none" w:sz="0" w:space="0" w:color="auto"/>
                <w:bottom w:val="none" w:sz="0" w:space="0" w:color="auto"/>
                <w:right w:val="none" w:sz="0" w:space="0" w:color="auto"/>
              </w:divBdr>
            </w:div>
            <w:div w:id="111484343">
              <w:marLeft w:val="0"/>
              <w:marRight w:val="0"/>
              <w:marTop w:val="0"/>
              <w:marBottom w:val="0"/>
              <w:divBdr>
                <w:top w:val="none" w:sz="0" w:space="0" w:color="auto"/>
                <w:left w:val="none" w:sz="0" w:space="0" w:color="auto"/>
                <w:bottom w:val="none" w:sz="0" w:space="0" w:color="auto"/>
                <w:right w:val="none" w:sz="0" w:space="0" w:color="auto"/>
              </w:divBdr>
            </w:div>
            <w:div w:id="1950159429">
              <w:marLeft w:val="0"/>
              <w:marRight w:val="0"/>
              <w:marTop w:val="0"/>
              <w:marBottom w:val="0"/>
              <w:divBdr>
                <w:top w:val="none" w:sz="0" w:space="0" w:color="auto"/>
                <w:left w:val="none" w:sz="0" w:space="0" w:color="auto"/>
                <w:bottom w:val="none" w:sz="0" w:space="0" w:color="auto"/>
                <w:right w:val="none" w:sz="0" w:space="0" w:color="auto"/>
              </w:divBdr>
            </w:div>
            <w:div w:id="2004892034">
              <w:marLeft w:val="0"/>
              <w:marRight w:val="0"/>
              <w:marTop w:val="0"/>
              <w:marBottom w:val="0"/>
              <w:divBdr>
                <w:top w:val="none" w:sz="0" w:space="0" w:color="auto"/>
                <w:left w:val="none" w:sz="0" w:space="0" w:color="auto"/>
                <w:bottom w:val="none" w:sz="0" w:space="0" w:color="auto"/>
                <w:right w:val="none" w:sz="0" w:space="0" w:color="auto"/>
              </w:divBdr>
            </w:div>
            <w:div w:id="1170751053">
              <w:marLeft w:val="0"/>
              <w:marRight w:val="0"/>
              <w:marTop w:val="0"/>
              <w:marBottom w:val="0"/>
              <w:divBdr>
                <w:top w:val="none" w:sz="0" w:space="0" w:color="auto"/>
                <w:left w:val="none" w:sz="0" w:space="0" w:color="auto"/>
                <w:bottom w:val="none" w:sz="0" w:space="0" w:color="auto"/>
                <w:right w:val="none" w:sz="0" w:space="0" w:color="auto"/>
              </w:divBdr>
            </w:div>
            <w:div w:id="68112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7469">
      <w:bodyDiv w:val="1"/>
      <w:marLeft w:val="0"/>
      <w:marRight w:val="0"/>
      <w:marTop w:val="0"/>
      <w:marBottom w:val="0"/>
      <w:divBdr>
        <w:top w:val="none" w:sz="0" w:space="0" w:color="auto"/>
        <w:left w:val="none" w:sz="0" w:space="0" w:color="auto"/>
        <w:bottom w:val="none" w:sz="0" w:space="0" w:color="auto"/>
        <w:right w:val="none" w:sz="0" w:space="0" w:color="auto"/>
      </w:divBdr>
    </w:div>
    <w:div w:id="886794289">
      <w:bodyDiv w:val="1"/>
      <w:marLeft w:val="0"/>
      <w:marRight w:val="0"/>
      <w:marTop w:val="0"/>
      <w:marBottom w:val="0"/>
      <w:divBdr>
        <w:top w:val="none" w:sz="0" w:space="0" w:color="auto"/>
        <w:left w:val="none" w:sz="0" w:space="0" w:color="auto"/>
        <w:bottom w:val="none" w:sz="0" w:space="0" w:color="auto"/>
        <w:right w:val="none" w:sz="0" w:space="0" w:color="auto"/>
      </w:divBdr>
    </w:div>
    <w:div w:id="906962878">
      <w:bodyDiv w:val="1"/>
      <w:marLeft w:val="0"/>
      <w:marRight w:val="0"/>
      <w:marTop w:val="0"/>
      <w:marBottom w:val="0"/>
      <w:divBdr>
        <w:top w:val="none" w:sz="0" w:space="0" w:color="auto"/>
        <w:left w:val="none" w:sz="0" w:space="0" w:color="auto"/>
        <w:bottom w:val="none" w:sz="0" w:space="0" w:color="auto"/>
        <w:right w:val="none" w:sz="0" w:space="0" w:color="auto"/>
      </w:divBdr>
    </w:div>
    <w:div w:id="911236686">
      <w:bodyDiv w:val="1"/>
      <w:marLeft w:val="0"/>
      <w:marRight w:val="0"/>
      <w:marTop w:val="0"/>
      <w:marBottom w:val="0"/>
      <w:divBdr>
        <w:top w:val="none" w:sz="0" w:space="0" w:color="auto"/>
        <w:left w:val="none" w:sz="0" w:space="0" w:color="auto"/>
        <w:bottom w:val="none" w:sz="0" w:space="0" w:color="auto"/>
        <w:right w:val="none" w:sz="0" w:space="0" w:color="auto"/>
      </w:divBdr>
    </w:div>
    <w:div w:id="940919487">
      <w:bodyDiv w:val="1"/>
      <w:marLeft w:val="0"/>
      <w:marRight w:val="0"/>
      <w:marTop w:val="0"/>
      <w:marBottom w:val="0"/>
      <w:divBdr>
        <w:top w:val="none" w:sz="0" w:space="0" w:color="auto"/>
        <w:left w:val="none" w:sz="0" w:space="0" w:color="auto"/>
        <w:bottom w:val="none" w:sz="0" w:space="0" w:color="auto"/>
        <w:right w:val="none" w:sz="0" w:space="0" w:color="auto"/>
      </w:divBdr>
    </w:div>
    <w:div w:id="981738822">
      <w:bodyDiv w:val="1"/>
      <w:marLeft w:val="0"/>
      <w:marRight w:val="0"/>
      <w:marTop w:val="0"/>
      <w:marBottom w:val="0"/>
      <w:divBdr>
        <w:top w:val="none" w:sz="0" w:space="0" w:color="auto"/>
        <w:left w:val="none" w:sz="0" w:space="0" w:color="auto"/>
        <w:bottom w:val="none" w:sz="0" w:space="0" w:color="auto"/>
        <w:right w:val="none" w:sz="0" w:space="0" w:color="auto"/>
      </w:divBdr>
    </w:div>
    <w:div w:id="991518694">
      <w:bodyDiv w:val="1"/>
      <w:marLeft w:val="0"/>
      <w:marRight w:val="0"/>
      <w:marTop w:val="0"/>
      <w:marBottom w:val="0"/>
      <w:divBdr>
        <w:top w:val="none" w:sz="0" w:space="0" w:color="auto"/>
        <w:left w:val="none" w:sz="0" w:space="0" w:color="auto"/>
        <w:bottom w:val="none" w:sz="0" w:space="0" w:color="auto"/>
        <w:right w:val="none" w:sz="0" w:space="0" w:color="auto"/>
      </w:divBdr>
    </w:div>
    <w:div w:id="997197417">
      <w:bodyDiv w:val="1"/>
      <w:marLeft w:val="0"/>
      <w:marRight w:val="0"/>
      <w:marTop w:val="0"/>
      <w:marBottom w:val="0"/>
      <w:divBdr>
        <w:top w:val="none" w:sz="0" w:space="0" w:color="auto"/>
        <w:left w:val="none" w:sz="0" w:space="0" w:color="auto"/>
        <w:bottom w:val="none" w:sz="0" w:space="0" w:color="auto"/>
        <w:right w:val="none" w:sz="0" w:space="0" w:color="auto"/>
      </w:divBdr>
    </w:div>
    <w:div w:id="1004934296">
      <w:bodyDiv w:val="1"/>
      <w:marLeft w:val="0"/>
      <w:marRight w:val="0"/>
      <w:marTop w:val="0"/>
      <w:marBottom w:val="0"/>
      <w:divBdr>
        <w:top w:val="none" w:sz="0" w:space="0" w:color="auto"/>
        <w:left w:val="none" w:sz="0" w:space="0" w:color="auto"/>
        <w:bottom w:val="none" w:sz="0" w:space="0" w:color="auto"/>
        <w:right w:val="none" w:sz="0" w:space="0" w:color="auto"/>
      </w:divBdr>
    </w:div>
    <w:div w:id="1038895862">
      <w:bodyDiv w:val="1"/>
      <w:marLeft w:val="0"/>
      <w:marRight w:val="0"/>
      <w:marTop w:val="0"/>
      <w:marBottom w:val="0"/>
      <w:divBdr>
        <w:top w:val="none" w:sz="0" w:space="0" w:color="auto"/>
        <w:left w:val="none" w:sz="0" w:space="0" w:color="auto"/>
        <w:bottom w:val="none" w:sz="0" w:space="0" w:color="auto"/>
        <w:right w:val="none" w:sz="0" w:space="0" w:color="auto"/>
      </w:divBdr>
    </w:div>
    <w:div w:id="1048139365">
      <w:bodyDiv w:val="1"/>
      <w:marLeft w:val="0"/>
      <w:marRight w:val="0"/>
      <w:marTop w:val="0"/>
      <w:marBottom w:val="0"/>
      <w:divBdr>
        <w:top w:val="none" w:sz="0" w:space="0" w:color="auto"/>
        <w:left w:val="none" w:sz="0" w:space="0" w:color="auto"/>
        <w:bottom w:val="none" w:sz="0" w:space="0" w:color="auto"/>
        <w:right w:val="none" w:sz="0" w:space="0" w:color="auto"/>
      </w:divBdr>
    </w:div>
    <w:div w:id="1091505323">
      <w:bodyDiv w:val="1"/>
      <w:marLeft w:val="0"/>
      <w:marRight w:val="0"/>
      <w:marTop w:val="0"/>
      <w:marBottom w:val="0"/>
      <w:divBdr>
        <w:top w:val="none" w:sz="0" w:space="0" w:color="auto"/>
        <w:left w:val="none" w:sz="0" w:space="0" w:color="auto"/>
        <w:bottom w:val="none" w:sz="0" w:space="0" w:color="auto"/>
        <w:right w:val="none" w:sz="0" w:space="0" w:color="auto"/>
      </w:divBdr>
    </w:div>
    <w:div w:id="1113287992">
      <w:bodyDiv w:val="1"/>
      <w:marLeft w:val="0"/>
      <w:marRight w:val="0"/>
      <w:marTop w:val="0"/>
      <w:marBottom w:val="0"/>
      <w:divBdr>
        <w:top w:val="none" w:sz="0" w:space="0" w:color="auto"/>
        <w:left w:val="none" w:sz="0" w:space="0" w:color="auto"/>
        <w:bottom w:val="none" w:sz="0" w:space="0" w:color="auto"/>
        <w:right w:val="none" w:sz="0" w:space="0" w:color="auto"/>
      </w:divBdr>
    </w:div>
    <w:div w:id="1136139575">
      <w:bodyDiv w:val="1"/>
      <w:marLeft w:val="0"/>
      <w:marRight w:val="0"/>
      <w:marTop w:val="0"/>
      <w:marBottom w:val="0"/>
      <w:divBdr>
        <w:top w:val="none" w:sz="0" w:space="0" w:color="auto"/>
        <w:left w:val="none" w:sz="0" w:space="0" w:color="auto"/>
        <w:bottom w:val="none" w:sz="0" w:space="0" w:color="auto"/>
        <w:right w:val="none" w:sz="0" w:space="0" w:color="auto"/>
      </w:divBdr>
    </w:div>
    <w:div w:id="1168979573">
      <w:bodyDiv w:val="1"/>
      <w:marLeft w:val="0"/>
      <w:marRight w:val="0"/>
      <w:marTop w:val="0"/>
      <w:marBottom w:val="0"/>
      <w:divBdr>
        <w:top w:val="none" w:sz="0" w:space="0" w:color="auto"/>
        <w:left w:val="none" w:sz="0" w:space="0" w:color="auto"/>
        <w:bottom w:val="none" w:sz="0" w:space="0" w:color="auto"/>
        <w:right w:val="none" w:sz="0" w:space="0" w:color="auto"/>
      </w:divBdr>
    </w:div>
    <w:div w:id="1188370050">
      <w:bodyDiv w:val="1"/>
      <w:marLeft w:val="0"/>
      <w:marRight w:val="0"/>
      <w:marTop w:val="0"/>
      <w:marBottom w:val="0"/>
      <w:divBdr>
        <w:top w:val="none" w:sz="0" w:space="0" w:color="auto"/>
        <w:left w:val="none" w:sz="0" w:space="0" w:color="auto"/>
        <w:bottom w:val="none" w:sz="0" w:space="0" w:color="auto"/>
        <w:right w:val="none" w:sz="0" w:space="0" w:color="auto"/>
      </w:divBdr>
    </w:div>
    <w:div w:id="1205753463">
      <w:bodyDiv w:val="1"/>
      <w:marLeft w:val="0"/>
      <w:marRight w:val="0"/>
      <w:marTop w:val="0"/>
      <w:marBottom w:val="0"/>
      <w:divBdr>
        <w:top w:val="none" w:sz="0" w:space="0" w:color="auto"/>
        <w:left w:val="none" w:sz="0" w:space="0" w:color="auto"/>
        <w:bottom w:val="none" w:sz="0" w:space="0" w:color="auto"/>
        <w:right w:val="none" w:sz="0" w:space="0" w:color="auto"/>
      </w:divBdr>
    </w:div>
    <w:div w:id="1237477100">
      <w:bodyDiv w:val="1"/>
      <w:marLeft w:val="0"/>
      <w:marRight w:val="0"/>
      <w:marTop w:val="0"/>
      <w:marBottom w:val="0"/>
      <w:divBdr>
        <w:top w:val="none" w:sz="0" w:space="0" w:color="auto"/>
        <w:left w:val="none" w:sz="0" w:space="0" w:color="auto"/>
        <w:bottom w:val="none" w:sz="0" w:space="0" w:color="auto"/>
        <w:right w:val="none" w:sz="0" w:space="0" w:color="auto"/>
      </w:divBdr>
    </w:div>
    <w:div w:id="1279527991">
      <w:bodyDiv w:val="1"/>
      <w:marLeft w:val="0"/>
      <w:marRight w:val="0"/>
      <w:marTop w:val="0"/>
      <w:marBottom w:val="0"/>
      <w:divBdr>
        <w:top w:val="none" w:sz="0" w:space="0" w:color="auto"/>
        <w:left w:val="none" w:sz="0" w:space="0" w:color="auto"/>
        <w:bottom w:val="none" w:sz="0" w:space="0" w:color="auto"/>
        <w:right w:val="none" w:sz="0" w:space="0" w:color="auto"/>
      </w:divBdr>
    </w:div>
    <w:div w:id="1311861525">
      <w:bodyDiv w:val="1"/>
      <w:marLeft w:val="0"/>
      <w:marRight w:val="0"/>
      <w:marTop w:val="0"/>
      <w:marBottom w:val="0"/>
      <w:divBdr>
        <w:top w:val="none" w:sz="0" w:space="0" w:color="auto"/>
        <w:left w:val="none" w:sz="0" w:space="0" w:color="auto"/>
        <w:bottom w:val="none" w:sz="0" w:space="0" w:color="auto"/>
        <w:right w:val="none" w:sz="0" w:space="0" w:color="auto"/>
      </w:divBdr>
    </w:div>
    <w:div w:id="1318723137">
      <w:bodyDiv w:val="1"/>
      <w:marLeft w:val="0"/>
      <w:marRight w:val="0"/>
      <w:marTop w:val="0"/>
      <w:marBottom w:val="0"/>
      <w:divBdr>
        <w:top w:val="none" w:sz="0" w:space="0" w:color="auto"/>
        <w:left w:val="none" w:sz="0" w:space="0" w:color="auto"/>
        <w:bottom w:val="none" w:sz="0" w:space="0" w:color="auto"/>
        <w:right w:val="none" w:sz="0" w:space="0" w:color="auto"/>
      </w:divBdr>
    </w:div>
    <w:div w:id="1336302075">
      <w:bodyDiv w:val="1"/>
      <w:marLeft w:val="0"/>
      <w:marRight w:val="0"/>
      <w:marTop w:val="0"/>
      <w:marBottom w:val="0"/>
      <w:divBdr>
        <w:top w:val="none" w:sz="0" w:space="0" w:color="auto"/>
        <w:left w:val="none" w:sz="0" w:space="0" w:color="auto"/>
        <w:bottom w:val="none" w:sz="0" w:space="0" w:color="auto"/>
        <w:right w:val="none" w:sz="0" w:space="0" w:color="auto"/>
      </w:divBdr>
    </w:div>
    <w:div w:id="1358195079">
      <w:bodyDiv w:val="1"/>
      <w:marLeft w:val="0"/>
      <w:marRight w:val="0"/>
      <w:marTop w:val="0"/>
      <w:marBottom w:val="0"/>
      <w:divBdr>
        <w:top w:val="none" w:sz="0" w:space="0" w:color="auto"/>
        <w:left w:val="none" w:sz="0" w:space="0" w:color="auto"/>
        <w:bottom w:val="none" w:sz="0" w:space="0" w:color="auto"/>
        <w:right w:val="none" w:sz="0" w:space="0" w:color="auto"/>
      </w:divBdr>
    </w:div>
    <w:div w:id="1380350982">
      <w:bodyDiv w:val="1"/>
      <w:marLeft w:val="0"/>
      <w:marRight w:val="0"/>
      <w:marTop w:val="0"/>
      <w:marBottom w:val="0"/>
      <w:divBdr>
        <w:top w:val="none" w:sz="0" w:space="0" w:color="auto"/>
        <w:left w:val="none" w:sz="0" w:space="0" w:color="auto"/>
        <w:bottom w:val="none" w:sz="0" w:space="0" w:color="auto"/>
        <w:right w:val="none" w:sz="0" w:space="0" w:color="auto"/>
      </w:divBdr>
    </w:div>
    <w:div w:id="1391225070">
      <w:bodyDiv w:val="1"/>
      <w:marLeft w:val="0"/>
      <w:marRight w:val="0"/>
      <w:marTop w:val="0"/>
      <w:marBottom w:val="0"/>
      <w:divBdr>
        <w:top w:val="none" w:sz="0" w:space="0" w:color="auto"/>
        <w:left w:val="none" w:sz="0" w:space="0" w:color="auto"/>
        <w:bottom w:val="none" w:sz="0" w:space="0" w:color="auto"/>
        <w:right w:val="none" w:sz="0" w:space="0" w:color="auto"/>
      </w:divBdr>
    </w:div>
    <w:div w:id="1392580275">
      <w:bodyDiv w:val="1"/>
      <w:marLeft w:val="0"/>
      <w:marRight w:val="0"/>
      <w:marTop w:val="0"/>
      <w:marBottom w:val="0"/>
      <w:divBdr>
        <w:top w:val="none" w:sz="0" w:space="0" w:color="auto"/>
        <w:left w:val="none" w:sz="0" w:space="0" w:color="auto"/>
        <w:bottom w:val="none" w:sz="0" w:space="0" w:color="auto"/>
        <w:right w:val="none" w:sz="0" w:space="0" w:color="auto"/>
      </w:divBdr>
    </w:div>
    <w:div w:id="1420910477">
      <w:bodyDiv w:val="1"/>
      <w:marLeft w:val="0"/>
      <w:marRight w:val="0"/>
      <w:marTop w:val="0"/>
      <w:marBottom w:val="0"/>
      <w:divBdr>
        <w:top w:val="none" w:sz="0" w:space="0" w:color="auto"/>
        <w:left w:val="none" w:sz="0" w:space="0" w:color="auto"/>
        <w:bottom w:val="none" w:sz="0" w:space="0" w:color="auto"/>
        <w:right w:val="none" w:sz="0" w:space="0" w:color="auto"/>
      </w:divBdr>
    </w:div>
    <w:div w:id="1511333510">
      <w:bodyDiv w:val="1"/>
      <w:marLeft w:val="0"/>
      <w:marRight w:val="0"/>
      <w:marTop w:val="0"/>
      <w:marBottom w:val="0"/>
      <w:divBdr>
        <w:top w:val="none" w:sz="0" w:space="0" w:color="auto"/>
        <w:left w:val="none" w:sz="0" w:space="0" w:color="auto"/>
        <w:bottom w:val="none" w:sz="0" w:space="0" w:color="auto"/>
        <w:right w:val="none" w:sz="0" w:space="0" w:color="auto"/>
      </w:divBdr>
    </w:div>
    <w:div w:id="1527018883">
      <w:bodyDiv w:val="1"/>
      <w:marLeft w:val="0"/>
      <w:marRight w:val="0"/>
      <w:marTop w:val="0"/>
      <w:marBottom w:val="0"/>
      <w:divBdr>
        <w:top w:val="none" w:sz="0" w:space="0" w:color="auto"/>
        <w:left w:val="none" w:sz="0" w:space="0" w:color="auto"/>
        <w:bottom w:val="none" w:sz="0" w:space="0" w:color="auto"/>
        <w:right w:val="none" w:sz="0" w:space="0" w:color="auto"/>
      </w:divBdr>
    </w:div>
    <w:div w:id="1541093246">
      <w:bodyDiv w:val="1"/>
      <w:marLeft w:val="0"/>
      <w:marRight w:val="0"/>
      <w:marTop w:val="0"/>
      <w:marBottom w:val="0"/>
      <w:divBdr>
        <w:top w:val="none" w:sz="0" w:space="0" w:color="auto"/>
        <w:left w:val="none" w:sz="0" w:space="0" w:color="auto"/>
        <w:bottom w:val="none" w:sz="0" w:space="0" w:color="auto"/>
        <w:right w:val="none" w:sz="0" w:space="0" w:color="auto"/>
      </w:divBdr>
    </w:div>
    <w:div w:id="1558470039">
      <w:bodyDiv w:val="1"/>
      <w:marLeft w:val="0"/>
      <w:marRight w:val="0"/>
      <w:marTop w:val="0"/>
      <w:marBottom w:val="0"/>
      <w:divBdr>
        <w:top w:val="none" w:sz="0" w:space="0" w:color="auto"/>
        <w:left w:val="none" w:sz="0" w:space="0" w:color="auto"/>
        <w:bottom w:val="none" w:sz="0" w:space="0" w:color="auto"/>
        <w:right w:val="none" w:sz="0" w:space="0" w:color="auto"/>
      </w:divBdr>
    </w:div>
    <w:div w:id="1620062976">
      <w:bodyDiv w:val="1"/>
      <w:marLeft w:val="0"/>
      <w:marRight w:val="0"/>
      <w:marTop w:val="0"/>
      <w:marBottom w:val="0"/>
      <w:divBdr>
        <w:top w:val="none" w:sz="0" w:space="0" w:color="auto"/>
        <w:left w:val="none" w:sz="0" w:space="0" w:color="auto"/>
        <w:bottom w:val="none" w:sz="0" w:space="0" w:color="auto"/>
        <w:right w:val="none" w:sz="0" w:space="0" w:color="auto"/>
      </w:divBdr>
    </w:div>
    <w:div w:id="1623994458">
      <w:bodyDiv w:val="1"/>
      <w:marLeft w:val="0"/>
      <w:marRight w:val="0"/>
      <w:marTop w:val="0"/>
      <w:marBottom w:val="0"/>
      <w:divBdr>
        <w:top w:val="none" w:sz="0" w:space="0" w:color="auto"/>
        <w:left w:val="none" w:sz="0" w:space="0" w:color="auto"/>
        <w:bottom w:val="none" w:sz="0" w:space="0" w:color="auto"/>
        <w:right w:val="none" w:sz="0" w:space="0" w:color="auto"/>
      </w:divBdr>
    </w:div>
    <w:div w:id="1656494951">
      <w:bodyDiv w:val="1"/>
      <w:marLeft w:val="0"/>
      <w:marRight w:val="0"/>
      <w:marTop w:val="0"/>
      <w:marBottom w:val="0"/>
      <w:divBdr>
        <w:top w:val="none" w:sz="0" w:space="0" w:color="auto"/>
        <w:left w:val="none" w:sz="0" w:space="0" w:color="auto"/>
        <w:bottom w:val="none" w:sz="0" w:space="0" w:color="auto"/>
        <w:right w:val="none" w:sz="0" w:space="0" w:color="auto"/>
      </w:divBdr>
    </w:div>
    <w:div w:id="1662851112">
      <w:bodyDiv w:val="1"/>
      <w:marLeft w:val="0"/>
      <w:marRight w:val="0"/>
      <w:marTop w:val="0"/>
      <w:marBottom w:val="0"/>
      <w:divBdr>
        <w:top w:val="none" w:sz="0" w:space="0" w:color="auto"/>
        <w:left w:val="none" w:sz="0" w:space="0" w:color="auto"/>
        <w:bottom w:val="none" w:sz="0" w:space="0" w:color="auto"/>
        <w:right w:val="none" w:sz="0" w:space="0" w:color="auto"/>
      </w:divBdr>
    </w:div>
    <w:div w:id="1670476875">
      <w:bodyDiv w:val="1"/>
      <w:marLeft w:val="0"/>
      <w:marRight w:val="0"/>
      <w:marTop w:val="0"/>
      <w:marBottom w:val="0"/>
      <w:divBdr>
        <w:top w:val="none" w:sz="0" w:space="0" w:color="auto"/>
        <w:left w:val="none" w:sz="0" w:space="0" w:color="auto"/>
        <w:bottom w:val="none" w:sz="0" w:space="0" w:color="auto"/>
        <w:right w:val="none" w:sz="0" w:space="0" w:color="auto"/>
      </w:divBdr>
      <w:divsChild>
        <w:div w:id="140733872">
          <w:marLeft w:val="0"/>
          <w:marRight w:val="0"/>
          <w:marTop w:val="0"/>
          <w:marBottom w:val="0"/>
          <w:divBdr>
            <w:top w:val="none" w:sz="0" w:space="0" w:color="auto"/>
            <w:left w:val="none" w:sz="0" w:space="0" w:color="auto"/>
            <w:bottom w:val="none" w:sz="0" w:space="0" w:color="auto"/>
            <w:right w:val="none" w:sz="0" w:space="0" w:color="auto"/>
          </w:divBdr>
          <w:divsChild>
            <w:div w:id="1009334421">
              <w:marLeft w:val="0"/>
              <w:marRight w:val="0"/>
              <w:marTop w:val="0"/>
              <w:marBottom w:val="0"/>
              <w:divBdr>
                <w:top w:val="none" w:sz="0" w:space="0" w:color="auto"/>
                <w:left w:val="none" w:sz="0" w:space="0" w:color="auto"/>
                <w:bottom w:val="none" w:sz="0" w:space="0" w:color="auto"/>
                <w:right w:val="none" w:sz="0" w:space="0" w:color="auto"/>
              </w:divBdr>
              <w:divsChild>
                <w:div w:id="950404470">
                  <w:marLeft w:val="0"/>
                  <w:marRight w:val="0"/>
                  <w:marTop w:val="0"/>
                  <w:marBottom w:val="0"/>
                  <w:divBdr>
                    <w:top w:val="none" w:sz="0" w:space="0" w:color="auto"/>
                    <w:left w:val="none" w:sz="0" w:space="0" w:color="auto"/>
                    <w:bottom w:val="none" w:sz="0" w:space="0" w:color="auto"/>
                    <w:right w:val="none" w:sz="0" w:space="0" w:color="auto"/>
                  </w:divBdr>
                </w:div>
                <w:div w:id="471751848">
                  <w:marLeft w:val="0"/>
                  <w:marRight w:val="0"/>
                  <w:marTop w:val="0"/>
                  <w:marBottom w:val="0"/>
                  <w:divBdr>
                    <w:top w:val="none" w:sz="0" w:space="0" w:color="auto"/>
                    <w:left w:val="none" w:sz="0" w:space="0" w:color="auto"/>
                    <w:bottom w:val="none" w:sz="0" w:space="0" w:color="auto"/>
                    <w:right w:val="none" w:sz="0" w:space="0" w:color="auto"/>
                  </w:divBdr>
                </w:div>
              </w:divsChild>
            </w:div>
            <w:div w:id="268313837">
              <w:marLeft w:val="0"/>
              <w:marRight w:val="0"/>
              <w:marTop w:val="0"/>
              <w:marBottom w:val="0"/>
              <w:divBdr>
                <w:top w:val="none" w:sz="0" w:space="0" w:color="auto"/>
                <w:left w:val="none" w:sz="0" w:space="0" w:color="auto"/>
                <w:bottom w:val="none" w:sz="0" w:space="0" w:color="auto"/>
                <w:right w:val="none" w:sz="0" w:space="0" w:color="auto"/>
              </w:divBdr>
              <w:divsChild>
                <w:div w:id="870066598">
                  <w:marLeft w:val="0"/>
                  <w:marRight w:val="0"/>
                  <w:marTop w:val="0"/>
                  <w:marBottom w:val="0"/>
                  <w:divBdr>
                    <w:top w:val="none" w:sz="0" w:space="0" w:color="auto"/>
                    <w:left w:val="none" w:sz="0" w:space="0" w:color="auto"/>
                    <w:bottom w:val="none" w:sz="0" w:space="0" w:color="auto"/>
                    <w:right w:val="none" w:sz="0" w:space="0" w:color="auto"/>
                  </w:divBdr>
                </w:div>
                <w:div w:id="1410886741">
                  <w:marLeft w:val="0"/>
                  <w:marRight w:val="0"/>
                  <w:marTop w:val="0"/>
                  <w:marBottom w:val="0"/>
                  <w:divBdr>
                    <w:top w:val="none" w:sz="0" w:space="0" w:color="auto"/>
                    <w:left w:val="none" w:sz="0" w:space="0" w:color="auto"/>
                    <w:bottom w:val="none" w:sz="0" w:space="0" w:color="auto"/>
                    <w:right w:val="none" w:sz="0" w:space="0" w:color="auto"/>
                  </w:divBdr>
                </w:div>
              </w:divsChild>
            </w:div>
            <w:div w:id="1913151315">
              <w:marLeft w:val="0"/>
              <w:marRight w:val="0"/>
              <w:marTop w:val="0"/>
              <w:marBottom w:val="0"/>
              <w:divBdr>
                <w:top w:val="none" w:sz="0" w:space="0" w:color="auto"/>
                <w:left w:val="none" w:sz="0" w:space="0" w:color="auto"/>
                <w:bottom w:val="none" w:sz="0" w:space="0" w:color="auto"/>
                <w:right w:val="none" w:sz="0" w:space="0" w:color="auto"/>
              </w:divBdr>
              <w:divsChild>
                <w:div w:id="613244216">
                  <w:marLeft w:val="0"/>
                  <w:marRight w:val="0"/>
                  <w:marTop w:val="0"/>
                  <w:marBottom w:val="0"/>
                  <w:divBdr>
                    <w:top w:val="none" w:sz="0" w:space="0" w:color="auto"/>
                    <w:left w:val="none" w:sz="0" w:space="0" w:color="auto"/>
                    <w:bottom w:val="none" w:sz="0" w:space="0" w:color="auto"/>
                    <w:right w:val="none" w:sz="0" w:space="0" w:color="auto"/>
                  </w:divBdr>
                </w:div>
                <w:div w:id="1664967807">
                  <w:marLeft w:val="0"/>
                  <w:marRight w:val="0"/>
                  <w:marTop w:val="0"/>
                  <w:marBottom w:val="0"/>
                  <w:divBdr>
                    <w:top w:val="none" w:sz="0" w:space="0" w:color="auto"/>
                    <w:left w:val="none" w:sz="0" w:space="0" w:color="auto"/>
                    <w:bottom w:val="none" w:sz="0" w:space="0" w:color="auto"/>
                    <w:right w:val="none" w:sz="0" w:space="0" w:color="auto"/>
                  </w:divBdr>
                </w:div>
              </w:divsChild>
            </w:div>
            <w:div w:id="1377780310">
              <w:marLeft w:val="0"/>
              <w:marRight w:val="0"/>
              <w:marTop w:val="0"/>
              <w:marBottom w:val="0"/>
              <w:divBdr>
                <w:top w:val="none" w:sz="0" w:space="0" w:color="auto"/>
                <w:left w:val="none" w:sz="0" w:space="0" w:color="auto"/>
                <w:bottom w:val="none" w:sz="0" w:space="0" w:color="auto"/>
                <w:right w:val="none" w:sz="0" w:space="0" w:color="auto"/>
              </w:divBdr>
              <w:divsChild>
                <w:div w:id="418795274">
                  <w:marLeft w:val="0"/>
                  <w:marRight w:val="0"/>
                  <w:marTop w:val="0"/>
                  <w:marBottom w:val="0"/>
                  <w:divBdr>
                    <w:top w:val="none" w:sz="0" w:space="0" w:color="auto"/>
                    <w:left w:val="none" w:sz="0" w:space="0" w:color="auto"/>
                    <w:bottom w:val="none" w:sz="0" w:space="0" w:color="auto"/>
                    <w:right w:val="none" w:sz="0" w:space="0" w:color="auto"/>
                  </w:divBdr>
                </w:div>
                <w:div w:id="16855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8688">
          <w:marLeft w:val="0"/>
          <w:marRight w:val="0"/>
          <w:marTop w:val="0"/>
          <w:marBottom w:val="0"/>
          <w:divBdr>
            <w:top w:val="none" w:sz="0" w:space="0" w:color="auto"/>
            <w:left w:val="none" w:sz="0" w:space="0" w:color="auto"/>
            <w:bottom w:val="none" w:sz="0" w:space="0" w:color="auto"/>
            <w:right w:val="none" w:sz="0" w:space="0" w:color="auto"/>
          </w:divBdr>
        </w:div>
        <w:div w:id="2063943872">
          <w:marLeft w:val="0"/>
          <w:marRight w:val="0"/>
          <w:marTop w:val="0"/>
          <w:marBottom w:val="0"/>
          <w:divBdr>
            <w:top w:val="none" w:sz="0" w:space="0" w:color="auto"/>
            <w:left w:val="none" w:sz="0" w:space="0" w:color="auto"/>
            <w:bottom w:val="none" w:sz="0" w:space="0" w:color="auto"/>
            <w:right w:val="none" w:sz="0" w:space="0" w:color="auto"/>
          </w:divBdr>
        </w:div>
        <w:div w:id="92288251">
          <w:marLeft w:val="0"/>
          <w:marRight w:val="0"/>
          <w:marTop w:val="0"/>
          <w:marBottom w:val="0"/>
          <w:divBdr>
            <w:top w:val="none" w:sz="0" w:space="0" w:color="auto"/>
            <w:left w:val="none" w:sz="0" w:space="0" w:color="auto"/>
            <w:bottom w:val="none" w:sz="0" w:space="0" w:color="auto"/>
            <w:right w:val="none" w:sz="0" w:space="0" w:color="auto"/>
          </w:divBdr>
        </w:div>
        <w:div w:id="724527808">
          <w:marLeft w:val="0"/>
          <w:marRight w:val="0"/>
          <w:marTop w:val="0"/>
          <w:marBottom w:val="0"/>
          <w:divBdr>
            <w:top w:val="none" w:sz="0" w:space="0" w:color="auto"/>
            <w:left w:val="none" w:sz="0" w:space="0" w:color="auto"/>
            <w:bottom w:val="none" w:sz="0" w:space="0" w:color="auto"/>
            <w:right w:val="none" w:sz="0" w:space="0" w:color="auto"/>
          </w:divBdr>
        </w:div>
        <w:div w:id="15929996">
          <w:marLeft w:val="0"/>
          <w:marRight w:val="0"/>
          <w:marTop w:val="0"/>
          <w:marBottom w:val="0"/>
          <w:divBdr>
            <w:top w:val="none" w:sz="0" w:space="0" w:color="auto"/>
            <w:left w:val="none" w:sz="0" w:space="0" w:color="auto"/>
            <w:bottom w:val="none" w:sz="0" w:space="0" w:color="auto"/>
            <w:right w:val="none" w:sz="0" w:space="0" w:color="auto"/>
          </w:divBdr>
        </w:div>
        <w:div w:id="397827158">
          <w:marLeft w:val="0"/>
          <w:marRight w:val="0"/>
          <w:marTop w:val="0"/>
          <w:marBottom w:val="0"/>
          <w:divBdr>
            <w:top w:val="none" w:sz="0" w:space="0" w:color="auto"/>
            <w:left w:val="none" w:sz="0" w:space="0" w:color="auto"/>
            <w:bottom w:val="none" w:sz="0" w:space="0" w:color="auto"/>
            <w:right w:val="none" w:sz="0" w:space="0" w:color="auto"/>
          </w:divBdr>
        </w:div>
      </w:divsChild>
    </w:div>
    <w:div w:id="1714109253">
      <w:bodyDiv w:val="1"/>
      <w:marLeft w:val="0"/>
      <w:marRight w:val="0"/>
      <w:marTop w:val="0"/>
      <w:marBottom w:val="0"/>
      <w:divBdr>
        <w:top w:val="none" w:sz="0" w:space="0" w:color="auto"/>
        <w:left w:val="none" w:sz="0" w:space="0" w:color="auto"/>
        <w:bottom w:val="none" w:sz="0" w:space="0" w:color="auto"/>
        <w:right w:val="none" w:sz="0" w:space="0" w:color="auto"/>
      </w:divBdr>
    </w:div>
    <w:div w:id="1717926450">
      <w:bodyDiv w:val="1"/>
      <w:marLeft w:val="0"/>
      <w:marRight w:val="0"/>
      <w:marTop w:val="0"/>
      <w:marBottom w:val="0"/>
      <w:divBdr>
        <w:top w:val="none" w:sz="0" w:space="0" w:color="auto"/>
        <w:left w:val="none" w:sz="0" w:space="0" w:color="auto"/>
        <w:bottom w:val="none" w:sz="0" w:space="0" w:color="auto"/>
        <w:right w:val="none" w:sz="0" w:space="0" w:color="auto"/>
      </w:divBdr>
      <w:divsChild>
        <w:div w:id="89006802">
          <w:marLeft w:val="0"/>
          <w:marRight w:val="0"/>
          <w:marTop w:val="0"/>
          <w:marBottom w:val="0"/>
          <w:divBdr>
            <w:top w:val="none" w:sz="0" w:space="0" w:color="auto"/>
            <w:left w:val="none" w:sz="0" w:space="0" w:color="auto"/>
            <w:bottom w:val="none" w:sz="0" w:space="0" w:color="auto"/>
            <w:right w:val="none" w:sz="0" w:space="0" w:color="auto"/>
          </w:divBdr>
          <w:divsChild>
            <w:div w:id="1023289213">
              <w:marLeft w:val="0"/>
              <w:marRight w:val="0"/>
              <w:marTop w:val="0"/>
              <w:marBottom w:val="0"/>
              <w:divBdr>
                <w:top w:val="none" w:sz="0" w:space="0" w:color="auto"/>
                <w:left w:val="none" w:sz="0" w:space="0" w:color="auto"/>
                <w:bottom w:val="none" w:sz="0" w:space="0" w:color="auto"/>
                <w:right w:val="none" w:sz="0" w:space="0" w:color="auto"/>
              </w:divBdr>
              <w:divsChild>
                <w:div w:id="123545908">
                  <w:marLeft w:val="0"/>
                  <w:marRight w:val="0"/>
                  <w:marTop w:val="0"/>
                  <w:marBottom w:val="0"/>
                  <w:divBdr>
                    <w:top w:val="none" w:sz="0" w:space="0" w:color="auto"/>
                    <w:left w:val="none" w:sz="0" w:space="0" w:color="auto"/>
                    <w:bottom w:val="none" w:sz="0" w:space="0" w:color="auto"/>
                    <w:right w:val="none" w:sz="0" w:space="0" w:color="auto"/>
                  </w:divBdr>
                  <w:divsChild>
                    <w:div w:id="1222063785">
                      <w:marLeft w:val="0"/>
                      <w:marRight w:val="0"/>
                      <w:marTop w:val="0"/>
                      <w:marBottom w:val="0"/>
                      <w:divBdr>
                        <w:top w:val="none" w:sz="0" w:space="0" w:color="auto"/>
                        <w:left w:val="none" w:sz="0" w:space="0" w:color="auto"/>
                        <w:bottom w:val="none" w:sz="0" w:space="0" w:color="auto"/>
                        <w:right w:val="none" w:sz="0" w:space="0" w:color="auto"/>
                      </w:divBdr>
                      <w:divsChild>
                        <w:div w:id="616571508">
                          <w:marLeft w:val="0"/>
                          <w:marRight w:val="0"/>
                          <w:marTop w:val="0"/>
                          <w:marBottom w:val="0"/>
                          <w:divBdr>
                            <w:top w:val="none" w:sz="0" w:space="0" w:color="auto"/>
                            <w:left w:val="none" w:sz="0" w:space="0" w:color="auto"/>
                            <w:bottom w:val="none" w:sz="0" w:space="0" w:color="auto"/>
                            <w:right w:val="none" w:sz="0" w:space="0" w:color="auto"/>
                          </w:divBdr>
                          <w:divsChild>
                            <w:div w:id="1632205236">
                              <w:marLeft w:val="0"/>
                              <w:marRight w:val="0"/>
                              <w:marTop w:val="0"/>
                              <w:marBottom w:val="0"/>
                              <w:divBdr>
                                <w:top w:val="none" w:sz="0" w:space="0" w:color="auto"/>
                                <w:left w:val="none" w:sz="0" w:space="0" w:color="auto"/>
                                <w:bottom w:val="none" w:sz="0" w:space="0" w:color="auto"/>
                                <w:right w:val="none" w:sz="0" w:space="0" w:color="auto"/>
                              </w:divBdr>
                              <w:divsChild>
                                <w:div w:id="99031434">
                                  <w:marLeft w:val="0"/>
                                  <w:marRight w:val="0"/>
                                  <w:marTop w:val="0"/>
                                  <w:marBottom w:val="0"/>
                                  <w:divBdr>
                                    <w:top w:val="none" w:sz="0" w:space="0" w:color="auto"/>
                                    <w:left w:val="none" w:sz="0" w:space="0" w:color="auto"/>
                                    <w:bottom w:val="none" w:sz="0" w:space="0" w:color="auto"/>
                                    <w:right w:val="none" w:sz="0" w:space="0" w:color="auto"/>
                                  </w:divBdr>
                                  <w:divsChild>
                                    <w:div w:id="1285500671">
                                      <w:marLeft w:val="0"/>
                                      <w:marRight w:val="0"/>
                                      <w:marTop w:val="0"/>
                                      <w:marBottom w:val="0"/>
                                      <w:divBdr>
                                        <w:top w:val="none" w:sz="0" w:space="0" w:color="auto"/>
                                        <w:left w:val="none" w:sz="0" w:space="0" w:color="auto"/>
                                        <w:bottom w:val="none" w:sz="0" w:space="0" w:color="auto"/>
                                        <w:right w:val="none" w:sz="0" w:space="0" w:color="auto"/>
                                      </w:divBdr>
                                      <w:divsChild>
                                        <w:div w:id="14507193">
                                          <w:marLeft w:val="0"/>
                                          <w:marRight w:val="0"/>
                                          <w:marTop w:val="0"/>
                                          <w:marBottom w:val="0"/>
                                          <w:divBdr>
                                            <w:top w:val="none" w:sz="0" w:space="0" w:color="auto"/>
                                            <w:left w:val="none" w:sz="0" w:space="0" w:color="auto"/>
                                            <w:bottom w:val="none" w:sz="0" w:space="0" w:color="auto"/>
                                            <w:right w:val="none" w:sz="0" w:space="0" w:color="auto"/>
                                          </w:divBdr>
                                        </w:div>
                                        <w:div w:id="1164734944">
                                          <w:marLeft w:val="0"/>
                                          <w:marRight w:val="0"/>
                                          <w:marTop w:val="0"/>
                                          <w:marBottom w:val="0"/>
                                          <w:divBdr>
                                            <w:top w:val="none" w:sz="0" w:space="0" w:color="auto"/>
                                            <w:left w:val="none" w:sz="0" w:space="0" w:color="auto"/>
                                            <w:bottom w:val="none" w:sz="0" w:space="0" w:color="auto"/>
                                            <w:right w:val="none" w:sz="0" w:space="0" w:color="auto"/>
                                          </w:divBdr>
                                        </w:div>
                                      </w:divsChild>
                                    </w:div>
                                    <w:div w:id="786388921">
                                      <w:marLeft w:val="0"/>
                                      <w:marRight w:val="0"/>
                                      <w:marTop w:val="0"/>
                                      <w:marBottom w:val="0"/>
                                      <w:divBdr>
                                        <w:top w:val="none" w:sz="0" w:space="0" w:color="auto"/>
                                        <w:left w:val="none" w:sz="0" w:space="0" w:color="auto"/>
                                        <w:bottom w:val="none" w:sz="0" w:space="0" w:color="auto"/>
                                        <w:right w:val="none" w:sz="0" w:space="0" w:color="auto"/>
                                      </w:divBdr>
                                      <w:divsChild>
                                        <w:div w:id="253977869">
                                          <w:marLeft w:val="0"/>
                                          <w:marRight w:val="0"/>
                                          <w:marTop w:val="0"/>
                                          <w:marBottom w:val="0"/>
                                          <w:divBdr>
                                            <w:top w:val="none" w:sz="0" w:space="0" w:color="auto"/>
                                            <w:left w:val="none" w:sz="0" w:space="0" w:color="auto"/>
                                            <w:bottom w:val="none" w:sz="0" w:space="0" w:color="auto"/>
                                            <w:right w:val="none" w:sz="0" w:space="0" w:color="auto"/>
                                          </w:divBdr>
                                        </w:div>
                                        <w:div w:id="1003051115">
                                          <w:marLeft w:val="0"/>
                                          <w:marRight w:val="0"/>
                                          <w:marTop w:val="0"/>
                                          <w:marBottom w:val="0"/>
                                          <w:divBdr>
                                            <w:top w:val="none" w:sz="0" w:space="0" w:color="auto"/>
                                            <w:left w:val="none" w:sz="0" w:space="0" w:color="auto"/>
                                            <w:bottom w:val="none" w:sz="0" w:space="0" w:color="auto"/>
                                            <w:right w:val="none" w:sz="0" w:space="0" w:color="auto"/>
                                          </w:divBdr>
                                        </w:div>
                                      </w:divsChild>
                                    </w:div>
                                    <w:div w:id="439423744">
                                      <w:marLeft w:val="0"/>
                                      <w:marRight w:val="0"/>
                                      <w:marTop w:val="0"/>
                                      <w:marBottom w:val="0"/>
                                      <w:divBdr>
                                        <w:top w:val="none" w:sz="0" w:space="0" w:color="auto"/>
                                        <w:left w:val="none" w:sz="0" w:space="0" w:color="auto"/>
                                        <w:bottom w:val="none" w:sz="0" w:space="0" w:color="auto"/>
                                        <w:right w:val="none" w:sz="0" w:space="0" w:color="auto"/>
                                      </w:divBdr>
                                      <w:divsChild>
                                        <w:div w:id="1828013421">
                                          <w:marLeft w:val="0"/>
                                          <w:marRight w:val="0"/>
                                          <w:marTop w:val="0"/>
                                          <w:marBottom w:val="0"/>
                                          <w:divBdr>
                                            <w:top w:val="none" w:sz="0" w:space="0" w:color="auto"/>
                                            <w:left w:val="none" w:sz="0" w:space="0" w:color="auto"/>
                                            <w:bottom w:val="none" w:sz="0" w:space="0" w:color="auto"/>
                                            <w:right w:val="none" w:sz="0" w:space="0" w:color="auto"/>
                                          </w:divBdr>
                                        </w:div>
                                        <w:div w:id="392971229">
                                          <w:marLeft w:val="0"/>
                                          <w:marRight w:val="0"/>
                                          <w:marTop w:val="0"/>
                                          <w:marBottom w:val="0"/>
                                          <w:divBdr>
                                            <w:top w:val="none" w:sz="0" w:space="0" w:color="auto"/>
                                            <w:left w:val="none" w:sz="0" w:space="0" w:color="auto"/>
                                            <w:bottom w:val="none" w:sz="0" w:space="0" w:color="auto"/>
                                            <w:right w:val="none" w:sz="0" w:space="0" w:color="auto"/>
                                          </w:divBdr>
                                          <w:divsChild>
                                            <w:div w:id="20836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2362225">
      <w:bodyDiv w:val="1"/>
      <w:marLeft w:val="0"/>
      <w:marRight w:val="0"/>
      <w:marTop w:val="0"/>
      <w:marBottom w:val="0"/>
      <w:divBdr>
        <w:top w:val="none" w:sz="0" w:space="0" w:color="auto"/>
        <w:left w:val="none" w:sz="0" w:space="0" w:color="auto"/>
        <w:bottom w:val="none" w:sz="0" w:space="0" w:color="auto"/>
        <w:right w:val="none" w:sz="0" w:space="0" w:color="auto"/>
      </w:divBdr>
    </w:div>
    <w:div w:id="1817915414">
      <w:bodyDiv w:val="1"/>
      <w:marLeft w:val="0"/>
      <w:marRight w:val="0"/>
      <w:marTop w:val="0"/>
      <w:marBottom w:val="0"/>
      <w:divBdr>
        <w:top w:val="none" w:sz="0" w:space="0" w:color="auto"/>
        <w:left w:val="none" w:sz="0" w:space="0" w:color="auto"/>
        <w:bottom w:val="none" w:sz="0" w:space="0" w:color="auto"/>
        <w:right w:val="none" w:sz="0" w:space="0" w:color="auto"/>
      </w:divBdr>
    </w:div>
    <w:div w:id="1832287132">
      <w:bodyDiv w:val="1"/>
      <w:marLeft w:val="0"/>
      <w:marRight w:val="0"/>
      <w:marTop w:val="0"/>
      <w:marBottom w:val="0"/>
      <w:divBdr>
        <w:top w:val="none" w:sz="0" w:space="0" w:color="auto"/>
        <w:left w:val="none" w:sz="0" w:space="0" w:color="auto"/>
        <w:bottom w:val="none" w:sz="0" w:space="0" w:color="auto"/>
        <w:right w:val="none" w:sz="0" w:space="0" w:color="auto"/>
      </w:divBdr>
    </w:div>
    <w:div w:id="1840804112">
      <w:bodyDiv w:val="1"/>
      <w:marLeft w:val="0"/>
      <w:marRight w:val="0"/>
      <w:marTop w:val="0"/>
      <w:marBottom w:val="0"/>
      <w:divBdr>
        <w:top w:val="none" w:sz="0" w:space="0" w:color="auto"/>
        <w:left w:val="none" w:sz="0" w:space="0" w:color="auto"/>
        <w:bottom w:val="none" w:sz="0" w:space="0" w:color="auto"/>
        <w:right w:val="none" w:sz="0" w:space="0" w:color="auto"/>
      </w:divBdr>
    </w:div>
    <w:div w:id="1877303594">
      <w:bodyDiv w:val="1"/>
      <w:marLeft w:val="0"/>
      <w:marRight w:val="0"/>
      <w:marTop w:val="0"/>
      <w:marBottom w:val="0"/>
      <w:divBdr>
        <w:top w:val="none" w:sz="0" w:space="0" w:color="auto"/>
        <w:left w:val="none" w:sz="0" w:space="0" w:color="auto"/>
        <w:bottom w:val="none" w:sz="0" w:space="0" w:color="auto"/>
        <w:right w:val="none" w:sz="0" w:space="0" w:color="auto"/>
      </w:divBdr>
      <w:divsChild>
        <w:div w:id="990908510">
          <w:marLeft w:val="547"/>
          <w:marRight w:val="0"/>
          <w:marTop w:val="125"/>
          <w:marBottom w:val="0"/>
          <w:divBdr>
            <w:top w:val="none" w:sz="0" w:space="0" w:color="auto"/>
            <w:left w:val="none" w:sz="0" w:space="0" w:color="auto"/>
            <w:bottom w:val="none" w:sz="0" w:space="0" w:color="auto"/>
            <w:right w:val="none" w:sz="0" w:space="0" w:color="auto"/>
          </w:divBdr>
        </w:div>
      </w:divsChild>
    </w:div>
    <w:div w:id="1907107338">
      <w:bodyDiv w:val="1"/>
      <w:marLeft w:val="0"/>
      <w:marRight w:val="0"/>
      <w:marTop w:val="0"/>
      <w:marBottom w:val="0"/>
      <w:divBdr>
        <w:top w:val="none" w:sz="0" w:space="0" w:color="auto"/>
        <w:left w:val="none" w:sz="0" w:space="0" w:color="auto"/>
        <w:bottom w:val="none" w:sz="0" w:space="0" w:color="auto"/>
        <w:right w:val="none" w:sz="0" w:space="0" w:color="auto"/>
      </w:divBdr>
      <w:divsChild>
        <w:div w:id="2061204648">
          <w:marLeft w:val="600"/>
          <w:marRight w:val="0"/>
          <w:marTop w:val="0"/>
          <w:marBottom w:val="0"/>
          <w:divBdr>
            <w:top w:val="none" w:sz="0" w:space="0" w:color="auto"/>
            <w:left w:val="none" w:sz="0" w:space="0" w:color="auto"/>
            <w:bottom w:val="none" w:sz="0" w:space="0" w:color="auto"/>
            <w:right w:val="none" w:sz="0" w:space="0" w:color="auto"/>
          </w:divBdr>
        </w:div>
      </w:divsChild>
    </w:div>
    <w:div w:id="1919098185">
      <w:bodyDiv w:val="1"/>
      <w:marLeft w:val="0"/>
      <w:marRight w:val="0"/>
      <w:marTop w:val="0"/>
      <w:marBottom w:val="0"/>
      <w:divBdr>
        <w:top w:val="none" w:sz="0" w:space="0" w:color="auto"/>
        <w:left w:val="none" w:sz="0" w:space="0" w:color="auto"/>
        <w:bottom w:val="none" w:sz="0" w:space="0" w:color="auto"/>
        <w:right w:val="none" w:sz="0" w:space="0" w:color="auto"/>
      </w:divBdr>
    </w:div>
    <w:div w:id="1927962131">
      <w:bodyDiv w:val="1"/>
      <w:marLeft w:val="0"/>
      <w:marRight w:val="0"/>
      <w:marTop w:val="0"/>
      <w:marBottom w:val="0"/>
      <w:divBdr>
        <w:top w:val="none" w:sz="0" w:space="0" w:color="auto"/>
        <w:left w:val="none" w:sz="0" w:space="0" w:color="auto"/>
        <w:bottom w:val="none" w:sz="0" w:space="0" w:color="auto"/>
        <w:right w:val="none" w:sz="0" w:space="0" w:color="auto"/>
      </w:divBdr>
    </w:div>
    <w:div w:id="1946841631">
      <w:bodyDiv w:val="1"/>
      <w:marLeft w:val="0"/>
      <w:marRight w:val="0"/>
      <w:marTop w:val="0"/>
      <w:marBottom w:val="0"/>
      <w:divBdr>
        <w:top w:val="none" w:sz="0" w:space="0" w:color="auto"/>
        <w:left w:val="none" w:sz="0" w:space="0" w:color="auto"/>
        <w:bottom w:val="none" w:sz="0" w:space="0" w:color="auto"/>
        <w:right w:val="none" w:sz="0" w:space="0" w:color="auto"/>
      </w:divBdr>
    </w:div>
    <w:div w:id="1982078279">
      <w:bodyDiv w:val="1"/>
      <w:marLeft w:val="0"/>
      <w:marRight w:val="0"/>
      <w:marTop w:val="0"/>
      <w:marBottom w:val="0"/>
      <w:divBdr>
        <w:top w:val="none" w:sz="0" w:space="0" w:color="auto"/>
        <w:left w:val="none" w:sz="0" w:space="0" w:color="auto"/>
        <w:bottom w:val="none" w:sz="0" w:space="0" w:color="auto"/>
        <w:right w:val="none" w:sz="0" w:space="0" w:color="auto"/>
      </w:divBdr>
    </w:div>
    <w:div w:id="2005861233">
      <w:bodyDiv w:val="1"/>
      <w:marLeft w:val="0"/>
      <w:marRight w:val="0"/>
      <w:marTop w:val="0"/>
      <w:marBottom w:val="0"/>
      <w:divBdr>
        <w:top w:val="none" w:sz="0" w:space="0" w:color="auto"/>
        <w:left w:val="none" w:sz="0" w:space="0" w:color="auto"/>
        <w:bottom w:val="none" w:sz="0" w:space="0" w:color="auto"/>
        <w:right w:val="none" w:sz="0" w:space="0" w:color="auto"/>
      </w:divBdr>
    </w:div>
    <w:div w:id="2009400104">
      <w:bodyDiv w:val="1"/>
      <w:marLeft w:val="0"/>
      <w:marRight w:val="0"/>
      <w:marTop w:val="0"/>
      <w:marBottom w:val="0"/>
      <w:divBdr>
        <w:top w:val="none" w:sz="0" w:space="0" w:color="auto"/>
        <w:left w:val="none" w:sz="0" w:space="0" w:color="auto"/>
        <w:bottom w:val="none" w:sz="0" w:space="0" w:color="auto"/>
        <w:right w:val="none" w:sz="0" w:space="0" w:color="auto"/>
      </w:divBdr>
      <w:divsChild>
        <w:div w:id="9533468">
          <w:marLeft w:val="0"/>
          <w:marRight w:val="0"/>
          <w:marTop w:val="0"/>
          <w:marBottom w:val="0"/>
          <w:divBdr>
            <w:top w:val="none" w:sz="0" w:space="0" w:color="auto"/>
            <w:left w:val="none" w:sz="0" w:space="0" w:color="auto"/>
            <w:bottom w:val="none" w:sz="0" w:space="0" w:color="auto"/>
            <w:right w:val="none" w:sz="0" w:space="0" w:color="auto"/>
          </w:divBdr>
        </w:div>
        <w:div w:id="1993826434">
          <w:marLeft w:val="0"/>
          <w:marRight w:val="0"/>
          <w:marTop w:val="0"/>
          <w:marBottom w:val="0"/>
          <w:divBdr>
            <w:top w:val="none" w:sz="0" w:space="0" w:color="auto"/>
            <w:left w:val="none" w:sz="0" w:space="0" w:color="auto"/>
            <w:bottom w:val="none" w:sz="0" w:space="0" w:color="auto"/>
            <w:right w:val="none" w:sz="0" w:space="0" w:color="auto"/>
          </w:divBdr>
        </w:div>
      </w:divsChild>
    </w:div>
    <w:div w:id="2022313952">
      <w:bodyDiv w:val="1"/>
      <w:marLeft w:val="0"/>
      <w:marRight w:val="0"/>
      <w:marTop w:val="0"/>
      <w:marBottom w:val="0"/>
      <w:divBdr>
        <w:top w:val="none" w:sz="0" w:space="0" w:color="auto"/>
        <w:left w:val="none" w:sz="0" w:space="0" w:color="auto"/>
        <w:bottom w:val="none" w:sz="0" w:space="0" w:color="auto"/>
        <w:right w:val="none" w:sz="0" w:space="0" w:color="auto"/>
      </w:divBdr>
      <w:divsChild>
        <w:div w:id="578559708">
          <w:marLeft w:val="600"/>
          <w:marRight w:val="0"/>
          <w:marTop w:val="0"/>
          <w:marBottom w:val="0"/>
          <w:divBdr>
            <w:top w:val="none" w:sz="0" w:space="0" w:color="auto"/>
            <w:left w:val="none" w:sz="0" w:space="0" w:color="auto"/>
            <w:bottom w:val="none" w:sz="0" w:space="0" w:color="auto"/>
            <w:right w:val="none" w:sz="0" w:space="0" w:color="auto"/>
          </w:divBdr>
        </w:div>
      </w:divsChild>
    </w:div>
    <w:div w:id="2023892094">
      <w:bodyDiv w:val="1"/>
      <w:marLeft w:val="0"/>
      <w:marRight w:val="0"/>
      <w:marTop w:val="0"/>
      <w:marBottom w:val="0"/>
      <w:divBdr>
        <w:top w:val="none" w:sz="0" w:space="0" w:color="auto"/>
        <w:left w:val="none" w:sz="0" w:space="0" w:color="auto"/>
        <w:bottom w:val="none" w:sz="0" w:space="0" w:color="auto"/>
        <w:right w:val="none" w:sz="0" w:space="0" w:color="auto"/>
      </w:divBdr>
    </w:div>
    <w:div w:id="2065787995">
      <w:bodyDiv w:val="1"/>
      <w:marLeft w:val="0"/>
      <w:marRight w:val="0"/>
      <w:marTop w:val="0"/>
      <w:marBottom w:val="0"/>
      <w:divBdr>
        <w:top w:val="none" w:sz="0" w:space="0" w:color="auto"/>
        <w:left w:val="none" w:sz="0" w:space="0" w:color="auto"/>
        <w:bottom w:val="none" w:sz="0" w:space="0" w:color="auto"/>
        <w:right w:val="none" w:sz="0" w:space="0" w:color="auto"/>
      </w:divBdr>
    </w:div>
    <w:div w:id="2067138751">
      <w:bodyDiv w:val="1"/>
      <w:marLeft w:val="0"/>
      <w:marRight w:val="0"/>
      <w:marTop w:val="0"/>
      <w:marBottom w:val="0"/>
      <w:divBdr>
        <w:top w:val="none" w:sz="0" w:space="0" w:color="auto"/>
        <w:left w:val="none" w:sz="0" w:space="0" w:color="auto"/>
        <w:bottom w:val="none" w:sz="0" w:space="0" w:color="auto"/>
        <w:right w:val="none" w:sz="0" w:space="0" w:color="auto"/>
      </w:divBdr>
    </w:div>
    <w:div w:id="2074812498">
      <w:bodyDiv w:val="1"/>
      <w:marLeft w:val="0"/>
      <w:marRight w:val="0"/>
      <w:marTop w:val="0"/>
      <w:marBottom w:val="0"/>
      <w:divBdr>
        <w:top w:val="none" w:sz="0" w:space="0" w:color="auto"/>
        <w:left w:val="none" w:sz="0" w:space="0" w:color="auto"/>
        <w:bottom w:val="none" w:sz="0" w:space="0" w:color="auto"/>
        <w:right w:val="none" w:sz="0" w:space="0" w:color="auto"/>
      </w:divBdr>
    </w:div>
    <w:div w:id="2119519130">
      <w:bodyDiv w:val="1"/>
      <w:marLeft w:val="0"/>
      <w:marRight w:val="0"/>
      <w:marTop w:val="0"/>
      <w:marBottom w:val="0"/>
      <w:divBdr>
        <w:top w:val="none" w:sz="0" w:space="0" w:color="auto"/>
        <w:left w:val="none" w:sz="0" w:space="0" w:color="auto"/>
        <w:bottom w:val="none" w:sz="0" w:space="0" w:color="auto"/>
        <w:right w:val="none" w:sz="0" w:space="0" w:color="auto"/>
      </w:divBdr>
    </w:div>
    <w:div w:id="2128306905">
      <w:bodyDiv w:val="1"/>
      <w:marLeft w:val="0"/>
      <w:marRight w:val="0"/>
      <w:marTop w:val="0"/>
      <w:marBottom w:val="0"/>
      <w:divBdr>
        <w:top w:val="none" w:sz="0" w:space="0" w:color="auto"/>
        <w:left w:val="none" w:sz="0" w:space="0" w:color="auto"/>
        <w:bottom w:val="none" w:sz="0" w:space="0" w:color="auto"/>
        <w:right w:val="none" w:sz="0" w:space="0" w:color="auto"/>
      </w:divBdr>
    </w:div>
    <w:div w:id="2128891587">
      <w:bodyDiv w:val="1"/>
      <w:marLeft w:val="0"/>
      <w:marRight w:val="0"/>
      <w:marTop w:val="0"/>
      <w:marBottom w:val="0"/>
      <w:divBdr>
        <w:top w:val="none" w:sz="0" w:space="0" w:color="auto"/>
        <w:left w:val="none" w:sz="0" w:space="0" w:color="auto"/>
        <w:bottom w:val="none" w:sz="0" w:space="0" w:color="auto"/>
        <w:right w:val="none" w:sz="0" w:space="0" w:color="auto"/>
      </w:divBdr>
    </w:div>
    <w:div w:id="2136170909">
      <w:bodyDiv w:val="1"/>
      <w:marLeft w:val="0"/>
      <w:marRight w:val="0"/>
      <w:marTop w:val="0"/>
      <w:marBottom w:val="0"/>
      <w:divBdr>
        <w:top w:val="none" w:sz="0" w:space="0" w:color="auto"/>
        <w:left w:val="none" w:sz="0" w:space="0" w:color="auto"/>
        <w:bottom w:val="none" w:sz="0" w:space="0" w:color="auto"/>
        <w:right w:val="none" w:sz="0" w:space="0" w:color="auto"/>
      </w:divBdr>
    </w:div>
    <w:div w:id="2137336107">
      <w:bodyDiv w:val="1"/>
      <w:marLeft w:val="0"/>
      <w:marRight w:val="0"/>
      <w:marTop w:val="0"/>
      <w:marBottom w:val="0"/>
      <w:divBdr>
        <w:top w:val="none" w:sz="0" w:space="0" w:color="auto"/>
        <w:left w:val="none" w:sz="0" w:space="0" w:color="auto"/>
        <w:bottom w:val="none" w:sz="0" w:space="0" w:color="auto"/>
        <w:right w:val="none" w:sz="0" w:space="0" w:color="auto"/>
      </w:divBdr>
      <w:divsChild>
        <w:div w:id="1223516600">
          <w:marLeft w:val="0"/>
          <w:marRight w:val="0"/>
          <w:marTop w:val="0"/>
          <w:marBottom w:val="0"/>
          <w:divBdr>
            <w:top w:val="none" w:sz="0" w:space="0" w:color="auto"/>
            <w:left w:val="none" w:sz="0" w:space="0" w:color="auto"/>
            <w:bottom w:val="none" w:sz="0" w:space="0" w:color="auto"/>
            <w:right w:val="none" w:sz="0" w:space="0" w:color="auto"/>
          </w:divBdr>
        </w:div>
        <w:div w:id="2073236798">
          <w:marLeft w:val="0"/>
          <w:marRight w:val="0"/>
          <w:marTop w:val="0"/>
          <w:marBottom w:val="0"/>
          <w:divBdr>
            <w:top w:val="none" w:sz="0" w:space="0" w:color="auto"/>
            <w:left w:val="none" w:sz="0" w:space="0" w:color="auto"/>
            <w:bottom w:val="none" w:sz="0" w:space="0" w:color="auto"/>
            <w:right w:val="none" w:sz="0" w:space="0" w:color="auto"/>
          </w:divBdr>
        </w:div>
      </w:divsChild>
    </w:div>
    <w:div w:id="214094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ons.gov.uk/peoplepopulationandcommunity/birthsdeathsandmarriages/deaths/datasets/weeklyprovisionalfiguresondeathsregisteredinenglandandwales" TargetMode="External"/><Relationship Id="rId18" Type="http://schemas.openxmlformats.org/officeDocument/2006/relationships/hyperlink" Target="https://ec.europa.eu/eurostat/data/database"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www.ons.gov.uk/peoplepopulationandcommunity/populationandmigration/populationestimates/datasets/populationestimatesforukenglandandwalesscotlandandnorthernireland" TargetMode="External"/><Relationship Id="rId7" Type="http://schemas.openxmlformats.org/officeDocument/2006/relationships/endnotes" Target="endnotes.xml"/><Relationship Id="rId12" Type="http://schemas.openxmlformats.org/officeDocument/2006/relationships/hyperlink" Target="https://sedac.ciesin.columbia.edu/data/collection/gpw-v4" TargetMode="External"/><Relationship Id="rId17" Type="http://schemas.openxmlformats.org/officeDocument/2006/relationships/hyperlink" Target="https://population.un.org/wpp"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abs.gov.au/AUSSTATS/abs@.nsf/DetailsPage/3303.0.55.004Jan%20-%20May%202020" TargetMode="External"/><Relationship Id="rId20" Type="http://schemas.openxmlformats.org/officeDocument/2006/relationships/hyperlink" Target="https://www.ons.gov.uk/peoplepopulationandcommunity/birthsdeathsandmarriages/deaths/datasets/weeklyprovisionalfiguresondeathsregisteredinenglandandwal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www.nrscotland.gov.uk/statistics-and-data/statistics/statistics-by-theme/vital-events/general-publications/weekly-and-monthly-data-on-births-and-deaths/deaths-involving-coronavirus-covid-19-in-scotland/related-statistics" TargetMode="External"/><Relationship Id="rId5" Type="http://schemas.openxmlformats.org/officeDocument/2006/relationships/webSettings" Target="webSettings.xml"/><Relationship Id="rId15" Type="http://schemas.openxmlformats.org/officeDocument/2006/relationships/hyperlink" Target="https://www.ecdc.europa.eu/en/publications-data/download-todays-data-geographic-distribution-covid-19-cases-worldwide" TargetMode="External"/><Relationship Id="rId23" Type="http://schemas.openxmlformats.org/officeDocument/2006/relationships/hyperlink" Target="https://www.stats.govt.nz/experimental/covid-19-data-portal" TargetMode="External"/><Relationship Id="rId28" Type="http://schemas.openxmlformats.org/officeDocument/2006/relationships/footer" Target="footer2.xml"/><Relationship Id="rId10" Type="http://schemas.microsoft.com/office/2016/09/relationships/commentsIds" Target="commentsIds.xml"/><Relationship Id="rId19" Type="http://schemas.openxmlformats.org/officeDocument/2006/relationships/hyperlink" Target="https://ec.europa.eu/eurostat/data/database" TargetMode="External"/><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nrscotland.gov.uk/covid19stats" TargetMode="External"/><Relationship Id="rId22" Type="http://schemas.openxmlformats.org/officeDocument/2006/relationships/hyperlink" Target="https://www.istat.it/it/archivio/240401" TargetMode="External"/><Relationship Id="rId27" Type="http://schemas.openxmlformats.org/officeDocument/2006/relationships/footer" Target="foot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9C31A-AFCC-46F8-A3A7-E7C7B20EF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38</Pages>
  <Words>8975</Words>
  <Characters>51164</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Majid</dc:creator>
  <cp:lastModifiedBy>Parks, Robbie M</cp:lastModifiedBy>
  <cp:revision>28</cp:revision>
  <cp:lastPrinted>2020-01-14T15:14:00Z</cp:lastPrinted>
  <dcterms:created xsi:type="dcterms:W3CDTF">2020-08-24T20:50:00Z</dcterms:created>
  <dcterms:modified xsi:type="dcterms:W3CDTF">2020-08-24T22:08:00Z</dcterms:modified>
</cp:coreProperties>
</file>