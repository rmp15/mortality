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F7C69" w14:textId="0D79C75F" w:rsidR="00AC26E4" w:rsidRPr="005B3E97" w:rsidRDefault="00AC26E4" w:rsidP="00AC26E4">
      <w:pPr>
        <w:spacing w:line="480" w:lineRule="auto"/>
        <w:jc w:val="both"/>
        <w:rPr>
          <w:rFonts w:ascii="Arial" w:hAnsi="Arial" w:cs="Arial"/>
          <w:b/>
          <w:sz w:val="22"/>
          <w:szCs w:val="22"/>
        </w:rPr>
      </w:pPr>
      <w:commentRangeStart w:id="0"/>
      <w:r w:rsidRPr="005B3E97">
        <w:rPr>
          <w:rFonts w:ascii="Arial" w:hAnsi="Arial" w:cs="Arial"/>
          <w:b/>
          <w:sz w:val="22"/>
          <w:szCs w:val="22"/>
        </w:rPr>
        <w:t>Heterogen</w:t>
      </w:r>
      <w:ins w:id="1" w:author="Zhou, Bin" w:date="2020-07-01T13:37:00Z">
        <w:r w:rsidR="00280D2D">
          <w:rPr>
            <w:rFonts w:ascii="Arial" w:hAnsi="Arial" w:cs="Arial"/>
            <w:b/>
            <w:sz w:val="22"/>
            <w:szCs w:val="22"/>
          </w:rPr>
          <w:t>e</w:t>
        </w:r>
      </w:ins>
      <w:r w:rsidRPr="005B3E97">
        <w:rPr>
          <w:rFonts w:ascii="Arial" w:hAnsi="Arial" w:cs="Arial"/>
          <w:b/>
          <w:sz w:val="22"/>
          <w:szCs w:val="22"/>
        </w:rPr>
        <w:t>ous magnitude and demographic and temporal dynamics of excess deaths due to the first wave of the Covid-19 pandemic in 17 industrialised countries</w:t>
      </w:r>
      <w:commentRangeEnd w:id="0"/>
      <w:r w:rsidR="00370B6F">
        <w:rPr>
          <w:rStyle w:val="CommentReference"/>
          <w:rFonts w:asciiTheme="minorHAnsi" w:eastAsiaTheme="minorHAnsi" w:hAnsiTheme="minorHAnsi" w:cstheme="minorBidi"/>
          <w:lang w:eastAsia="en-US"/>
        </w:rPr>
        <w:commentReference w:id="0"/>
      </w:r>
    </w:p>
    <w:p w14:paraId="0274CC79" w14:textId="77777777" w:rsidR="00AC26E4" w:rsidRPr="005B3E97" w:rsidRDefault="00AC26E4" w:rsidP="00AC26E4">
      <w:pPr>
        <w:spacing w:line="480" w:lineRule="auto"/>
        <w:jc w:val="both"/>
        <w:rPr>
          <w:rFonts w:ascii="Arial" w:hAnsi="Arial" w:cs="Arial"/>
          <w:sz w:val="22"/>
          <w:szCs w:val="22"/>
        </w:rPr>
      </w:pPr>
    </w:p>
    <w:p w14:paraId="6D304852" w14:textId="77777777" w:rsidR="007B730D" w:rsidRPr="005B3E97" w:rsidRDefault="007B730D" w:rsidP="007B730D">
      <w:pPr>
        <w:spacing w:line="480" w:lineRule="auto"/>
        <w:jc w:val="both"/>
        <w:rPr>
          <w:rFonts w:ascii="Arial" w:hAnsi="Arial" w:cs="Arial"/>
          <w:sz w:val="22"/>
          <w:szCs w:val="22"/>
        </w:rPr>
      </w:pPr>
      <w:r w:rsidRPr="005B3E97">
        <w:rPr>
          <w:rFonts w:ascii="Arial" w:hAnsi="Arial" w:cs="Arial"/>
          <w:sz w:val="22"/>
          <w:szCs w:val="22"/>
        </w:rPr>
        <w:t>Vasilis Kontis</w:t>
      </w:r>
      <w:r w:rsidRPr="005B3E97">
        <w:rPr>
          <w:rFonts w:ascii="Arial" w:hAnsi="Arial" w:cs="Arial"/>
          <w:sz w:val="22"/>
          <w:szCs w:val="22"/>
          <w:vertAlign w:val="superscript"/>
        </w:rPr>
        <w:t>1</w:t>
      </w:r>
      <w:r w:rsidRPr="005B3E97">
        <w:rPr>
          <w:rFonts w:ascii="Arial" w:hAnsi="Arial" w:cs="Arial"/>
          <w:sz w:val="22"/>
          <w:szCs w:val="22"/>
        </w:rPr>
        <w:t>, James E Bennett</w:t>
      </w:r>
      <w:r w:rsidRPr="005B3E97">
        <w:rPr>
          <w:rFonts w:ascii="Arial" w:hAnsi="Arial" w:cs="Arial"/>
          <w:sz w:val="22"/>
          <w:szCs w:val="22"/>
          <w:vertAlign w:val="superscript"/>
        </w:rPr>
        <w:t>1</w:t>
      </w:r>
      <w:r w:rsidRPr="005B3E97">
        <w:rPr>
          <w:rFonts w:ascii="Arial" w:hAnsi="Arial" w:cs="Arial"/>
          <w:sz w:val="22"/>
          <w:szCs w:val="22"/>
        </w:rPr>
        <w:t xml:space="preserve">, </w:t>
      </w:r>
      <w:r w:rsidRPr="00D15A6A">
        <w:rPr>
          <w:rFonts w:ascii="Arial" w:hAnsi="Arial" w:cs="Arial"/>
          <w:sz w:val="22"/>
          <w:szCs w:val="22"/>
        </w:rPr>
        <w:t>Theo Rashid</w:t>
      </w:r>
      <w:r w:rsidRPr="00D15A6A">
        <w:rPr>
          <w:rFonts w:ascii="Arial" w:hAnsi="Arial" w:cs="Arial"/>
          <w:sz w:val="22"/>
          <w:szCs w:val="22"/>
          <w:vertAlign w:val="superscript"/>
        </w:rPr>
        <w:t>1</w:t>
      </w:r>
      <w:r w:rsidRPr="00D15A6A">
        <w:rPr>
          <w:rFonts w:ascii="Arial" w:hAnsi="Arial" w:cs="Arial"/>
          <w:sz w:val="22"/>
          <w:szCs w:val="22"/>
        </w:rPr>
        <w:t>, Robbie M Parks</w:t>
      </w:r>
      <w:r w:rsidRPr="00D15A6A">
        <w:rPr>
          <w:rFonts w:ascii="Arial" w:hAnsi="Arial" w:cs="Arial"/>
          <w:sz w:val="22"/>
          <w:szCs w:val="22"/>
          <w:vertAlign w:val="superscript"/>
        </w:rPr>
        <w:t>2</w:t>
      </w:r>
      <w:r w:rsidRPr="00D15A6A">
        <w:rPr>
          <w:rFonts w:ascii="Arial" w:hAnsi="Arial" w:cs="Arial"/>
          <w:sz w:val="22"/>
          <w:szCs w:val="22"/>
        </w:rPr>
        <w:t>, Jonathan Pearson-Stuttard</w:t>
      </w:r>
      <w:r w:rsidRPr="00D15A6A">
        <w:rPr>
          <w:rFonts w:ascii="Arial" w:hAnsi="Arial" w:cs="Arial"/>
          <w:sz w:val="22"/>
          <w:szCs w:val="22"/>
          <w:vertAlign w:val="superscript"/>
        </w:rPr>
        <w:t>1</w:t>
      </w:r>
      <w:r w:rsidRPr="00D15A6A">
        <w:rPr>
          <w:rFonts w:ascii="Arial" w:hAnsi="Arial" w:cs="Arial"/>
          <w:sz w:val="22"/>
          <w:szCs w:val="22"/>
        </w:rPr>
        <w:t>, Michel Guillot</w:t>
      </w:r>
      <w:r w:rsidRPr="00D15A6A">
        <w:rPr>
          <w:rFonts w:ascii="Arial" w:hAnsi="Arial" w:cs="Arial"/>
          <w:sz w:val="22"/>
          <w:szCs w:val="22"/>
          <w:vertAlign w:val="superscript"/>
        </w:rPr>
        <w:t>3,4</w:t>
      </w:r>
      <w:r w:rsidRPr="00D15A6A">
        <w:rPr>
          <w:rFonts w:ascii="Arial" w:hAnsi="Arial" w:cs="Arial"/>
          <w:sz w:val="22"/>
          <w:szCs w:val="22"/>
        </w:rPr>
        <w:t xml:space="preserve">, </w:t>
      </w:r>
      <w:proofErr w:type="spellStart"/>
      <w:r w:rsidRPr="00D15A6A">
        <w:rPr>
          <w:rFonts w:ascii="Arial" w:hAnsi="Arial" w:cs="Arial"/>
          <w:sz w:val="22"/>
          <w:szCs w:val="22"/>
        </w:rPr>
        <w:t>Perviz</w:t>
      </w:r>
      <w:proofErr w:type="spellEnd"/>
      <w:r w:rsidRPr="00D15A6A">
        <w:rPr>
          <w:rFonts w:ascii="Arial" w:hAnsi="Arial" w:cs="Arial"/>
          <w:sz w:val="22"/>
          <w:szCs w:val="22"/>
        </w:rPr>
        <w:t xml:space="preserve"> Asaria</w:t>
      </w:r>
      <w:r w:rsidRPr="00D15A6A">
        <w:rPr>
          <w:rFonts w:ascii="Arial" w:hAnsi="Arial" w:cs="Arial"/>
          <w:sz w:val="22"/>
          <w:szCs w:val="22"/>
          <w:vertAlign w:val="superscript"/>
        </w:rPr>
        <w:t>1</w:t>
      </w:r>
      <w:r w:rsidRPr="00D15A6A">
        <w:rPr>
          <w:rFonts w:ascii="Arial" w:hAnsi="Arial" w:cs="Arial"/>
          <w:sz w:val="22"/>
          <w:szCs w:val="22"/>
        </w:rPr>
        <w:t>, Bin Zhou</w:t>
      </w:r>
      <w:r w:rsidRPr="00D15A6A">
        <w:rPr>
          <w:rFonts w:ascii="Arial" w:hAnsi="Arial" w:cs="Arial"/>
          <w:sz w:val="22"/>
          <w:szCs w:val="22"/>
          <w:vertAlign w:val="superscript"/>
        </w:rPr>
        <w:t>1</w:t>
      </w:r>
      <w:r w:rsidRPr="00D15A6A">
        <w:rPr>
          <w:rFonts w:ascii="Arial" w:hAnsi="Arial" w:cs="Arial"/>
          <w:sz w:val="22"/>
          <w:szCs w:val="22"/>
        </w:rPr>
        <w:t>, Marco Battaglini</w:t>
      </w:r>
      <w:r w:rsidRPr="00D15A6A">
        <w:rPr>
          <w:rFonts w:ascii="Arial" w:hAnsi="Arial" w:cs="Arial"/>
          <w:sz w:val="22"/>
          <w:szCs w:val="22"/>
          <w:vertAlign w:val="superscript"/>
        </w:rPr>
        <w:t>5</w:t>
      </w:r>
      <w:r w:rsidRPr="00D15A6A">
        <w:rPr>
          <w:rFonts w:ascii="Arial" w:hAnsi="Arial" w:cs="Arial"/>
          <w:sz w:val="22"/>
          <w:szCs w:val="22"/>
        </w:rPr>
        <w:t xml:space="preserve">, Gianni </w:t>
      </w:r>
      <w:r w:rsidRPr="000262BF">
        <w:rPr>
          <w:rFonts w:ascii="Arial" w:hAnsi="Arial" w:cs="Arial"/>
          <w:sz w:val="22"/>
          <w:szCs w:val="22"/>
        </w:rPr>
        <w:t>Corsetti</w:t>
      </w:r>
      <w:r w:rsidRPr="000262BF">
        <w:rPr>
          <w:rFonts w:ascii="Arial" w:hAnsi="Arial" w:cs="Arial"/>
          <w:sz w:val="22"/>
          <w:szCs w:val="22"/>
          <w:vertAlign w:val="superscript"/>
        </w:rPr>
        <w:t>5</w:t>
      </w:r>
      <w:r w:rsidRPr="000262BF">
        <w:rPr>
          <w:rFonts w:ascii="Arial" w:hAnsi="Arial" w:cs="Arial"/>
          <w:sz w:val="22"/>
          <w:szCs w:val="22"/>
        </w:rPr>
        <w:t>, Laura Cleary</w:t>
      </w:r>
      <w:r w:rsidRPr="000262BF">
        <w:rPr>
          <w:rFonts w:ascii="Arial" w:hAnsi="Arial" w:cs="Arial"/>
          <w:sz w:val="22"/>
          <w:szCs w:val="22"/>
          <w:vertAlign w:val="superscript"/>
        </w:rPr>
        <w:t>6</w:t>
      </w:r>
      <w:r w:rsidRPr="000262BF">
        <w:rPr>
          <w:rFonts w:ascii="Arial" w:hAnsi="Arial" w:cs="Arial"/>
          <w:sz w:val="22"/>
          <w:szCs w:val="22"/>
        </w:rPr>
        <w:t xml:space="preserve">, </w:t>
      </w:r>
      <w:r>
        <w:rPr>
          <w:rFonts w:ascii="Arial" w:hAnsi="Arial" w:cs="Arial"/>
          <w:sz w:val="22"/>
          <w:szCs w:val="22"/>
        </w:rPr>
        <w:t>Martin McKee</w:t>
      </w:r>
      <w:r>
        <w:rPr>
          <w:rFonts w:ascii="Arial" w:hAnsi="Arial" w:cs="Arial"/>
          <w:sz w:val="22"/>
          <w:szCs w:val="22"/>
          <w:vertAlign w:val="superscript"/>
        </w:rPr>
        <w:t>7</w:t>
      </w:r>
      <w:r>
        <w:rPr>
          <w:rFonts w:ascii="Arial" w:hAnsi="Arial" w:cs="Arial"/>
          <w:sz w:val="22"/>
          <w:szCs w:val="22"/>
        </w:rPr>
        <w:t xml:space="preserve">, </w:t>
      </w:r>
      <w:proofErr w:type="spellStart"/>
      <w:r w:rsidRPr="000262BF">
        <w:rPr>
          <w:rFonts w:ascii="Arial" w:hAnsi="Arial" w:cs="Arial"/>
          <w:sz w:val="22"/>
          <w:szCs w:val="22"/>
        </w:rPr>
        <w:t>Mariachiara</w:t>
      </w:r>
      <w:proofErr w:type="spellEnd"/>
      <w:r w:rsidRPr="005B3E97">
        <w:rPr>
          <w:rFonts w:ascii="Arial" w:hAnsi="Arial" w:cs="Arial"/>
          <w:sz w:val="22"/>
          <w:szCs w:val="22"/>
        </w:rPr>
        <w:t xml:space="preserve"> Di </w:t>
      </w:r>
      <w:r w:rsidRPr="000262BF">
        <w:rPr>
          <w:rFonts w:ascii="Arial" w:hAnsi="Arial" w:cs="Arial"/>
          <w:sz w:val="22"/>
          <w:szCs w:val="22"/>
        </w:rPr>
        <w:t>Cesare</w:t>
      </w:r>
      <w:r w:rsidRPr="000262BF">
        <w:rPr>
          <w:rFonts w:ascii="Arial" w:hAnsi="Arial" w:cs="Arial"/>
          <w:sz w:val="22"/>
          <w:szCs w:val="22"/>
          <w:vertAlign w:val="superscript"/>
        </w:rPr>
        <w:t>1,</w:t>
      </w:r>
      <w:r>
        <w:rPr>
          <w:rFonts w:ascii="Arial" w:hAnsi="Arial" w:cs="Arial"/>
          <w:sz w:val="22"/>
          <w:szCs w:val="22"/>
          <w:vertAlign w:val="superscript"/>
        </w:rPr>
        <w:t>8</w:t>
      </w:r>
      <w:r w:rsidRPr="000262BF">
        <w:rPr>
          <w:rFonts w:ascii="Arial" w:hAnsi="Arial" w:cs="Arial"/>
          <w:sz w:val="22"/>
          <w:szCs w:val="22"/>
        </w:rPr>
        <w:t>, Colin D Mathers</w:t>
      </w:r>
      <w:r>
        <w:rPr>
          <w:rFonts w:ascii="Arial" w:hAnsi="Arial" w:cs="Arial"/>
          <w:sz w:val="22"/>
          <w:szCs w:val="22"/>
          <w:vertAlign w:val="superscript"/>
        </w:rPr>
        <w:t>9</w:t>
      </w:r>
      <w:r w:rsidRPr="000262BF">
        <w:rPr>
          <w:rFonts w:ascii="Arial" w:hAnsi="Arial" w:cs="Arial"/>
          <w:sz w:val="22"/>
          <w:szCs w:val="22"/>
        </w:rPr>
        <w:t>, Rod Jackson</w:t>
      </w:r>
      <w:r>
        <w:rPr>
          <w:rFonts w:ascii="Arial" w:hAnsi="Arial" w:cs="Arial"/>
          <w:sz w:val="22"/>
          <w:szCs w:val="22"/>
          <w:vertAlign w:val="superscript"/>
        </w:rPr>
        <w:t>10</w:t>
      </w:r>
      <w:r w:rsidRPr="000262BF">
        <w:rPr>
          <w:rFonts w:ascii="Arial" w:hAnsi="Arial" w:cs="Arial"/>
          <w:sz w:val="22"/>
          <w:szCs w:val="22"/>
        </w:rPr>
        <w:t xml:space="preserve">, Majid </w:t>
      </w:r>
      <w:commentRangeStart w:id="2"/>
      <w:r w:rsidRPr="000262BF">
        <w:rPr>
          <w:rFonts w:ascii="Arial" w:hAnsi="Arial" w:cs="Arial"/>
          <w:sz w:val="22"/>
          <w:szCs w:val="22"/>
        </w:rPr>
        <w:t>Ezzati</w:t>
      </w:r>
      <w:commentRangeEnd w:id="2"/>
      <w:r w:rsidR="000D18DD">
        <w:rPr>
          <w:rStyle w:val="CommentReference"/>
          <w:rFonts w:asciiTheme="minorHAnsi" w:eastAsiaTheme="minorHAnsi" w:hAnsiTheme="minorHAnsi" w:cstheme="minorBidi"/>
          <w:lang w:eastAsia="en-US"/>
        </w:rPr>
        <w:commentReference w:id="2"/>
      </w:r>
      <w:r w:rsidRPr="000262BF">
        <w:rPr>
          <w:rFonts w:ascii="Arial" w:hAnsi="Arial" w:cs="Arial"/>
          <w:sz w:val="22"/>
          <w:szCs w:val="22"/>
          <w:vertAlign w:val="superscript"/>
        </w:rPr>
        <w:t>1</w:t>
      </w:r>
      <w:r>
        <w:rPr>
          <w:rFonts w:ascii="Arial" w:hAnsi="Arial" w:cs="Arial"/>
          <w:sz w:val="22"/>
          <w:szCs w:val="22"/>
          <w:vertAlign w:val="superscript"/>
        </w:rPr>
        <w:t>,11</w:t>
      </w:r>
    </w:p>
    <w:p w14:paraId="7053584A" w14:textId="77777777" w:rsidR="007B730D" w:rsidRPr="005B3E97" w:rsidRDefault="007B730D" w:rsidP="007B730D">
      <w:pPr>
        <w:spacing w:line="480" w:lineRule="auto"/>
        <w:jc w:val="both"/>
        <w:rPr>
          <w:rFonts w:ascii="Arial" w:hAnsi="Arial" w:cs="Arial"/>
          <w:sz w:val="22"/>
          <w:szCs w:val="22"/>
        </w:rPr>
      </w:pPr>
    </w:p>
    <w:p w14:paraId="64ABB2E1" w14:textId="77777777" w:rsidR="007B730D" w:rsidRPr="005B3E97" w:rsidRDefault="007B730D" w:rsidP="007B730D">
      <w:pPr>
        <w:spacing w:line="480" w:lineRule="auto"/>
        <w:jc w:val="both"/>
        <w:rPr>
          <w:rFonts w:ascii="Arial" w:hAnsi="Arial" w:cs="Arial"/>
          <w:sz w:val="22"/>
          <w:szCs w:val="22"/>
        </w:rPr>
      </w:pPr>
      <w:r w:rsidRPr="005B3E97">
        <w:rPr>
          <w:rFonts w:ascii="Arial" w:hAnsi="Arial" w:cs="Arial"/>
          <w:sz w:val="22"/>
          <w:szCs w:val="22"/>
        </w:rPr>
        <w:t>1 MRC Centre for Environment and Health, School of Public Health, Imperial College London, London, UK</w:t>
      </w:r>
    </w:p>
    <w:p w14:paraId="29FA4FE2" w14:textId="517922A5" w:rsidR="007B730D" w:rsidRPr="005B3E97" w:rsidRDefault="007B730D" w:rsidP="007B730D">
      <w:pPr>
        <w:spacing w:line="480" w:lineRule="auto"/>
        <w:jc w:val="both"/>
        <w:rPr>
          <w:rFonts w:ascii="Arial" w:hAnsi="Arial" w:cs="Arial"/>
          <w:sz w:val="22"/>
          <w:szCs w:val="22"/>
        </w:rPr>
      </w:pPr>
      <w:commentRangeStart w:id="3"/>
      <w:r w:rsidRPr="005B3E97">
        <w:rPr>
          <w:rFonts w:ascii="Arial" w:hAnsi="Arial" w:cs="Arial"/>
          <w:sz w:val="22"/>
          <w:szCs w:val="22"/>
        </w:rPr>
        <w:t>2 The Earth Institute, Columbia University, New York, NY, USA</w:t>
      </w:r>
      <w:commentRangeEnd w:id="3"/>
      <w:r w:rsidR="00A87187">
        <w:rPr>
          <w:rStyle w:val="CommentReference"/>
          <w:rFonts w:asciiTheme="minorHAnsi" w:eastAsiaTheme="minorHAnsi" w:hAnsiTheme="minorHAnsi" w:cstheme="minorBidi"/>
          <w:lang w:eastAsia="en-US"/>
        </w:rPr>
        <w:commentReference w:id="3"/>
      </w:r>
    </w:p>
    <w:p w14:paraId="02D76B65" w14:textId="77777777" w:rsidR="007B730D" w:rsidRPr="005B3E97" w:rsidRDefault="007B730D" w:rsidP="007B730D">
      <w:pPr>
        <w:spacing w:line="480" w:lineRule="auto"/>
        <w:jc w:val="both"/>
        <w:rPr>
          <w:rFonts w:ascii="Arial" w:hAnsi="Arial" w:cs="Arial"/>
          <w:sz w:val="22"/>
          <w:szCs w:val="22"/>
        </w:rPr>
      </w:pPr>
      <w:r w:rsidRPr="005B3E97">
        <w:rPr>
          <w:rFonts w:ascii="Arial" w:hAnsi="Arial" w:cs="Arial"/>
          <w:sz w:val="22"/>
          <w:szCs w:val="22"/>
        </w:rPr>
        <w:t>3 Population Studies Center, Department of Sociology, University of Pennsylvania, Philadelphia, PA, USA</w:t>
      </w:r>
    </w:p>
    <w:p w14:paraId="1D3FB073" w14:textId="77777777" w:rsidR="007B730D" w:rsidRPr="000262BF" w:rsidRDefault="007B730D" w:rsidP="007B730D">
      <w:pPr>
        <w:spacing w:line="480" w:lineRule="auto"/>
        <w:jc w:val="both"/>
        <w:rPr>
          <w:rFonts w:ascii="Arial" w:hAnsi="Arial" w:cs="Arial"/>
          <w:sz w:val="22"/>
          <w:szCs w:val="22"/>
        </w:rPr>
      </w:pPr>
      <w:r w:rsidRPr="000262BF">
        <w:rPr>
          <w:rFonts w:ascii="Arial" w:hAnsi="Arial" w:cs="Arial"/>
          <w:sz w:val="22"/>
          <w:szCs w:val="22"/>
        </w:rPr>
        <w:t>4 French Institute for Demographic Studies (INED), Paris, France</w:t>
      </w:r>
    </w:p>
    <w:p w14:paraId="2F60EC72" w14:textId="3C264C28" w:rsidR="007B730D" w:rsidRPr="000262BF" w:rsidRDefault="007B730D" w:rsidP="007B730D">
      <w:pPr>
        <w:spacing w:line="480" w:lineRule="auto"/>
        <w:jc w:val="both"/>
        <w:rPr>
          <w:rFonts w:ascii="Arial" w:hAnsi="Arial" w:cs="Arial"/>
          <w:sz w:val="22"/>
          <w:szCs w:val="22"/>
        </w:rPr>
      </w:pPr>
      <w:r w:rsidRPr="000262BF">
        <w:rPr>
          <w:rFonts w:ascii="Arial" w:hAnsi="Arial" w:cs="Arial"/>
          <w:sz w:val="22"/>
          <w:szCs w:val="22"/>
        </w:rPr>
        <w:t xml:space="preserve">5 </w:t>
      </w:r>
      <w:proofErr w:type="spellStart"/>
      <w:r w:rsidRPr="000262BF">
        <w:rPr>
          <w:rFonts w:ascii="Arial" w:hAnsi="Arial" w:cs="Arial"/>
          <w:sz w:val="22"/>
          <w:szCs w:val="22"/>
        </w:rPr>
        <w:t>Istat</w:t>
      </w:r>
      <w:proofErr w:type="spellEnd"/>
      <w:r w:rsidRPr="000262BF">
        <w:rPr>
          <w:rFonts w:ascii="Arial" w:hAnsi="Arial" w:cs="Arial"/>
          <w:sz w:val="22"/>
          <w:szCs w:val="22"/>
        </w:rPr>
        <w:t xml:space="preserve"> - Directorate for Social Statistics and Population Census</w:t>
      </w:r>
      <w:commentRangeStart w:id="4"/>
      <w:commentRangeStart w:id="5"/>
      <w:ins w:id="6" w:author="Zhou, Bin" w:date="2020-07-01T13:37:00Z">
        <w:r w:rsidR="00280D2D">
          <w:rPr>
            <w:rFonts w:ascii="Arial" w:hAnsi="Arial" w:cs="Arial"/>
            <w:sz w:val="22"/>
            <w:szCs w:val="22"/>
          </w:rPr>
          <w:t>, Rome, Italy</w:t>
        </w:r>
      </w:ins>
      <w:r w:rsidRPr="000262BF">
        <w:rPr>
          <w:rFonts w:ascii="Arial" w:hAnsi="Arial" w:cs="Arial"/>
          <w:sz w:val="22"/>
          <w:szCs w:val="22"/>
        </w:rPr>
        <w:t xml:space="preserve"> </w:t>
      </w:r>
      <w:commentRangeEnd w:id="4"/>
      <w:r w:rsidR="00280D2D">
        <w:rPr>
          <w:rStyle w:val="CommentReference"/>
          <w:rFonts w:asciiTheme="minorHAnsi" w:eastAsiaTheme="minorHAnsi" w:hAnsiTheme="minorHAnsi" w:cstheme="minorBidi"/>
          <w:lang w:eastAsia="en-US"/>
        </w:rPr>
        <w:commentReference w:id="4"/>
      </w:r>
      <w:commentRangeEnd w:id="5"/>
      <w:r w:rsidR="00766C7C">
        <w:rPr>
          <w:rStyle w:val="CommentReference"/>
          <w:rFonts w:asciiTheme="minorHAnsi" w:eastAsiaTheme="minorHAnsi" w:hAnsiTheme="minorHAnsi" w:cstheme="minorBidi"/>
          <w:lang w:eastAsia="en-US"/>
        </w:rPr>
        <w:commentReference w:id="5"/>
      </w:r>
    </w:p>
    <w:p w14:paraId="345B9287" w14:textId="77777777" w:rsidR="007B730D" w:rsidRDefault="007B730D" w:rsidP="007B730D">
      <w:pPr>
        <w:spacing w:line="480" w:lineRule="auto"/>
        <w:jc w:val="both"/>
        <w:rPr>
          <w:rFonts w:ascii="Arial" w:hAnsi="Arial" w:cs="Arial"/>
          <w:sz w:val="22"/>
          <w:szCs w:val="22"/>
        </w:rPr>
      </w:pPr>
      <w:r w:rsidRPr="000262BF">
        <w:rPr>
          <w:rFonts w:ascii="Arial" w:hAnsi="Arial" w:cs="Arial"/>
          <w:sz w:val="22"/>
          <w:szCs w:val="22"/>
        </w:rPr>
        <w:t>6 New Zealand Ministry of Health, Wellington, New Zealand</w:t>
      </w:r>
    </w:p>
    <w:p w14:paraId="381118F7" w14:textId="77777777" w:rsidR="007B730D" w:rsidRDefault="007B730D" w:rsidP="007B730D">
      <w:pPr>
        <w:spacing w:line="480" w:lineRule="auto"/>
        <w:jc w:val="both"/>
        <w:rPr>
          <w:rFonts w:ascii="Arial" w:hAnsi="Arial" w:cs="Arial"/>
          <w:sz w:val="22"/>
          <w:szCs w:val="22"/>
        </w:rPr>
      </w:pPr>
      <w:r>
        <w:rPr>
          <w:rFonts w:ascii="Arial" w:hAnsi="Arial" w:cs="Arial"/>
          <w:sz w:val="22"/>
          <w:szCs w:val="22"/>
        </w:rPr>
        <w:t xml:space="preserve">7 </w:t>
      </w:r>
      <w:r w:rsidRPr="00E0521E">
        <w:rPr>
          <w:rFonts w:ascii="Arial" w:hAnsi="Arial" w:cs="Arial"/>
          <w:sz w:val="22"/>
          <w:szCs w:val="22"/>
        </w:rPr>
        <w:t>Department of Health Services Research and Policy</w:t>
      </w:r>
      <w:r>
        <w:rPr>
          <w:rFonts w:ascii="Arial" w:hAnsi="Arial" w:cs="Arial"/>
          <w:sz w:val="22"/>
          <w:szCs w:val="22"/>
        </w:rPr>
        <w:t>, London School of Hygiene &amp; Tropical Medicine</w:t>
      </w:r>
      <w:r w:rsidRPr="005B3E97">
        <w:rPr>
          <w:rFonts w:ascii="Arial" w:hAnsi="Arial" w:cs="Arial"/>
          <w:sz w:val="22"/>
          <w:szCs w:val="22"/>
        </w:rPr>
        <w:t>, London, UK</w:t>
      </w:r>
    </w:p>
    <w:p w14:paraId="02F77FFF" w14:textId="77777777" w:rsidR="007B730D" w:rsidRPr="005B3E97" w:rsidRDefault="007B730D" w:rsidP="007B730D">
      <w:pPr>
        <w:spacing w:line="480" w:lineRule="auto"/>
        <w:jc w:val="both"/>
        <w:rPr>
          <w:rFonts w:ascii="Arial" w:hAnsi="Arial" w:cs="Arial"/>
          <w:sz w:val="22"/>
          <w:szCs w:val="22"/>
        </w:rPr>
      </w:pPr>
      <w:r>
        <w:rPr>
          <w:rFonts w:ascii="Arial" w:hAnsi="Arial" w:cs="Arial"/>
          <w:sz w:val="22"/>
          <w:szCs w:val="22"/>
        </w:rPr>
        <w:t xml:space="preserve">8 </w:t>
      </w:r>
      <w:r w:rsidRPr="005B3E97">
        <w:rPr>
          <w:rFonts w:ascii="Arial" w:hAnsi="Arial" w:cs="Arial"/>
          <w:sz w:val="22"/>
          <w:szCs w:val="22"/>
        </w:rPr>
        <w:t>Department of Natural Sciences, Middlesex University London, London, UK</w:t>
      </w:r>
    </w:p>
    <w:p w14:paraId="6BF5F8F4" w14:textId="77777777" w:rsidR="007B730D" w:rsidRDefault="007B730D" w:rsidP="007B730D">
      <w:pPr>
        <w:spacing w:line="480" w:lineRule="auto"/>
        <w:jc w:val="both"/>
        <w:rPr>
          <w:rFonts w:ascii="Arial" w:hAnsi="Arial" w:cs="Arial"/>
          <w:sz w:val="22"/>
          <w:szCs w:val="22"/>
        </w:rPr>
      </w:pPr>
      <w:r>
        <w:rPr>
          <w:rFonts w:ascii="Arial" w:hAnsi="Arial" w:cs="Arial"/>
          <w:sz w:val="22"/>
          <w:szCs w:val="22"/>
        </w:rPr>
        <w:t>9 Independent Researcher, Geneva, Switzerland</w:t>
      </w:r>
    </w:p>
    <w:p w14:paraId="565CA5FF" w14:textId="77777777" w:rsidR="007B730D" w:rsidRPr="005B3E97" w:rsidRDefault="007B730D" w:rsidP="007B730D">
      <w:pPr>
        <w:spacing w:line="480" w:lineRule="auto"/>
        <w:jc w:val="both"/>
        <w:rPr>
          <w:rFonts w:ascii="Arial" w:hAnsi="Arial" w:cs="Arial"/>
          <w:sz w:val="22"/>
          <w:szCs w:val="22"/>
        </w:rPr>
      </w:pPr>
      <w:r>
        <w:rPr>
          <w:rFonts w:ascii="Arial" w:hAnsi="Arial" w:cs="Arial"/>
          <w:sz w:val="22"/>
          <w:szCs w:val="22"/>
        </w:rPr>
        <w:t>10 School of Population Health, University of Auckland, Auckland</w:t>
      </w:r>
      <w:r w:rsidRPr="000262BF">
        <w:rPr>
          <w:rFonts w:ascii="Arial" w:hAnsi="Arial" w:cs="Arial"/>
          <w:sz w:val="22"/>
          <w:szCs w:val="22"/>
        </w:rPr>
        <w:t>, New Zealand</w:t>
      </w:r>
    </w:p>
    <w:p w14:paraId="3B59140F" w14:textId="77777777" w:rsidR="007B730D" w:rsidRDefault="007B730D" w:rsidP="007B730D">
      <w:pPr>
        <w:spacing w:line="480" w:lineRule="auto"/>
        <w:jc w:val="both"/>
        <w:rPr>
          <w:rFonts w:ascii="Arial" w:hAnsi="Arial" w:cs="Arial"/>
          <w:sz w:val="22"/>
          <w:szCs w:val="22"/>
        </w:rPr>
      </w:pPr>
      <w:r>
        <w:rPr>
          <w:rFonts w:ascii="Arial" w:hAnsi="Arial" w:cs="Arial"/>
          <w:sz w:val="22"/>
          <w:szCs w:val="22"/>
        </w:rPr>
        <w:t>11 Regional Institute for Population Studies, University of Ghana, Legon, Ghana</w:t>
      </w:r>
    </w:p>
    <w:p w14:paraId="01C71D06" w14:textId="77777777" w:rsidR="009F4FD7" w:rsidRPr="005B3E97" w:rsidRDefault="009F4FD7" w:rsidP="00580F14">
      <w:pPr>
        <w:spacing w:line="480" w:lineRule="auto"/>
        <w:jc w:val="both"/>
        <w:rPr>
          <w:rFonts w:ascii="Arial" w:hAnsi="Arial" w:cs="Arial"/>
          <w:sz w:val="22"/>
          <w:szCs w:val="22"/>
        </w:rPr>
      </w:pPr>
    </w:p>
    <w:p w14:paraId="20004210" w14:textId="28B1F9A5" w:rsidR="007819F9" w:rsidRPr="005B3E97" w:rsidRDefault="007819F9" w:rsidP="00CD6FE3">
      <w:pPr>
        <w:spacing w:line="480" w:lineRule="auto"/>
        <w:ind w:left="720" w:hanging="720"/>
        <w:jc w:val="both"/>
        <w:rPr>
          <w:rFonts w:ascii="Arial" w:hAnsi="Arial" w:cs="Arial"/>
          <w:sz w:val="22"/>
          <w:szCs w:val="22"/>
        </w:rPr>
      </w:pPr>
      <w:r w:rsidRPr="005B3E97">
        <w:rPr>
          <w:rFonts w:ascii="Arial" w:hAnsi="Arial" w:cs="Arial"/>
          <w:sz w:val="22"/>
          <w:szCs w:val="22"/>
        </w:rPr>
        <w:br w:type="page"/>
      </w:r>
    </w:p>
    <w:p w14:paraId="1A6C2074" w14:textId="6C23C580" w:rsidR="004F4B3F" w:rsidRPr="00284C81" w:rsidRDefault="00F37EF9" w:rsidP="00866CBC">
      <w:pPr>
        <w:spacing w:line="480" w:lineRule="auto"/>
        <w:jc w:val="both"/>
        <w:rPr>
          <w:rFonts w:ascii="Arial" w:hAnsi="Arial" w:cs="Arial"/>
          <w:b/>
          <w:bCs/>
          <w:sz w:val="22"/>
          <w:szCs w:val="22"/>
        </w:rPr>
      </w:pPr>
      <w:r w:rsidRPr="00284C81">
        <w:rPr>
          <w:rFonts w:ascii="Arial" w:hAnsi="Arial" w:cs="Arial"/>
          <w:b/>
          <w:bCs/>
          <w:sz w:val="22"/>
          <w:szCs w:val="22"/>
        </w:rPr>
        <w:lastRenderedPageBreak/>
        <w:t>T</w:t>
      </w:r>
      <w:r w:rsidR="000746ED" w:rsidRPr="00284C81">
        <w:rPr>
          <w:rFonts w:ascii="Arial" w:hAnsi="Arial" w:cs="Arial"/>
          <w:b/>
          <w:bCs/>
          <w:sz w:val="22"/>
          <w:szCs w:val="22"/>
        </w:rPr>
        <w:t>he Covid-19 pandemic affect</w:t>
      </w:r>
      <w:r w:rsidRPr="00284C81">
        <w:rPr>
          <w:rFonts w:ascii="Arial" w:hAnsi="Arial" w:cs="Arial"/>
          <w:b/>
          <w:bCs/>
          <w:sz w:val="22"/>
          <w:szCs w:val="22"/>
        </w:rPr>
        <w:t>s</w:t>
      </w:r>
      <w:r w:rsidR="000746ED" w:rsidRPr="00284C81">
        <w:rPr>
          <w:rFonts w:ascii="Arial" w:hAnsi="Arial" w:cs="Arial"/>
          <w:b/>
          <w:bCs/>
          <w:sz w:val="22"/>
          <w:szCs w:val="22"/>
        </w:rPr>
        <w:t xml:space="preserve"> mortality directly through infection as well as through changes in the social, environmental and healthcare determinants of health</w:t>
      </w:r>
      <w:r w:rsidRPr="003F5FDA">
        <w:rPr>
          <w:rFonts w:ascii="Arial" w:hAnsi="Arial" w:cs="Arial"/>
          <w:b/>
          <w:bCs/>
          <w:sz w:val="22"/>
          <w:szCs w:val="22"/>
          <w:highlight w:val="yellow"/>
          <w:rPrChange w:id="7" w:author="Zhou, Bin" w:date="2020-07-01T13:43:00Z">
            <w:rPr>
              <w:rFonts w:ascii="Arial" w:hAnsi="Arial" w:cs="Arial"/>
              <w:b/>
              <w:bCs/>
              <w:sz w:val="22"/>
              <w:szCs w:val="22"/>
            </w:rPr>
          </w:rPrChange>
        </w:rPr>
        <w:t>.</w:t>
      </w:r>
      <w:r w:rsidR="00301B20" w:rsidRPr="003F5FDA">
        <w:rPr>
          <w:rFonts w:ascii="Arial" w:hAnsi="Arial" w:cs="Arial"/>
          <w:b/>
          <w:bCs/>
          <w:color w:val="000000"/>
          <w:sz w:val="22"/>
          <w:szCs w:val="22"/>
          <w:highlight w:val="yellow"/>
          <w:rPrChange w:id="8" w:author="Zhou, Bin" w:date="2020-07-01T13:43:00Z">
            <w:rPr>
              <w:rFonts w:ascii="Arial" w:hAnsi="Arial" w:cs="Arial"/>
              <w:b/>
              <w:bCs/>
              <w:color w:val="000000"/>
              <w:sz w:val="22"/>
              <w:szCs w:val="22"/>
            </w:rPr>
          </w:rPrChange>
        </w:rPr>
        <w:t>[Douglas, 2020 #5504]</w:t>
      </w:r>
      <w:r w:rsidR="00301B20" w:rsidRPr="00284C81">
        <w:rPr>
          <w:rFonts w:ascii="Arial" w:hAnsi="Arial" w:cs="Arial"/>
          <w:b/>
          <w:bCs/>
          <w:color w:val="000000"/>
          <w:sz w:val="22"/>
          <w:szCs w:val="22"/>
        </w:rPr>
        <w:t xml:space="preserve"> </w:t>
      </w:r>
      <w:del w:id="9" w:author="Parks, Robbie M" w:date="2020-07-01T12:51:00Z">
        <w:r w:rsidRPr="00284C81" w:rsidDel="000F23EB">
          <w:rPr>
            <w:rFonts w:ascii="Arial" w:hAnsi="Arial" w:cs="Arial"/>
            <w:b/>
            <w:bCs/>
            <w:sz w:val="22"/>
            <w:szCs w:val="22"/>
          </w:rPr>
          <w:delText xml:space="preserve"> </w:delText>
        </w:r>
      </w:del>
      <w:r w:rsidRPr="00284C81">
        <w:rPr>
          <w:rFonts w:ascii="Arial" w:hAnsi="Arial" w:cs="Arial"/>
          <w:b/>
          <w:bCs/>
          <w:sz w:val="22"/>
          <w:szCs w:val="22"/>
        </w:rPr>
        <w:t xml:space="preserve">The </w:t>
      </w:r>
      <w:r w:rsidR="00B45737" w:rsidRPr="00284C81">
        <w:rPr>
          <w:rFonts w:ascii="Arial" w:hAnsi="Arial" w:cs="Arial"/>
          <w:b/>
          <w:bCs/>
          <w:sz w:val="22"/>
          <w:szCs w:val="22"/>
        </w:rPr>
        <w:t xml:space="preserve">total </w:t>
      </w:r>
      <w:r w:rsidRPr="00284C81">
        <w:rPr>
          <w:rFonts w:ascii="Arial" w:hAnsi="Arial" w:cs="Arial"/>
          <w:b/>
          <w:bCs/>
          <w:sz w:val="22"/>
          <w:szCs w:val="22"/>
        </w:rPr>
        <w:t xml:space="preserve">impacts on mortality </w:t>
      </w:r>
      <w:r w:rsidR="000746ED" w:rsidRPr="00284C81">
        <w:rPr>
          <w:rFonts w:ascii="Arial" w:hAnsi="Arial" w:cs="Arial"/>
          <w:b/>
          <w:bCs/>
          <w:sz w:val="22"/>
          <w:szCs w:val="22"/>
        </w:rPr>
        <w:t>are likely to vary</w:t>
      </w:r>
      <w:r w:rsidR="00F04BA8" w:rsidRPr="00284C81">
        <w:rPr>
          <w:rFonts w:ascii="Arial" w:hAnsi="Arial" w:cs="Arial"/>
          <w:b/>
          <w:bCs/>
          <w:sz w:val="22"/>
          <w:szCs w:val="22"/>
        </w:rPr>
        <w:t xml:space="preserve"> across countries</w:t>
      </w:r>
      <w:r w:rsidR="000746ED" w:rsidRPr="00284C81">
        <w:rPr>
          <w:rFonts w:ascii="Arial" w:hAnsi="Arial" w:cs="Arial"/>
          <w:b/>
          <w:bCs/>
          <w:sz w:val="22"/>
          <w:szCs w:val="22"/>
        </w:rPr>
        <w:t xml:space="preserve"> in</w:t>
      </w:r>
      <w:r w:rsidR="006F3D77" w:rsidRPr="00284C81">
        <w:rPr>
          <w:rFonts w:ascii="Arial" w:hAnsi="Arial" w:cs="Arial"/>
          <w:b/>
          <w:bCs/>
          <w:sz w:val="22"/>
          <w:szCs w:val="22"/>
        </w:rPr>
        <w:t xml:space="preserve"> </w:t>
      </w:r>
      <w:r w:rsidR="000746ED" w:rsidRPr="00284C81">
        <w:rPr>
          <w:rFonts w:ascii="Arial" w:hAnsi="Arial" w:cs="Arial"/>
          <w:b/>
          <w:bCs/>
          <w:sz w:val="22"/>
          <w:szCs w:val="22"/>
        </w:rPr>
        <w:t>magnitude</w:t>
      </w:r>
      <w:r w:rsidR="006F3D77" w:rsidRPr="00284C81">
        <w:rPr>
          <w:rFonts w:ascii="Arial" w:hAnsi="Arial" w:cs="Arial"/>
          <w:b/>
          <w:bCs/>
          <w:sz w:val="22"/>
          <w:szCs w:val="22"/>
        </w:rPr>
        <w:t>,</w:t>
      </w:r>
      <w:r w:rsidR="000746ED" w:rsidRPr="00284C81">
        <w:rPr>
          <w:rFonts w:ascii="Arial" w:hAnsi="Arial" w:cs="Arial"/>
          <w:b/>
          <w:bCs/>
          <w:sz w:val="22"/>
          <w:szCs w:val="22"/>
        </w:rPr>
        <w:t xml:space="preserve"> timing, </w:t>
      </w:r>
      <w:r w:rsidR="006F3D77" w:rsidRPr="00284C81">
        <w:rPr>
          <w:rFonts w:ascii="Arial" w:hAnsi="Arial" w:cs="Arial"/>
          <w:b/>
          <w:bCs/>
          <w:sz w:val="22"/>
          <w:szCs w:val="22"/>
        </w:rPr>
        <w:t>and</w:t>
      </w:r>
      <w:r w:rsidR="000746ED" w:rsidRPr="00284C81">
        <w:rPr>
          <w:rFonts w:ascii="Arial" w:hAnsi="Arial" w:cs="Arial"/>
          <w:b/>
          <w:bCs/>
          <w:sz w:val="22"/>
          <w:szCs w:val="22"/>
        </w:rPr>
        <w:t xml:space="preserve"> age and sex</w:t>
      </w:r>
      <w:r w:rsidR="006F3D77" w:rsidRPr="00284C81">
        <w:rPr>
          <w:rFonts w:ascii="Arial" w:hAnsi="Arial" w:cs="Arial"/>
          <w:b/>
          <w:bCs/>
          <w:sz w:val="22"/>
          <w:szCs w:val="22"/>
        </w:rPr>
        <w:t xml:space="preserve"> composition</w:t>
      </w:r>
      <w:r w:rsidR="000746ED" w:rsidRPr="00284C81">
        <w:rPr>
          <w:rFonts w:ascii="Arial" w:hAnsi="Arial" w:cs="Arial"/>
          <w:b/>
          <w:bCs/>
          <w:sz w:val="22"/>
          <w:szCs w:val="22"/>
        </w:rPr>
        <w:t xml:space="preserve">. </w:t>
      </w:r>
      <w:r w:rsidR="006F3D77" w:rsidRPr="00284C81">
        <w:rPr>
          <w:rFonts w:ascii="Arial" w:hAnsi="Arial" w:cs="Arial"/>
          <w:b/>
          <w:bCs/>
          <w:sz w:val="22"/>
          <w:szCs w:val="22"/>
        </w:rPr>
        <w:t>Here, w</w:t>
      </w:r>
      <w:r w:rsidR="000746ED" w:rsidRPr="00284C81">
        <w:rPr>
          <w:rFonts w:ascii="Arial" w:hAnsi="Arial" w:cs="Arial"/>
          <w:b/>
          <w:bCs/>
          <w:sz w:val="22"/>
          <w:szCs w:val="22"/>
        </w:rPr>
        <w:t xml:space="preserve">e </w:t>
      </w:r>
      <w:r w:rsidR="00C2307B" w:rsidRPr="00284C81">
        <w:rPr>
          <w:rFonts w:ascii="Arial" w:hAnsi="Arial" w:cs="Arial"/>
          <w:b/>
          <w:bCs/>
          <w:sz w:val="22"/>
          <w:szCs w:val="22"/>
        </w:rPr>
        <w:t>applied</w:t>
      </w:r>
      <w:r w:rsidR="000746ED" w:rsidRPr="00284C81">
        <w:rPr>
          <w:rFonts w:ascii="Arial" w:hAnsi="Arial" w:cs="Arial"/>
          <w:b/>
          <w:bCs/>
          <w:sz w:val="22"/>
          <w:szCs w:val="22"/>
        </w:rPr>
        <w:t xml:space="preserve"> an ensemble of 16 Bayesian </w:t>
      </w:r>
      <w:r w:rsidR="00C2307B" w:rsidRPr="00284C81">
        <w:rPr>
          <w:rFonts w:ascii="Arial" w:hAnsi="Arial" w:cs="Arial"/>
          <w:b/>
          <w:bCs/>
          <w:sz w:val="22"/>
          <w:szCs w:val="22"/>
        </w:rPr>
        <w:t xml:space="preserve">probabilistic </w:t>
      </w:r>
      <w:r w:rsidR="000746ED" w:rsidRPr="00284C81">
        <w:rPr>
          <w:rFonts w:ascii="Arial" w:hAnsi="Arial" w:cs="Arial"/>
          <w:b/>
          <w:bCs/>
          <w:sz w:val="22"/>
          <w:szCs w:val="22"/>
        </w:rPr>
        <w:t>models</w:t>
      </w:r>
      <w:r w:rsidR="00C2307B" w:rsidRPr="00284C81">
        <w:rPr>
          <w:rFonts w:ascii="Arial" w:hAnsi="Arial" w:cs="Arial"/>
          <w:b/>
          <w:bCs/>
          <w:sz w:val="22"/>
          <w:szCs w:val="22"/>
        </w:rPr>
        <w:t xml:space="preserve"> to vital statistics data on all-cause mortality, by age group and sex, to </w:t>
      </w:r>
      <w:r w:rsidR="00D00798" w:rsidRPr="00284C81">
        <w:rPr>
          <w:rFonts w:ascii="Arial" w:hAnsi="Arial" w:cs="Arial"/>
          <w:b/>
          <w:bCs/>
          <w:sz w:val="22"/>
          <w:szCs w:val="22"/>
        </w:rPr>
        <w:t xml:space="preserve">consistently and comparably </w:t>
      </w:r>
      <w:r w:rsidR="00C2307B" w:rsidRPr="00284C81">
        <w:rPr>
          <w:rFonts w:ascii="Arial" w:hAnsi="Arial" w:cs="Arial"/>
          <w:b/>
          <w:bCs/>
          <w:sz w:val="22"/>
          <w:szCs w:val="22"/>
        </w:rPr>
        <w:t xml:space="preserve">estimate the total mortality impacts of the </w:t>
      </w:r>
      <w:r w:rsidR="009523F2" w:rsidRPr="00284C81">
        <w:rPr>
          <w:rFonts w:ascii="Arial" w:hAnsi="Arial" w:cs="Arial"/>
          <w:b/>
          <w:bCs/>
          <w:sz w:val="22"/>
          <w:szCs w:val="22"/>
        </w:rPr>
        <w:t xml:space="preserve">first wave of the </w:t>
      </w:r>
      <w:r w:rsidR="00C2307B" w:rsidRPr="00284C81">
        <w:rPr>
          <w:rFonts w:ascii="Arial" w:hAnsi="Arial" w:cs="Arial"/>
          <w:b/>
          <w:bCs/>
          <w:sz w:val="22"/>
          <w:szCs w:val="22"/>
        </w:rPr>
        <w:t>pandemic, by</w:t>
      </w:r>
      <w:del w:id="10" w:author="Parks, Robbie M" w:date="2020-07-01T13:10:00Z">
        <w:r w:rsidR="00C2307B" w:rsidRPr="00284C81" w:rsidDel="001F5A80">
          <w:rPr>
            <w:rFonts w:ascii="Arial" w:hAnsi="Arial" w:cs="Arial"/>
            <w:b/>
            <w:bCs/>
            <w:sz w:val="22"/>
            <w:szCs w:val="22"/>
          </w:rPr>
          <w:delText xml:space="preserve"> sex,</w:delText>
        </w:r>
      </w:del>
      <w:r w:rsidR="00C2307B" w:rsidRPr="00284C81">
        <w:rPr>
          <w:rFonts w:ascii="Arial" w:hAnsi="Arial" w:cs="Arial"/>
          <w:b/>
          <w:bCs/>
          <w:sz w:val="22"/>
          <w:szCs w:val="22"/>
        </w:rPr>
        <w:t xml:space="preserve"> </w:t>
      </w:r>
      <w:commentRangeStart w:id="11"/>
      <w:r w:rsidR="00C2307B" w:rsidRPr="00284C81">
        <w:rPr>
          <w:rFonts w:ascii="Arial" w:hAnsi="Arial" w:cs="Arial"/>
          <w:b/>
          <w:bCs/>
          <w:sz w:val="22"/>
          <w:szCs w:val="22"/>
        </w:rPr>
        <w:t>age group</w:t>
      </w:r>
      <w:ins w:id="12" w:author="Parks, Robbie M" w:date="2020-07-01T13:10:00Z">
        <w:r w:rsidR="001F5A80">
          <w:rPr>
            <w:rFonts w:ascii="Arial" w:hAnsi="Arial" w:cs="Arial"/>
            <w:b/>
            <w:bCs/>
            <w:sz w:val="22"/>
            <w:szCs w:val="22"/>
          </w:rPr>
          <w:t>, sex</w:t>
        </w:r>
      </w:ins>
      <w:r w:rsidR="00C2307B" w:rsidRPr="00284C81">
        <w:rPr>
          <w:rFonts w:ascii="Arial" w:hAnsi="Arial" w:cs="Arial"/>
          <w:b/>
          <w:bCs/>
          <w:sz w:val="22"/>
          <w:szCs w:val="22"/>
        </w:rPr>
        <w:t xml:space="preserve"> </w:t>
      </w:r>
      <w:commentRangeEnd w:id="11"/>
      <w:r w:rsidR="001F5A80">
        <w:rPr>
          <w:rStyle w:val="CommentReference"/>
          <w:rFonts w:asciiTheme="minorHAnsi" w:eastAsiaTheme="minorHAnsi" w:hAnsiTheme="minorHAnsi" w:cstheme="minorBidi"/>
          <w:lang w:eastAsia="en-US"/>
        </w:rPr>
        <w:commentReference w:id="11"/>
      </w:r>
      <w:r w:rsidR="00C2307B" w:rsidRPr="00284C81">
        <w:rPr>
          <w:rFonts w:ascii="Arial" w:hAnsi="Arial" w:cs="Arial"/>
          <w:b/>
          <w:bCs/>
          <w:sz w:val="22"/>
          <w:szCs w:val="22"/>
        </w:rPr>
        <w:t xml:space="preserve">and week for </w:t>
      </w:r>
      <w:r w:rsidR="00F64D2A" w:rsidRPr="00284C81">
        <w:rPr>
          <w:rFonts w:ascii="Arial" w:hAnsi="Arial" w:cs="Arial"/>
          <w:b/>
          <w:bCs/>
          <w:sz w:val="22"/>
          <w:szCs w:val="22"/>
        </w:rPr>
        <w:t>17 industrialised</w:t>
      </w:r>
      <w:r w:rsidR="00C2307B" w:rsidRPr="00284C81">
        <w:rPr>
          <w:rFonts w:ascii="Arial" w:hAnsi="Arial" w:cs="Arial"/>
          <w:b/>
          <w:bCs/>
          <w:sz w:val="22"/>
          <w:szCs w:val="22"/>
        </w:rPr>
        <w:t xml:space="preserve"> countries. </w:t>
      </w:r>
      <w:commentRangeStart w:id="13"/>
      <w:r w:rsidR="000746ED" w:rsidRPr="00284C81">
        <w:rPr>
          <w:rFonts w:ascii="Arial" w:hAnsi="Arial" w:cs="Arial"/>
          <w:b/>
          <w:bCs/>
          <w:sz w:val="22"/>
          <w:szCs w:val="22"/>
        </w:rPr>
        <w:t>The</w:t>
      </w:r>
      <w:r w:rsidR="00C365EB" w:rsidRPr="00284C81">
        <w:rPr>
          <w:rFonts w:ascii="Arial" w:hAnsi="Arial" w:cs="Arial"/>
          <w:b/>
          <w:bCs/>
          <w:sz w:val="22"/>
          <w:szCs w:val="22"/>
        </w:rPr>
        <w:t xml:space="preserve"> </w:t>
      </w:r>
      <w:r w:rsidR="000746ED" w:rsidRPr="00284C81">
        <w:rPr>
          <w:rFonts w:ascii="Arial" w:hAnsi="Arial" w:cs="Arial"/>
          <w:b/>
          <w:bCs/>
          <w:sz w:val="22"/>
          <w:szCs w:val="22"/>
        </w:rPr>
        <w:t xml:space="preserve">models </w:t>
      </w:r>
      <w:del w:id="14" w:author="Bennett, James E" w:date="2020-07-01T09:33:00Z">
        <w:r w:rsidR="00F64D2A" w:rsidRPr="00284C81" w:rsidDel="00E02C38">
          <w:rPr>
            <w:rFonts w:ascii="Arial" w:hAnsi="Arial" w:cs="Arial"/>
            <w:b/>
            <w:bCs/>
            <w:sz w:val="22"/>
            <w:szCs w:val="22"/>
          </w:rPr>
          <w:delText xml:space="preserve">all </w:delText>
        </w:r>
      </w:del>
      <w:r w:rsidR="000746ED" w:rsidRPr="00284C81">
        <w:rPr>
          <w:rFonts w:ascii="Arial" w:hAnsi="Arial" w:cs="Arial"/>
          <w:b/>
          <w:bCs/>
          <w:sz w:val="22"/>
          <w:szCs w:val="22"/>
        </w:rPr>
        <w:t>account</w:t>
      </w:r>
      <w:r w:rsidR="00271B7C" w:rsidRPr="00284C81">
        <w:rPr>
          <w:rFonts w:ascii="Arial" w:hAnsi="Arial" w:cs="Arial"/>
          <w:b/>
          <w:bCs/>
          <w:sz w:val="22"/>
          <w:szCs w:val="22"/>
        </w:rPr>
        <w:t>ed</w:t>
      </w:r>
      <w:r w:rsidR="000746ED" w:rsidRPr="00284C81">
        <w:rPr>
          <w:rFonts w:ascii="Arial" w:hAnsi="Arial" w:cs="Arial"/>
          <w:b/>
          <w:bCs/>
          <w:sz w:val="22"/>
          <w:szCs w:val="22"/>
        </w:rPr>
        <w:t xml:space="preserve"> for </w:t>
      </w:r>
      <w:r w:rsidR="00C2307B" w:rsidRPr="00284C81">
        <w:rPr>
          <w:rFonts w:ascii="Arial" w:hAnsi="Arial" w:cs="Arial"/>
          <w:b/>
          <w:bCs/>
          <w:sz w:val="22"/>
          <w:szCs w:val="22"/>
        </w:rPr>
        <w:t>factors that affect mortality</w:t>
      </w:r>
      <w:r w:rsidR="00271B7C" w:rsidRPr="00284C81">
        <w:rPr>
          <w:rFonts w:ascii="Arial" w:hAnsi="Arial" w:cs="Arial"/>
          <w:b/>
          <w:bCs/>
          <w:sz w:val="22"/>
          <w:szCs w:val="22"/>
        </w:rPr>
        <w:t xml:space="preserve"> </w:t>
      </w:r>
      <w:r w:rsidR="00C2307B" w:rsidRPr="00284C81">
        <w:rPr>
          <w:rFonts w:ascii="Arial" w:hAnsi="Arial" w:cs="Arial"/>
          <w:b/>
          <w:bCs/>
          <w:sz w:val="22"/>
          <w:szCs w:val="22"/>
        </w:rPr>
        <w:t xml:space="preserve">including </w:t>
      </w:r>
      <w:r w:rsidR="000746ED" w:rsidRPr="00284C81">
        <w:rPr>
          <w:rFonts w:ascii="Arial" w:hAnsi="Arial" w:cs="Arial"/>
          <w:b/>
          <w:bCs/>
          <w:sz w:val="22"/>
          <w:szCs w:val="22"/>
        </w:rPr>
        <w:t>seasonality, medium-long-term</w:t>
      </w:r>
      <w:r w:rsidR="00C2307B" w:rsidRPr="00284C81">
        <w:rPr>
          <w:rFonts w:ascii="Arial" w:hAnsi="Arial" w:cs="Arial"/>
          <w:b/>
          <w:bCs/>
          <w:sz w:val="22"/>
          <w:szCs w:val="22"/>
        </w:rPr>
        <w:t xml:space="preserve"> secular</w:t>
      </w:r>
      <w:r w:rsidR="000746ED" w:rsidRPr="00284C81">
        <w:rPr>
          <w:rFonts w:ascii="Arial" w:hAnsi="Arial" w:cs="Arial"/>
          <w:b/>
          <w:bCs/>
          <w:sz w:val="22"/>
          <w:szCs w:val="22"/>
        </w:rPr>
        <w:t xml:space="preserve"> trends, the impact of temperature, </w:t>
      </w:r>
      <w:r w:rsidR="00C2307B" w:rsidRPr="00284C81">
        <w:rPr>
          <w:rFonts w:ascii="Arial" w:hAnsi="Arial" w:cs="Arial"/>
          <w:b/>
          <w:bCs/>
          <w:sz w:val="22"/>
          <w:szCs w:val="22"/>
        </w:rPr>
        <w:t xml:space="preserve">the impact of </w:t>
      </w:r>
      <w:commentRangeStart w:id="15"/>
      <w:r w:rsidR="00C2307B" w:rsidRPr="00284C81">
        <w:rPr>
          <w:rFonts w:ascii="Arial" w:hAnsi="Arial" w:cs="Arial"/>
          <w:b/>
          <w:bCs/>
          <w:sz w:val="22"/>
          <w:szCs w:val="22"/>
        </w:rPr>
        <w:t>bank holidays</w:t>
      </w:r>
      <w:commentRangeEnd w:id="13"/>
      <w:r w:rsidR="00977C1A">
        <w:rPr>
          <w:rStyle w:val="CommentReference"/>
          <w:rFonts w:asciiTheme="minorHAnsi" w:eastAsiaTheme="minorHAnsi" w:hAnsiTheme="minorHAnsi" w:cstheme="minorBidi"/>
          <w:lang w:eastAsia="en-US"/>
        </w:rPr>
        <w:commentReference w:id="13"/>
      </w:r>
      <w:commentRangeEnd w:id="15"/>
      <w:r w:rsidR="00302BAC">
        <w:rPr>
          <w:rStyle w:val="CommentReference"/>
          <w:rFonts w:asciiTheme="minorHAnsi" w:eastAsiaTheme="minorHAnsi" w:hAnsiTheme="minorHAnsi" w:cstheme="minorBidi"/>
          <w:lang w:eastAsia="en-US"/>
        </w:rPr>
        <w:commentReference w:id="15"/>
      </w:r>
      <w:r w:rsidR="00C2307B" w:rsidRPr="00284C81">
        <w:rPr>
          <w:rFonts w:ascii="Arial" w:hAnsi="Arial" w:cs="Arial"/>
          <w:b/>
          <w:bCs/>
          <w:sz w:val="22"/>
          <w:szCs w:val="22"/>
        </w:rPr>
        <w:t>, and the dependency</w:t>
      </w:r>
      <w:r w:rsidR="000746ED" w:rsidRPr="00284C81">
        <w:rPr>
          <w:rFonts w:ascii="Arial" w:hAnsi="Arial" w:cs="Arial"/>
          <w:b/>
          <w:bCs/>
          <w:sz w:val="22"/>
          <w:szCs w:val="22"/>
        </w:rPr>
        <w:t xml:space="preserve"> of death rates in each week on those in </w:t>
      </w:r>
      <w:r w:rsidRPr="00284C81">
        <w:rPr>
          <w:rFonts w:ascii="Arial" w:hAnsi="Arial" w:cs="Arial"/>
          <w:b/>
          <w:bCs/>
          <w:sz w:val="22"/>
          <w:szCs w:val="22"/>
        </w:rPr>
        <w:t>preceding</w:t>
      </w:r>
      <w:r w:rsidR="000746ED" w:rsidRPr="00284C81">
        <w:rPr>
          <w:rFonts w:ascii="Arial" w:hAnsi="Arial" w:cs="Arial"/>
          <w:b/>
          <w:bCs/>
          <w:sz w:val="22"/>
          <w:szCs w:val="22"/>
        </w:rPr>
        <w:t xml:space="preserve"> week(s). </w:t>
      </w:r>
      <w:r w:rsidR="004F4B3F" w:rsidRPr="00284C81">
        <w:rPr>
          <w:rFonts w:ascii="Arial" w:hAnsi="Arial" w:cs="Arial"/>
          <w:b/>
          <w:bCs/>
          <w:color w:val="000000"/>
          <w:sz w:val="22"/>
          <w:szCs w:val="22"/>
        </w:rPr>
        <w:t xml:space="preserve">From mid-February through the end of May 2020, an estimated 199,000 (95% credible interval 175,800-219,800) more people died in these 17 countries than would have had the pandemic not taken place. </w:t>
      </w:r>
      <w:commentRangeStart w:id="16"/>
      <w:r w:rsidR="00284C81" w:rsidRPr="00284C81">
        <w:rPr>
          <w:rFonts w:ascii="Arial" w:hAnsi="Arial" w:cs="Arial"/>
          <w:b/>
          <w:bCs/>
          <w:color w:val="000000"/>
          <w:sz w:val="22"/>
          <w:szCs w:val="22"/>
        </w:rPr>
        <w:t xml:space="preserve">Three quarters </w:t>
      </w:r>
      <w:commentRangeEnd w:id="16"/>
      <w:r w:rsidR="00977C1A">
        <w:rPr>
          <w:rStyle w:val="CommentReference"/>
          <w:rFonts w:asciiTheme="minorHAnsi" w:eastAsiaTheme="minorHAnsi" w:hAnsiTheme="minorHAnsi" w:cstheme="minorBidi"/>
          <w:lang w:eastAsia="en-US"/>
        </w:rPr>
        <w:commentReference w:id="16"/>
      </w:r>
      <w:r w:rsidR="00284C81" w:rsidRPr="00284C81">
        <w:rPr>
          <w:rFonts w:ascii="Arial" w:hAnsi="Arial" w:cs="Arial"/>
          <w:b/>
          <w:bCs/>
          <w:color w:val="000000"/>
          <w:sz w:val="22"/>
          <w:szCs w:val="22"/>
        </w:rPr>
        <w:t xml:space="preserve">of these excess deaths occurred in England and Wales, Italy and Spain, where </w:t>
      </w:r>
      <w:commentRangeStart w:id="17"/>
      <w:commentRangeStart w:id="18"/>
      <w:del w:id="19" w:author="Vasilis Kontis" w:date="2020-07-01T17:32:00Z">
        <w:r w:rsidR="00284C81" w:rsidRPr="00284C81" w:rsidDel="00766C7C">
          <w:rPr>
            <w:rFonts w:ascii="Arial" w:hAnsi="Arial" w:cs="Arial"/>
            <w:b/>
            <w:bCs/>
            <w:color w:val="000000"/>
            <w:sz w:val="22"/>
            <w:szCs w:val="22"/>
          </w:rPr>
          <w:delText>XX</w:delText>
        </w:r>
      </w:del>
      <w:ins w:id="20" w:author="Vasilis Kontis" w:date="2020-07-01T17:32:00Z">
        <w:r w:rsidR="00766C7C">
          <w:rPr>
            <w:rFonts w:ascii="Arial" w:hAnsi="Arial" w:cs="Arial"/>
            <w:b/>
            <w:bCs/>
            <w:color w:val="000000"/>
            <w:sz w:val="22"/>
            <w:szCs w:val="22"/>
          </w:rPr>
          <w:t>47</w:t>
        </w:r>
      </w:ins>
      <w:r w:rsidR="00284C81" w:rsidRPr="00284C81">
        <w:rPr>
          <w:rFonts w:ascii="Arial" w:hAnsi="Arial" w:cs="Arial"/>
          <w:b/>
          <w:bCs/>
          <w:color w:val="000000"/>
          <w:sz w:val="22"/>
          <w:szCs w:val="22"/>
        </w:rPr>
        <w:t xml:space="preserve">% of the </w:t>
      </w:r>
      <w:commentRangeEnd w:id="17"/>
      <w:r w:rsidR="00284C81" w:rsidRPr="00284C81">
        <w:rPr>
          <w:rStyle w:val="CommentReference"/>
          <w:rFonts w:asciiTheme="minorHAnsi" w:eastAsiaTheme="minorHAnsi" w:hAnsiTheme="minorHAnsi" w:cstheme="minorBidi"/>
          <w:b/>
          <w:bCs/>
          <w:lang w:eastAsia="en-US"/>
        </w:rPr>
        <w:commentReference w:id="17"/>
      </w:r>
      <w:commentRangeEnd w:id="18"/>
      <w:r w:rsidR="00766C7C">
        <w:rPr>
          <w:rStyle w:val="CommentReference"/>
          <w:rFonts w:asciiTheme="minorHAnsi" w:eastAsiaTheme="minorHAnsi" w:hAnsiTheme="minorHAnsi" w:cstheme="minorBidi"/>
          <w:lang w:eastAsia="en-US"/>
        </w:rPr>
        <w:commentReference w:id="18"/>
      </w:r>
      <w:r w:rsidR="00284C81" w:rsidRPr="00284C81">
        <w:rPr>
          <w:rFonts w:ascii="Arial" w:hAnsi="Arial" w:cs="Arial"/>
          <w:b/>
          <w:bCs/>
          <w:color w:val="000000"/>
          <w:sz w:val="22"/>
          <w:szCs w:val="22"/>
        </w:rPr>
        <w:t xml:space="preserve">total population of these countries live. </w:t>
      </w:r>
      <w:r w:rsidR="004F4B3F" w:rsidRPr="00284C81">
        <w:rPr>
          <w:rFonts w:ascii="Arial" w:hAnsi="Arial" w:cs="Arial"/>
          <w:b/>
          <w:bCs/>
          <w:color w:val="000000"/>
          <w:sz w:val="22"/>
          <w:szCs w:val="22"/>
        </w:rPr>
        <w:t xml:space="preserve">When all-cause mortality is considered, the total number of deaths, deaths per 100,000 people, and relative increase in deaths were similar between men and women in most countries. </w:t>
      </w:r>
      <w:r w:rsidR="00E72ACC" w:rsidRPr="00284C81">
        <w:rPr>
          <w:rFonts w:ascii="Arial" w:hAnsi="Arial" w:cs="Arial"/>
          <w:b/>
          <w:bCs/>
          <w:color w:val="000000"/>
          <w:sz w:val="22"/>
          <w:szCs w:val="22"/>
        </w:rPr>
        <w:t>Further, in many countries</w:t>
      </w:r>
      <w:ins w:id="21" w:author="Parks, Robbie M" w:date="2020-07-01T13:00:00Z">
        <w:r w:rsidR="00FD64AB">
          <w:rPr>
            <w:rFonts w:ascii="Arial" w:hAnsi="Arial" w:cs="Arial"/>
            <w:b/>
            <w:bCs/>
            <w:color w:val="000000"/>
            <w:sz w:val="22"/>
            <w:szCs w:val="22"/>
          </w:rPr>
          <w:t>,</w:t>
        </w:r>
      </w:ins>
      <w:r w:rsidR="00E72ACC" w:rsidRPr="00284C81">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the balance of excess deaths changed from male-dominated early in the pandemic to </w:t>
      </w:r>
      <w:r w:rsidR="005100F7" w:rsidRPr="00284C81">
        <w:rPr>
          <w:rFonts w:ascii="Arial" w:hAnsi="Arial" w:cs="Arial"/>
          <w:b/>
          <w:bCs/>
          <w:color w:val="000000"/>
          <w:sz w:val="22"/>
          <w:szCs w:val="22"/>
        </w:rPr>
        <w:t xml:space="preserve">being equal or </w:t>
      </w:r>
      <w:r w:rsidR="004F4B3F" w:rsidRPr="00284C81">
        <w:rPr>
          <w:rFonts w:ascii="Arial" w:hAnsi="Arial" w:cs="Arial"/>
          <w:b/>
          <w:bCs/>
          <w:color w:val="000000"/>
          <w:sz w:val="22"/>
          <w:szCs w:val="22"/>
        </w:rPr>
        <w:t>female-dominated</w:t>
      </w:r>
      <w:r w:rsidR="00E72ACC" w:rsidRPr="00284C81">
        <w:rPr>
          <w:rFonts w:ascii="Arial" w:hAnsi="Arial" w:cs="Arial"/>
          <w:b/>
          <w:bCs/>
          <w:color w:val="000000"/>
          <w:sz w:val="22"/>
          <w:szCs w:val="22"/>
        </w:rPr>
        <w:t xml:space="preserve"> later on</w:t>
      </w:r>
      <w:r w:rsidR="004F4B3F" w:rsidRPr="00284C81">
        <w:rPr>
          <w:rFonts w:ascii="Arial" w:hAnsi="Arial" w:cs="Arial"/>
          <w:b/>
          <w:bCs/>
          <w:color w:val="000000"/>
          <w:sz w:val="22"/>
          <w:szCs w:val="22"/>
        </w:rPr>
        <w:t>.</w:t>
      </w:r>
    </w:p>
    <w:p w14:paraId="629D9310" w14:textId="77777777" w:rsidR="004F4B3F" w:rsidRPr="00284C81" w:rsidRDefault="004F4B3F" w:rsidP="00866CBC">
      <w:pPr>
        <w:spacing w:line="480" w:lineRule="auto"/>
        <w:jc w:val="both"/>
        <w:rPr>
          <w:rFonts w:ascii="Arial" w:hAnsi="Arial" w:cs="Arial"/>
          <w:b/>
          <w:bCs/>
          <w:sz w:val="22"/>
          <w:szCs w:val="22"/>
        </w:rPr>
      </w:pPr>
    </w:p>
    <w:p w14:paraId="7C7DA3DE" w14:textId="0C0C237B" w:rsidR="009579FE" w:rsidRPr="00284C81" w:rsidRDefault="00280D2D" w:rsidP="00866CBC">
      <w:pPr>
        <w:spacing w:line="480" w:lineRule="auto"/>
        <w:jc w:val="both"/>
        <w:rPr>
          <w:rFonts w:ascii="Arial" w:hAnsi="Arial" w:cs="Arial"/>
          <w:b/>
          <w:bCs/>
          <w:color w:val="000000"/>
          <w:sz w:val="22"/>
          <w:szCs w:val="22"/>
          <w:highlight w:val="yellow"/>
        </w:rPr>
      </w:pPr>
      <w:ins w:id="22" w:author="Zhou, Bin" w:date="2020-07-01T13:38:00Z">
        <w:r>
          <w:rPr>
            <w:rFonts w:ascii="Arial" w:hAnsi="Arial" w:cs="Arial"/>
            <w:b/>
            <w:bCs/>
            <w:sz w:val="22"/>
            <w:szCs w:val="22"/>
          </w:rPr>
          <w:t xml:space="preserve">We identified </w:t>
        </w:r>
        <w:commentRangeStart w:id="23"/>
        <w:commentRangeStart w:id="24"/>
        <w:r>
          <w:rPr>
            <w:rFonts w:ascii="Arial" w:hAnsi="Arial" w:cs="Arial"/>
            <w:b/>
            <w:bCs/>
            <w:sz w:val="22"/>
            <w:szCs w:val="22"/>
          </w:rPr>
          <w:t xml:space="preserve">four groups </w:t>
        </w:r>
      </w:ins>
      <w:commentRangeEnd w:id="23"/>
      <w:ins w:id="25" w:author="Zhou, Bin" w:date="2020-07-01T14:36:00Z">
        <w:r w:rsidR="00BC7C55">
          <w:rPr>
            <w:rStyle w:val="CommentReference"/>
            <w:rFonts w:asciiTheme="minorHAnsi" w:eastAsiaTheme="minorHAnsi" w:hAnsiTheme="minorHAnsi" w:cstheme="minorBidi"/>
            <w:lang w:eastAsia="en-US"/>
          </w:rPr>
          <w:commentReference w:id="23"/>
        </w:r>
      </w:ins>
      <w:commentRangeEnd w:id="24"/>
      <w:r w:rsidR="00D76A14">
        <w:rPr>
          <w:rStyle w:val="CommentReference"/>
          <w:rFonts w:asciiTheme="minorHAnsi" w:eastAsiaTheme="minorHAnsi" w:hAnsiTheme="minorHAnsi" w:cstheme="minorBidi"/>
          <w:lang w:eastAsia="en-US"/>
        </w:rPr>
        <w:commentReference w:id="24"/>
      </w:r>
      <w:ins w:id="26" w:author="Zhou, Bin" w:date="2020-07-01T13:38:00Z">
        <w:r>
          <w:rPr>
            <w:rFonts w:ascii="Arial" w:hAnsi="Arial" w:cs="Arial"/>
            <w:b/>
            <w:bCs/>
            <w:sz w:val="22"/>
            <w:szCs w:val="22"/>
          </w:rPr>
          <w:t xml:space="preserve">of countries based on the impacts the </w:t>
        </w:r>
        <w:r w:rsidRPr="00284C81">
          <w:rPr>
            <w:rFonts w:ascii="Arial" w:hAnsi="Arial" w:cs="Arial"/>
            <w:b/>
            <w:bCs/>
            <w:sz w:val="22"/>
            <w:szCs w:val="22"/>
          </w:rPr>
          <w:t xml:space="preserve">first wave of the Covid-19 </w:t>
        </w:r>
        <w:r>
          <w:rPr>
            <w:rFonts w:ascii="Arial" w:hAnsi="Arial" w:cs="Arial"/>
            <w:b/>
            <w:bCs/>
            <w:sz w:val="22"/>
            <w:szCs w:val="22"/>
          </w:rPr>
          <w:t xml:space="preserve">pandemic has had on all-cause mortality. </w:t>
        </w:r>
      </w:ins>
      <w:r w:rsidR="00CD1534" w:rsidRPr="00284C81">
        <w:rPr>
          <w:rFonts w:ascii="Arial" w:hAnsi="Arial" w:cs="Arial"/>
          <w:b/>
          <w:bCs/>
          <w:sz w:val="22"/>
          <w:szCs w:val="22"/>
        </w:rPr>
        <w:t>The posterior probabilit</w:t>
      </w:r>
      <w:r w:rsidR="00943067" w:rsidRPr="00284C81">
        <w:rPr>
          <w:rFonts w:ascii="Arial" w:hAnsi="Arial" w:cs="Arial"/>
          <w:b/>
          <w:bCs/>
          <w:sz w:val="22"/>
          <w:szCs w:val="22"/>
        </w:rPr>
        <w:t>y</w:t>
      </w:r>
      <w:r w:rsidR="00CD1534" w:rsidRPr="00284C81">
        <w:rPr>
          <w:rFonts w:ascii="Arial" w:hAnsi="Arial" w:cs="Arial"/>
          <w:b/>
          <w:bCs/>
          <w:sz w:val="22"/>
          <w:szCs w:val="22"/>
        </w:rPr>
        <w:t xml:space="preserve"> that the </w:t>
      </w:r>
      <w:del w:id="27" w:author="Zhou, Bin" w:date="2020-07-01T13:38:00Z">
        <w:r w:rsidR="00CD1534" w:rsidRPr="00284C81" w:rsidDel="00280D2D">
          <w:rPr>
            <w:rFonts w:ascii="Arial" w:hAnsi="Arial" w:cs="Arial"/>
            <w:b/>
            <w:bCs/>
            <w:sz w:val="22"/>
            <w:szCs w:val="22"/>
          </w:rPr>
          <w:delText xml:space="preserve">first wave of the Covid-19 </w:delText>
        </w:r>
      </w:del>
      <w:r w:rsidR="00CD1534" w:rsidRPr="00284C81">
        <w:rPr>
          <w:rFonts w:ascii="Arial" w:hAnsi="Arial" w:cs="Arial"/>
          <w:b/>
          <w:bCs/>
          <w:sz w:val="22"/>
          <w:szCs w:val="22"/>
        </w:rPr>
        <w:t>pandemic was associated with a rise in deaths w</w:t>
      </w:r>
      <w:r w:rsidR="00943067" w:rsidRPr="00284C81">
        <w:rPr>
          <w:rFonts w:ascii="Arial" w:hAnsi="Arial" w:cs="Arial"/>
          <w:b/>
          <w:bCs/>
          <w:sz w:val="22"/>
          <w:szCs w:val="22"/>
        </w:rPr>
        <w:t>as</w:t>
      </w:r>
      <w:r w:rsidR="00CD1534" w:rsidRPr="00284C81">
        <w:rPr>
          <w:rFonts w:ascii="Arial" w:hAnsi="Arial" w:cs="Arial"/>
          <w:b/>
          <w:bCs/>
          <w:sz w:val="22"/>
          <w:szCs w:val="22"/>
        </w:rPr>
        <w:t xml:space="preserve"> </w:t>
      </w:r>
      <w:del w:id="28" w:author="Bennett, James E" w:date="2020-07-01T09:41:00Z">
        <w:r w:rsidR="00B02911" w:rsidRPr="00284C81" w:rsidDel="00977C1A">
          <w:rPr>
            <w:rFonts w:ascii="Arial" w:hAnsi="Arial" w:cs="Arial"/>
            <w:b/>
            <w:bCs/>
            <w:sz w:val="22"/>
            <w:szCs w:val="22"/>
          </w:rPr>
          <w:delText xml:space="preserve">below </w:delText>
        </w:r>
      </w:del>
      <w:ins w:id="29" w:author="Bennett, James E" w:date="2020-07-01T09:41:00Z">
        <w:r w:rsidR="00977C1A">
          <w:rPr>
            <w:rFonts w:ascii="Arial" w:hAnsi="Arial" w:cs="Arial"/>
            <w:b/>
            <w:bCs/>
            <w:sz w:val="22"/>
            <w:szCs w:val="22"/>
          </w:rPr>
          <w:t>less than</w:t>
        </w:r>
        <w:r w:rsidR="00977C1A" w:rsidRPr="00284C81">
          <w:rPr>
            <w:rFonts w:ascii="Arial" w:hAnsi="Arial" w:cs="Arial"/>
            <w:b/>
            <w:bCs/>
            <w:sz w:val="22"/>
            <w:szCs w:val="22"/>
          </w:rPr>
          <w:t xml:space="preserve"> </w:t>
        </w:r>
      </w:ins>
      <w:r w:rsidR="008E5416" w:rsidRPr="00284C81">
        <w:rPr>
          <w:rFonts w:ascii="Arial" w:hAnsi="Arial" w:cs="Arial"/>
          <w:b/>
          <w:bCs/>
          <w:sz w:val="22"/>
          <w:szCs w:val="22"/>
        </w:rPr>
        <w:t>75</w:t>
      </w:r>
      <w:r w:rsidR="00B02911" w:rsidRPr="00284C81">
        <w:rPr>
          <w:rFonts w:ascii="Arial" w:hAnsi="Arial" w:cs="Arial"/>
          <w:b/>
          <w:bCs/>
          <w:sz w:val="22"/>
          <w:szCs w:val="22"/>
        </w:rPr>
        <w:t xml:space="preserve">% </w:t>
      </w:r>
      <w:r w:rsidR="00943067" w:rsidRPr="00284C81">
        <w:rPr>
          <w:rFonts w:ascii="Arial" w:hAnsi="Arial" w:cs="Arial"/>
          <w:b/>
          <w:bCs/>
          <w:sz w:val="22"/>
          <w:szCs w:val="22"/>
        </w:rPr>
        <w:t xml:space="preserve">for both sexes </w:t>
      </w:r>
      <w:r w:rsidR="00B02911" w:rsidRPr="00284C81">
        <w:rPr>
          <w:rFonts w:ascii="Arial" w:hAnsi="Arial" w:cs="Arial"/>
          <w:b/>
          <w:bCs/>
          <w:sz w:val="22"/>
          <w:szCs w:val="22"/>
        </w:rPr>
        <w:t xml:space="preserve">in </w:t>
      </w:r>
      <w:r w:rsidR="00943067" w:rsidRPr="00284C81">
        <w:rPr>
          <w:rFonts w:ascii="Arial" w:hAnsi="Arial" w:cs="Arial"/>
          <w:b/>
          <w:bCs/>
          <w:sz w:val="22"/>
          <w:szCs w:val="22"/>
        </w:rPr>
        <w:t xml:space="preserve">New Zealand, </w:t>
      </w:r>
      <w:r w:rsidR="00B02911" w:rsidRPr="00284C81">
        <w:rPr>
          <w:rFonts w:ascii="Arial" w:hAnsi="Arial" w:cs="Arial"/>
          <w:b/>
          <w:bCs/>
          <w:sz w:val="22"/>
          <w:szCs w:val="22"/>
        </w:rPr>
        <w:t>Bulgaria</w:t>
      </w:r>
      <w:r w:rsidR="008E5416" w:rsidRPr="00284C81">
        <w:rPr>
          <w:rFonts w:ascii="Arial" w:hAnsi="Arial" w:cs="Arial"/>
          <w:b/>
          <w:bCs/>
          <w:sz w:val="22"/>
          <w:szCs w:val="22"/>
        </w:rPr>
        <w:t>,</w:t>
      </w:r>
      <w:r w:rsidR="00011D7B" w:rsidRPr="00284C81">
        <w:rPr>
          <w:rFonts w:ascii="Arial" w:hAnsi="Arial" w:cs="Arial"/>
          <w:b/>
          <w:bCs/>
          <w:sz w:val="22"/>
          <w:szCs w:val="22"/>
        </w:rPr>
        <w:t xml:space="preserve"> </w:t>
      </w:r>
      <w:r w:rsidR="00B02911" w:rsidRPr="00284C81">
        <w:rPr>
          <w:rFonts w:ascii="Arial" w:hAnsi="Arial" w:cs="Arial"/>
          <w:b/>
          <w:bCs/>
          <w:sz w:val="22"/>
          <w:szCs w:val="22"/>
        </w:rPr>
        <w:t>Hungary,</w:t>
      </w:r>
      <w:r w:rsidR="00943067" w:rsidRPr="00284C81">
        <w:rPr>
          <w:rFonts w:ascii="Arial" w:hAnsi="Arial" w:cs="Arial"/>
          <w:b/>
          <w:bCs/>
          <w:sz w:val="22"/>
          <w:szCs w:val="22"/>
        </w:rPr>
        <w:t xml:space="preserve"> </w:t>
      </w:r>
      <w:r w:rsidR="008E5416" w:rsidRPr="00284C81">
        <w:rPr>
          <w:rFonts w:ascii="Arial" w:hAnsi="Arial" w:cs="Arial"/>
          <w:b/>
          <w:bCs/>
          <w:sz w:val="22"/>
          <w:szCs w:val="22"/>
        </w:rPr>
        <w:t xml:space="preserve">Norway </w:t>
      </w:r>
      <w:r w:rsidR="00943067" w:rsidRPr="00284C81">
        <w:rPr>
          <w:rFonts w:ascii="Arial" w:hAnsi="Arial" w:cs="Arial"/>
          <w:b/>
          <w:bCs/>
          <w:sz w:val="22"/>
          <w:szCs w:val="22"/>
        </w:rPr>
        <w:t xml:space="preserve">and </w:t>
      </w:r>
      <w:r w:rsidR="00011D7B" w:rsidRPr="00284C81">
        <w:rPr>
          <w:rFonts w:ascii="Arial" w:hAnsi="Arial" w:cs="Arial"/>
          <w:b/>
          <w:bCs/>
          <w:sz w:val="22"/>
          <w:szCs w:val="22"/>
        </w:rPr>
        <w:t>Czechia</w:t>
      </w:r>
      <w:r w:rsidR="008E5416" w:rsidRPr="00284C81">
        <w:rPr>
          <w:rFonts w:ascii="Arial" w:hAnsi="Arial" w:cs="Arial"/>
          <w:b/>
          <w:bCs/>
          <w:sz w:val="22"/>
          <w:szCs w:val="22"/>
        </w:rPr>
        <w:t>,</w:t>
      </w:r>
      <w:r w:rsidR="00CD1534" w:rsidRPr="00284C81">
        <w:rPr>
          <w:rFonts w:ascii="Arial" w:hAnsi="Arial" w:cs="Arial"/>
          <w:b/>
          <w:bCs/>
          <w:sz w:val="22"/>
          <w:szCs w:val="22"/>
        </w:rPr>
        <w:t xml:space="preserve"> </w:t>
      </w:r>
      <w:r w:rsidR="008E5416" w:rsidRPr="00284C81">
        <w:rPr>
          <w:rFonts w:ascii="Arial" w:hAnsi="Arial" w:cs="Arial"/>
          <w:b/>
          <w:bCs/>
          <w:sz w:val="22"/>
          <w:szCs w:val="22"/>
        </w:rPr>
        <w:t>and</w:t>
      </w:r>
      <w:r w:rsidR="00943067" w:rsidRPr="00284C81">
        <w:rPr>
          <w:rFonts w:ascii="Arial" w:hAnsi="Arial" w:cs="Arial"/>
          <w:b/>
          <w:bCs/>
          <w:sz w:val="22"/>
          <w:szCs w:val="22"/>
        </w:rPr>
        <w:t xml:space="preserve"> </w:t>
      </w:r>
      <w:r w:rsidR="008E5416" w:rsidRPr="00284C81">
        <w:rPr>
          <w:rFonts w:ascii="Arial" w:hAnsi="Arial" w:cs="Arial"/>
          <w:b/>
          <w:bCs/>
          <w:sz w:val="22"/>
          <w:szCs w:val="22"/>
        </w:rPr>
        <w:t xml:space="preserve">for </w:t>
      </w:r>
      <w:r w:rsidR="00943067" w:rsidRPr="00284C81">
        <w:rPr>
          <w:rFonts w:ascii="Arial" w:hAnsi="Arial" w:cs="Arial"/>
          <w:b/>
          <w:bCs/>
          <w:sz w:val="22"/>
          <w:szCs w:val="22"/>
        </w:rPr>
        <w:t xml:space="preserve">women in </w:t>
      </w:r>
      <w:r w:rsidR="00011D7B" w:rsidRPr="00284C81">
        <w:rPr>
          <w:rFonts w:ascii="Arial" w:hAnsi="Arial" w:cs="Arial"/>
          <w:b/>
          <w:bCs/>
          <w:sz w:val="22"/>
          <w:szCs w:val="22"/>
        </w:rPr>
        <w:t>Switzerland</w:t>
      </w:r>
      <w:r w:rsidR="00763BD7" w:rsidRPr="00284C81">
        <w:rPr>
          <w:rFonts w:ascii="Arial" w:hAnsi="Arial" w:cs="Arial"/>
          <w:b/>
          <w:bCs/>
          <w:sz w:val="22"/>
          <w:szCs w:val="22"/>
        </w:rPr>
        <w:t>;</w:t>
      </w:r>
      <w:r w:rsidR="00943067" w:rsidRPr="00284C81">
        <w:rPr>
          <w:rFonts w:ascii="Arial" w:hAnsi="Arial" w:cs="Arial"/>
          <w:b/>
          <w:bCs/>
          <w:sz w:val="22"/>
          <w:szCs w:val="22"/>
        </w:rPr>
        <w:t xml:space="preserve"> </w:t>
      </w:r>
      <w:r w:rsidR="00A66A97" w:rsidRPr="00284C81">
        <w:rPr>
          <w:rFonts w:ascii="Arial" w:hAnsi="Arial" w:cs="Arial"/>
          <w:b/>
          <w:bCs/>
          <w:sz w:val="22"/>
          <w:szCs w:val="22"/>
        </w:rPr>
        <w:t>75-9</w:t>
      </w:r>
      <w:r w:rsidR="004F4B3F" w:rsidRPr="00284C81">
        <w:rPr>
          <w:rFonts w:ascii="Arial" w:hAnsi="Arial" w:cs="Arial"/>
          <w:b/>
          <w:bCs/>
          <w:sz w:val="22"/>
          <w:szCs w:val="22"/>
        </w:rPr>
        <w:t>0</w:t>
      </w:r>
      <w:r w:rsidR="00A66A97" w:rsidRPr="00284C81">
        <w:rPr>
          <w:rFonts w:ascii="Arial" w:hAnsi="Arial" w:cs="Arial"/>
          <w:b/>
          <w:bCs/>
          <w:sz w:val="22"/>
          <w:szCs w:val="22"/>
        </w:rPr>
        <w:t>% for men and women in Denmark and Finland</w:t>
      </w:r>
      <w:r w:rsidR="00FD2092" w:rsidRPr="00284C81">
        <w:rPr>
          <w:rFonts w:ascii="Arial" w:hAnsi="Arial" w:cs="Arial"/>
          <w:b/>
          <w:bCs/>
          <w:sz w:val="22"/>
          <w:szCs w:val="22"/>
        </w:rPr>
        <w:t>, and women in Austria</w:t>
      </w:r>
      <w:r w:rsidR="00A66A97" w:rsidRPr="00284C81">
        <w:rPr>
          <w:rFonts w:ascii="Arial" w:hAnsi="Arial" w:cs="Arial"/>
          <w:b/>
          <w:bCs/>
          <w:sz w:val="22"/>
          <w:szCs w:val="22"/>
        </w:rPr>
        <w:t>; 9</w:t>
      </w:r>
      <w:r w:rsidR="004F4B3F" w:rsidRPr="00284C81">
        <w:rPr>
          <w:rFonts w:ascii="Arial" w:hAnsi="Arial" w:cs="Arial"/>
          <w:b/>
          <w:bCs/>
          <w:sz w:val="22"/>
          <w:szCs w:val="22"/>
        </w:rPr>
        <w:t>0</w:t>
      </w:r>
      <w:r w:rsidR="00A66A97" w:rsidRPr="00284C81">
        <w:rPr>
          <w:rFonts w:ascii="Arial" w:hAnsi="Arial" w:cs="Arial"/>
          <w:b/>
          <w:bCs/>
          <w:sz w:val="22"/>
          <w:szCs w:val="22"/>
        </w:rPr>
        <w:t xml:space="preserve">-99% for men and women in Portugal, and men in Austria and Switzerland; </w:t>
      </w:r>
      <w:r w:rsidR="00943067" w:rsidRPr="00284C81">
        <w:rPr>
          <w:rFonts w:ascii="Arial" w:hAnsi="Arial" w:cs="Arial"/>
          <w:b/>
          <w:bCs/>
          <w:sz w:val="22"/>
          <w:szCs w:val="22"/>
        </w:rPr>
        <w:t>and &gt;</w:t>
      </w:r>
      <w:r w:rsidR="00CD1534" w:rsidRPr="00284C81">
        <w:rPr>
          <w:rFonts w:ascii="Arial" w:hAnsi="Arial" w:cs="Arial"/>
          <w:b/>
          <w:bCs/>
          <w:sz w:val="22"/>
          <w:szCs w:val="22"/>
        </w:rPr>
        <w:t xml:space="preserve">99% </w:t>
      </w:r>
      <w:r w:rsidR="00943067" w:rsidRPr="00284C81">
        <w:rPr>
          <w:rFonts w:ascii="Arial" w:hAnsi="Arial" w:cs="Arial"/>
          <w:b/>
          <w:bCs/>
          <w:sz w:val="22"/>
          <w:szCs w:val="22"/>
        </w:rPr>
        <w:t xml:space="preserve">for both sexes in </w:t>
      </w:r>
      <w:r w:rsidR="00011D7B" w:rsidRPr="00284C81">
        <w:rPr>
          <w:rFonts w:ascii="Arial" w:hAnsi="Arial" w:cs="Arial"/>
          <w:b/>
          <w:bCs/>
          <w:sz w:val="22"/>
          <w:szCs w:val="22"/>
        </w:rPr>
        <w:t xml:space="preserve">the Netherlands, </w:t>
      </w:r>
      <w:r w:rsidR="00943067" w:rsidRPr="00284C81">
        <w:rPr>
          <w:rFonts w:ascii="Arial" w:hAnsi="Arial" w:cs="Arial"/>
          <w:b/>
          <w:bCs/>
          <w:sz w:val="22"/>
          <w:szCs w:val="22"/>
        </w:rPr>
        <w:t>France, Sweden,</w:t>
      </w:r>
      <w:r w:rsidR="00CD1534" w:rsidRPr="00284C81">
        <w:rPr>
          <w:rFonts w:ascii="Arial" w:hAnsi="Arial" w:cs="Arial"/>
          <w:b/>
          <w:bCs/>
          <w:sz w:val="22"/>
          <w:szCs w:val="22"/>
        </w:rPr>
        <w:t xml:space="preserve"> Belgium, </w:t>
      </w:r>
      <w:r w:rsidR="00943067" w:rsidRPr="00284C81">
        <w:rPr>
          <w:rFonts w:ascii="Arial" w:hAnsi="Arial" w:cs="Arial"/>
          <w:b/>
          <w:bCs/>
          <w:sz w:val="22"/>
          <w:szCs w:val="22"/>
        </w:rPr>
        <w:t xml:space="preserve">Italy, Spain and </w:t>
      </w:r>
      <w:r w:rsidR="00CD1534" w:rsidRPr="00284C81">
        <w:rPr>
          <w:rFonts w:ascii="Arial" w:hAnsi="Arial" w:cs="Arial"/>
          <w:b/>
          <w:bCs/>
          <w:sz w:val="22"/>
          <w:szCs w:val="22"/>
        </w:rPr>
        <w:t xml:space="preserve">England and Wales. </w:t>
      </w:r>
      <w:r w:rsidR="002B714E" w:rsidRPr="00284C81">
        <w:rPr>
          <w:rFonts w:ascii="Arial" w:hAnsi="Arial" w:cs="Arial"/>
          <w:b/>
          <w:bCs/>
          <w:sz w:val="22"/>
          <w:szCs w:val="22"/>
        </w:rPr>
        <w:t>After accounting for population</w:t>
      </w:r>
      <w:ins w:id="30" w:author="Zhou, Bin" w:date="2020-07-01T13:38:00Z">
        <w:r>
          <w:rPr>
            <w:rFonts w:ascii="Arial" w:hAnsi="Arial" w:cs="Arial"/>
            <w:b/>
            <w:bCs/>
            <w:sz w:val="22"/>
            <w:szCs w:val="22"/>
          </w:rPr>
          <w:t xml:space="preserve"> size</w:t>
        </w:r>
      </w:ins>
      <w:r w:rsidR="002B714E" w:rsidRPr="00284C81">
        <w:rPr>
          <w:rFonts w:ascii="Arial" w:hAnsi="Arial" w:cs="Arial"/>
          <w:b/>
          <w:bCs/>
          <w:sz w:val="22"/>
          <w:szCs w:val="22"/>
        </w:rPr>
        <w:t xml:space="preserve">, </w:t>
      </w:r>
      <w:r w:rsidR="008E5416" w:rsidRPr="00284C81">
        <w:rPr>
          <w:rFonts w:ascii="Arial" w:hAnsi="Arial" w:cs="Arial"/>
          <w:b/>
          <w:bCs/>
          <w:sz w:val="22"/>
          <w:szCs w:val="22"/>
        </w:rPr>
        <w:t>England and Wales and Spain</w:t>
      </w:r>
      <w:r w:rsidR="002B714E" w:rsidRPr="00284C81">
        <w:rPr>
          <w:rFonts w:ascii="Arial" w:hAnsi="Arial" w:cs="Arial"/>
          <w:b/>
          <w:bCs/>
          <w:sz w:val="22"/>
          <w:szCs w:val="22"/>
        </w:rPr>
        <w:t xml:space="preserve"> experienced the highest </w:t>
      </w:r>
      <w:r w:rsidR="002B714E" w:rsidRPr="00284C81">
        <w:rPr>
          <w:rFonts w:ascii="Arial" w:hAnsi="Arial" w:cs="Arial"/>
          <w:b/>
          <w:bCs/>
          <w:sz w:val="22"/>
          <w:szCs w:val="22"/>
        </w:rPr>
        <w:lastRenderedPageBreak/>
        <w:t>death toll</w:t>
      </w:r>
      <w:r w:rsidR="008E5416" w:rsidRPr="00284C81">
        <w:rPr>
          <w:rFonts w:ascii="Arial" w:hAnsi="Arial" w:cs="Arial"/>
          <w:b/>
          <w:bCs/>
          <w:sz w:val="22"/>
          <w:szCs w:val="22"/>
        </w:rPr>
        <w:t>,</w:t>
      </w:r>
      <w:r w:rsidR="002B714E" w:rsidRPr="00284C81">
        <w:rPr>
          <w:rFonts w:ascii="Arial" w:hAnsi="Arial" w:cs="Arial"/>
          <w:b/>
          <w:bCs/>
          <w:sz w:val="22"/>
          <w:szCs w:val="22"/>
        </w:rPr>
        <w:t xml:space="preserve"> nearly 100 deaths per 100</w:t>
      </w:r>
      <w:r w:rsidR="00FD2092" w:rsidRPr="00284C81">
        <w:rPr>
          <w:rFonts w:ascii="Arial" w:hAnsi="Arial" w:cs="Arial"/>
          <w:b/>
          <w:bCs/>
          <w:sz w:val="22"/>
          <w:szCs w:val="22"/>
        </w:rPr>
        <w:t>,000</w:t>
      </w:r>
      <w:r w:rsidR="002B714E" w:rsidRPr="00284C81">
        <w:rPr>
          <w:rFonts w:ascii="Arial" w:hAnsi="Arial" w:cs="Arial"/>
          <w:b/>
          <w:bCs/>
          <w:sz w:val="22"/>
          <w:szCs w:val="22"/>
        </w:rPr>
        <w:t xml:space="preserve"> people,</w:t>
      </w:r>
      <w:r w:rsidR="008E5416" w:rsidRPr="00284C81">
        <w:rPr>
          <w:rFonts w:ascii="Arial" w:hAnsi="Arial" w:cs="Arial"/>
          <w:b/>
          <w:bCs/>
          <w:sz w:val="22"/>
          <w:szCs w:val="22"/>
        </w:rPr>
        <w:t xml:space="preserve"> as </w:t>
      </w:r>
      <w:r w:rsidR="002B714E" w:rsidRPr="00284C81">
        <w:rPr>
          <w:rFonts w:ascii="Arial" w:hAnsi="Arial" w:cs="Arial"/>
          <w:b/>
          <w:bCs/>
          <w:sz w:val="22"/>
          <w:szCs w:val="22"/>
        </w:rPr>
        <w:t>they did for</w:t>
      </w:r>
      <w:r w:rsidR="008E5416" w:rsidRPr="00284C81">
        <w:rPr>
          <w:rFonts w:ascii="Arial" w:hAnsi="Arial" w:cs="Arial"/>
          <w:b/>
          <w:bCs/>
          <w:sz w:val="22"/>
          <w:szCs w:val="22"/>
        </w:rPr>
        <w:t xml:space="preserve"> relative (percent) increase in deaths </w:t>
      </w:r>
      <w:r w:rsidR="00182D7E" w:rsidRPr="00284C81">
        <w:rPr>
          <w:rFonts w:ascii="Arial" w:hAnsi="Arial" w:cs="Arial"/>
          <w:b/>
          <w:bCs/>
          <w:sz w:val="22"/>
          <w:szCs w:val="22"/>
        </w:rPr>
        <w:t>(</w:t>
      </w:r>
      <w:r w:rsidR="00DB22BE" w:rsidRPr="00284C81">
        <w:rPr>
          <w:rFonts w:ascii="Arial" w:hAnsi="Arial" w:cs="Arial"/>
          <w:b/>
          <w:bCs/>
          <w:sz w:val="22"/>
          <w:szCs w:val="22"/>
        </w:rPr>
        <w:t>38</w:t>
      </w:r>
      <w:r w:rsidR="003D2E8B" w:rsidRPr="00284C81">
        <w:rPr>
          <w:rFonts w:ascii="Arial" w:hAnsi="Arial" w:cs="Arial"/>
          <w:b/>
          <w:bCs/>
          <w:sz w:val="22"/>
          <w:szCs w:val="22"/>
        </w:rPr>
        <w:t>%</w:t>
      </w:r>
      <w:r w:rsidR="008E5416" w:rsidRPr="00284C81">
        <w:rPr>
          <w:rFonts w:ascii="Arial" w:hAnsi="Arial" w:cs="Arial"/>
          <w:b/>
          <w:bCs/>
          <w:sz w:val="22"/>
          <w:szCs w:val="22"/>
        </w:rPr>
        <w:t>,</w:t>
      </w:r>
      <w:r w:rsidR="00C47A7E" w:rsidRPr="00284C81">
        <w:rPr>
          <w:rFonts w:ascii="Arial" w:hAnsi="Arial" w:cs="Arial"/>
          <w:b/>
          <w:bCs/>
          <w:sz w:val="22"/>
          <w:szCs w:val="22"/>
        </w:rPr>
        <w:t xml:space="preserve"> </w:t>
      </w:r>
      <w:commentRangeStart w:id="31"/>
      <w:r w:rsidR="00DB22BE" w:rsidRPr="00284C81">
        <w:rPr>
          <w:rFonts w:ascii="Arial" w:hAnsi="Arial" w:cs="Arial"/>
          <w:b/>
          <w:bCs/>
          <w:sz w:val="22"/>
          <w:szCs w:val="22"/>
        </w:rPr>
        <w:t>30</w:t>
      </w:r>
      <w:r w:rsidR="00C47A7E" w:rsidRPr="00284C81">
        <w:rPr>
          <w:rFonts w:ascii="Arial" w:hAnsi="Arial" w:cs="Arial"/>
          <w:b/>
          <w:bCs/>
          <w:sz w:val="22"/>
          <w:szCs w:val="22"/>
        </w:rPr>
        <w:t>-</w:t>
      </w:r>
      <w:r w:rsidR="00DB22BE" w:rsidRPr="00284C81">
        <w:rPr>
          <w:rFonts w:ascii="Arial" w:hAnsi="Arial" w:cs="Arial"/>
          <w:b/>
          <w:bCs/>
          <w:sz w:val="22"/>
          <w:szCs w:val="22"/>
        </w:rPr>
        <w:t xml:space="preserve">45 </w:t>
      </w:r>
      <w:commentRangeEnd w:id="31"/>
      <w:r w:rsidR="00977C1A">
        <w:rPr>
          <w:rStyle w:val="CommentReference"/>
          <w:rFonts w:asciiTheme="minorHAnsi" w:eastAsiaTheme="minorHAnsi" w:hAnsiTheme="minorHAnsi" w:cstheme="minorBidi"/>
          <w:lang w:eastAsia="en-US"/>
        </w:rPr>
        <w:commentReference w:id="31"/>
      </w:r>
      <w:r w:rsidR="00DB22BE" w:rsidRPr="00284C81">
        <w:rPr>
          <w:rFonts w:ascii="Arial" w:hAnsi="Arial" w:cs="Arial"/>
          <w:b/>
          <w:bCs/>
          <w:sz w:val="22"/>
          <w:szCs w:val="22"/>
        </w:rPr>
        <w:t>in England and Wales</w:t>
      </w:r>
      <w:r w:rsidR="003D2E8B" w:rsidRPr="00284C81">
        <w:rPr>
          <w:rFonts w:ascii="Arial" w:hAnsi="Arial" w:cs="Arial"/>
          <w:b/>
          <w:bCs/>
          <w:sz w:val="22"/>
          <w:szCs w:val="22"/>
        </w:rPr>
        <w:t>;</w:t>
      </w:r>
      <w:r w:rsidR="00DB22BE" w:rsidRPr="00284C81">
        <w:rPr>
          <w:rFonts w:ascii="Arial" w:hAnsi="Arial" w:cs="Arial"/>
          <w:b/>
          <w:bCs/>
          <w:sz w:val="22"/>
          <w:szCs w:val="22"/>
        </w:rPr>
        <w:t xml:space="preserve"> </w:t>
      </w:r>
      <w:r w:rsidR="008E5416" w:rsidRPr="00284C81">
        <w:rPr>
          <w:rFonts w:ascii="Arial" w:hAnsi="Arial" w:cs="Arial"/>
          <w:b/>
          <w:bCs/>
          <w:sz w:val="22"/>
          <w:szCs w:val="22"/>
        </w:rPr>
        <w:t>40%, 33-47 in Spain</w:t>
      </w:r>
      <w:r w:rsidR="00DB22BE" w:rsidRPr="00284C81">
        <w:rPr>
          <w:rFonts w:ascii="Arial" w:hAnsi="Arial" w:cs="Arial"/>
          <w:b/>
          <w:bCs/>
          <w:sz w:val="22"/>
          <w:szCs w:val="22"/>
        </w:rPr>
        <w:t>)</w:t>
      </w:r>
      <w:r w:rsidR="00B05A98" w:rsidRPr="00284C81">
        <w:rPr>
          <w:rFonts w:ascii="Arial" w:hAnsi="Arial" w:cs="Arial"/>
          <w:b/>
          <w:bCs/>
          <w:sz w:val="22"/>
          <w:szCs w:val="22"/>
        </w:rPr>
        <w:t>. New Zealand, Bulgaria, Hungary, Czechia, Norway, Finland, Denmark, Austria and Switzerland experienced change</w:t>
      </w:r>
      <w:r w:rsidR="00284C81" w:rsidRPr="00284C81">
        <w:rPr>
          <w:rFonts w:ascii="Arial" w:hAnsi="Arial" w:cs="Arial"/>
          <w:b/>
          <w:bCs/>
          <w:sz w:val="22"/>
          <w:szCs w:val="22"/>
        </w:rPr>
        <w:t>s</w:t>
      </w:r>
      <w:r w:rsidR="00B05A98" w:rsidRPr="00284C81">
        <w:rPr>
          <w:rFonts w:ascii="Arial" w:hAnsi="Arial" w:cs="Arial"/>
          <w:b/>
          <w:bCs/>
          <w:sz w:val="22"/>
          <w:szCs w:val="22"/>
        </w:rPr>
        <w:t xml:space="preserve"> in deaths that ranged from</w:t>
      </w:r>
      <w:r w:rsidR="00B05A98" w:rsidRPr="00284C81">
        <w:rPr>
          <w:b/>
          <w:bCs/>
        </w:rPr>
        <w:t xml:space="preserve"> </w:t>
      </w:r>
      <w:r w:rsidR="00B05A98" w:rsidRPr="00284C81">
        <w:rPr>
          <w:rFonts w:ascii="Arial" w:hAnsi="Arial" w:cs="Arial"/>
          <w:b/>
          <w:bCs/>
          <w:sz w:val="22"/>
          <w:szCs w:val="22"/>
        </w:rPr>
        <w:t>slight declines to increases of no more than 5%. The large impact</w:t>
      </w:r>
      <w:del w:id="32" w:author="Bennett, James E" w:date="2020-07-01T09:46:00Z">
        <w:r w:rsidR="00B05A98" w:rsidRPr="00284C81" w:rsidDel="00F463D4">
          <w:rPr>
            <w:rFonts w:ascii="Arial" w:hAnsi="Arial" w:cs="Arial"/>
            <w:b/>
            <w:bCs/>
            <w:sz w:val="22"/>
            <w:szCs w:val="22"/>
          </w:rPr>
          <w:delText>s</w:delText>
        </w:r>
      </w:del>
      <w:r w:rsidR="00B05A98" w:rsidRPr="00284C81">
        <w:rPr>
          <w:rFonts w:ascii="Arial" w:hAnsi="Arial" w:cs="Arial"/>
          <w:b/>
          <w:bCs/>
          <w:sz w:val="22"/>
          <w:szCs w:val="22"/>
        </w:rPr>
        <w:t xml:space="preserve"> in England and Wales stems partly from</w:t>
      </w:r>
      <w:r w:rsidR="004F4B3F" w:rsidRPr="00284C81">
        <w:rPr>
          <w:rFonts w:ascii="Arial" w:hAnsi="Arial" w:cs="Arial"/>
          <w:b/>
          <w:bCs/>
          <w:sz w:val="22"/>
          <w:szCs w:val="22"/>
        </w:rPr>
        <w:t xml:space="preserve"> having experienced (together with Spain) the</w:t>
      </w:r>
      <w:r w:rsidR="00B05A98" w:rsidRPr="00284C81">
        <w:rPr>
          <w:rFonts w:ascii="Arial" w:hAnsi="Arial" w:cs="Arial"/>
          <w:b/>
          <w:bCs/>
          <w:sz w:val="22"/>
          <w:szCs w:val="22"/>
        </w:rPr>
        <w:t xml:space="preserve"> high</w:t>
      </w:r>
      <w:r w:rsidR="004F4B3F" w:rsidRPr="00284C81">
        <w:rPr>
          <w:rFonts w:ascii="Arial" w:hAnsi="Arial" w:cs="Arial"/>
          <w:b/>
          <w:bCs/>
          <w:sz w:val="22"/>
          <w:szCs w:val="22"/>
        </w:rPr>
        <w:t>est</w:t>
      </w:r>
      <w:r w:rsidR="00B05A98" w:rsidRPr="00284C81">
        <w:rPr>
          <w:rFonts w:ascii="Arial" w:hAnsi="Arial" w:cs="Arial"/>
          <w:b/>
          <w:bCs/>
          <w:sz w:val="22"/>
          <w:szCs w:val="22"/>
        </w:rPr>
        <w:t xml:space="preserve"> weekly increases in deaths, </w:t>
      </w:r>
      <w:commentRangeStart w:id="33"/>
      <w:r w:rsidR="00B05A98" w:rsidRPr="00284C81">
        <w:rPr>
          <w:rFonts w:ascii="Arial" w:hAnsi="Arial" w:cs="Arial"/>
          <w:b/>
          <w:bCs/>
          <w:sz w:val="22"/>
          <w:szCs w:val="22"/>
        </w:rPr>
        <w:t>by over 100% in some weeks</w:t>
      </w:r>
      <w:commentRangeEnd w:id="33"/>
      <w:r w:rsidR="00E63E49">
        <w:rPr>
          <w:rStyle w:val="CommentReference"/>
          <w:rFonts w:asciiTheme="minorHAnsi" w:eastAsiaTheme="minorHAnsi" w:hAnsiTheme="minorHAnsi" w:cstheme="minorBidi"/>
          <w:lang w:eastAsia="en-US"/>
        </w:rPr>
        <w:commentReference w:id="33"/>
      </w:r>
      <w:r w:rsidR="00B05A98" w:rsidRPr="00284C81">
        <w:rPr>
          <w:rFonts w:ascii="Arial" w:hAnsi="Arial" w:cs="Arial"/>
          <w:b/>
          <w:bCs/>
          <w:sz w:val="22"/>
          <w:szCs w:val="22"/>
        </w:rPr>
        <w:t xml:space="preserve">, and </w:t>
      </w:r>
      <w:r w:rsidR="00866CBC" w:rsidRPr="00284C81">
        <w:rPr>
          <w:rFonts w:ascii="Arial" w:hAnsi="Arial" w:cs="Arial"/>
          <w:b/>
          <w:bCs/>
          <w:sz w:val="22"/>
          <w:szCs w:val="22"/>
        </w:rPr>
        <w:t xml:space="preserve">having had (together with Sweden) </w:t>
      </w:r>
      <w:r w:rsidR="00B05A98" w:rsidRPr="00284C81">
        <w:rPr>
          <w:rFonts w:ascii="Arial" w:hAnsi="Arial" w:cs="Arial"/>
          <w:b/>
          <w:bCs/>
          <w:sz w:val="22"/>
          <w:szCs w:val="22"/>
        </w:rPr>
        <w:t>the large</w:t>
      </w:r>
      <w:r w:rsidR="00866CBC" w:rsidRPr="00284C81">
        <w:rPr>
          <w:rFonts w:ascii="Arial" w:hAnsi="Arial" w:cs="Arial"/>
          <w:b/>
          <w:bCs/>
          <w:sz w:val="22"/>
          <w:szCs w:val="22"/>
        </w:rPr>
        <w:t>st</w:t>
      </w:r>
      <w:r w:rsidR="00B05A98" w:rsidRPr="00284C81">
        <w:rPr>
          <w:rFonts w:ascii="Arial" w:hAnsi="Arial" w:cs="Arial"/>
          <w:b/>
          <w:bCs/>
          <w:sz w:val="22"/>
          <w:szCs w:val="22"/>
        </w:rPr>
        <w:t xml:space="preserve"> number of weeks when deaths exceeded levels that </w:t>
      </w:r>
      <w:r w:rsidR="00B05A98" w:rsidRPr="00284C81">
        <w:rPr>
          <w:rFonts w:ascii="Arial" w:hAnsi="Arial" w:cs="Arial"/>
          <w:b/>
          <w:bCs/>
          <w:color w:val="000000"/>
          <w:sz w:val="22"/>
          <w:szCs w:val="22"/>
        </w:rPr>
        <w:t>would be expected in the absence of the pandemic</w:t>
      </w:r>
      <w:r w:rsidR="00866CBC" w:rsidRPr="00284C81">
        <w:rPr>
          <w:rFonts w:ascii="Arial" w:hAnsi="Arial" w:cs="Arial"/>
          <w:b/>
          <w:bCs/>
          <w:color w:val="000000"/>
          <w:sz w:val="22"/>
          <w:szCs w:val="22"/>
        </w:rPr>
        <w:t xml:space="preserve">, 9-10 weeks for </w:t>
      </w:r>
      <w:del w:id="34" w:author="Bennett, James E" w:date="2020-07-01T09:47:00Z">
        <w:r w:rsidR="005725A5" w:rsidRPr="00284C81" w:rsidDel="00F463D4">
          <w:rPr>
            <w:rFonts w:ascii="Arial" w:hAnsi="Arial" w:cs="Arial"/>
            <w:b/>
            <w:bCs/>
            <w:color w:val="000000"/>
            <w:sz w:val="22"/>
            <w:szCs w:val="22"/>
          </w:rPr>
          <w:delText xml:space="preserve">either </w:delText>
        </w:r>
      </w:del>
      <w:ins w:id="35" w:author="Bennett, James E" w:date="2020-07-01T09:47:00Z">
        <w:r w:rsidR="00F463D4">
          <w:rPr>
            <w:rFonts w:ascii="Arial" w:hAnsi="Arial" w:cs="Arial"/>
            <w:b/>
            <w:bCs/>
            <w:color w:val="000000"/>
            <w:sz w:val="22"/>
            <w:szCs w:val="22"/>
          </w:rPr>
          <w:t>both</w:t>
        </w:r>
        <w:r w:rsidR="00F463D4" w:rsidRPr="00284C81">
          <w:rPr>
            <w:rFonts w:ascii="Arial" w:hAnsi="Arial" w:cs="Arial"/>
            <w:b/>
            <w:bCs/>
            <w:color w:val="000000"/>
            <w:sz w:val="22"/>
            <w:szCs w:val="22"/>
          </w:rPr>
          <w:t xml:space="preserve"> </w:t>
        </w:r>
      </w:ins>
      <w:r w:rsidR="005725A5" w:rsidRPr="00284C81">
        <w:rPr>
          <w:rFonts w:ascii="Arial" w:hAnsi="Arial" w:cs="Arial"/>
          <w:b/>
          <w:bCs/>
          <w:color w:val="000000"/>
          <w:sz w:val="22"/>
          <w:szCs w:val="22"/>
        </w:rPr>
        <w:t>sex</w:t>
      </w:r>
      <w:ins w:id="36" w:author="Bennett, James E" w:date="2020-07-01T09:47:00Z">
        <w:r w:rsidR="00F463D4">
          <w:rPr>
            <w:rFonts w:ascii="Arial" w:hAnsi="Arial" w:cs="Arial"/>
            <w:b/>
            <w:bCs/>
            <w:color w:val="000000"/>
            <w:sz w:val="22"/>
            <w:szCs w:val="22"/>
          </w:rPr>
          <w:t>es</w:t>
        </w:r>
      </w:ins>
      <w:r w:rsidR="00866CBC" w:rsidRPr="00284C81">
        <w:rPr>
          <w:rFonts w:ascii="Arial" w:hAnsi="Arial" w:cs="Arial"/>
          <w:b/>
          <w:bCs/>
          <w:color w:val="000000"/>
          <w:sz w:val="22"/>
          <w:szCs w:val="22"/>
        </w:rPr>
        <w:t xml:space="preserve">. </w:t>
      </w:r>
      <w:r w:rsidR="00301B20" w:rsidRPr="00284C81">
        <w:rPr>
          <w:rFonts w:ascii="Arial" w:hAnsi="Arial" w:cs="Arial"/>
          <w:b/>
          <w:bCs/>
          <w:color w:val="000000"/>
          <w:sz w:val="22"/>
          <w:szCs w:val="22"/>
        </w:rPr>
        <w:t xml:space="preserve">The heterogeneous magnitude and character of the excess deaths </w:t>
      </w:r>
      <w:r w:rsidR="003F4AF6" w:rsidRPr="00284C81">
        <w:rPr>
          <w:rFonts w:ascii="Arial" w:hAnsi="Arial" w:cs="Arial"/>
          <w:b/>
          <w:bCs/>
          <w:color w:val="000000"/>
          <w:sz w:val="22"/>
          <w:szCs w:val="22"/>
        </w:rPr>
        <w:t>due to the</w:t>
      </w:r>
      <w:r w:rsidR="00D469F1" w:rsidRPr="00284C81">
        <w:rPr>
          <w:rFonts w:ascii="Arial" w:hAnsi="Arial" w:cs="Arial"/>
          <w:b/>
          <w:bCs/>
          <w:color w:val="000000"/>
          <w:sz w:val="22"/>
          <w:szCs w:val="22"/>
        </w:rPr>
        <w:t xml:space="preserve"> Covid-19 pandemic reflect</w:t>
      </w:r>
      <w:del w:id="37" w:author="Zhou, Bin" w:date="2020-07-01T13:38:00Z">
        <w:r w:rsidR="00D469F1" w:rsidRPr="00284C81" w:rsidDel="00280D2D">
          <w:rPr>
            <w:rFonts w:ascii="Arial" w:hAnsi="Arial" w:cs="Arial"/>
            <w:b/>
            <w:bCs/>
            <w:color w:val="000000"/>
            <w:sz w:val="22"/>
            <w:szCs w:val="22"/>
          </w:rPr>
          <w:delText>s</w:delText>
        </w:r>
      </w:del>
      <w:r w:rsidR="00D469F1" w:rsidRPr="00284C81">
        <w:rPr>
          <w:rFonts w:ascii="Arial" w:hAnsi="Arial" w:cs="Arial"/>
          <w:b/>
          <w:bCs/>
          <w:color w:val="000000"/>
          <w:sz w:val="22"/>
          <w:szCs w:val="22"/>
        </w:rPr>
        <w:t xml:space="preserve"> differences in how well countries </w:t>
      </w:r>
      <w:ins w:id="38" w:author="Zhou, Bin" w:date="2020-07-01T13:38:00Z">
        <w:r>
          <w:rPr>
            <w:rFonts w:ascii="Arial" w:hAnsi="Arial" w:cs="Arial"/>
            <w:b/>
            <w:bCs/>
            <w:color w:val="000000"/>
            <w:sz w:val="22"/>
            <w:szCs w:val="22"/>
          </w:rPr>
          <w:t xml:space="preserve">have </w:t>
        </w:r>
      </w:ins>
      <w:r w:rsidR="00D469F1" w:rsidRPr="00284C81">
        <w:rPr>
          <w:rFonts w:ascii="Arial" w:hAnsi="Arial" w:cs="Arial"/>
          <w:b/>
          <w:bCs/>
          <w:color w:val="000000"/>
          <w:sz w:val="22"/>
          <w:szCs w:val="22"/>
        </w:rPr>
        <w:t>managed the pandemic (e.g., timing and extent of lockdowns</w:t>
      </w:r>
      <w:r w:rsidR="00763BD7" w:rsidRPr="00284C81">
        <w:rPr>
          <w:rFonts w:ascii="Arial" w:hAnsi="Arial" w:cs="Arial"/>
          <w:b/>
          <w:bCs/>
          <w:color w:val="000000"/>
          <w:sz w:val="22"/>
          <w:szCs w:val="22"/>
        </w:rPr>
        <w:t xml:space="preserve"> and other social distancing measures</w:t>
      </w:r>
      <w:r w:rsidR="00D469F1" w:rsidRPr="00284C81">
        <w:rPr>
          <w:rFonts w:ascii="Arial" w:hAnsi="Arial" w:cs="Arial"/>
          <w:b/>
          <w:bCs/>
          <w:color w:val="000000"/>
          <w:sz w:val="22"/>
          <w:szCs w:val="22"/>
        </w:rPr>
        <w:t>;</w:t>
      </w:r>
      <w:r w:rsidR="00284C81" w:rsidRPr="00284C81">
        <w:rPr>
          <w:rFonts w:ascii="Arial" w:hAnsi="Arial" w:cs="Arial"/>
          <w:b/>
          <w:bCs/>
          <w:color w:val="000000"/>
          <w:sz w:val="22"/>
          <w:szCs w:val="22"/>
        </w:rPr>
        <w:t xml:space="preserve"> effectiveness of</w:t>
      </w:r>
      <w:r w:rsidR="00D469F1" w:rsidRPr="00284C81">
        <w:rPr>
          <w:rFonts w:ascii="Arial" w:hAnsi="Arial" w:cs="Arial"/>
          <w:b/>
          <w:bCs/>
          <w:color w:val="000000"/>
          <w:sz w:val="22"/>
          <w:szCs w:val="22"/>
        </w:rPr>
        <w:t xml:space="preserve"> test, trace and isolate mechanisms</w:t>
      </w:r>
      <w:ins w:id="39" w:author="Parks, Robbie M" w:date="2020-07-01T13:06:00Z">
        <w:r w:rsidR="0071717F">
          <w:rPr>
            <w:rFonts w:ascii="Arial" w:hAnsi="Arial" w:cs="Arial"/>
            <w:b/>
            <w:bCs/>
            <w:color w:val="000000"/>
            <w:sz w:val="22"/>
            <w:szCs w:val="22"/>
          </w:rPr>
          <w:t>, willingness of population to adhere to measures</w:t>
        </w:r>
      </w:ins>
      <w:r w:rsidR="00D469F1" w:rsidRPr="00284C81">
        <w:rPr>
          <w:rFonts w:ascii="Arial" w:hAnsi="Arial" w:cs="Arial"/>
          <w:b/>
          <w:bCs/>
          <w:color w:val="000000"/>
          <w:sz w:val="22"/>
          <w:szCs w:val="22"/>
        </w:rPr>
        <w:t xml:space="preserve">), </w:t>
      </w:r>
      <w:r w:rsidR="00284C81" w:rsidRPr="00284C81">
        <w:rPr>
          <w:rFonts w:ascii="Arial" w:hAnsi="Arial" w:cs="Arial"/>
          <w:b/>
          <w:bCs/>
          <w:color w:val="000000"/>
          <w:sz w:val="22"/>
          <w:szCs w:val="22"/>
        </w:rPr>
        <w:t>and the resilience and preparedness of</w:t>
      </w:r>
      <w:r w:rsidR="00D469F1" w:rsidRPr="00284C81">
        <w:rPr>
          <w:rFonts w:ascii="Arial" w:hAnsi="Arial" w:cs="Arial"/>
          <w:b/>
          <w:bCs/>
          <w:color w:val="000000"/>
          <w:sz w:val="22"/>
          <w:szCs w:val="22"/>
        </w:rPr>
        <w:t xml:space="preserve"> the health and social care system (e.g., </w:t>
      </w:r>
      <w:r w:rsidR="00763BD7" w:rsidRPr="00284C81">
        <w:rPr>
          <w:rFonts w:ascii="Arial" w:hAnsi="Arial" w:cs="Arial"/>
          <w:b/>
          <w:bCs/>
          <w:color w:val="000000"/>
          <w:sz w:val="22"/>
          <w:szCs w:val="22"/>
        </w:rPr>
        <w:t xml:space="preserve">effective facility and </w:t>
      </w:r>
      <w:r w:rsidR="00D469F1" w:rsidRPr="00284C81">
        <w:rPr>
          <w:rFonts w:ascii="Arial" w:hAnsi="Arial" w:cs="Arial"/>
          <w:b/>
          <w:bCs/>
          <w:color w:val="000000"/>
          <w:sz w:val="22"/>
          <w:szCs w:val="22"/>
        </w:rPr>
        <w:t>community care pathways</w:t>
      </w:r>
      <w:r w:rsidR="00763BD7" w:rsidRPr="00284C81">
        <w:rPr>
          <w:rFonts w:ascii="Arial" w:hAnsi="Arial" w:cs="Arial"/>
          <w:b/>
          <w:bCs/>
          <w:color w:val="000000"/>
          <w:sz w:val="22"/>
          <w:szCs w:val="22"/>
        </w:rPr>
        <w:t>;</w:t>
      </w:r>
      <w:r w:rsidR="00D469F1" w:rsidRPr="00284C81">
        <w:rPr>
          <w:rFonts w:ascii="Arial" w:hAnsi="Arial" w:cs="Arial"/>
          <w:b/>
          <w:bCs/>
          <w:color w:val="000000"/>
          <w:sz w:val="22"/>
          <w:szCs w:val="22"/>
        </w:rPr>
        <w:t xml:space="preserve"> protection of care homes) that support those in need.</w:t>
      </w:r>
    </w:p>
    <w:p w14:paraId="122452B8" w14:textId="77777777" w:rsidR="00C55FB8" w:rsidRPr="005B3E97" w:rsidRDefault="00C55FB8" w:rsidP="00580F14">
      <w:pPr>
        <w:spacing w:line="480" w:lineRule="auto"/>
        <w:jc w:val="both"/>
        <w:rPr>
          <w:rFonts w:ascii="Arial" w:hAnsi="Arial" w:cs="Arial"/>
          <w:sz w:val="22"/>
          <w:szCs w:val="22"/>
        </w:rPr>
      </w:pPr>
    </w:p>
    <w:p w14:paraId="30078D25" w14:textId="77777777" w:rsidR="00C55FB8" w:rsidRPr="005B3E97" w:rsidRDefault="00C55FB8">
      <w:pPr>
        <w:rPr>
          <w:rFonts w:ascii="Arial" w:hAnsi="Arial" w:cs="Arial"/>
          <w:sz w:val="22"/>
          <w:szCs w:val="22"/>
        </w:rPr>
      </w:pPr>
      <w:r w:rsidRPr="005B3E97">
        <w:rPr>
          <w:rFonts w:ascii="Arial" w:hAnsi="Arial" w:cs="Arial"/>
          <w:sz w:val="22"/>
          <w:szCs w:val="22"/>
        </w:rPr>
        <w:br w:type="page"/>
      </w:r>
    </w:p>
    <w:p w14:paraId="76E5B6FD" w14:textId="72352C83" w:rsidR="00FA17F0" w:rsidRPr="005B3E97" w:rsidRDefault="001F1CDF" w:rsidP="00580F14">
      <w:pPr>
        <w:spacing w:line="480" w:lineRule="auto"/>
        <w:jc w:val="both"/>
        <w:rPr>
          <w:rFonts w:ascii="Arial" w:hAnsi="Arial" w:cs="Arial"/>
          <w:color w:val="000000"/>
          <w:sz w:val="22"/>
          <w:szCs w:val="22"/>
        </w:rPr>
      </w:pPr>
      <w:r w:rsidRPr="005B3E97">
        <w:rPr>
          <w:rFonts w:ascii="Arial" w:hAnsi="Arial" w:cs="Arial"/>
          <w:color w:val="000000"/>
          <w:sz w:val="22"/>
          <w:szCs w:val="22"/>
        </w:rPr>
        <w:lastRenderedPageBreak/>
        <w:t xml:space="preserve">The Covid-19 pandemic has led to </w:t>
      </w:r>
      <w:r w:rsidR="009523F2" w:rsidRPr="005B3E97">
        <w:rPr>
          <w:rFonts w:ascii="Arial" w:hAnsi="Arial" w:cs="Arial"/>
          <w:color w:val="000000"/>
          <w:sz w:val="22"/>
          <w:szCs w:val="22"/>
        </w:rPr>
        <w:t>hundreds</w:t>
      </w:r>
      <w:r w:rsidR="00EE2D84" w:rsidRPr="005B3E97">
        <w:rPr>
          <w:rFonts w:ascii="Arial" w:hAnsi="Arial" w:cs="Arial"/>
          <w:color w:val="000000"/>
          <w:sz w:val="22"/>
          <w:szCs w:val="22"/>
        </w:rPr>
        <w:t xml:space="preserve"> of </w:t>
      </w:r>
      <w:r w:rsidRPr="005B3E97">
        <w:rPr>
          <w:rFonts w:ascii="Arial" w:hAnsi="Arial" w:cs="Arial"/>
          <w:color w:val="000000"/>
          <w:sz w:val="22"/>
          <w:szCs w:val="22"/>
        </w:rPr>
        <w:t xml:space="preserve">thousands </w:t>
      </w:r>
      <w:r w:rsidR="00CB5426" w:rsidRPr="005B3E97">
        <w:rPr>
          <w:rFonts w:ascii="Arial" w:hAnsi="Arial" w:cs="Arial"/>
          <w:color w:val="000000"/>
          <w:sz w:val="22"/>
          <w:szCs w:val="22"/>
        </w:rPr>
        <w:t xml:space="preserve">of </w:t>
      </w:r>
      <w:r w:rsidRPr="005B3E97">
        <w:rPr>
          <w:rFonts w:ascii="Arial" w:hAnsi="Arial" w:cs="Arial"/>
          <w:color w:val="000000"/>
          <w:sz w:val="22"/>
          <w:szCs w:val="22"/>
        </w:rPr>
        <w:t xml:space="preserve">deaths among </w:t>
      </w:r>
      <w:r w:rsidR="00B45737" w:rsidRPr="005B3E97">
        <w:rPr>
          <w:rFonts w:ascii="Arial" w:hAnsi="Arial" w:cs="Arial"/>
          <w:color w:val="000000"/>
          <w:sz w:val="22"/>
          <w:szCs w:val="22"/>
        </w:rPr>
        <w:t xml:space="preserve">infected </w:t>
      </w:r>
      <w:r w:rsidRPr="005B3E97">
        <w:rPr>
          <w:rFonts w:ascii="Arial" w:hAnsi="Arial" w:cs="Arial"/>
          <w:color w:val="000000"/>
          <w:sz w:val="22"/>
          <w:szCs w:val="22"/>
        </w:rPr>
        <w:t xml:space="preserve">patients. </w:t>
      </w:r>
      <w:bookmarkStart w:id="40" w:name="_Hlk40625299"/>
      <w:r w:rsidRPr="005B3E97">
        <w:rPr>
          <w:rFonts w:ascii="Arial" w:hAnsi="Arial" w:cs="Arial"/>
          <w:color w:val="000000"/>
          <w:sz w:val="22"/>
          <w:szCs w:val="22"/>
        </w:rPr>
        <w:t>The pandemic</w:t>
      </w:r>
      <w:r w:rsidR="004E023D" w:rsidRPr="005B3E97">
        <w:rPr>
          <w:rFonts w:ascii="Arial" w:hAnsi="Arial" w:cs="Arial"/>
          <w:color w:val="000000"/>
          <w:sz w:val="22"/>
          <w:szCs w:val="22"/>
        </w:rPr>
        <w:t xml:space="preserve"> has</w:t>
      </w:r>
      <w:r w:rsidRPr="005B3E97">
        <w:rPr>
          <w:rFonts w:ascii="Arial" w:hAnsi="Arial" w:cs="Arial"/>
          <w:color w:val="000000"/>
          <w:sz w:val="22"/>
          <w:szCs w:val="22"/>
        </w:rPr>
        <w:t xml:space="preserve"> also profoundly changed the social, economic, environmental and healthcare determinants of morbidity and mortality. </w:t>
      </w:r>
      <w:r w:rsidR="007F72A1" w:rsidRPr="005B3E97">
        <w:rPr>
          <w:rFonts w:ascii="Arial" w:hAnsi="Arial" w:cs="Arial"/>
          <w:color w:val="000000"/>
          <w:sz w:val="22"/>
          <w:szCs w:val="22"/>
        </w:rPr>
        <w:t>T</w:t>
      </w:r>
      <w:r w:rsidRPr="005B3E97">
        <w:rPr>
          <w:rFonts w:ascii="Arial" w:hAnsi="Arial" w:cs="Arial"/>
          <w:color w:val="000000"/>
          <w:sz w:val="22"/>
          <w:szCs w:val="22"/>
        </w:rPr>
        <w:t xml:space="preserve">hese changes impact </w:t>
      </w:r>
      <w:r w:rsidR="00F9179E" w:rsidRPr="005B3E97">
        <w:rPr>
          <w:rFonts w:ascii="Arial" w:hAnsi="Arial" w:cs="Arial"/>
          <w:color w:val="000000"/>
          <w:sz w:val="22"/>
          <w:szCs w:val="22"/>
        </w:rPr>
        <w:t>health</w:t>
      </w:r>
      <w:r w:rsidR="00AA5A51" w:rsidRPr="005B3E97">
        <w:rPr>
          <w:rFonts w:ascii="Arial" w:hAnsi="Arial" w:cs="Arial"/>
          <w:color w:val="000000"/>
          <w:sz w:val="22"/>
          <w:szCs w:val="22"/>
        </w:rPr>
        <w:t xml:space="preserve"> </w:t>
      </w:r>
      <w:r w:rsidR="007F72A1" w:rsidRPr="005B3E97">
        <w:rPr>
          <w:rFonts w:ascii="Arial" w:hAnsi="Arial" w:cs="Arial"/>
          <w:color w:val="000000"/>
          <w:sz w:val="22"/>
          <w:szCs w:val="22"/>
        </w:rPr>
        <w:t xml:space="preserve">beyond the deaths caused </w:t>
      </w:r>
      <w:r w:rsidR="00EE2D84" w:rsidRPr="005B3E97">
        <w:rPr>
          <w:rFonts w:ascii="Arial" w:hAnsi="Arial" w:cs="Arial"/>
          <w:color w:val="000000"/>
          <w:sz w:val="22"/>
          <w:szCs w:val="22"/>
        </w:rPr>
        <w:t xml:space="preserve">directly </w:t>
      </w:r>
      <w:r w:rsidR="007F72A1" w:rsidRPr="005B3E97">
        <w:rPr>
          <w:rFonts w:ascii="Arial" w:hAnsi="Arial" w:cs="Arial"/>
          <w:color w:val="000000"/>
          <w:sz w:val="22"/>
          <w:szCs w:val="22"/>
        </w:rPr>
        <w:t>by infection</w:t>
      </w:r>
      <w:r w:rsidRPr="005B3E97">
        <w:rPr>
          <w:rFonts w:ascii="Arial" w:hAnsi="Arial" w:cs="Arial"/>
          <w:color w:val="000000"/>
          <w:sz w:val="22"/>
          <w:szCs w:val="22"/>
        </w:rPr>
        <w:t xml:space="preserve"> through</w:t>
      </w:r>
      <w:r w:rsidR="00AA5A51" w:rsidRPr="005B3E97">
        <w:rPr>
          <w:rFonts w:ascii="Arial" w:hAnsi="Arial" w:cs="Arial"/>
          <w:color w:val="000000"/>
          <w:sz w:val="22"/>
          <w:szCs w:val="22"/>
        </w:rPr>
        <w:t xml:space="preserve"> a number of routes</w:t>
      </w:r>
      <w:r w:rsidR="00AA5A51" w:rsidRPr="003F5FDA">
        <w:rPr>
          <w:rFonts w:ascii="Arial" w:hAnsi="Arial" w:cs="Arial"/>
          <w:color w:val="000000"/>
          <w:sz w:val="22"/>
          <w:szCs w:val="22"/>
          <w:highlight w:val="yellow"/>
          <w:rPrChange w:id="41" w:author="Zhou, Bin" w:date="2020-07-01T13:43:00Z">
            <w:rPr>
              <w:rFonts w:ascii="Arial" w:hAnsi="Arial" w:cs="Arial"/>
              <w:color w:val="000000"/>
              <w:sz w:val="22"/>
              <w:szCs w:val="22"/>
            </w:rPr>
          </w:rPrChange>
        </w:rPr>
        <w:t>[Douglas, 2020 #5504]</w:t>
      </w:r>
      <w:r w:rsidR="00AA5A51" w:rsidRPr="005B3E97">
        <w:rPr>
          <w:rFonts w:ascii="Arial" w:hAnsi="Arial" w:cs="Arial"/>
          <w:color w:val="000000"/>
          <w:sz w:val="22"/>
          <w:szCs w:val="22"/>
        </w:rPr>
        <w:t xml:space="preserve"> including</w:t>
      </w:r>
      <w:r w:rsidRPr="005B3E97">
        <w:rPr>
          <w:rFonts w:ascii="Arial" w:hAnsi="Arial" w:cs="Arial"/>
          <w:color w:val="000000"/>
          <w:sz w:val="22"/>
          <w:szCs w:val="22"/>
        </w:rPr>
        <w:t xml:space="preserve"> delayed </w:t>
      </w:r>
      <w:r w:rsidR="00AA5A51" w:rsidRPr="005B3E97">
        <w:rPr>
          <w:rFonts w:ascii="Arial" w:hAnsi="Arial" w:cs="Arial"/>
          <w:color w:val="000000"/>
          <w:sz w:val="22"/>
          <w:szCs w:val="22"/>
        </w:rPr>
        <w:t>disease prevention</w:t>
      </w:r>
      <w:r w:rsidR="00DC4087" w:rsidRPr="005B3E97">
        <w:rPr>
          <w:rFonts w:ascii="Arial" w:hAnsi="Arial" w:cs="Arial"/>
          <w:color w:val="000000"/>
          <w:sz w:val="22"/>
          <w:szCs w:val="22"/>
        </w:rPr>
        <w:t xml:space="preserve"> and</w:t>
      </w:r>
      <w:r w:rsidR="0059267B" w:rsidRPr="005B3E97">
        <w:rPr>
          <w:rFonts w:ascii="Arial" w:hAnsi="Arial" w:cs="Arial"/>
          <w:color w:val="000000"/>
          <w:sz w:val="22"/>
          <w:szCs w:val="22"/>
        </w:rPr>
        <w:t xml:space="preserve"> </w:t>
      </w:r>
      <w:r w:rsidR="001F497A" w:rsidRPr="005B3E97">
        <w:rPr>
          <w:rFonts w:ascii="Arial" w:hAnsi="Arial" w:cs="Arial"/>
          <w:color w:val="000000"/>
          <w:sz w:val="22"/>
          <w:szCs w:val="22"/>
        </w:rPr>
        <w:t xml:space="preserve">medical </w:t>
      </w:r>
      <w:r w:rsidR="0059267B" w:rsidRPr="005B3E97">
        <w:rPr>
          <w:rFonts w:ascii="Arial" w:hAnsi="Arial" w:cs="Arial"/>
          <w:color w:val="000000"/>
          <w:sz w:val="22"/>
          <w:szCs w:val="22"/>
        </w:rPr>
        <w:t xml:space="preserve">procedures </w:t>
      </w:r>
      <w:r w:rsidR="00DC4087" w:rsidRPr="005B3E97">
        <w:rPr>
          <w:rFonts w:ascii="Arial" w:hAnsi="Arial" w:cs="Arial"/>
          <w:color w:val="000000"/>
          <w:sz w:val="22"/>
          <w:szCs w:val="22"/>
        </w:rPr>
        <w:t xml:space="preserve">for </w:t>
      </w:r>
      <w:r w:rsidR="00AA5A51" w:rsidRPr="005B3E97">
        <w:rPr>
          <w:rFonts w:ascii="Arial" w:hAnsi="Arial" w:cs="Arial"/>
          <w:color w:val="000000"/>
          <w:sz w:val="22"/>
          <w:szCs w:val="22"/>
        </w:rPr>
        <w:t>acute and chronic care</w:t>
      </w:r>
      <w:r w:rsidRPr="005B3E97">
        <w:rPr>
          <w:rFonts w:ascii="Arial" w:hAnsi="Arial" w:cs="Arial"/>
          <w:color w:val="000000"/>
          <w:sz w:val="22"/>
          <w:szCs w:val="22"/>
        </w:rPr>
        <w:t>;</w:t>
      </w:r>
      <w:r w:rsidR="000B7764" w:rsidRPr="005B3E97">
        <w:rPr>
          <w:rFonts w:ascii="Arial" w:hAnsi="Arial" w:cs="Arial"/>
          <w:color w:val="000000"/>
          <w:sz w:val="22"/>
          <w:szCs w:val="22"/>
        </w:rPr>
        <w:t xml:space="preserve"> </w:t>
      </w:r>
      <w:r w:rsidRPr="005B3E97">
        <w:rPr>
          <w:rFonts w:ascii="Arial" w:hAnsi="Arial" w:cs="Arial"/>
          <w:color w:val="000000"/>
          <w:sz w:val="22"/>
          <w:szCs w:val="22"/>
        </w:rPr>
        <w:t xml:space="preserve">loss of jobs and income; disruption of social networks; changes in </w:t>
      </w:r>
      <w:r w:rsidR="009D386C" w:rsidRPr="005B3E97">
        <w:rPr>
          <w:rFonts w:ascii="Arial" w:hAnsi="Arial" w:cs="Arial"/>
          <w:color w:val="000000"/>
          <w:sz w:val="22"/>
          <w:szCs w:val="22"/>
        </w:rPr>
        <w:t>crime</w:t>
      </w:r>
      <w:r w:rsidR="00AA5A51" w:rsidRPr="005B3E97">
        <w:rPr>
          <w:rFonts w:ascii="Arial" w:hAnsi="Arial" w:cs="Arial"/>
          <w:color w:val="000000"/>
          <w:sz w:val="22"/>
          <w:szCs w:val="22"/>
        </w:rPr>
        <w:t xml:space="preserve"> and self-harm; changes in </w:t>
      </w:r>
      <w:r w:rsidR="009D386C" w:rsidRPr="005B3E97">
        <w:rPr>
          <w:rFonts w:ascii="Arial" w:hAnsi="Arial" w:cs="Arial"/>
          <w:color w:val="000000"/>
          <w:sz w:val="22"/>
          <w:szCs w:val="22"/>
        </w:rPr>
        <w:t xml:space="preserve">quantity and quality of </w:t>
      </w:r>
      <w:commentRangeStart w:id="42"/>
      <w:r w:rsidR="009D386C" w:rsidRPr="005B3E97">
        <w:rPr>
          <w:rFonts w:ascii="Arial" w:hAnsi="Arial" w:cs="Arial"/>
          <w:color w:val="000000"/>
          <w:sz w:val="22"/>
          <w:szCs w:val="22"/>
        </w:rPr>
        <w:t>food</w:t>
      </w:r>
      <w:commentRangeEnd w:id="42"/>
      <w:r w:rsidR="009A44F2">
        <w:rPr>
          <w:rStyle w:val="CommentReference"/>
          <w:rFonts w:asciiTheme="minorHAnsi" w:eastAsiaTheme="minorHAnsi" w:hAnsiTheme="minorHAnsi" w:cstheme="minorBidi"/>
          <w:lang w:eastAsia="en-US"/>
        </w:rPr>
        <w:commentReference w:id="42"/>
      </w:r>
      <w:r w:rsidR="009D386C" w:rsidRPr="005B3E97">
        <w:rPr>
          <w:rFonts w:ascii="Arial" w:hAnsi="Arial" w:cs="Arial"/>
          <w:color w:val="000000"/>
          <w:sz w:val="22"/>
          <w:szCs w:val="22"/>
        </w:rPr>
        <w:t xml:space="preserve">, </w:t>
      </w:r>
      <w:r w:rsidR="00F9179E" w:rsidRPr="005B3E97">
        <w:rPr>
          <w:rFonts w:ascii="Arial" w:hAnsi="Arial" w:cs="Arial"/>
          <w:color w:val="000000"/>
          <w:sz w:val="22"/>
          <w:szCs w:val="22"/>
        </w:rPr>
        <w:t xml:space="preserve">and the use of </w:t>
      </w:r>
      <w:r w:rsidRPr="005B3E97">
        <w:rPr>
          <w:rFonts w:ascii="Arial" w:hAnsi="Arial" w:cs="Arial"/>
          <w:color w:val="000000"/>
          <w:sz w:val="22"/>
          <w:szCs w:val="22"/>
        </w:rPr>
        <w:t>tobacco</w:t>
      </w:r>
      <w:r w:rsidR="009D386C" w:rsidRPr="005B3E97">
        <w:rPr>
          <w:rFonts w:ascii="Arial" w:hAnsi="Arial" w:cs="Arial"/>
          <w:color w:val="000000"/>
          <w:sz w:val="22"/>
          <w:szCs w:val="22"/>
        </w:rPr>
        <w:t>,</w:t>
      </w:r>
      <w:r w:rsidRPr="005B3E97">
        <w:rPr>
          <w:rFonts w:ascii="Arial" w:hAnsi="Arial" w:cs="Arial"/>
          <w:color w:val="000000"/>
          <w:sz w:val="22"/>
          <w:szCs w:val="22"/>
        </w:rPr>
        <w:t xml:space="preserve"> alcohol</w:t>
      </w:r>
      <w:r w:rsidR="009D386C" w:rsidRPr="005B3E97">
        <w:rPr>
          <w:rFonts w:ascii="Arial" w:hAnsi="Arial" w:cs="Arial"/>
          <w:color w:val="000000"/>
          <w:sz w:val="22"/>
          <w:szCs w:val="22"/>
        </w:rPr>
        <w:t xml:space="preserve"> and other drug</w:t>
      </w:r>
      <w:r w:rsidR="00F9179E" w:rsidRPr="005B3E97">
        <w:rPr>
          <w:rFonts w:ascii="Arial" w:hAnsi="Arial" w:cs="Arial"/>
          <w:color w:val="000000"/>
          <w:sz w:val="22"/>
          <w:szCs w:val="22"/>
        </w:rPr>
        <w:t>s</w:t>
      </w:r>
      <w:r w:rsidRPr="005B3E97">
        <w:rPr>
          <w:rFonts w:ascii="Arial" w:hAnsi="Arial" w:cs="Arial"/>
          <w:color w:val="000000"/>
          <w:sz w:val="22"/>
          <w:szCs w:val="22"/>
        </w:rPr>
        <w:t xml:space="preserve">; and changes in mobility and transport patterns with potential impacts on road traffic </w:t>
      </w:r>
      <w:r w:rsidR="00AA5A51" w:rsidRPr="005B3E97">
        <w:rPr>
          <w:rFonts w:ascii="Arial" w:hAnsi="Arial" w:cs="Arial"/>
          <w:color w:val="000000"/>
          <w:sz w:val="22"/>
          <w:szCs w:val="22"/>
        </w:rPr>
        <w:t>injuries</w:t>
      </w:r>
      <w:r w:rsidRPr="005B3E97">
        <w:rPr>
          <w:rFonts w:ascii="Arial" w:hAnsi="Arial" w:cs="Arial"/>
          <w:color w:val="000000"/>
          <w:sz w:val="22"/>
          <w:szCs w:val="22"/>
        </w:rPr>
        <w:t xml:space="preserve"> and air pollution. </w:t>
      </w:r>
      <w:r w:rsidR="00301508" w:rsidRPr="005B3E97">
        <w:rPr>
          <w:rFonts w:ascii="Arial" w:hAnsi="Arial" w:cs="Arial"/>
          <w:color w:val="000000"/>
          <w:sz w:val="22"/>
          <w:szCs w:val="22"/>
        </w:rPr>
        <w:t>How changes in these</w:t>
      </w:r>
      <w:r w:rsidR="00BD002B" w:rsidRPr="005B3E97">
        <w:rPr>
          <w:rFonts w:ascii="Arial" w:hAnsi="Arial" w:cs="Arial"/>
          <w:color w:val="000000"/>
          <w:sz w:val="22"/>
          <w:szCs w:val="22"/>
        </w:rPr>
        <w:t xml:space="preserve"> social, environmental and healthcare determinants </w:t>
      </w:r>
      <w:r w:rsidR="00301508" w:rsidRPr="005B3E97">
        <w:rPr>
          <w:rFonts w:ascii="Arial" w:hAnsi="Arial" w:cs="Arial"/>
          <w:color w:val="000000"/>
          <w:sz w:val="22"/>
          <w:szCs w:val="22"/>
        </w:rPr>
        <w:t xml:space="preserve">impact mortality is likely to vary, in both magnitude and timing, </w:t>
      </w:r>
      <w:r w:rsidR="00BD002B" w:rsidRPr="005B3E97">
        <w:rPr>
          <w:rFonts w:ascii="Arial" w:hAnsi="Arial" w:cs="Arial"/>
          <w:color w:val="000000"/>
          <w:sz w:val="22"/>
          <w:szCs w:val="22"/>
        </w:rPr>
        <w:t>by age and se</w:t>
      </w:r>
      <w:r w:rsidR="00301508" w:rsidRPr="005B3E97">
        <w:rPr>
          <w:rFonts w:ascii="Arial" w:hAnsi="Arial" w:cs="Arial"/>
          <w:color w:val="000000"/>
          <w:sz w:val="22"/>
          <w:szCs w:val="22"/>
        </w:rPr>
        <w:t>x</w:t>
      </w:r>
      <w:r w:rsidR="009523F2" w:rsidRPr="005B3E97">
        <w:rPr>
          <w:rFonts w:ascii="Arial" w:hAnsi="Arial" w:cs="Arial"/>
          <w:color w:val="000000"/>
          <w:sz w:val="22"/>
          <w:szCs w:val="22"/>
        </w:rPr>
        <w:t xml:space="preserve">. It </w:t>
      </w:r>
      <w:r w:rsidR="00763BD7" w:rsidRPr="005B3E97">
        <w:rPr>
          <w:rFonts w:ascii="Arial" w:hAnsi="Arial" w:cs="Arial"/>
          <w:color w:val="000000"/>
          <w:sz w:val="22"/>
          <w:szCs w:val="22"/>
        </w:rPr>
        <w:t>also</w:t>
      </w:r>
      <w:r w:rsidR="009523F2" w:rsidRPr="005B3E97">
        <w:rPr>
          <w:rFonts w:ascii="Arial" w:hAnsi="Arial" w:cs="Arial"/>
          <w:color w:val="000000"/>
          <w:sz w:val="22"/>
          <w:szCs w:val="22"/>
        </w:rPr>
        <w:t xml:space="preserve"> var</w:t>
      </w:r>
      <w:r w:rsidR="00763BD7" w:rsidRPr="005B3E97">
        <w:rPr>
          <w:rFonts w:ascii="Arial" w:hAnsi="Arial" w:cs="Arial"/>
          <w:color w:val="000000"/>
          <w:sz w:val="22"/>
          <w:szCs w:val="22"/>
        </w:rPr>
        <w:t>ies</w:t>
      </w:r>
      <w:r w:rsidR="009523F2" w:rsidRPr="005B3E97">
        <w:rPr>
          <w:rFonts w:ascii="Arial" w:hAnsi="Arial" w:cs="Arial"/>
          <w:color w:val="000000"/>
          <w:sz w:val="22"/>
          <w:szCs w:val="22"/>
        </w:rPr>
        <w:t xml:space="preserve"> across countries based on the extent </w:t>
      </w:r>
      <w:r w:rsidR="003335DE" w:rsidRPr="005B3E97">
        <w:rPr>
          <w:rFonts w:ascii="Arial" w:hAnsi="Arial" w:cs="Arial"/>
          <w:color w:val="000000"/>
          <w:sz w:val="22"/>
          <w:szCs w:val="22"/>
        </w:rPr>
        <w:t xml:space="preserve">and timing </w:t>
      </w:r>
      <w:r w:rsidR="009523F2" w:rsidRPr="005B3E97">
        <w:rPr>
          <w:rFonts w:ascii="Arial" w:hAnsi="Arial" w:cs="Arial"/>
          <w:color w:val="000000"/>
          <w:sz w:val="22"/>
          <w:szCs w:val="22"/>
        </w:rPr>
        <w:t>of the epidemic</w:t>
      </w:r>
      <w:r w:rsidR="00726CE2">
        <w:rPr>
          <w:rFonts w:ascii="Arial" w:hAnsi="Arial" w:cs="Arial"/>
          <w:color w:val="000000"/>
          <w:sz w:val="22"/>
          <w:szCs w:val="22"/>
        </w:rPr>
        <w:t xml:space="preserve"> and the response</w:t>
      </w:r>
      <w:ins w:id="43" w:author="Bennett, James E" w:date="2020-07-01T11:06:00Z">
        <w:r w:rsidR="00B70EC5">
          <w:rPr>
            <w:rFonts w:ascii="Arial" w:hAnsi="Arial" w:cs="Arial"/>
            <w:color w:val="000000"/>
            <w:sz w:val="22"/>
            <w:szCs w:val="22"/>
          </w:rPr>
          <w:t xml:space="preserve"> to it</w:t>
        </w:r>
      </w:ins>
      <w:r w:rsidR="009523F2" w:rsidRPr="005B3E97">
        <w:rPr>
          <w:rFonts w:ascii="Arial" w:hAnsi="Arial" w:cs="Arial"/>
          <w:color w:val="000000"/>
          <w:sz w:val="22"/>
          <w:szCs w:val="22"/>
        </w:rPr>
        <w:t xml:space="preserve">, </w:t>
      </w:r>
      <w:ins w:id="44" w:author="Bennett, James E" w:date="2020-07-01T11:06:00Z">
        <w:r w:rsidR="00B70EC5">
          <w:rPr>
            <w:rFonts w:ascii="Arial" w:hAnsi="Arial" w:cs="Arial"/>
            <w:color w:val="000000"/>
            <w:sz w:val="22"/>
            <w:szCs w:val="22"/>
          </w:rPr>
          <w:t xml:space="preserve">levels of </w:t>
        </w:r>
      </w:ins>
      <w:r w:rsidR="003335DE" w:rsidRPr="005B3E97">
        <w:rPr>
          <w:rFonts w:ascii="Arial" w:hAnsi="Arial" w:cs="Arial"/>
          <w:color w:val="000000"/>
          <w:sz w:val="22"/>
          <w:szCs w:val="22"/>
        </w:rPr>
        <w:t xml:space="preserve">exposure to infection in different subgroups of the population, </w:t>
      </w:r>
      <w:r w:rsidR="009523F2" w:rsidRPr="005B3E97">
        <w:rPr>
          <w:rFonts w:ascii="Arial" w:hAnsi="Arial" w:cs="Arial"/>
          <w:color w:val="000000"/>
          <w:sz w:val="22"/>
          <w:szCs w:val="22"/>
        </w:rPr>
        <w:t>the resilience and agility of the health and social care system,</w:t>
      </w:r>
      <w:r w:rsidR="001F497A" w:rsidRPr="005B3E97">
        <w:rPr>
          <w:rFonts w:ascii="Arial" w:hAnsi="Arial" w:cs="Arial"/>
          <w:color w:val="000000"/>
          <w:sz w:val="22"/>
          <w:szCs w:val="22"/>
        </w:rPr>
        <w:t xml:space="preserve"> </w:t>
      </w:r>
      <w:r w:rsidR="002E6443" w:rsidRPr="005B3E97">
        <w:rPr>
          <w:rFonts w:ascii="Arial" w:hAnsi="Arial" w:cs="Arial"/>
          <w:color w:val="000000"/>
          <w:sz w:val="22"/>
          <w:szCs w:val="22"/>
        </w:rPr>
        <w:t>p</w:t>
      </w:r>
      <w:r w:rsidR="00D00798" w:rsidRPr="005B3E97">
        <w:rPr>
          <w:rFonts w:ascii="Arial" w:hAnsi="Arial" w:cs="Arial"/>
          <w:color w:val="000000"/>
          <w:sz w:val="22"/>
          <w:szCs w:val="22"/>
        </w:rPr>
        <w:t>eople’s</w:t>
      </w:r>
      <w:r w:rsidR="002E6443" w:rsidRPr="005B3E97">
        <w:rPr>
          <w:rFonts w:ascii="Arial" w:hAnsi="Arial" w:cs="Arial"/>
          <w:color w:val="000000"/>
          <w:sz w:val="22"/>
          <w:szCs w:val="22"/>
        </w:rPr>
        <w:t xml:space="preserve"> perceptions </w:t>
      </w:r>
      <w:r w:rsidR="00D00798" w:rsidRPr="005B3E97">
        <w:rPr>
          <w:rFonts w:ascii="Arial" w:hAnsi="Arial" w:cs="Arial"/>
          <w:color w:val="000000"/>
          <w:sz w:val="22"/>
          <w:szCs w:val="22"/>
        </w:rPr>
        <w:t>about</w:t>
      </w:r>
      <w:r w:rsidR="002E6443" w:rsidRPr="005B3E97">
        <w:rPr>
          <w:rFonts w:ascii="Arial" w:hAnsi="Arial" w:cs="Arial"/>
          <w:color w:val="000000"/>
          <w:sz w:val="22"/>
          <w:szCs w:val="22"/>
        </w:rPr>
        <w:t xml:space="preserve"> safety</w:t>
      </w:r>
      <w:ins w:id="45" w:author="Zhou, Bin" w:date="2020-07-01T13:45:00Z">
        <w:r w:rsidR="00BC7C55">
          <w:rPr>
            <w:rFonts w:ascii="Arial" w:hAnsi="Arial" w:cs="Arial"/>
            <w:color w:val="000000"/>
            <w:sz w:val="22"/>
            <w:szCs w:val="22"/>
          </w:rPr>
          <w:t>, compliance to safety advices</w:t>
        </w:r>
      </w:ins>
      <w:r w:rsidR="001F497A" w:rsidRPr="005B3E97">
        <w:rPr>
          <w:rFonts w:ascii="Arial" w:hAnsi="Arial" w:cs="Arial"/>
          <w:color w:val="000000"/>
          <w:sz w:val="22"/>
          <w:szCs w:val="22"/>
        </w:rPr>
        <w:t xml:space="preserve"> and accessibility</w:t>
      </w:r>
      <w:r w:rsidR="002E6443" w:rsidRPr="005B3E97">
        <w:rPr>
          <w:rFonts w:ascii="Arial" w:hAnsi="Arial" w:cs="Arial"/>
          <w:color w:val="000000"/>
          <w:sz w:val="22"/>
          <w:szCs w:val="22"/>
        </w:rPr>
        <w:t xml:space="preserve"> of </w:t>
      </w:r>
      <w:del w:id="46" w:author="Bennett, James E" w:date="2020-07-01T11:06:00Z">
        <w:r w:rsidR="002E6443" w:rsidRPr="005B3E97" w:rsidDel="00B70EC5">
          <w:rPr>
            <w:rFonts w:ascii="Arial" w:hAnsi="Arial" w:cs="Arial"/>
            <w:color w:val="000000"/>
            <w:sz w:val="22"/>
            <w:szCs w:val="22"/>
          </w:rPr>
          <w:delText xml:space="preserve">the </w:delText>
        </w:r>
      </w:del>
      <w:r w:rsidR="002E6443" w:rsidRPr="005B3E97">
        <w:rPr>
          <w:rFonts w:ascii="Arial" w:hAnsi="Arial" w:cs="Arial"/>
          <w:color w:val="000000"/>
          <w:sz w:val="22"/>
          <w:szCs w:val="22"/>
        </w:rPr>
        <w:t>health</w:t>
      </w:r>
      <w:r w:rsidR="00301B20" w:rsidRPr="005B3E97">
        <w:rPr>
          <w:rFonts w:ascii="Arial" w:hAnsi="Arial" w:cs="Arial"/>
          <w:color w:val="000000"/>
          <w:sz w:val="22"/>
          <w:szCs w:val="22"/>
        </w:rPr>
        <w:t xml:space="preserve"> care</w:t>
      </w:r>
      <w:r w:rsidR="00D00798" w:rsidRPr="005B3E97">
        <w:rPr>
          <w:rFonts w:ascii="Arial" w:hAnsi="Arial" w:cs="Arial"/>
          <w:color w:val="000000"/>
          <w:sz w:val="22"/>
          <w:szCs w:val="22"/>
        </w:rPr>
        <w:t xml:space="preserve"> and other services</w:t>
      </w:r>
      <w:r w:rsidR="00726CE2">
        <w:rPr>
          <w:rFonts w:ascii="Arial" w:hAnsi="Arial" w:cs="Arial"/>
          <w:color w:val="000000"/>
          <w:sz w:val="22"/>
          <w:szCs w:val="22"/>
        </w:rPr>
        <w:t>, and the social and economic safety nets that support those in need</w:t>
      </w:r>
      <w:r w:rsidR="002E6443" w:rsidRPr="005B3E97">
        <w:rPr>
          <w:rFonts w:ascii="Arial" w:hAnsi="Arial" w:cs="Arial"/>
          <w:color w:val="000000"/>
          <w:sz w:val="22"/>
          <w:szCs w:val="22"/>
        </w:rPr>
        <w:t xml:space="preserve">. </w:t>
      </w:r>
      <w:bookmarkEnd w:id="40"/>
      <w:r w:rsidRPr="005B3E97">
        <w:rPr>
          <w:rFonts w:ascii="Arial" w:hAnsi="Arial" w:cs="Arial"/>
          <w:color w:val="000000"/>
          <w:sz w:val="22"/>
          <w:szCs w:val="22"/>
        </w:rPr>
        <w:t xml:space="preserve">An understanding of the </w:t>
      </w:r>
      <w:r w:rsidR="00AC36D5" w:rsidRPr="005B3E97">
        <w:rPr>
          <w:rFonts w:ascii="Arial" w:hAnsi="Arial" w:cs="Arial"/>
          <w:color w:val="000000"/>
          <w:sz w:val="22"/>
          <w:szCs w:val="22"/>
        </w:rPr>
        <w:t xml:space="preserve">mortality </w:t>
      </w:r>
      <w:r w:rsidRPr="005B3E97">
        <w:rPr>
          <w:rFonts w:ascii="Arial" w:hAnsi="Arial" w:cs="Arial"/>
          <w:color w:val="000000"/>
          <w:sz w:val="22"/>
          <w:szCs w:val="22"/>
        </w:rPr>
        <w:t xml:space="preserve">impacts beyond deaths </w:t>
      </w:r>
      <w:r w:rsidR="00DC4087" w:rsidRPr="005B3E97">
        <w:rPr>
          <w:rFonts w:ascii="Arial" w:hAnsi="Arial" w:cs="Arial"/>
          <w:color w:val="000000"/>
          <w:sz w:val="22"/>
          <w:szCs w:val="22"/>
        </w:rPr>
        <w:t xml:space="preserve">assigned to </w:t>
      </w:r>
      <w:r w:rsidR="00493CF1" w:rsidRPr="005B3E97">
        <w:rPr>
          <w:rFonts w:ascii="Arial" w:hAnsi="Arial" w:cs="Arial"/>
          <w:color w:val="000000"/>
          <w:sz w:val="22"/>
          <w:szCs w:val="22"/>
        </w:rPr>
        <w:t>Covid-19</w:t>
      </w:r>
      <w:r w:rsidR="00DC4087" w:rsidRPr="005B3E97">
        <w:rPr>
          <w:rFonts w:ascii="Arial" w:hAnsi="Arial" w:cs="Arial"/>
          <w:color w:val="000000"/>
          <w:sz w:val="22"/>
          <w:szCs w:val="22"/>
        </w:rPr>
        <w:t xml:space="preserve"> infection</w:t>
      </w:r>
      <w:r w:rsidR="008E216E" w:rsidRPr="005B3E97">
        <w:rPr>
          <w:rFonts w:ascii="Arial" w:hAnsi="Arial" w:cs="Arial"/>
          <w:color w:val="000000"/>
          <w:sz w:val="22"/>
          <w:szCs w:val="22"/>
        </w:rPr>
        <w:t xml:space="preserve"> </w:t>
      </w:r>
      <w:r w:rsidR="00580F14" w:rsidRPr="005B3E97">
        <w:rPr>
          <w:rFonts w:ascii="Arial" w:hAnsi="Arial" w:cs="Arial"/>
          <w:color w:val="000000"/>
          <w:sz w:val="22"/>
          <w:szCs w:val="22"/>
        </w:rPr>
        <w:t xml:space="preserve">is needed </w:t>
      </w:r>
      <w:ins w:id="47" w:author="Bennett, James E" w:date="2020-07-01T11:06:00Z">
        <w:r w:rsidR="00B70EC5">
          <w:rPr>
            <w:rFonts w:ascii="Arial" w:hAnsi="Arial" w:cs="Arial"/>
            <w:color w:val="000000"/>
            <w:sz w:val="22"/>
            <w:szCs w:val="22"/>
          </w:rPr>
          <w:t xml:space="preserve">in order </w:t>
        </w:r>
      </w:ins>
      <w:r w:rsidR="00580F14" w:rsidRPr="005B3E97">
        <w:rPr>
          <w:rFonts w:ascii="Arial" w:hAnsi="Arial" w:cs="Arial"/>
          <w:color w:val="000000"/>
          <w:sz w:val="22"/>
          <w:szCs w:val="22"/>
        </w:rPr>
        <w:t>to</w:t>
      </w:r>
      <w:r w:rsidR="00F9179E" w:rsidRPr="005B3E97">
        <w:rPr>
          <w:rFonts w:ascii="Arial" w:hAnsi="Arial" w:cs="Arial"/>
          <w:color w:val="000000"/>
          <w:sz w:val="22"/>
          <w:szCs w:val="22"/>
        </w:rPr>
        <w:t xml:space="preserve"> understand the overall public health impacts of </w:t>
      </w:r>
      <w:r w:rsidR="00493CF1" w:rsidRPr="005B3E97">
        <w:rPr>
          <w:rFonts w:ascii="Arial" w:hAnsi="Arial" w:cs="Arial"/>
          <w:color w:val="000000"/>
          <w:sz w:val="22"/>
          <w:szCs w:val="22"/>
        </w:rPr>
        <w:t>the pandemic and</w:t>
      </w:r>
      <w:r w:rsidR="00F9179E" w:rsidRPr="005B3E97">
        <w:rPr>
          <w:rFonts w:ascii="Arial" w:hAnsi="Arial" w:cs="Arial"/>
          <w:color w:val="000000"/>
          <w:sz w:val="22"/>
          <w:szCs w:val="22"/>
        </w:rPr>
        <w:t xml:space="preserve"> </w:t>
      </w:r>
      <w:ins w:id="48" w:author="Bennett, James E" w:date="2020-07-01T11:07:00Z">
        <w:del w:id="49" w:author="Zhou, Bin" w:date="2020-07-01T13:46:00Z">
          <w:r w:rsidR="00B70EC5" w:rsidDel="00BC7C55">
            <w:rPr>
              <w:rFonts w:ascii="Arial" w:hAnsi="Arial" w:cs="Arial"/>
              <w:color w:val="000000"/>
              <w:sz w:val="22"/>
              <w:szCs w:val="22"/>
            </w:rPr>
            <w:delText xml:space="preserve">to </w:delText>
          </w:r>
        </w:del>
      </w:ins>
      <w:r w:rsidR="00F9179E" w:rsidRPr="005B3E97">
        <w:rPr>
          <w:rFonts w:ascii="Arial" w:hAnsi="Arial" w:cs="Arial"/>
          <w:color w:val="000000"/>
          <w:sz w:val="22"/>
          <w:szCs w:val="22"/>
        </w:rPr>
        <w:t xml:space="preserve">control policies, </w:t>
      </w:r>
      <w:ins w:id="50" w:author="Zhou, Bin" w:date="2020-07-01T13:46:00Z">
        <w:r w:rsidR="00BC7C55">
          <w:rPr>
            <w:rFonts w:ascii="Arial" w:hAnsi="Arial" w:cs="Arial"/>
            <w:color w:val="000000"/>
            <w:sz w:val="22"/>
            <w:szCs w:val="22"/>
          </w:rPr>
          <w:t xml:space="preserve">to </w:t>
        </w:r>
      </w:ins>
      <w:r w:rsidRPr="005B3E97">
        <w:rPr>
          <w:rFonts w:ascii="Arial" w:hAnsi="Arial" w:cs="Arial"/>
          <w:color w:val="000000"/>
          <w:sz w:val="22"/>
          <w:szCs w:val="22"/>
        </w:rPr>
        <w:t>titrate and adjust the response</w:t>
      </w:r>
      <w:r w:rsidR="00F9179E" w:rsidRPr="005B3E97">
        <w:rPr>
          <w:rFonts w:ascii="Arial" w:hAnsi="Arial" w:cs="Arial"/>
          <w:color w:val="000000"/>
          <w:sz w:val="22"/>
          <w:szCs w:val="22"/>
        </w:rPr>
        <w:t>,</w:t>
      </w:r>
      <w:r w:rsidR="00580F14" w:rsidRPr="005B3E97">
        <w:rPr>
          <w:rFonts w:ascii="Arial" w:hAnsi="Arial" w:cs="Arial"/>
          <w:color w:val="000000"/>
          <w:sz w:val="22"/>
          <w:szCs w:val="22"/>
        </w:rPr>
        <w:t xml:space="preserve"> and </w:t>
      </w:r>
      <w:ins w:id="51" w:author="Zhou, Bin" w:date="2020-07-01T13:47:00Z">
        <w:r w:rsidR="00BC7C55">
          <w:rPr>
            <w:rFonts w:ascii="Arial" w:hAnsi="Arial" w:cs="Arial"/>
            <w:color w:val="000000"/>
            <w:sz w:val="22"/>
            <w:szCs w:val="22"/>
          </w:rPr>
          <w:t xml:space="preserve">to </w:t>
        </w:r>
      </w:ins>
      <w:r w:rsidR="00580F14" w:rsidRPr="005B3E97">
        <w:rPr>
          <w:rFonts w:ascii="Arial" w:hAnsi="Arial" w:cs="Arial"/>
          <w:color w:val="000000"/>
          <w:sz w:val="22"/>
          <w:szCs w:val="22"/>
        </w:rPr>
        <w:t>put in place mitigation mechanisms</w:t>
      </w:r>
      <w:r w:rsidRPr="005B3E97">
        <w:rPr>
          <w:rFonts w:ascii="Arial" w:hAnsi="Arial" w:cs="Arial"/>
          <w:color w:val="000000"/>
          <w:sz w:val="22"/>
          <w:szCs w:val="22"/>
        </w:rPr>
        <w:t xml:space="preserve"> to minimize adverse impacts</w:t>
      </w:r>
      <w:r w:rsidR="00580F14" w:rsidRPr="005B3E97">
        <w:rPr>
          <w:rFonts w:ascii="Arial" w:hAnsi="Arial" w:cs="Arial"/>
          <w:color w:val="000000"/>
          <w:sz w:val="22"/>
          <w:szCs w:val="22"/>
        </w:rPr>
        <w:t xml:space="preserve"> </w:t>
      </w:r>
      <w:r w:rsidR="00D00798" w:rsidRPr="005B3E97">
        <w:rPr>
          <w:rFonts w:ascii="Arial" w:hAnsi="Arial" w:cs="Arial"/>
          <w:color w:val="000000"/>
          <w:sz w:val="22"/>
          <w:szCs w:val="22"/>
        </w:rPr>
        <w:t>in subsequent waves</w:t>
      </w:r>
      <w:r w:rsidR="00580F14" w:rsidRPr="005B3E97">
        <w:rPr>
          <w:rFonts w:ascii="Arial" w:hAnsi="Arial" w:cs="Arial"/>
          <w:color w:val="000000"/>
          <w:sz w:val="22"/>
          <w:szCs w:val="22"/>
        </w:rPr>
        <w:t xml:space="preserve">. </w:t>
      </w:r>
      <w:r w:rsidR="00F04BA8" w:rsidRPr="005B3E97">
        <w:rPr>
          <w:rFonts w:ascii="Arial" w:hAnsi="Arial" w:cs="Arial"/>
          <w:color w:val="000000"/>
          <w:sz w:val="22"/>
          <w:szCs w:val="22"/>
        </w:rPr>
        <w:t xml:space="preserve">Comparative analyses </w:t>
      </w:r>
      <w:r w:rsidR="00F04BA8" w:rsidRPr="005B3E97">
        <w:rPr>
          <w:rFonts w:ascii="Arial" w:hAnsi="Arial" w:cs="Arial"/>
          <w:sz w:val="22"/>
          <w:szCs w:val="22"/>
        </w:rPr>
        <w:t xml:space="preserve">of total excess deaths </w:t>
      </w:r>
      <w:r w:rsidR="00F04BA8" w:rsidRPr="005B3E97">
        <w:rPr>
          <w:rFonts w:ascii="Arial" w:hAnsi="Arial" w:cs="Arial"/>
          <w:color w:val="000000"/>
          <w:sz w:val="22"/>
          <w:szCs w:val="22"/>
        </w:rPr>
        <w:t xml:space="preserve">help </w:t>
      </w:r>
      <w:ins w:id="52" w:author="Bennett, James E" w:date="2020-07-01T11:07:00Z">
        <w:r w:rsidR="00B70EC5">
          <w:rPr>
            <w:rFonts w:ascii="Arial" w:hAnsi="Arial" w:cs="Arial"/>
            <w:color w:val="000000"/>
            <w:sz w:val="22"/>
            <w:szCs w:val="22"/>
          </w:rPr>
          <w:t xml:space="preserve">to </w:t>
        </w:r>
      </w:ins>
      <w:r w:rsidR="00F04BA8" w:rsidRPr="005B3E97">
        <w:rPr>
          <w:rFonts w:ascii="Arial" w:hAnsi="Arial" w:cs="Arial"/>
          <w:sz w:val="22"/>
          <w:szCs w:val="22"/>
        </w:rPr>
        <w:t xml:space="preserve">reveal </w:t>
      </w:r>
      <w:ins w:id="53" w:author="Bennett, James E" w:date="2020-07-01T11:07:00Z">
        <w:r w:rsidR="00B70EC5">
          <w:rPr>
            <w:rFonts w:ascii="Arial" w:hAnsi="Arial" w:cs="Arial"/>
            <w:sz w:val="22"/>
            <w:szCs w:val="22"/>
          </w:rPr>
          <w:t xml:space="preserve">the </w:t>
        </w:r>
      </w:ins>
      <w:r w:rsidR="00DF21CE">
        <w:rPr>
          <w:rFonts w:ascii="Arial" w:hAnsi="Arial" w:cs="Arial"/>
          <w:sz w:val="22"/>
          <w:szCs w:val="22"/>
        </w:rPr>
        <w:t>effectiveness of various response measures</w:t>
      </w:r>
      <w:ins w:id="54" w:author="Rashid, Theo O" w:date="2020-07-01T12:12:00Z">
        <w:r w:rsidR="00207EBB">
          <w:rPr>
            <w:rFonts w:ascii="Arial" w:hAnsi="Arial" w:cs="Arial"/>
            <w:sz w:val="22"/>
            <w:szCs w:val="22"/>
          </w:rPr>
          <w:t xml:space="preserve">, </w:t>
        </w:r>
      </w:ins>
      <w:del w:id="55" w:author="Rashid, Theo O" w:date="2020-07-01T12:12:00Z">
        <w:r w:rsidR="00DF21CE" w:rsidDel="00207EBB">
          <w:rPr>
            <w:rFonts w:ascii="Arial" w:hAnsi="Arial" w:cs="Arial"/>
            <w:sz w:val="22"/>
            <w:szCs w:val="22"/>
          </w:rPr>
          <w:delText xml:space="preserve"> and </w:delText>
        </w:r>
      </w:del>
      <w:del w:id="56" w:author="Bennett, James E" w:date="2020-07-01T11:08:00Z">
        <w:r w:rsidR="00DF21CE" w:rsidDel="00B70EC5">
          <w:rPr>
            <w:rFonts w:ascii="Arial" w:hAnsi="Arial" w:cs="Arial"/>
            <w:sz w:val="22"/>
            <w:szCs w:val="22"/>
          </w:rPr>
          <w:delText>when they were implemented</w:delText>
        </w:r>
      </w:del>
      <w:ins w:id="57" w:author="Bennett, James E" w:date="2020-07-01T11:08:00Z">
        <w:r w:rsidR="00B70EC5">
          <w:rPr>
            <w:rFonts w:ascii="Arial" w:hAnsi="Arial" w:cs="Arial"/>
            <w:sz w:val="22"/>
            <w:szCs w:val="22"/>
          </w:rPr>
          <w:t>the timeliness of their implementation</w:t>
        </w:r>
      </w:ins>
      <w:r w:rsidR="00DF21CE">
        <w:rPr>
          <w:rFonts w:ascii="Arial" w:hAnsi="Arial" w:cs="Arial"/>
          <w:sz w:val="22"/>
          <w:szCs w:val="22"/>
        </w:rPr>
        <w:t xml:space="preserve"> and the resilience of the </w:t>
      </w:r>
      <w:r w:rsidR="00F04BA8" w:rsidRPr="005B3E97">
        <w:rPr>
          <w:rFonts w:ascii="Arial" w:hAnsi="Arial" w:cs="Arial"/>
          <w:sz w:val="22"/>
          <w:szCs w:val="22"/>
        </w:rPr>
        <w:t xml:space="preserve">health and social care </w:t>
      </w:r>
      <w:commentRangeStart w:id="58"/>
      <w:r w:rsidR="00F04BA8" w:rsidRPr="005B3E97">
        <w:rPr>
          <w:rFonts w:ascii="Arial" w:hAnsi="Arial" w:cs="Arial"/>
          <w:sz w:val="22"/>
          <w:szCs w:val="22"/>
        </w:rPr>
        <w:t>system</w:t>
      </w:r>
      <w:commentRangeEnd w:id="58"/>
      <w:r w:rsidR="00284C81">
        <w:rPr>
          <w:rStyle w:val="CommentReference"/>
          <w:rFonts w:asciiTheme="minorHAnsi" w:eastAsiaTheme="minorHAnsi" w:hAnsiTheme="minorHAnsi" w:cstheme="minorBidi"/>
          <w:lang w:eastAsia="en-US"/>
        </w:rPr>
        <w:commentReference w:id="58"/>
      </w:r>
      <w:ins w:id="59" w:author="Rashid, Theo O" w:date="2020-07-01T12:13:00Z">
        <w:r w:rsidR="00207EBB">
          <w:rPr>
            <w:rFonts w:ascii="Arial" w:hAnsi="Arial" w:cs="Arial"/>
            <w:sz w:val="22"/>
            <w:szCs w:val="22"/>
          </w:rPr>
          <w:t>s</w:t>
        </w:r>
      </w:ins>
      <w:r w:rsidR="00F04BA8" w:rsidRPr="005B3E97">
        <w:rPr>
          <w:rFonts w:ascii="Arial" w:hAnsi="Arial" w:cs="Arial"/>
          <w:sz w:val="22"/>
          <w:szCs w:val="22"/>
        </w:rPr>
        <w:t xml:space="preserve">. However, </w:t>
      </w:r>
      <w:r w:rsidR="00DF21CE">
        <w:rPr>
          <w:rFonts w:ascii="Arial" w:hAnsi="Arial" w:cs="Arial"/>
          <w:sz w:val="22"/>
          <w:szCs w:val="22"/>
        </w:rPr>
        <w:t>country benchmarking</w:t>
      </w:r>
      <w:r w:rsidR="00F04BA8" w:rsidRPr="005B3E97">
        <w:rPr>
          <w:rFonts w:ascii="Arial" w:hAnsi="Arial" w:cs="Arial"/>
          <w:sz w:val="22"/>
          <w:szCs w:val="22"/>
        </w:rPr>
        <w:t xml:space="preserve"> </w:t>
      </w:r>
      <w:r w:rsidR="00DF21CE">
        <w:rPr>
          <w:rFonts w:ascii="Arial" w:hAnsi="Arial" w:cs="Arial"/>
          <w:sz w:val="22"/>
          <w:szCs w:val="22"/>
        </w:rPr>
        <w:t>is</w:t>
      </w:r>
      <w:r w:rsidR="00F04BA8" w:rsidRPr="005B3E97">
        <w:rPr>
          <w:rFonts w:ascii="Arial" w:hAnsi="Arial" w:cs="Arial"/>
          <w:sz w:val="22"/>
          <w:szCs w:val="22"/>
        </w:rPr>
        <w:t xml:space="preserve"> being </w:t>
      </w:r>
      <w:r w:rsidR="00DF21CE">
        <w:rPr>
          <w:rFonts w:ascii="Arial" w:hAnsi="Arial" w:cs="Arial"/>
          <w:sz w:val="22"/>
          <w:szCs w:val="22"/>
        </w:rPr>
        <w:t>challenged</w:t>
      </w:r>
      <w:r w:rsidR="00F04BA8" w:rsidRPr="005B3E97">
        <w:rPr>
          <w:rFonts w:ascii="Arial" w:hAnsi="Arial" w:cs="Arial"/>
          <w:sz w:val="22"/>
          <w:szCs w:val="22"/>
        </w:rPr>
        <w:t xml:space="preserve"> in policy debate on the premise that the data, methodology and </w:t>
      </w:r>
      <w:r w:rsidR="00DF21CE">
        <w:rPr>
          <w:rFonts w:ascii="Arial" w:hAnsi="Arial" w:cs="Arial"/>
          <w:sz w:val="22"/>
          <w:szCs w:val="22"/>
        </w:rPr>
        <w:t>timing of the analysis</w:t>
      </w:r>
      <w:r w:rsidR="00F04BA8" w:rsidRPr="005B3E97">
        <w:rPr>
          <w:rFonts w:ascii="Arial" w:hAnsi="Arial" w:cs="Arial"/>
          <w:sz w:val="22"/>
          <w:szCs w:val="22"/>
        </w:rPr>
        <w:t xml:space="preserve"> </w:t>
      </w:r>
      <w:del w:id="60" w:author="Zhou, Bin" w:date="2020-07-01T13:47:00Z">
        <w:r w:rsidR="00DF21CE" w:rsidDel="00BC7C55">
          <w:rPr>
            <w:rFonts w:ascii="Arial" w:hAnsi="Arial" w:cs="Arial"/>
            <w:sz w:val="22"/>
            <w:szCs w:val="22"/>
          </w:rPr>
          <w:delText>is</w:delText>
        </w:r>
        <w:r w:rsidR="00F04BA8" w:rsidRPr="005B3E97" w:rsidDel="00BC7C55">
          <w:rPr>
            <w:rFonts w:ascii="Arial" w:hAnsi="Arial" w:cs="Arial"/>
            <w:sz w:val="22"/>
            <w:szCs w:val="22"/>
          </w:rPr>
          <w:delText xml:space="preserve"> </w:delText>
        </w:r>
      </w:del>
      <w:ins w:id="61" w:author="Zhou, Bin" w:date="2020-07-01T13:47:00Z">
        <w:r w:rsidR="00BC7C55">
          <w:rPr>
            <w:rFonts w:ascii="Arial" w:hAnsi="Arial" w:cs="Arial"/>
            <w:sz w:val="22"/>
            <w:szCs w:val="22"/>
          </w:rPr>
          <w:t>are</w:t>
        </w:r>
        <w:r w:rsidR="00BC7C55" w:rsidRPr="005B3E97">
          <w:rPr>
            <w:rFonts w:ascii="Arial" w:hAnsi="Arial" w:cs="Arial"/>
            <w:sz w:val="22"/>
            <w:szCs w:val="22"/>
          </w:rPr>
          <w:t xml:space="preserve"> </w:t>
        </w:r>
      </w:ins>
      <w:r w:rsidR="00F04BA8" w:rsidRPr="005B3E97">
        <w:rPr>
          <w:rFonts w:ascii="Arial" w:hAnsi="Arial" w:cs="Arial"/>
          <w:sz w:val="22"/>
          <w:szCs w:val="22"/>
        </w:rPr>
        <w:t xml:space="preserve">not </w:t>
      </w:r>
      <w:commentRangeStart w:id="62"/>
      <w:r w:rsidR="00F04BA8" w:rsidRPr="005B3E97">
        <w:rPr>
          <w:rFonts w:ascii="Arial" w:hAnsi="Arial" w:cs="Arial"/>
          <w:sz w:val="22"/>
          <w:szCs w:val="22"/>
        </w:rPr>
        <w:t>comparable</w:t>
      </w:r>
      <w:commentRangeEnd w:id="62"/>
      <w:r w:rsidR="00DF21CE">
        <w:rPr>
          <w:rFonts w:ascii="Arial" w:hAnsi="Arial" w:cs="Arial"/>
          <w:sz w:val="22"/>
          <w:szCs w:val="22"/>
        </w:rPr>
        <w:t xml:space="preserve"> across countries</w:t>
      </w:r>
      <w:r w:rsidR="00546FFC">
        <w:rPr>
          <w:rStyle w:val="CommentReference"/>
          <w:rFonts w:asciiTheme="minorHAnsi" w:eastAsiaTheme="minorHAnsi" w:hAnsiTheme="minorHAnsi" w:cstheme="minorBidi"/>
          <w:lang w:eastAsia="en-US"/>
        </w:rPr>
        <w:commentReference w:id="62"/>
      </w:r>
      <w:r w:rsidR="00F04BA8" w:rsidRPr="005B3E97">
        <w:rPr>
          <w:rFonts w:ascii="Arial" w:hAnsi="Arial" w:cs="Arial"/>
          <w:sz w:val="22"/>
          <w:szCs w:val="22"/>
        </w:rPr>
        <w:t xml:space="preserve">. </w:t>
      </w:r>
      <w:r w:rsidR="00613533" w:rsidRPr="005B3E97">
        <w:rPr>
          <w:rFonts w:ascii="Arial" w:hAnsi="Arial" w:cs="Arial"/>
          <w:color w:val="000000"/>
          <w:sz w:val="22"/>
          <w:szCs w:val="22"/>
        </w:rPr>
        <w:t xml:space="preserve">Here, we </w:t>
      </w:r>
      <w:r w:rsidR="00A43BEB" w:rsidRPr="005B3E97">
        <w:rPr>
          <w:rFonts w:ascii="Arial" w:hAnsi="Arial" w:cs="Arial"/>
          <w:color w:val="000000"/>
          <w:sz w:val="22"/>
          <w:szCs w:val="22"/>
        </w:rPr>
        <w:t xml:space="preserve">developed </w:t>
      </w:r>
      <w:r w:rsidR="000308D5">
        <w:rPr>
          <w:rFonts w:ascii="Arial" w:hAnsi="Arial" w:cs="Arial"/>
          <w:color w:val="000000"/>
          <w:sz w:val="22"/>
          <w:szCs w:val="22"/>
        </w:rPr>
        <w:t xml:space="preserve">a </w:t>
      </w:r>
      <w:r w:rsidR="003335DE" w:rsidRPr="005B3E97">
        <w:rPr>
          <w:rFonts w:ascii="Arial" w:hAnsi="Arial" w:cs="Arial"/>
          <w:color w:val="000000"/>
          <w:sz w:val="22"/>
          <w:szCs w:val="22"/>
        </w:rPr>
        <w:t xml:space="preserve">probabilistic </w:t>
      </w:r>
      <w:r w:rsidR="00A43BEB" w:rsidRPr="005B3E97">
        <w:rPr>
          <w:rFonts w:ascii="Arial" w:hAnsi="Arial" w:cs="Arial"/>
          <w:color w:val="000000"/>
          <w:sz w:val="22"/>
          <w:szCs w:val="22"/>
        </w:rPr>
        <w:t xml:space="preserve">methodology </w:t>
      </w:r>
      <w:r w:rsidR="003335DE" w:rsidRPr="005B3E97">
        <w:rPr>
          <w:rFonts w:ascii="Arial" w:hAnsi="Arial" w:cs="Arial"/>
          <w:color w:val="000000"/>
          <w:sz w:val="22"/>
          <w:szCs w:val="22"/>
        </w:rPr>
        <w:t>for comparable quantification of</w:t>
      </w:r>
      <w:r w:rsidR="00580F14" w:rsidRPr="005B3E97">
        <w:rPr>
          <w:rFonts w:ascii="Arial" w:hAnsi="Arial" w:cs="Arial"/>
          <w:color w:val="000000"/>
          <w:sz w:val="22"/>
          <w:szCs w:val="22"/>
        </w:rPr>
        <w:t xml:space="preserve"> </w:t>
      </w:r>
      <w:r w:rsidRPr="005B3E97">
        <w:rPr>
          <w:rFonts w:ascii="Arial" w:hAnsi="Arial" w:cs="Arial"/>
          <w:color w:val="000000"/>
          <w:sz w:val="22"/>
          <w:szCs w:val="22"/>
        </w:rPr>
        <w:t xml:space="preserve">the </w:t>
      </w:r>
      <w:r w:rsidR="009A2F13" w:rsidRPr="005B3E97">
        <w:rPr>
          <w:rFonts w:ascii="Arial" w:hAnsi="Arial" w:cs="Arial"/>
          <w:color w:val="000000"/>
          <w:sz w:val="22"/>
          <w:szCs w:val="22"/>
        </w:rPr>
        <w:t xml:space="preserve">weekly </w:t>
      </w:r>
      <w:r w:rsidR="00580F14" w:rsidRPr="005B3E97">
        <w:rPr>
          <w:rFonts w:ascii="Arial" w:hAnsi="Arial" w:cs="Arial"/>
          <w:color w:val="000000"/>
          <w:sz w:val="22"/>
          <w:szCs w:val="22"/>
        </w:rPr>
        <w:t>mortality</w:t>
      </w:r>
      <w:r w:rsidRPr="005B3E97">
        <w:rPr>
          <w:rFonts w:ascii="Arial" w:hAnsi="Arial" w:cs="Arial"/>
          <w:color w:val="000000"/>
          <w:sz w:val="22"/>
          <w:szCs w:val="22"/>
        </w:rPr>
        <w:t xml:space="preserve"> impacts of </w:t>
      </w:r>
      <w:commentRangeStart w:id="63"/>
      <w:r w:rsidRPr="005B3E97">
        <w:rPr>
          <w:rFonts w:ascii="Arial" w:hAnsi="Arial" w:cs="Arial"/>
          <w:color w:val="000000"/>
          <w:sz w:val="22"/>
          <w:szCs w:val="22"/>
        </w:rPr>
        <w:t xml:space="preserve">the </w:t>
      </w:r>
      <w:r w:rsidR="003335DE" w:rsidRPr="005B3E97">
        <w:rPr>
          <w:rFonts w:ascii="Arial" w:hAnsi="Arial" w:cs="Arial"/>
          <w:sz w:val="22"/>
          <w:szCs w:val="22"/>
        </w:rPr>
        <w:t xml:space="preserve">first wave </w:t>
      </w:r>
      <w:commentRangeEnd w:id="63"/>
      <w:r w:rsidR="00BC7C55">
        <w:rPr>
          <w:rStyle w:val="CommentReference"/>
          <w:rFonts w:asciiTheme="minorHAnsi" w:eastAsiaTheme="minorHAnsi" w:hAnsiTheme="minorHAnsi" w:cstheme="minorBidi"/>
          <w:lang w:eastAsia="en-US"/>
        </w:rPr>
        <w:commentReference w:id="63"/>
      </w:r>
      <w:r w:rsidR="003335DE" w:rsidRPr="005B3E97">
        <w:rPr>
          <w:rFonts w:ascii="Arial" w:hAnsi="Arial" w:cs="Arial"/>
          <w:sz w:val="22"/>
          <w:szCs w:val="22"/>
        </w:rPr>
        <w:t xml:space="preserve">of the </w:t>
      </w:r>
      <w:r w:rsidRPr="005B3E97">
        <w:rPr>
          <w:rFonts w:ascii="Arial" w:hAnsi="Arial" w:cs="Arial"/>
          <w:color w:val="000000"/>
          <w:sz w:val="22"/>
          <w:szCs w:val="22"/>
        </w:rPr>
        <w:t>Covid-19 pandemic</w:t>
      </w:r>
      <w:r w:rsidR="00FA281E">
        <w:rPr>
          <w:rFonts w:ascii="Arial" w:hAnsi="Arial" w:cs="Arial"/>
          <w:color w:val="000000"/>
          <w:sz w:val="22"/>
          <w:szCs w:val="22"/>
        </w:rPr>
        <w:t xml:space="preserve">. We applied </w:t>
      </w:r>
      <w:r w:rsidR="00E0211D">
        <w:rPr>
          <w:rFonts w:ascii="Arial" w:hAnsi="Arial" w:cs="Arial"/>
          <w:color w:val="000000"/>
          <w:sz w:val="22"/>
          <w:szCs w:val="22"/>
        </w:rPr>
        <w:t>our</w:t>
      </w:r>
      <w:r w:rsidR="00FA281E">
        <w:rPr>
          <w:rFonts w:ascii="Arial" w:hAnsi="Arial" w:cs="Arial"/>
          <w:color w:val="000000"/>
          <w:sz w:val="22"/>
          <w:szCs w:val="22"/>
        </w:rPr>
        <w:t xml:space="preserve"> method to age</w:t>
      </w:r>
      <w:r w:rsidR="00FD63FB">
        <w:rPr>
          <w:rFonts w:ascii="Arial" w:hAnsi="Arial" w:cs="Arial"/>
          <w:color w:val="000000"/>
          <w:sz w:val="22"/>
          <w:szCs w:val="22"/>
        </w:rPr>
        <w:t>-</w:t>
      </w:r>
      <w:r w:rsidR="00FA281E">
        <w:rPr>
          <w:rFonts w:ascii="Arial" w:hAnsi="Arial" w:cs="Arial"/>
          <w:color w:val="000000"/>
          <w:sz w:val="22"/>
          <w:szCs w:val="22"/>
        </w:rPr>
        <w:t xml:space="preserve"> and sex-specific vital statistics data</w:t>
      </w:r>
      <w:r w:rsidR="00AA5A51" w:rsidRPr="005B3E97">
        <w:rPr>
          <w:rFonts w:ascii="Arial" w:hAnsi="Arial" w:cs="Arial"/>
          <w:color w:val="000000"/>
          <w:sz w:val="22"/>
          <w:szCs w:val="22"/>
        </w:rPr>
        <w:t xml:space="preserve"> </w:t>
      </w:r>
      <w:r w:rsidR="00FD63FB">
        <w:rPr>
          <w:rFonts w:ascii="Arial" w:hAnsi="Arial" w:cs="Arial"/>
          <w:color w:val="000000"/>
          <w:sz w:val="22"/>
          <w:szCs w:val="22"/>
        </w:rPr>
        <w:t>from</w:t>
      </w:r>
      <w:r w:rsidR="00FD63FB" w:rsidRPr="005B3E97">
        <w:rPr>
          <w:rFonts w:ascii="Arial" w:hAnsi="Arial" w:cs="Arial"/>
          <w:color w:val="000000"/>
          <w:sz w:val="22"/>
          <w:szCs w:val="22"/>
        </w:rPr>
        <w:t xml:space="preserve"> </w:t>
      </w:r>
      <w:r w:rsidR="00F64D2A" w:rsidRPr="005B3E97">
        <w:rPr>
          <w:rFonts w:ascii="Arial" w:hAnsi="Arial" w:cs="Arial"/>
          <w:color w:val="000000"/>
          <w:sz w:val="22"/>
          <w:szCs w:val="22"/>
        </w:rPr>
        <w:t>17</w:t>
      </w:r>
      <w:r w:rsidR="003335DE" w:rsidRPr="005B3E97">
        <w:rPr>
          <w:rFonts w:ascii="Arial" w:hAnsi="Arial" w:cs="Arial"/>
          <w:color w:val="000000"/>
          <w:sz w:val="22"/>
          <w:szCs w:val="22"/>
        </w:rPr>
        <w:t xml:space="preserve"> </w:t>
      </w:r>
      <w:r w:rsidR="00F64D2A" w:rsidRPr="005B3E97">
        <w:rPr>
          <w:rFonts w:ascii="Arial" w:hAnsi="Arial" w:cs="Arial"/>
          <w:color w:val="000000"/>
          <w:sz w:val="22"/>
          <w:szCs w:val="22"/>
        </w:rPr>
        <w:t xml:space="preserve">industrialised countries in central and western Europe </w:t>
      </w:r>
      <w:commentRangeStart w:id="64"/>
      <w:r w:rsidR="00F64D2A" w:rsidRPr="005B3E97">
        <w:rPr>
          <w:rFonts w:ascii="Arial" w:hAnsi="Arial" w:cs="Arial"/>
          <w:color w:val="000000"/>
          <w:sz w:val="22"/>
          <w:szCs w:val="22"/>
        </w:rPr>
        <w:t>plus New Zealand</w:t>
      </w:r>
      <w:commentRangeEnd w:id="64"/>
      <w:r w:rsidR="00301B20" w:rsidRPr="005B3E97">
        <w:rPr>
          <w:rStyle w:val="CommentReference"/>
          <w:rFonts w:ascii="Arial" w:eastAsiaTheme="minorHAnsi" w:hAnsi="Arial" w:cs="Arial"/>
          <w:sz w:val="22"/>
          <w:szCs w:val="22"/>
          <w:lang w:eastAsia="en-US"/>
        </w:rPr>
        <w:commentReference w:id="64"/>
      </w:r>
      <w:r w:rsidR="00F64D2A" w:rsidRPr="005B3E97">
        <w:rPr>
          <w:rFonts w:ascii="Arial" w:hAnsi="Arial" w:cs="Arial"/>
          <w:color w:val="000000"/>
          <w:sz w:val="22"/>
          <w:szCs w:val="22"/>
        </w:rPr>
        <w:t>.</w:t>
      </w:r>
      <w:r w:rsidR="00A43BEB" w:rsidRPr="005B3E97">
        <w:rPr>
          <w:rFonts w:ascii="Arial" w:hAnsi="Arial" w:cs="Arial"/>
          <w:color w:val="000000"/>
          <w:sz w:val="22"/>
          <w:szCs w:val="22"/>
        </w:rPr>
        <w:t xml:space="preserve"> </w:t>
      </w:r>
    </w:p>
    <w:p w14:paraId="3B9334F0" w14:textId="1F7E78E8" w:rsidR="001F1CDF" w:rsidRPr="005B3E97" w:rsidRDefault="001F1CDF" w:rsidP="00580F14">
      <w:pPr>
        <w:spacing w:line="480" w:lineRule="auto"/>
        <w:jc w:val="both"/>
        <w:rPr>
          <w:rFonts w:ascii="Arial" w:hAnsi="Arial" w:cs="Arial"/>
          <w:color w:val="000000"/>
          <w:sz w:val="22"/>
          <w:szCs w:val="22"/>
        </w:rPr>
      </w:pPr>
    </w:p>
    <w:p w14:paraId="51F1208A" w14:textId="072FE54A" w:rsidR="00F874A2" w:rsidRPr="005B3E97" w:rsidRDefault="00F874A2" w:rsidP="00580F14">
      <w:pPr>
        <w:spacing w:line="480" w:lineRule="auto"/>
        <w:jc w:val="both"/>
        <w:rPr>
          <w:rFonts w:ascii="Arial" w:hAnsi="Arial" w:cs="Arial"/>
          <w:i/>
          <w:iCs/>
          <w:color w:val="000000"/>
          <w:sz w:val="22"/>
          <w:szCs w:val="22"/>
        </w:rPr>
      </w:pPr>
      <w:commentRangeStart w:id="65"/>
      <w:r w:rsidRPr="005B3E97">
        <w:rPr>
          <w:rFonts w:ascii="Arial" w:hAnsi="Arial" w:cs="Arial"/>
          <w:i/>
          <w:iCs/>
          <w:color w:val="000000"/>
          <w:sz w:val="22"/>
          <w:szCs w:val="22"/>
        </w:rPr>
        <w:t xml:space="preserve">Magnitude of excess deaths </w:t>
      </w:r>
      <w:commentRangeEnd w:id="65"/>
      <w:r w:rsidR="00BC7C55">
        <w:rPr>
          <w:rStyle w:val="CommentReference"/>
          <w:rFonts w:asciiTheme="minorHAnsi" w:eastAsiaTheme="minorHAnsi" w:hAnsiTheme="minorHAnsi" w:cstheme="minorBidi"/>
          <w:lang w:eastAsia="en-US"/>
        </w:rPr>
        <w:commentReference w:id="65"/>
      </w:r>
    </w:p>
    <w:p w14:paraId="38DA6FF8" w14:textId="12DFC483" w:rsidR="00284C35" w:rsidRPr="005B3E97" w:rsidRDefault="0016618B" w:rsidP="00580F14">
      <w:pPr>
        <w:spacing w:line="480" w:lineRule="auto"/>
        <w:jc w:val="both"/>
        <w:rPr>
          <w:rFonts w:ascii="Arial" w:hAnsi="Arial" w:cs="Arial"/>
          <w:color w:val="000000"/>
          <w:sz w:val="22"/>
          <w:szCs w:val="22"/>
        </w:rPr>
      </w:pPr>
      <w:r>
        <w:rPr>
          <w:rFonts w:ascii="Arial" w:hAnsi="Arial" w:cs="Arial"/>
          <w:color w:val="000000"/>
          <w:sz w:val="22"/>
          <w:szCs w:val="22"/>
        </w:rPr>
        <w:lastRenderedPageBreak/>
        <w:t>Deaths in</w:t>
      </w:r>
      <w:ins w:id="66" w:author="Bennett, James E" w:date="2020-07-01T11:09:00Z">
        <w:r w:rsidR="00B70EC5">
          <w:rPr>
            <w:rFonts w:ascii="Arial" w:hAnsi="Arial" w:cs="Arial"/>
            <w:color w:val="000000"/>
            <w:sz w:val="22"/>
            <w:szCs w:val="22"/>
          </w:rPr>
          <w:t xml:space="preserve"> all</w:t>
        </w:r>
      </w:ins>
      <w:r>
        <w:rPr>
          <w:rFonts w:ascii="Arial" w:hAnsi="Arial" w:cs="Arial"/>
          <w:color w:val="000000"/>
          <w:sz w:val="22"/>
          <w:szCs w:val="22"/>
        </w:rPr>
        <w:t xml:space="preserve"> these countries </w:t>
      </w:r>
      <w:r w:rsidR="004072C8">
        <w:rPr>
          <w:rFonts w:ascii="Arial" w:hAnsi="Arial" w:cs="Arial"/>
          <w:color w:val="000000"/>
          <w:sz w:val="22"/>
          <w:szCs w:val="22"/>
        </w:rPr>
        <w:t>were at</w:t>
      </w:r>
      <w:r>
        <w:rPr>
          <w:rFonts w:ascii="Arial" w:hAnsi="Arial" w:cs="Arial"/>
          <w:color w:val="000000"/>
          <w:sz w:val="22"/>
          <w:szCs w:val="22"/>
        </w:rPr>
        <w:t xml:space="preserve"> the levels that would be expected in the absence of the pandemic through the month of February but </w:t>
      </w:r>
      <w:ins w:id="67" w:author="Bennett, James E" w:date="2020-07-01T11:10:00Z">
        <w:r w:rsidR="00B70EC5">
          <w:rPr>
            <w:rFonts w:ascii="Arial" w:hAnsi="Arial" w:cs="Arial"/>
            <w:color w:val="000000"/>
            <w:sz w:val="22"/>
            <w:szCs w:val="22"/>
          </w:rPr>
          <w:t xml:space="preserve">in some countries </w:t>
        </w:r>
      </w:ins>
      <w:r>
        <w:rPr>
          <w:rFonts w:ascii="Arial" w:hAnsi="Arial" w:cs="Arial"/>
          <w:color w:val="000000"/>
          <w:sz w:val="22"/>
          <w:szCs w:val="22"/>
        </w:rPr>
        <w:t>started to rise at various times after that (Fig. 1).</w:t>
      </w:r>
      <w:r w:rsidR="00C079D7">
        <w:rPr>
          <w:rFonts w:ascii="Arial" w:hAnsi="Arial" w:cs="Arial"/>
          <w:color w:val="000000"/>
          <w:sz w:val="22"/>
          <w:szCs w:val="22"/>
        </w:rPr>
        <w:t xml:space="preserve"> </w:t>
      </w:r>
      <w:r w:rsidR="00EF6DE6" w:rsidRPr="005B3E97">
        <w:rPr>
          <w:rFonts w:ascii="Arial" w:hAnsi="Arial" w:cs="Arial"/>
          <w:color w:val="000000"/>
          <w:sz w:val="22"/>
          <w:szCs w:val="22"/>
        </w:rPr>
        <w:t>F</w:t>
      </w:r>
      <w:r w:rsidR="0021677D" w:rsidRPr="005B3E97">
        <w:rPr>
          <w:rFonts w:ascii="Arial" w:hAnsi="Arial" w:cs="Arial"/>
          <w:color w:val="000000"/>
          <w:sz w:val="22"/>
          <w:szCs w:val="22"/>
        </w:rPr>
        <w:t xml:space="preserve">rom mid-February through the end of May 2020, an estimated </w:t>
      </w:r>
      <w:r w:rsidR="00296E79" w:rsidRPr="00296E79">
        <w:rPr>
          <w:rFonts w:ascii="Arial" w:hAnsi="Arial" w:cs="Arial"/>
          <w:color w:val="000000"/>
          <w:sz w:val="22"/>
          <w:szCs w:val="22"/>
        </w:rPr>
        <w:t>199</w:t>
      </w:r>
      <w:r w:rsidR="00296E79">
        <w:rPr>
          <w:rFonts w:ascii="Arial" w:hAnsi="Arial" w:cs="Arial"/>
          <w:color w:val="000000"/>
          <w:sz w:val="22"/>
          <w:szCs w:val="22"/>
        </w:rPr>
        <w:t>,</w:t>
      </w:r>
      <w:r w:rsidR="00296E79" w:rsidRPr="00296E79">
        <w:rPr>
          <w:rFonts w:ascii="Arial" w:hAnsi="Arial" w:cs="Arial"/>
          <w:color w:val="000000"/>
          <w:sz w:val="22"/>
          <w:szCs w:val="22"/>
        </w:rPr>
        <w:t xml:space="preserve">000 </w:t>
      </w:r>
      <w:r w:rsidR="0021677D" w:rsidRPr="005B3E97">
        <w:rPr>
          <w:rFonts w:ascii="Arial" w:hAnsi="Arial" w:cs="Arial"/>
          <w:color w:val="000000"/>
          <w:sz w:val="22"/>
          <w:szCs w:val="22"/>
        </w:rPr>
        <w:t xml:space="preserve">(95% credible interval </w:t>
      </w:r>
      <w:r w:rsidR="00296E79" w:rsidRPr="00296E79">
        <w:rPr>
          <w:rFonts w:ascii="Arial" w:hAnsi="Arial" w:cs="Arial"/>
          <w:color w:val="000000"/>
          <w:sz w:val="22"/>
          <w:szCs w:val="22"/>
        </w:rPr>
        <w:t>175</w:t>
      </w:r>
      <w:r w:rsidR="00296E79">
        <w:rPr>
          <w:rFonts w:ascii="Arial" w:hAnsi="Arial" w:cs="Arial"/>
          <w:color w:val="000000"/>
          <w:sz w:val="22"/>
          <w:szCs w:val="22"/>
        </w:rPr>
        <w:t>,</w:t>
      </w:r>
      <w:r w:rsidR="00296E79" w:rsidRPr="00296E79">
        <w:rPr>
          <w:rFonts w:ascii="Arial" w:hAnsi="Arial" w:cs="Arial"/>
          <w:color w:val="000000"/>
          <w:sz w:val="22"/>
          <w:szCs w:val="22"/>
        </w:rPr>
        <w:t>800</w:t>
      </w:r>
      <w:r w:rsidR="00296E79">
        <w:rPr>
          <w:rFonts w:ascii="Arial" w:hAnsi="Arial" w:cs="Arial"/>
          <w:color w:val="000000"/>
          <w:sz w:val="22"/>
          <w:szCs w:val="22"/>
        </w:rPr>
        <w:t>-</w:t>
      </w:r>
      <w:r w:rsidR="00296E79" w:rsidRPr="00296E79">
        <w:rPr>
          <w:rFonts w:ascii="Arial" w:hAnsi="Arial" w:cs="Arial"/>
          <w:color w:val="000000"/>
          <w:sz w:val="22"/>
          <w:szCs w:val="22"/>
        </w:rPr>
        <w:t>219</w:t>
      </w:r>
      <w:r w:rsidR="00296E79">
        <w:rPr>
          <w:rFonts w:ascii="Arial" w:hAnsi="Arial" w:cs="Arial"/>
          <w:color w:val="000000"/>
          <w:sz w:val="22"/>
          <w:szCs w:val="22"/>
        </w:rPr>
        <w:t>,</w:t>
      </w:r>
      <w:r w:rsidR="00296E79" w:rsidRPr="00296E79">
        <w:rPr>
          <w:rFonts w:ascii="Arial" w:hAnsi="Arial" w:cs="Arial"/>
          <w:color w:val="000000"/>
          <w:sz w:val="22"/>
          <w:szCs w:val="22"/>
        </w:rPr>
        <w:t>800</w:t>
      </w:r>
      <w:r w:rsidR="0021677D" w:rsidRPr="005B3E97">
        <w:rPr>
          <w:rFonts w:ascii="Arial" w:hAnsi="Arial" w:cs="Arial"/>
          <w:color w:val="000000"/>
          <w:sz w:val="22"/>
          <w:szCs w:val="22"/>
        </w:rPr>
        <w:t xml:space="preserve">) </w:t>
      </w:r>
      <w:r w:rsidR="00B7352B" w:rsidRPr="005B3E97">
        <w:rPr>
          <w:rFonts w:ascii="Arial" w:hAnsi="Arial" w:cs="Arial"/>
          <w:color w:val="000000"/>
          <w:sz w:val="22"/>
          <w:szCs w:val="22"/>
        </w:rPr>
        <w:t>more people died</w:t>
      </w:r>
      <w:r w:rsidR="0021677D" w:rsidRPr="005B3E97">
        <w:rPr>
          <w:rFonts w:ascii="Arial" w:hAnsi="Arial" w:cs="Arial"/>
          <w:color w:val="000000"/>
          <w:sz w:val="22"/>
          <w:szCs w:val="22"/>
        </w:rPr>
        <w:t xml:space="preserve"> in these </w:t>
      </w:r>
      <w:r w:rsidR="00763BD7" w:rsidRPr="005B3E97">
        <w:rPr>
          <w:rFonts w:ascii="Arial" w:hAnsi="Arial" w:cs="Arial"/>
          <w:color w:val="000000"/>
          <w:sz w:val="22"/>
          <w:szCs w:val="22"/>
        </w:rPr>
        <w:t>17</w:t>
      </w:r>
      <w:r w:rsidR="0021677D" w:rsidRPr="005B3E97">
        <w:rPr>
          <w:rFonts w:ascii="Arial" w:hAnsi="Arial" w:cs="Arial"/>
          <w:color w:val="000000"/>
          <w:sz w:val="22"/>
          <w:szCs w:val="22"/>
        </w:rPr>
        <w:t xml:space="preserve"> countries</w:t>
      </w:r>
      <w:r w:rsidR="00B7352B" w:rsidRPr="005B3E97">
        <w:rPr>
          <w:rFonts w:ascii="Arial" w:hAnsi="Arial" w:cs="Arial"/>
          <w:color w:val="000000"/>
          <w:sz w:val="22"/>
          <w:szCs w:val="22"/>
        </w:rPr>
        <w:t xml:space="preserve"> than would have had the pandemic not taken place</w:t>
      </w:r>
      <w:r w:rsidR="000166AF" w:rsidRPr="005B3E97">
        <w:rPr>
          <w:rFonts w:ascii="Arial" w:hAnsi="Arial" w:cs="Arial"/>
          <w:color w:val="000000"/>
          <w:sz w:val="22"/>
          <w:szCs w:val="22"/>
        </w:rPr>
        <w:t>.</w:t>
      </w:r>
      <w:bookmarkStart w:id="68" w:name="_Hlk42958655"/>
      <w:r w:rsidR="00A271A0" w:rsidRPr="005B3E97">
        <w:rPr>
          <w:rFonts w:ascii="Arial" w:hAnsi="Arial" w:cs="Arial"/>
          <w:color w:val="000000"/>
          <w:sz w:val="22"/>
          <w:szCs w:val="22"/>
        </w:rPr>
        <w:t xml:space="preserve"> </w:t>
      </w:r>
      <w:r w:rsidR="00CD0710" w:rsidRPr="00CD0710">
        <w:rPr>
          <w:rFonts w:ascii="Arial" w:hAnsi="Arial" w:cs="Arial"/>
          <w:color w:val="000000"/>
          <w:sz w:val="22"/>
          <w:szCs w:val="22"/>
        </w:rPr>
        <w:t>101</w:t>
      </w:r>
      <w:r w:rsidR="00CD0710">
        <w:rPr>
          <w:rFonts w:ascii="Arial" w:hAnsi="Arial" w:cs="Arial"/>
          <w:color w:val="000000"/>
          <w:sz w:val="22"/>
          <w:szCs w:val="22"/>
        </w:rPr>
        <w:t>,</w:t>
      </w:r>
      <w:r w:rsidR="00CD0710" w:rsidRPr="00CD0710">
        <w:rPr>
          <w:rFonts w:ascii="Arial" w:hAnsi="Arial" w:cs="Arial"/>
          <w:color w:val="000000"/>
          <w:sz w:val="22"/>
          <w:szCs w:val="22"/>
        </w:rPr>
        <w:t>800</w:t>
      </w:r>
      <w:r w:rsidR="00CD0710">
        <w:rPr>
          <w:rFonts w:ascii="Arial" w:hAnsi="Arial" w:cs="Arial"/>
          <w:color w:val="000000"/>
          <w:sz w:val="22"/>
          <w:szCs w:val="22"/>
        </w:rPr>
        <w:t xml:space="preserve"> (</w:t>
      </w:r>
      <w:r w:rsidR="00CD0710" w:rsidRPr="00CD0710">
        <w:rPr>
          <w:rFonts w:ascii="Arial" w:hAnsi="Arial" w:cs="Arial"/>
          <w:color w:val="000000"/>
          <w:sz w:val="22"/>
          <w:szCs w:val="22"/>
        </w:rPr>
        <w:t>88</w:t>
      </w:r>
      <w:r w:rsidR="00CD0710">
        <w:rPr>
          <w:rFonts w:ascii="Arial" w:hAnsi="Arial" w:cs="Arial"/>
          <w:color w:val="000000"/>
          <w:sz w:val="22"/>
          <w:szCs w:val="22"/>
        </w:rPr>
        <w:t>,</w:t>
      </w:r>
      <w:r w:rsidR="00CD0710" w:rsidRPr="00CD0710">
        <w:rPr>
          <w:rFonts w:ascii="Arial" w:hAnsi="Arial" w:cs="Arial"/>
          <w:color w:val="000000"/>
          <w:sz w:val="22"/>
          <w:szCs w:val="22"/>
        </w:rPr>
        <w:t>900</w:t>
      </w:r>
      <w:r w:rsidR="00CD0710">
        <w:rPr>
          <w:rFonts w:ascii="Arial" w:hAnsi="Arial" w:cs="Arial"/>
          <w:color w:val="000000"/>
          <w:sz w:val="22"/>
          <w:szCs w:val="22"/>
        </w:rPr>
        <w:t>-</w:t>
      </w:r>
      <w:r w:rsidR="00CD0710" w:rsidRPr="00CD0710">
        <w:rPr>
          <w:rFonts w:ascii="Arial" w:hAnsi="Arial" w:cs="Arial"/>
          <w:color w:val="000000"/>
          <w:sz w:val="22"/>
          <w:szCs w:val="22"/>
        </w:rPr>
        <w:t>112</w:t>
      </w:r>
      <w:r w:rsidR="00CD0710">
        <w:rPr>
          <w:rFonts w:ascii="Arial" w:hAnsi="Arial" w:cs="Arial"/>
          <w:color w:val="000000"/>
          <w:sz w:val="22"/>
          <w:szCs w:val="22"/>
        </w:rPr>
        <w:t>,</w:t>
      </w:r>
      <w:r w:rsidR="00CD0710" w:rsidRPr="00CD0710">
        <w:rPr>
          <w:rFonts w:ascii="Arial" w:hAnsi="Arial" w:cs="Arial"/>
          <w:color w:val="000000"/>
          <w:sz w:val="22"/>
          <w:szCs w:val="22"/>
        </w:rPr>
        <w:t>900</w:t>
      </w:r>
      <w:r w:rsidR="00CD0710">
        <w:rPr>
          <w:rFonts w:ascii="Arial" w:hAnsi="Arial" w:cs="Arial"/>
          <w:color w:val="000000"/>
          <w:sz w:val="22"/>
          <w:szCs w:val="22"/>
        </w:rPr>
        <w:t>)</w:t>
      </w:r>
      <w:r w:rsidR="00B7352B" w:rsidRPr="005B3E97">
        <w:rPr>
          <w:rFonts w:ascii="Arial" w:hAnsi="Arial" w:cs="Arial"/>
          <w:color w:val="000000"/>
          <w:sz w:val="22"/>
          <w:szCs w:val="22"/>
        </w:rPr>
        <w:t xml:space="preserve"> of these deaths were in men and</w:t>
      </w:r>
      <w:r w:rsidR="00CD0710">
        <w:rPr>
          <w:rFonts w:ascii="Arial" w:hAnsi="Arial" w:cs="Arial"/>
          <w:color w:val="000000"/>
          <w:sz w:val="22"/>
          <w:szCs w:val="22"/>
        </w:rPr>
        <w:t xml:space="preserve"> </w:t>
      </w:r>
      <w:r w:rsidR="00CD0710" w:rsidRPr="00CD0710">
        <w:rPr>
          <w:rFonts w:ascii="Arial" w:hAnsi="Arial" w:cs="Arial"/>
          <w:color w:val="000000"/>
          <w:sz w:val="22"/>
          <w:szCs w:val="22"/>
        </w:rPr>
        <w:t>97</w:t>
      </w:r>
      <w:r w:rsidR="00CD0710">
        <w:rPr>
          <w:rFonts w:ascii="Arial" w:hAnsi="Arial" w:cs="Arial"/>
          <w:color w:val="000000"/>
          <w:sz w:val="22"/>
          <w:szCs w:val="22"/>
        </w:rPr>
        <w:t>,</w:t>
      </w:r>
      <w:r w:rsidR="00CD0710" w:rsidRPr="00CD0710">
        <w:rPr>
          <w:rFonts w:ascii="Arial" w:hAnsi="Arial" w:cs="Arial"/>
          <w:color w:val="000000"/>
          <w:sz w:val="22"/>
          <w:szCs w:val="22"/>
        </w:rPr>
        <w:t xml:space="preserve">200 </w:t>
      </w:r>
      <w:r w:rsidR="00CD0710">
        <w:rPr>
          <w:rFonts w:ascii="Arial" w:hAnsi="Arial" w:cs="Arial"/>
          <w:color w:val="000000"/>
          <w:sz w:val="22"/>
          <w:szCs w:val="22"/>
        </w:rPr>
        <w:t>(</w:t>
      </w:r>
      <w:r w:rsidR="00CD0710" w:rsidRPr="00CD0710">
        <w:rPr>
          <w:rFonts w:ascii="Arial" w:hAnsi="Arial" w:cs="Arial"/>
          <w:color w:val="000000"/>
          <w:sz w:val="22"/>
          <w:szCs w:val="22"/>
        </w:rPr>
        <w:t>81</w:t>
      </w:r>
      <w:r w:rsidR="00CD0710">
        <w:rPr>
          <w:rFonts w:ascii="Arial" w:hAnsi="Arial" w:cs="Arial"/>
          <w:color w:val="000000"/>
          <w:sz w:val="22"/>
          <w:szCs w:val="22"/>
        </w:rPr>
        <w:t>,</w:t>
      </w:r>
      <w:r w:rsidR="00CD0710" w:rsidRPr="00CD0710">
        <w:rPr>
          <w:rFonts w:ascii="Arial" w:hAnsi="Arial" w:cs="Arial"/>
          <w:color w:val="000000"/>
          <w:sz w:val="22"/>
          <w:szCs w:val="22"/>
        </w:rPr>
        <w:t>500</w:t>
      </w:r>
      <w:r w:rsidR="00CD0710">
        <w:rPr>
          <w:rFonts w:ascii="Arial" w:hAnsi="Arial" w:cs="Arial"/>
          <w:color w:val="000000"/>
          <w:sz w:val="22"/>
          <w:szCs w:val="22"/>
        </w:rPr>
        <w:t>-</w:t>
      </w:r>
      <w:r w:rsidR="00CD0710" w:rsidRPr="00CD0710">
        <w:rPr>
          <w:rFonts w:ascii="Arial" w:hAnsi="Arial" w:cs="Arial"/>
          <w:color w:val="000000"/>
          <w:sz w:val="22"/>
          <w:szCs w:val="22"/>
        </w:rPr>
        <w:t>112</w:t>
      </w:r>
      <w:r w:rsidR="00CD0710">
        <w:rPr>
          <w:rFonts w:ascii="Arial" w:hAnsi="Arial" w:cs="Arial"/>
          <w:color w:val="000000"/>
          <w:sz w:val="22"/>
          <w:szCs w:val="22"/>
        </w:rPr>
        <w:t>,</w:t>
      </w:r>
      <w:r w:rsidR="00CD0710" w:rsidRPr="00CD0710">
        <w:rPr>
          <w:rFonts w:ascii="Arial" w:hAnsi="Arial" w:cs="Arial"/>
          <w:color w:val="000000"/>
          <w:sz w:val="22"/>
          <w:szCs w:val="22"/>
        </w:rPr>
        <w:t>100</w:t>
      </w:r>
      <w:r w:rsidR="00CD0710">
        <w:rPr>
          <w:rFonts w:ascii="Arial" w:hAnsi="Arial" w:cs="Arial"/>
          <w:color w:val="000000"/>
          <w:sz w:val="22"/>
          <w:szCs w:val="22"/>
        </w:rPr>
        <w:t>)</w:t>
      </w:r>
      <w:r w:rsidR="00B7352B" w:rsidRPr="005B3E97">
        <w:rPr>
          <w:rFonts w:ascii="Arial" w:hAnsi="Arial" w:cs="Arial"/>
          <w:color w:val="000000"/>
          <w:sz w:val="22"/>
          <w:szCs w:val="22"/>
        </w:rPr>
        <w:t xml:space="preserve"> in women</w:t>
      </w:r>
      <w:r w:rsidR="004072C8">
        <w:rPr>
          <w:rFonts w:ascii="Arial" w:hAnsi="Arial" w:cs="Arial"/>
          <w:color w:val="000000"/>
          <w:sz w:val="22"/>
          <w:szCs w:val="22"/>
        </w:rPr>
        <w:t xml:space="preserve"> </w:t>
      </w:r>
      <w:r w:rsidR="004072C8" w:rsidRPr="005B3E97">
        <w:rPr>
          <w:rFonts w:ascii="Arial" w:hAnsi="Arial" w:cs="Arial"/>
          <w:color w:val="000000"/>
          <w:sz w:val="22"/>
          <w:szCs w:val="22"/>
        </w:rPr>
        <w:t xml:space="preserve">(Extended Data Table </w:t>
      </w:r>
      <w:r w:rsidR="004072C8">
        <w:rPr>
          <w:rFonts w:ascii="Arial" w:hAnsi="Arial" w:cs="Arial"/>
          <w:color w:val="000000"/>
          <w:sz w:val="22"/>
          <w:szCs w:val="22"/>
        </w:rPr>
        <w:t>XX</w:t>
      </w:r>
      <w:r w:rsidR="004072C8" w:rsidRPr="005B3E97">
        <w:rPr>
          <w:rFonts w:ascii="Arial" w:hAnsi="Arial" w:cs="Arial"/>
          <w:color w:val="000000"/>
          <w:sz w:val="22"/>
          <w:szCs w:val="22"/>
        </w:rPr>
        <w:t>)</w:t>
      </w:r>
      <w:r w:rsidR="00B7352B" w:rsidRPr="005B3E97">
        <w:rPr>
          <w:rFonts w:ascii="Arial" w:hAnsi="Arial" w:cs="Arial"/>
          <w:color w:val="000000"/>
          <w:sz w:val="22"/>
          <w:szCs w:val="22"/>
        </w:rPr>
        <w:t xml:space="preserve">. </w:t>
      </w:r>
      <w:commentRangeStart w:id="69"/>
      <w:commentRangeStart w:id="70"/>
      <w:r w:rsidR="00284C35" w:rsidRPr="005B3E97">
        <w:rPr>
          <w:rFonts w:ascii="Arial" w:hAnsi="Arial" w:cs="Arial"/>
          <w:color w:val="000000"/>
          <w:sz w:val="22"/>
          <w:szCs w:val="22"/>
        </w:rPr>
        <w:t xml:space="preserve">In relative terms, this amounts to an </w:t>
      </w:r>
      <w:r w:rsidR="004C448E">
        <w:rPr>
          <w:rFonts w:ascii="Arial" w:hAnsi="Arial" w:cs="Arial"/>
          <w:color w:val="000000"/>
          <w:sz w:val="22"/>
          <w:szCs w:val="22"/>
        </w:rPr>
        <w:t>18</w:t>
      </w:r>
      <w:r w:rsidR="00284C35" w:rsidRPr="005B3E97">
        <w:rPr>
          <w:rFonts w:ascii="Arial" w:hAnsi="Arial" w:cs="Arial"/>
          <w:color w:val="000000"/>
          <w:sz w:val="22"/>
          <w:szCs w:val="22"/>
        </w:rPr>
        <w:t>% (</w:t>
      </w:r>
      <w:r w:rsidR="004C448E">
        <w:rPr>
          <w:rFonts w:ascii="Arial" w:hAnsi="Arial" w:cs="Arial"/>
          <w:color w:val="000000"/>
          <w:sz w:val="22"/>
          <w:szCs w:val="22"/>
        </w:rPr>
        <w:t>16%</w:t>
      </w:r>
      <w:r w:rsidR="00284C35" w:rsidRPr="005B3E97">
        <w:rPr>
          <w:rFonts w:ascii="Arial" w:hAnsi="Arial" w:cs="Arial"/>
          <w:color w:val="000000"/>
          <w:sz w:val="22"/>
          <w:szCs w:val="22"/>
        </w:rPr>
        <w:t>-</w:t>
      </w:r>
      <w:r w:rsidR="004C448E">
        <w:rPr>
          <w:rFonts w:ascii="Arial" w:hAnsi="Arial" w:cs="Arial"/>
          <w:color w:val="000000"/>
          <w:sz w:val="22"/>
          <w:szCs w:val="22"/>
        </w:rPr>
        <w:t>20%</w:t>
      </w:r>
      <w:r w:rsidR="00284C35" w:rsidRPr="005B3E97">
        <w:rPr>
          <w:rFonts w:ascii="Arial" w:hAnsi="Arial" w:cs="Arial"/>
          <w:color w:val="000000"/>
          <w:sz w:val="22"/>
          <w:szCs w:val="22"/>
        </w:rPr>
        <w:t>) increase in deaths over this period in these countries together.</w:t>
      </w:r>
      <w:r w:rsidR="00B7352B" w:rsidRPr="005B3E97">
        <w:rPr>
          <w:rFonts w:ascii="Arial" w:hAnsi="Arial" w:cs="Arial"/>
          <w:color w:val="000000"/>
          <w:sz w:val="22"/>
          <w:szCs w:val="22"/>
        </w:rPr>
        <w:t xml:space="preserve"> </w:t>
      </w:r>
      <w:commentRangeEnd w:id="69"/>
      <w:r w:rsidR="00B70EC5">
        <w:rPr>
          <w:rStyle w:val="CommentReference"/>
          <w:rFonts w:asciiTheme="minorHAnsi" w:eastAsiaTheme="minorHAnsi" w:hAnsiTheme="minorHAnsi" w:cstheme="minorBidi"/>
          <w:lang w:eastAsia="en-US"/>
        </w:rPr>
        <w:commentReference w:id="69"/>
      </w:r>
      <w:commentRangeEnd w:id="70"/>
      <w:r w:rsidR="00C43E17">
        <w:rPr>
          <w:rStyle w:val="CommentReference"/>
          <w:rFonts w:asciiTheme="minorHAnsi" w:eastAsiaTheme="minorHAnsi" w:hAnsiTheme="minorHAnsi" w:cstheme="minorBidi"/>
          <w:lang w:eastAsia="en-US"/>
        </w:rPr>
        <w:commentReference w:id="70"/>
      </w:r>
      <w:r w:rsidR="00EA4707" w:rsidRPr="005B3E97">
        <w:rPr>
          <w:rFonts w:ascii="Arial" w:hAnsi="Arial" w:cs="Arial"/>
          <w:color w:val="000000"/>
          <w:sz w:val="22"/>
          <w:szCs w:val="22"/>
        </w:rPr>
        <w:t xml:space="preserve">Italy, Spain and England and Wales (where </w:t>
      </w:r>
      <w:r w:rsidR="00445053">
        <w:rPr>
          <w:rFonts w:ascii="Arial" w:hAnsi="Arial" w:cs="Arial"/>
          <w:color w:val="000000"/>
          <w:sz w:val="22"/>
          <w:szCs w:val="22"/>
        </w:rPr>
        <w:t>89</w:t>
      </w:r>
      <w:r w:rsidR="00EA4707" w:rsidRPr="005B3E97">
        <w:rPr>
          <w:rFonts w:ascii="Arial" w:hAnsi="Arial" w:cs="Arial"/>
          <w:color w:val="000000"/>
          <w:sz w:val="22"/>
          <w:szCs w:val="22"/>
        </w:rPr>
        <w:t xml:space="preserve">% of the UK population live) accounted for </w:t>
      </w:r>
      <w:r w:rsidR="00245A82">
        <w:rPr>
          <w:rFonts w:ascii="Arial" w:hAnsi="Arial" w:cs="Arial"/>
          <w:color w:val="000000"/>
          <w:sz w:val="22"/>
          <w:szCs w:val="22"/>
        </w:rPr>
        <w:t>24</w:t>
      </w:r>
      <w:r w:rsidR="00EA4707" w:rsidRPr="005B3E97">
        <w:rPr>
          <w:rFonts w:ascii="Arial" w:hAnsi="Arial" w:cs="Arial"/>
          <w:color w:val="000000"/>
          <w:sz w:val="22"/>
          <w:szCs w:val="22"/>
        </w:rPr>
        <w:t xml:space="preserve">%, </w:t>
      </w:r>
      <w:r w:rsidR="00245A82">
        <w:rPr>
          <w:rFonts w:ascii="Arial" w:hAnsi="Arial" w:cs="Arial"/>
          <w:color w:val="000000"/>
          <w:sz w:val="22"/>
          <w:szCs w:val="22"/>
        </w:rPr>
        <w:t>23</w:t>
      </w:r>
      <w:r w:rsidR="00EA4707" w:rsidRPr="005B3E97">
        <w:rPr>
          <w:rFonts w:ascii="Arial" w:hAnsi="Arial" w:cs="Arial"/>
          <w:color w:val="000000"/>
          <w:sz w:val="22"/>
          <w:szCs w:val="22"/>
        </w:rPr>
        <w:t xml:space="preserve">% and </w:t>
      </w:r>
      <w:r w:rsidR="00245A82">
        <w:rPr>
          <w:rFonts w:ascii="Arial" w:hAnsi="Arial" w:cs="Arial"/>
          <w:color w:val="000000"/>
          <w:sz w:val="22"/>
          <w:szCs w:val="22"/>
        </w:rPr>
        <w:t>29</w:t>
      </w:r>
      <w:r w:rsidR="00EA4707" w:rsidRPr="005B3E97">
        <w:rPr>
          <w:rFonts w:ascii="Arial" w:hAnsi="Arial" w:cs="Arial"/>
          <w:color w:val="000000"/>
          <w:sz w:val="22"/>
          <w:szCs w:val="22"/>
        </w:rPr>
        <w:t>% of these excess deaths, respectively.</w:t>
      </w:r>
    </w:p>
    <w:p w14:paraId="1DA44A24" w14:textId="5CFDC485" w:rsidR="00284C35" w:rsidRDefault="00284C35" w:rsidP="00580F14">
      <w:pPr>
        <w:spacing w:line="480" w:lineRule="auto"/>
        <w:jc w:val="both"/>
        <w:rPr>
          <w:rFonts w:ascii="Arial" w:hAnsi="Arial" w:cs="Arial"/>
          <w:color w:val="000000"/>
          <w:sz w:val="22"/>
          <w:szCs w:val="22"/>
        </w:rPr>
      </w:pPr>
    </w:p>
    <w:p w14:paraId="001F4821" w14:textId="250E6251" w:rsidR="00F874A2" w:rsidRPr="005B3E97" w:rsidRDefault="00185A30" w:rsidP="005E33CD">
      <w:pPr>
        <w:spacing w:line="480" w:lineRule="auto"/>
        <w:jc w:val="both"/>
        <w:rPr>
          <w:rFonts w:ascii="Arial" w:hAnsi="Arial" w:cs="Arial"/>
          <w:color w:val="000000"/>
          <w:sz w:val="22"/>
          <w:szCs w:val="22"/>
        </w:rPr>
      </w:pPr>
      <w:r w:rsidRPr="005B3E97">
        <w:rPr>
          <w:rFonts w:ascii="Arial" w:hAnsi="Arial" w:cs="Arial"/>
          <w:sz w:val="22"/>
          <w:szCs w:val="22"/>
        </w:rPr>
        <w:t xml:space="preserve">The </w:t>
      </w:r>
      <w:commentRangeStart w:id="71"/>
      <w:r w:rsidRPr="005B3E97">
        <w:rPr>
          <w:rFonts w:ascii="Arial" w:hAnsi="Arial" w:cs="Arial"/>
          <w:sz w:val="22"/>
          <w:szCs w:val="22"/>
        </w:rPr>
        <w:t xml:space="preserve">posterior probability </w:t>
      </w:r>
      <w:commentRangeEnd w:id="71"/>
      <w:r w:rsidR="00BC7C55">
        <w:rPr>
          <w:rStyle w:val="CommentReference"/>
          <w:rFonts w:asciiTheme="minorHAnsi" w:eastAsiaTheme="minorHAnsi" w:hAnsiTheme="minorHAnsi" w:cstheme="minorBidi"/>
          <w:lang w:eastAsia="en-US"/>
        </w:rPr>
        <w:commentReference w:id="71"/>
      </w:r>
      <w:r w:rsidRPr="005B3E97">
        <w:rPr>
          <w:rFonts w:ascii="Arial" w:hAnsi="Arial" w:cs="Arial"/>
          <w:sz w:val="22"/>
          <w:szCs w:val="22"/>
        </w:rPr>
        <w:t xml:space="preserve">that the first wave of the Covid-19 pandemic was associated with a </w:t>
      </w:r>
      <w:commentRangeStart w:id="72"/>
      <w:r w:rsidRPr="005B3E97">
        <w:rPr>
          <w:rFonts w:ascii="Arial" w:hAnsi="Arial" w:cs="Arial"/>
          <w:sz w:val="22"/>
          <w:szCs w:val="22"/>
        </w:rPr>
        <w:t xml:space="preserve">rise in deaths </w:t>
      </w:r>
      <w:commentRangeEnd w:id="72"/>
      <w:r w:rsidR="00D13841">
        <w:rPr>
          <w:rStyle w:val="CommentReference"/>
          <w:rFonts w:asciiTheme="minorHAnsi" w:eastAsiaTheme="minorHAnsi" w:hAnsiTheme="minorHAnsi" w:cstheme="minorBidi"/>
          <w:lang w:eastAsia="en-US"/>
        </w:rPr>
        <w:commentReference w:id="72"/>
      </w:r>
      <w:r w:rsidRPr="005B3E97">
        <w:rPr>
          <w:rFonts w:ascii="Arial" w:hAnsi="Arial" w:cs="Arial"/>
          <w:sz w:val="22"/>
          <w:szCs w:val="22"/>
        </w:rPr>
        <w:t>was below</w:t>
      </w:r>
      <w:r>
        <w:rPr>
          <w:rFonts w:ascii="Arial" w:hAnsi="Arial" w:cs="Arial"/>
          <w:sz w:val="22"/>
          <w:szCs w:val="22"/>
        </w:rPr>
        <w:t xml:space="preserve"> 50% </w:t>
      </w:r>
      <w:commentRangeStart w:id="73"/>
      <w:r>
        <w:rPr>
          <w:rFonts w:ascii="Arial" w:hAnsi="Arial" w:cs="Arial"/>
          <w:sz w:val="22"/>
          <w:szCs w:val="22"/>
        </w:rPr>
        <w:t xml:space="preserve">(i.e., a </w:t>
      </w:r>
      <w:del w:id="74" w:author="Bennett, James E" w:date="2020-07-01T11:11:00Z">
        <w:r w:rsidR="002607CF" w:rsidDel="00B70EC5">
          <w:rPr>
            <w:rFonts w:ascii="Arial" w:hAnsi="Arial" w:cs="Arial"/>
            <w:sz w:val="22"/>
            <w:szCs w:val="22"/>
          </w:rPr>
          <w:delText>potential</w:delText>
        </w:r>
        <w:r w:rsidDel="00B70EC5">
          <w:rPr>
            <w:rFonts w:ascii="Arial" w:hAnsi="Arial" w:cs="Arial"/>
            <w:sz w:val="22"/>
            <w:szCs w:val="22"/>
          </w:rPr>
          <w:delText xml:space="preserve"> </w:delText>
        </w:r>
      </w:del>
      <w:r>
        <w:rPr>
          <w:rFonts w:ascii="Arial" w:hAnsi="Arial" w:cs="Arial"/>
          <w:sz w:val="22"/>
          <w:szCs w:val="22"/>
        </w:rPr>
        <w:t>decline in deaths</w:t>
      </w:r>
      <w:ins w:id="75" w:author="Bennett, James E" w:date="2020-07-01T11:11:00Z">
        <w:r w:rsidR="00B70EC5">
          <w:rPr>
            <w:rFonts w:ascii="Arial" w:hAnsi="Arial" w:cs="Arial"/>
            <w:sz w:val="22"/>
            <w:szCs w:val="22"/>
          </w:rPr>
          <w:t xml:space="preserve"> is more likely than an in</w:t>
        </w:r>
      </w:ins>
      <w:ins w:id="76" w:author="Bennett, James E" w:date="2020-07-01T11:12:00Z">
        <w:r w:rsidR="00B70EC5">
          <w:rPr>
            <w:rFonts w:ascii="Arial" w:hAnsi="Arial" w:cs="Arial"/>
            <w:sz w:val="22"/>
            <w:szCs w:val="22"/>
          </w:rPr>
          <w:t>crease</w:t>
        </w:r>
      </w:ins>
      <w:r>
        <w:rPr>
          <w:rFonts w:ascii="Arial" w:hAnsi="Arial" w:cs="Arial"/>
          <w:sz w:val="22"/>
          <w:szCs w:val="22"/>
        </w:rPr>
        <w:t xml:space="preserve">) </w:t>
      </w:r>
      <w:commentRangeEnd w:id="73"/>
      <w:r w:rsidR="002607CF">
        <w:rPr>
          <w:rStyle w:val="CommentReference"/>
          <w:rFonts w:asciiTheme="minorHAnsi" w:eastAsiaTheme="minorHAnsi" w:hAnsiTheme="minorHAnsi" w:cstheme="minorBidi"/>
          <w:lang w:eastAsia="en-US"/>
        </w:rPr>
        <w:commentReference w:id="73"/>
      </w:r>
      <w:r w:rsidRPr="005B3E97">
        <w:rPr>
          <w:rFonts w:ascii="Arial" w:hAnsi="Arial" w:cs="Arial"/>
          <w:sz w:val="22"/>
          <w:szCs w:val="22"/>
        </w:rPr>
        <w:t>for both sexes in New Zealand, Bulgaria</w:t>
      </w:r>
      <w:r>
        <w:rPr>
          <w:rFonts w:ascii="Arial" w:hAnsi="Arial" w:cs="Arial"/>
          <w:sz w:val="22"/>
          <w:szCs w:val="22"/>
        </w:rPr>
        <w:t xml:space="preserve"> and</w:t>
      </w:r>
      <w:r w:rsidRPr="005B3E97">
        <w:rPr>
          <w:rFonts w:ascii="Arial" w:hAnsi="Arial" w:cs="Arial"/>
          <w:sz w:val="22"/>
          <w:szCs w:val="22"/>
        </w:rPr>
        <w:t xml:space="preserve"> Hungary, and for women in </w:t>
      </w:r>
      <w:r>
        <w:rPr>
          <w:rFonts w:ascii="Arial" w:hAnsi="Arial" w:cs="Arial"/>
          <w:sz w:val="22"/>
          <w:szCs w:val="22"/>
        </w:rPr>
        <w:t>Czechia</w:t>
      </w:r>
      <w:r w:rsidRPr="005B3E97">
        <w:rPr>
          <w:rFonts w:ascii="Arial" w:hAnsi="Arial" w:cs="Arial"/>
          <w:sz w:val="22"/>
          <w:szCs w:val="22"/>
        </w:rPr>
        <w:t xml:space="preserve">; </w:t>
      </w:r>
      <w:r w:rsidR="001074F4" w:rsidRPr="001074F4">
        <w:rPr>
          <w:rFonts w:ascii="Arial" w:hAnsi="Arial" w:cs="Arial"/>
          <w:sz w:val="22"/>
          <w:szCs w:val="22"/>
        </w:rPr>
        <w:t>50-75% for men and women in Norway, women in Switzerland, and men in Czechia;</w:t>
      </w:r>
      <w:r w:rsidR="001074F4">
        <w:rPr>
          <w:rFonts w:ascii="Arial" w:hAnsi="Arial" w:cs="Arial"/>
          <w:sz w:val="22"/>
          <w:szCs w:val="22"/>
        </w:rPr>
        <w:t xml:space="preserve"> </w:t>
      </w:r>
      <w:r>
        <w:rPr>
          <w:rFonts w:ascii="Arial" w:hAnsi="Arial" w:cs="Arial"/>
          <w:sz w:val="22"/>
          <w:szCs w:val="22"/>
        </w:rPr>
        <w:t>75-9</w:t>
      </w:r>
      <w:r w:rsidR="001074F4">
        <w:rPr>
          <w:rFonts w:ascii="Arial" w:hAnsi="Arial" w:cs="Arial"/>
          <w:sz w:val="22"/>
          <w:szCs w:val="22"/>
        </w:rPr>
        <w:t>0</w:t>
      </w:r>
      <w:r>
        <w:rPr>
          <w:rFonts w:ascii="Arial" w:hAnsi="Arial" w:cs="Arial"/>
          <w:sz w:val="22"/>
          <w:szCs w:val="22"/>
        </w:rPr>
        <w:t>% for men and women in Denmark and Finland</w:t>
      </w:r>
      <w:r w:rsidR="00782F81">
        <w:rPr>
          <w:rFonts w:ascii="Arial" w:hAnsi="Arial" w:cs="Arial"/>
          <w:sz w:val="22"/>
          <w:szCs w:val="22"/>
        </w:rPr>
        <w:t>, and women in Austria</w:t>
      </w:r>
      <w:r>
        <w:rPr>
          <w:rFonts w:ascii="Arial" w:hAnsi="Arial" w:cs="Arial"/>
          <w:sz w:val="22"/>
          <w:szCs w:val="22"/>
        </w:rPr>
        <w:t>; 9</w:t>
      </w:r>
      <w:r w:rsidR="001074F4">
        <w:rPr>
          <w:rFonts w:ascii="Arial" w:hAnsi="Arial" w:cs="Arial"/>
          <w:sz w:val="22"/>
          <w:szCs w:val="22"/>
        </w:rPr>
        <w:t>0</w:t>
      </w:r>
      <w:r>
        <w:rPr>
          <w:rFonts w:ascii="Arial" w:hAnsi="Arial" w:cs="Arial"/>
          <w:sz w:val="22"/>
          <w:szCs w:val="22"/>
        </w:rPr>
        <w:t xml:space="preserve">-99% for men and women in Portugal, and men in Austria and Switzerland; </w:t>
      </w:r>
      <w:r w:rsidRPr="005B3E97">
        <w:rPr>
          <w:rFonts w:ascii="Arial" w:hAnsi="Arial" w:cs="Arial"/>
          <w:sz w:val="22"/>
          <w:szCs w:val="22"/>
        </w:rPr>
        <w:t xml:space="preserve">and &gt;99% for both sexes in </w:t>
      </w:r>
      <w:r>
        <w:rPr>
          <w:rFonts w:ascii="Arial" w:hAnsi="Arial" w:cs="Arial"/>
          <w:sz w:val="22"/>
          <w:szCs w:val="22"/>
        </w:rPr>
        <w:t xml:space="preserve">the Netherlands, </w:t>
      </w:r>
      <w:r w:rsidRPr="005B3E97">
        <w:rPr>
          <w:rFonts w:ascii="Arial" w:hAnsi="Arial" w:cs="Arial"/>
          <w:sz w:val="22"/>
          <w:szCs w:val="22"/>
        </w:rPr>
        <w:t>France, Sweden, Belgium, Italy, Spain and England and Wales</w:t>
      </w:r>
      <w:r>
        <w:rPr>
          <w:rFonts w:ascii="Arial" w:hAnsi="Arial" w:cs="Arial"/>
          <w:sz w:val="22"/>
          <w:szCs w:val="22"/>
        </w:rPr>
        <w:t xml:space="preserve"> </w:t>
      </w:r>
      <w:r w:rsidR="0016618B">
        <w:rPr>
          <w:rFonts w:ascii="Arial" w:hAnsi="Arial" w:cs="Arial"/>
          <w:sz w:val="22"/>
          <w:szCs w:val="22"/>
        </w:rPr>
        <w:t>(Fig. 2)</w:t>
      </w:r>
      <w:r w:rsidR="00763BD7" w:rsidRPr="005B3E97">
        <w:rPr>
          <w:rFonts w:ascii="Arial" w:hAnsi="Arial" w:cs="Arial"/>
          <w:sz w:val="22"/>
          <w:szCs w:val="22"/>
        </w:rPr>
        <w:t>.</w:t>
      </w:r>
      <w:bookmarkEnd w:id="68"/>
      <w:r w:rsidR="0016618B">
        <w:rPr>
          <w:rFonts w:ascii="Arial" w:hAnsi="Arial" w:cs="Arial"/>
          <w:color w:val="000000"/>
          <w:sz w:val="22"/>
          <w:szCs w:val="22"/>
        </w:rPr>
        <w:t xml:space="preserve"> </w:t>
      </w:r>
      <w:r w:rsidR="00313431" w:rsidRPr="005B3E97">
        <w:rPr>
          <w:rFonts w:ascii="Arial" w:hAnsi="Arial" w:cs="Arial"/>
          <w:color w:val="000000"/>
          <w:sz w:val="22"/>
          <w:szCs w:val="22"/>
        </w:rPr>
        <w:t xml:space="preserve">In countries </w:t>
      </w:r>
      <w:r w:rsidR="002B714E">
        <w:rPr>
          <w:rFonts w:ascii="Arial" w:hAnsi="Arial" w:cs="Arial"/>
          <w:color w:val="000000"/>
          <w:sz w:val="22"/>
          <w:szCs w:val="22"/>
        </w:rPr>
        <w:t xml:space="preserve">and sexes </w:t>
      </w:r>
      <w:r w:rsidR="00313431" w:rsidRPr="005B3E97">
        <w:rPr>
          <w:rFonts w:ascii="Arial" w:hAnsi="Arial" w:cs="Arial"/>
          <w:color w:val="000000"/>
          <w:sz w:val="22"/>
          <w:szCs w:val="22"/>
        </w:rPr>
        <w:t xml:space="preserve">where </w:t>
      </w:r>
      <w:r w:rsidR="005E33CD" w:rsidRPr="005B3E97">
        <w:rPr>
          <w:rFonts w:ascii="Arial" w:hAnsi="Arial" w:cs="Arial"/>
          <w:color w:val="000000"/>
          <w:sz w:val="22"/>
          <w:szCs w:val="22"/>
        </w:rPr>
        <w:t xml:space="preserve">mortality increased relative to the no-pandemic </w:t>
      </w:r>
      <w:r w:rsidR="00D140B2" w:rsidRPr="005B3E97">
        <w:rPr>
          <w:rFonts w:ascii="Arial" w:hAnsi="Arial" w:cs="Arial"/>
          <w:color w:val="000000"/>
          <w:sz w:val="22"/>
          <w:szCs w:val="22"/>
        </w:rPr>
        <w:t>baseline</w:t>
      </w:r>
      <w:r w:rsidR="004F4B3F">
        <w:rPr>
          <w:rFonts w:ascii="Arial" w:hAnsi="Arial" w:cs="Arial"/>
          <w:color w:val="000000"/>
          <w:sz w:val="22"/>
          <w:szCs w:val="22"/>
        </w:rPr>
        <w:t xml:space="preserve"> with a posterior probability of at least 90%</w:t>
      </w:r>
      <w:r w:rsidR="00313431" w:rsidRPr="005B3E97">
        <w:rPr>
          <w:rFonts w:ascii="Arial" w:hAnsi="Arial" w:cs="Arial"/>
          <w:color w:val="000000"/>
          <w:sz w:val="22"/>
          <w:szCs w:val="22"/>
        </w:rPr>
        <w:t>, the</w:t>
      </w:r>
      <w:r w:rsidR="00A26142" w:rsidRPr="005B3E97">
        <w:rPr>
          <w:rFonts w:ascii="Arial" w:hAnsi="Arial" w:cs="Arial"/>
          <w:color w:val="000000"/>
          <w:sz w:val="22"/>
          <w:szCs w:val="22"/>
        </w:rPr>
        <w:t xml:space="preserve"> n</w:t>
      </w:r>
      <w:r w:rsidR="00A271A0" w:rsidRPr="005B3E97">
        <w:rPr>
          <w:rFonts w:ascii="Arial" w:hAnsi="Arial" w:cs="Arial"/>
          <w:color w:val="000000"/>
          <w:sz w:val="22"/>
          <w:szCs w:val="22"/>
        </w:rPr>
        <w:t>umber of</w:t>
      </w:r>
      <w:r w:rsidR="00284C35" w:rsidRPr="005B3E97">
        <w:rPr>
          <w:rFonts w:ascii="Arial" w:hAnsi="Arial" w:cs="Arial"/>
          <w:color w:val="000000"/>
          <w:sz w:val="22"/>
          <w:szCs w:val="22"/>
        </w:rPr>
        <w:t xml:space="preserve"> excess</w:t>
      </w:r>
      <w:r w:rsidR="00A271A0" w:rsidRPr="005B3E97">
        <w:rPr>
          <w:rFonts w:ascii="Arial" w:hAnsi="Arial" w:cs="Arial"/>
          <w:color w:val="000000"/>
          <w:sz w:val="22"/>
          <w:szCs w:val="22"/>
        </w:rPr>
        <w:t xml:space="preserve"> deaths per 100,000</w:t>
      </w:r>
      <w:r w:rsidR="00733823" w:rsidRPr="005B3E97">
        <w:rPr>
          <w:rFonts w:ascii="Arial" w:hAnsi="Arial" w:cs="Arial"/>
          <w:color w:val="000000"/>
          <w:sz w:val="22"/>
          <w:szCs w:val="22"/>
        </w:rPr>
        <w:t xml:space="preserve"> people </w:t>
      </w:r>
      <w:r w:rsidR="00A26142" w:rsidRPr="005B3E97">
        <w:rPr>
          <w:rFonts w:ascii="Arial" w:hAnsi="Arial" w:cs="Arial"/>
          <w:color w:val="000000"/>
          <w:sz w:val="22"/>
          <w:szCs w:val="22"/>
        </w:rPr>
        <w:t xml:space="preserve">was lowest in </w:t>
      </w:r>
      <w:r w:rsidR="00733823" w:rsidRPr="005B3E97">
        <w:rPr>
          <w:rFonts w:ascii="Arial" w:hAnsi="Arial" w:cs="Arial"/>
          <w:color w:val="000000"/>
          <w:sz w:val="22"/>
          <w:szCs w:val="22"/>
        </w:rPr>
        <w:t>Austria</w:t>
      </w:r>
      <w:r w:rsidR="00EF6DE6" w:rsidRPr="005B3E97">
        <w:rPr>
          <w:rFonts w:ascii="Arial" w:hAnsi="Arial" w:cs="Arial"/>
          <w:color w:val="000000"/>
          <w:sz w:val="22"/>
          <w:szCs w:val="22"/>
        </w:rPr>
        <w:t xml:space="preserve"> (</w:t>
      </w:r>
      <w:r w:rsidR="006E786E" w:rsidRPr="006E786E">
        <w:rPr>
          <w:rFonts w:ascii="Arial" w:hAnsi="Arial" w:cs="Arial"/>
          <w:color w:val="000000"/>
          <w:sz w:val="22"/>
          <w:szCs w:val="22"/>
        </w:rPr>
        <w:t>14.6</w:t>
      </w:r>
      <w:r w:rsidR="001074F4">
        <w:rPr>
          <w:rFonts w:ascii="Arial" w:hAnsi="Arial" w:cs="Arial"/>
          <w:color w:val="000000"/>
          <w:sz w:val="22"/>
          <w:szCs w:val="22"/>
        </w:rPr>
        <w:t xml:space="preserve">, </w:t>
      </w:r>
      <w:r w:rsidR="006E786E" w:rsidRPr="006E786E">
        <w:rPr>
          <w:rFonts w:ascii="Arial" w:hAnsi="Arial" w:cs="Arial"/>
          <w:color w:val="000000"/>
          <w:sz w:val="22"/>
          <w:szCs w:val="22"/>
        </w:rPr>
        <w:t>-0.3</w:t>
      </w:r>
      <w:r w:rsidR="006E786E">
        <w:rPr>
          <w:rFonts w:ascii="Arial" w:hAnsi="Arial" w:cs="Arial"/>
          <w:color w:val="000000"/>
          <w:sz w:val="22"/>
          <w:szCs w:val="22"/>
        </w:rPr>
        <w:t>-</w:t>
      </w:r>
      <w:r w:rsidR="006E786E" w:rsidRPr="006E786E">
        <w:rPr>
          <w:rFonts w:ascii="Arial" w:hAnsi="Arial" w:cs="Arial"/>
          <w:color w:val="000000"/>
          <w:sz w:val="22"/>
          <w:szCs w:val="22"/>
        </w:rPr>
        <w:t>28.9</w:t>
      </w:r>
      <w:r w:rsidR="00EF6DE6" w:rsidRPr="005B3E97">
        <w:rPr>
          <w:rFonts w:ascii="Arial" w:hAnsi="Arial" w:cs="Arial"/>
          <w:color w:val="000000"/>
          <w:sz w:val="22"/>
          <w:szCs w:val="22"/>
        </w:rPr>
        <w:t>)</w:t>
      </w:r>
      <w:r w:rsidR="002B714E">
        <w:rPr>
          <w:rFonts w:ascii="Arial" w:hAnsi="Arial" w:cs="Arial"/>
          <w:color w:val="000000"/>
          <w:sz w:val="22"/>
          <w:szCs w:val="22"/>
        </w:rPr>
        <w:t xml:space="preserve"> and</w:t>
      </w:r>
      <w:r w:rsidR="00EA4707" w:rsidRPr="005B3E97">
        <w:rPr>
          <w:rFonts w:ascii="Arial" w:hAnsi="Arial" w:cs="Arial"/>
          <w:color w:val="000000"/>
          <w:sz w:val="22"/>
          <w:szCs w:val="22"/>
        </w:rPr>
        <w:t xml:space="preserve"> </w:t>
      </w:r>
      <w:r w:rsidR="00733823" w:rsidRPr="005B3E97">
        <w:rPr>
          <w:rFonts w:ascii="Arial" w:hAnsi="Arial" w:cs="Arial"/>
          <w:color w:val="000000"/>
          <w:sz w:val="22"/>
          <w:szCs w:val="22"/>
        </w:rPr>
        <w:t>Switzerland (</w:t>
      </w:r>
      <w:r w:rsidR="006E786E" w:rsidRPr="006E786E">
        <w:rPr>
          <w:rFonts w:ascii="Arial" w:hAnsi="Arial" w:cs="Arial"/>
          <w:color w:val="000000"/>
          <w:sz w:val="22"/>
          <w:szCs w:val="22"/>
        </w:rPr>
        <w:t>17.1</w:t>
      </w:r>
      <w:r w:rsidR="001074F4">
        <w:rPr>
          <w:rFonts w:ascii="Arial" w:hAnsi="Arial" w:cs="Arial"/>
          <w:color w:val="000000"/>
          <w:sz w:val="22"/>
          <w:szCs w:val="22"/>
        </w:rPr>
        <w:t xml:space="preserve">, </w:t>
      </w:r>
      <w:r w:rsidR="006E786E" w:rsidRPr="006E786E">
        <w:rPr>
          <w:rFonts w:ascii="Arial" w:hAnsi="Arial" w:cs="Arial"/>
          <w:color w:val="000000"/>
          <w:sz w:val="22"/>
          <w:szCs w:val="22"/>
        </w:rPr>
        <w:t>1.9</w:t>
      </w:r>
      <w:r w:rsidR="006E786E">
        <w:rPr>
          <w:rFonts w:ascii="Arial" w:hAnsi="Arial" w:cs="Arial"/>
          <w:color w:val="000000"/>
          <w:sz w:val="22"/>
          <w:szCs w:val="22"/>
        </w:rPr>
        <w:t>-</w:t>
      </w:r>
      <w:r w:rsidR="006E786E" w:rsidRPr="006E786E">
        <w:rPr>
          <w:rFonts w:ascii="Arial" w:hAnsi="Arial" w:cs="Arial"/>
          <w:color w:val="000000"/>
          <w:sz w:val="22"/>
          <w:szCs w:val="22"/>
        </w:rPr>
        <w:t>32.1</w:t>
      </w:r>
      <w:r w:rsidR="00733823" w:rsidRPr="005B3E97">
        <w:rPr>
          <w:rFonts w:ascii="Arial" w:hAnsi="Arial" w:cs="Arial"/>
          <w:color w:val="000000"/>
          <w:sz w:val="22"/>
          <w:szCs w:val="22"/>
        </w:rPr>
        <w:t>)</w:t>
      </w:r>
      <w:r w:rsidR="00EA4707" w:rsidRPr="005B3E97">
        <w:rPr>
          <w:rFonts w:ascii="Arial" w:hAnsi="Arial" w:cs="Arial"/>
          <w:color w:val="000000"/>
          <w:sz w:val="22"/>
          <w:szCs w:val="22"/>
        </w:rPr>
        <w:t xml:space="preserve"> </w:t>
      </w:r>
      <w:r w:rsidR="00733823" w:rsidRPr="005B3E97">
        <w:rPr>
          <w:rFonts w:ascii="Arial" w:hAnsi="Arial" w:cs="Arial"/>
          <w:color w:val="000000"/>
          <w:sz w:val="22"/>
          <w:szCs w:val="22"/>
        </w:rPr>
        <w:t>for men</w:t>
      </w:r>
      <w:r w:rsidR="002B714E">
        <w:rPr>
          <w:rFonts w:ascii="Arial" w:hAnsi="Arial" w:cs="Arial"/>
          <w:color w:val="000000"/>
          <w:sz w:val="22"/>
          <w:szCs w:val="22"/>
        </w:rPr>
        <w:t>,</w:t>
      </w:r>
      <w:r w:rsidR="00733823" w:rsidRPr="005B3E97">
        <w:rPr>
          <w:rFonts w:ascii="Arial" w:hAnsi="Arial" w:cs="Arial"/>
          <w:color w:val="000000"/>
          <w:sz w:val="22"/>
          <w:szCs w:val="22"/>
        </w:rPr>
        <w:t xml:space="preserve"> and in Portugal for women (</w:t>
      </w:r>
      <w:r w:rsidR="00B96ED7" w:rsidRPr="00B96ED7">
        <w:rPr>
          <w:rFonts w:ascii="Arial" w:hAnsi="Arial" w:cs="Arial"/>
          <w:color w:val="000000"/>
          <w:sz w:val="22"/>
          <w:szCs w:val="22"/>
        </w:rPr>
        <w:t>23.9</w:t>
      </w:r>
      <w:r w:rsidR="002B714E">
        <w:rPr>
          <w:rFonts w:ascii="Arial" w:hAnsi="Arial" w:cs="Arial"/>
          <w:color w:val="000000"/>
          <w:sz w:val="22"/>
          <w:szCs w:val="22"/>
        </w:rPr>
        <w:t xml:space="preserve">, </w:t>
      </w:r>
      <w:r w:rsidR="00B96ED7" w:rsidRPr="00B96ED7">
        <w:rPr>
          <w:rFonts w:ascii="Arial" w:hAnsi="Arial" w:cs="Arial"/>
          <w:color w:val="000000"/>
          <w:sz w:val="22"/>
          <w:szCs w:val="22"/>
        </w:rPr>
        <w:t>-2.6</w:t>
      </w:r>
      <w:r w:rsidR="00B96ED7">
        <w:rPr>
          <w:rFonts w:ascii="Arial" w:hAnsi="Arial" w:cs="Arial"/>
          <w:color w:val="000000"/>
          <w:sz w:val="22"/>
          <w:szCs w:val="22"/>
        </w:rPr>
        <w:t>-</w:t>
      </w:r>
      <w:r w:rsidR="00B96ED7" w:rsidRPr="00B96ED7">
        <w:rPr>
          <w:rFonts w:ascii="Arial" w:hAnsi="Arial" w:cs="Arial"/>
          <w:color w:val="000000"/>
          <w:sz w:val="22"/>
          <w:szCs w:val="22"/>
        </w:rPr>
        <w:t>49.0</w:t>
      </w:r>
      <w:r w:rsidR="00733823" w:rsidRPr="005B3E97">
        <w:rPr>
          <w:rFonts w:ascii="Arial" w:hAnsi="Arial" w:cs="Arial"/>
          <w:color w:val="000000"/>
          <w:sz w:val="22"/>
          <w:szCs w:val="22"/>
        </w:rPr>
        <w:t>)</w:t>
      </w:r>
      <w:r w:rsidR="00BC5B08" w:rsidRPr="005B3E97">
        <w:rPr>
          <w:rFonts w:ascii="Arial" w:hAnsi="Arial" w:cs="Arial"/>
          <w:color w:val="000000"/>
          <w:sz w:val="22"/>
          <w:szCs w:val="22"/>
        </w:rPr>
        <w:t xml:space="preserve"> (Fig. </w:t>
      </w:r>
      <w:r w:rsidR="0016618B">
        <w:rPr>
          <w:rFonts w:ascii="Arial" w:hAnsi="Arial" w:cs="Arial"/>
          <w:color w:val="000000"/>
          <w:sz w:val="22"/>
          <w:szCs w:val="22"/>
        </w:rPr>
        <w:t>2</w:t>
      </w:r>
      <w:r w:rsidR="00BC5B08" w:rsidRPr="005B3E97">
        <w:rPr>
          <w:rFonts w:ascii="Arial" w:hAnsi="Arial" w:cs="Arial"/>
          <w:color w:val="000000"/>
          <w:sz w:val="22"/>
          <w:szCs w:val="22"/>
        </w:rPr>
        <w:t>)</w:t>
      </w:r>
      <w:r w:rsidR="00733823" w:rsidRPr="005B3E97">
        <w:rPr>
          <w:rFonts w:ascii="Arial" w:hAnsi="Arial" w:cs="Arial"/>
          <w:color w:val="000000"/>
          <w:sz w:val="22"/>
          <w:szCs w:val="22"/>
        </w:rPr>
        <w:t>. It was</w:t>
      </w:r>
      <w:r w:rsidR="00EF6DE6" w:rsidRPr="005B3E97">
        <w:rPr>
          <w:rFonts w:ascii="Arial" w:hAnsi="Arial" w:cs="Arial"/>
          <w:color w:val="000000"/>
          <w:sz w:val="22"/>
          <w:szCs w:val="22"/>
        </w:rPr>
        <w:t xml:space="preserve"> highest in Spain and England and Wales</w:t>
      </w:r>
      <w:r w:rsidR="00733823" w:rsidRPr="005B3E97">
        <w:rPr>
          <w:rFonts w:ascii="Arial" w:hAnsi="Arial" w:cs="Arial"/>
          <w:color w:val="000000"/>
          <w:sz w:val="22"/>
          <w:szCs w:val="22"/>
        </w:rPr>
        <w:t>, with posterior median estimate</w:t>
      </w:r>
      <w:r w:rsidR="00B7045C">
        <w:rPr>
          <w:rFonts w:ascii="Arial" w:hAnsi="Arial" w:cs="Arial"/>
          <w:color w:val="000000"/>
          <w:sz w:val="22"/>
          <w:szCs w:val="22"/>
        </w:rPr>
        <w:t>s for the two sexes ranging from 91 to 103</w:t>
      </w:r>
      <w:r w:rsidR="00733823" w:rsidRPr="005B3E97">
        <w:rPr>
          <w:rFonts w:ascii="Arial" w:hAnsi="Arial" w:cs="Arial"/>
          <w:color w:val="000000"/>
          <w:sz w:val="22"/>
          <w:szCs w:val="22"/>
        </w:rPr>
        <w:t xml:space="preserve"> </w:t>
      </w:r>
      <w:r w:rsidR="00B7045C">
        <w:rPr>
          <w:rFonts w:ascii="Arial" w:hAnsi="Arial" w:cs="Arial"/>
          <w:color w:val="000000"/>
          <w:sz w:val="22"/>
          <w:szCs w:val="22"/>
        </w:rPr>
        <w:t xml:space="preserve">per </w:t>
      </w:r>
      <w:r w:rsidR="00733823" w:rsidRPr="005B3E97">
        <w:rPr>
          <w:rFonts w:ascii="Arial" w:hAnsi="Arial" w:cs="Arial"/>
          <w:color w:val="000000"/>
          <w:sz w:val="22"/>
          <w:szCs w:val="22"/>
        </w:rPr>
        <w:t xml:space="preserve">100,000 population. </w:t>
      </w:r>
      <w:r w:rsidR="00EA4707" w:rsidRPr="005B3E97">
        <w:rPr>
          <w:rFonts w:ascii="Arial" w:hAnsi="Arial" w:cs="Arial"/>
          <w:color w:val="000000"/>
          <w:sz w:val="22"/>
          <w:szCs w:val="22"/>
        </w:rPr>
        <w:t>The posterior median increase</w:t>
      </w:r>
      <w:r w:rsidR="00685FDA"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was also &gt;50 </w:t>
      </w:r>
      <w:r w:rsidR="00685FDA" w:rsidRPr="005B3E97">
        <w:rPr>
          <w:rFonts w:ascii="Arial" w:hAnsi="Arial" w:cs="Arial"/>
          <w:color w:val="000000"/>
          <w:sz w:val="22"/>
          <w:szCs w:val="22"/>
        </w:rPr>
        <w:t>per 100,000 people</w:t>
      </w:r>
      <w:r w:rsidR="00313431" w:rsidRPr="005B3E97">
        <w:rPr>
          <w:rFonts w:ascii="Arial" w:hAnsi="Arial" w:cs="Arial"/>
          <w:color w:val="000000"/>
          <w:sz w:val="22"/>
          <w:szCs w:val="22"/>
        </w:rPr>
        <w:t xml:space="preserve"> in Sweden, Belgium and Italy.</w:t>
      </w:r>
      <w:r w:rsidR="005E33CD"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Relative increase in deaths, compared to what would be expected in the absence of </w:t>
      </w:r>
      <w:ins w:id="77" w:author="Zhou, Bin" w:date="2020-07-01T13:58:00Z">
        <w:r w:rsidR="00BC7C55">
          <w:rPr>
            <w:rFonts w:ascii="Arial" w:hAnsi="Arial" w:cs="Arial"/>
            <w:color w:val="000000"/>
            <w:sz w:val="22"/>
            <w:szCs w:val="22"/>
          </w:rPr>
          <w:t xml:space="preserve">the </w:t>
        </w:r>
      </w:ins>
      <w:r w:rsidR="00313431" w:rsidRPr="005B3E97">
        <w:rPr>
          <w:rFonts w:ascii="Arial" w:hAnsi="Arial" w:cs="Arial"/>
          <w:color w:val="000000"/>
          <w:sz w:val="22"/>
          <w:szCs w:val="22"/>
        </w:rPr>
        <w:t>pandemic</w:t>
      </w:r>
      <w:r w:rsidR="005E33CD" w:rsidRPr="005B3E97">
        <w:rPr>
          <w:rFonts w:ascii="Arial" w:hAnsi="Arial" w:cs="Arial"/>
          <w:color w:val="000000"/>
          <w:sz w:val="22"/>
          <w:szCs w:val="22"/>
        </w:rPr>
        <w:t>,</w:t>
      </w:r>
      <w:r w:rsidR="00313431" w:rsidRPr="005B3E97">
        <w:rPr>
          <w:rFonts w:ascii="Arial" w:hAnsi="Arial" w:cs="Arial"/>
          <w:color w:val="000000"/>
          <w:sz w:val="22"/>
          <w:szCs w:val="22"/>
        </w:rPr>
        <w:t xml:space="preserve"> </w:t>
      </w:r>
      <w:r w:rsidR="00EF6DE6" w:rsidRPr="005B3E97">
        <w:rPr>
          <w:rFonts w:ascii="Arial" w:hAnsi="Arial" w:cs="Arial"/>
          <w:color w:val="000000"/>
          <w:sz w:val="22"/>
          <w:szCs w:val="22"/>
        </w:rPr>
        <w:t xml:space="preserve">ranged from </w:t>
      </w:r>
      <w:r w:rsidR="005E33CD" w:rsidRPr="005B3E97">
        <w:rPr>
          <w:rFonts w:ascii="Arial" w:hAnsi="Arial" w:cs="Arial"/>
          <w:color w:val="000000"/>
          <w:sz w:val="22"/>
          <w:szCs w:val="22"/>
        </w:rPr>
        <w:t>&lt;10% in Austrian, Swiss and Portuguese men and Portuguese women</w:t>
      </w:r>
      <w:r w:rsidR="00EF6DE6" w:rsidRPr="005B3E97">
        <w:rPr>
          <w:rFonts w:ascii="Arial" w:hAnsi="Arial" w:cs="Arial"/>
          <w:color w:val="000000"/>
          <w:sz w:val="22"/>
          <w:szCs w:val="22"/>
        </w:rPr>
        <w:t xml:space="preserve"> to </w:t>
      </w:r>
      <w:r w:rsidR="005E33CD" w:rsidRPr="005B3E97">
        <w:rPr>
          <w:rFonts w:ascii="Arial" w:hAnsi="Arial" w:cs="Arial"/>
          <w:color w:val="000000"/>
          <w:sz w:val="22"/>
          <w:szCs w:val="22"/>
        </w:rPr>
        <w:t>one third</w:t>
      </w:r>
      <w:r w:rsidR="00EA37D0">
        <w:rPr>
          <w:rFonts w:ascii="Arial" w:hAnsi="Arial" w:cs="Arial"/>
          <w:color w:val="000000"/>
          <w:sz w:val="22"/>
          <w:szCs w:val="22"/>
        </w:rPr>
        <w:t xml:space="preserve"> or more</w:t>
      </w:r>
      <w:r w:rsidR="005E33CD" w:rsidRPr="005B3E97">
        <w:rPr>
          <w:rFonts w:ascii="Arial" w:hAnsi="Arial" w:cs="Arial"/>
          <w:color w:val="000000"/>
          <w:sz w:val="22"/>
          <w:szCs w:val="22"/>
        </w:rPr>
        <w:t xml:space="preserve"> </w:t>
      </w:r>
      <w:r w:rsidR="00EA37D0">
        <w:rPr>
          <w:rFonts w:ascii="Arial" w:hAnsi="Arial" w:cs="Arial"/>
          <w:color w:val="000000"/>
          <w:sz w:val="22"/>
          <w:szCs w:val="22"/>
        </w:rPr>
        <w:t>in</w:t>
      </w:r>
      <w:r w:rsidR="005E33CD" w:rsidRPr="005B3E97">
        <w:rPr>
          <w:rFonts w:ascii="Arial" w:hAnsi="Arial" w:cs="Arial"/>
          <w:color w:val="000000"/>
          <w:sz w:val="22"/>
          <w:szCs w:val="22"/>
        </w:rPr>
        <w:t xml:space="preserve"> Italy, Spain and England and Wales</w:t>
      </w:r>
      <w:r w:rsidR="00BC5B08" w:rsidRPr="005B3E97">
        <w:rPr>
          <w:rFonts w:ascii="Arial" w:hAnsi="Arial" w:cs="Arial"/>
          <w:color w:val="000000"/>
          <w:sz w:val="22"/>
          <w:szCs w:val="22"/>
        </w:rPr>
        <w:t>.</w:t>
      </w:r>
      <w:r w:rsidR="00DD02F9" w:rsidRPr="005B3E97">
        <w:rPr>
          <w:rFonts w:ascii="Arial" w:hAnsi="Arial" w:cs="Arial"/>
          <w:color w:val="000000"/>
          <w:sz w:val="22"/>
          <w:szCs w:val="22"/>
        </w:rPr>
        <w:t xml:space="preserve"> </w:t>
      </w:r>
    </w:p>
    <w:p w14:paraId="03061CF2" w14:textId="1C912112" w:rsidR="00271B7C" w:rsidRPr="005B3E97" w:rsidRDefault="00271B7C" w:rsidP="000B7195">
      <w:pPr>
        <w:spacing w:line="480" w:lineRule="auto"/>
        <w:jc w:val="both"/>
        <w:rPr>
          <w:rFonts w:ascii="Arial" w:hAnsi="Arial" w:cs="Arial"/>
          <w:color w:val="000000"/>
          <w:sz w:val="22"/>
          <w:szCs w:val="22"/>
        </w:rPr>
      </w:pPr>
    </w:p>
    <w:p w14:paraId="64B81101" w14:textId="1A688644" w:rsidR="00AA7403" w:rsidRDefault="002607CF" w:rsidP="001168DF">
      <w:pPr>
        <w:spacing w:line="480" w:lineRule="auto"/>
        <w:jc w:val="both"/>
        <w:rPr>
          <w:rFonts w:ascii="Arial" w:hAnsi="Arial" w:cs="Arial"/>
          <w:color w:val="000000"/>
          <w:sz w:val="22"/>
          <w:szCs w:val="22"/>
        </w:rPr>
      </w:pPr>
      <w:r>
        <w:rPr>
          <w:rFonts w:ascii="Arial" w:hAnsi="Arial" w:cs="Arial"/>
          <w:color w:val="000000"/>
          <w:sz w:val="22"/>
          <w:szCs w:val="22"/>
        </w:rPr>
        <w:lastRenderedPageBreak/>
        <w:t xml:space="preserve">Taken across all countries, the excess deaths were 23% higher than deaths assigned to Covid-19. </w:t>
      </w:r>
      <w:r w:rsidR="00493B51" w:rsidRPr="005B3E97">
        <w:rPr>
          <w:rFonts w:ascii="Arial" w:hAnsi="Arial" w:cs="Arial"/>
          <w:color w:val="000000"/>
          <w:sz w:val="22"/>
          <w:szCs w:val="22"/>
        </w:rPr>
        <w:t>In countries where mortality increased relative to the no-pandemic baseline</w:t>
      </w:r>
      <w:r w:rsidR="00493B51">
        <w:rPr>
          <w:rFonts w:ascii="Arial" w:hAnsi="Arial" w:cs="Arial"/>
          <w:color w:val="000000"/>
          <w:sz w:val="22"/>
          <w:szCs w:val="22"/>
        </w:rPr>
        <w:t xml:space="preserve"> with a posterior probability of at least 90%, </w:t>
      </w:r>
      <w:commentRangeStart w:id="78"/>
      <w:commentRangeStart w:id="79"/>
      <w:commentRangeStart w:id="80"/>
      <w:commentRangeStart w:id="81"/>
      <w:r w:rsidR="00493B51">
        <w:rPr>
          <w:rFonts w:ascii="Arial" w:hAnsi="Arial" w:cs="Arial"/>
          <w:color w:val="000000"/>
          <w:sz w:val="22"/>
          <w:szCs w:val="22"/>
        </w:rPr>
        <w:t xml:space="preserve">the difference was largest in </w:t>
      </w:r>
      <w:commentRangeEnd w:id="78"/>
      <w:r w:rsidR="00493B51">
        <w:rPr>
          <w:rStyle w:val="CommentReference"/>
          <w:rFonts w:asciiTheme="minorHAnsi" w:eastAsiaTheme="minorHAnsi" w:hAnsiTheme="minorHAnsi" w:cstheme="minorBidi"/>
          <w:lang w:eastAsia="en-US"/>
        </w:rPr>
        <w:commentReference w:id="78"/>
      </w:r>
      <w:commentRangeEnd w:id="79"/>
      <w:r w:rsidR="00D13841">
        <w:rPr>
          <w:rStyle w:val="CommentReference"/>
          <w:rFonts w:asciiTheme="minorHAnsi" w:eastAsiaTheme="minorHAnsi" w:hAnsiTheme="minorHAnsi" w:cstheme="minorBidi"/>
          <w:lang w:eastAsia="en-US"/>
        </w:rPr>
        <w:commentReference w:id="79"/>
      </w:r>
      <w:commentRangeEnd w:id="80"/>
      <w:r w:rsidR="00327498">
        <w:rPr>
          <w:rStyle w:val="CommentReference"/>
          <w:rFonts w:asciiTheme="minorHAnsi" w:eastAsiaTheme="minorHAnsi" w:hAnsiTheme="minorHAnsi" w:cstheme="minorBidi"/>
          <w:lang w:eastAsia="en-US"/>
        </w:rPr>
        <w:commentReference w:id="80"/>
      </w:r>
      <w:commentRangeEnd w:id="81"/>
      <w:r w:rsidR="003D6078">
        <w:rPr>
          <w:rStyle w:val="CommentReference"/>
          <w:rFonts w:asciiTheme="minorHAnsi" w:eastAsiaTheme="minorHAnsi" w:hAnsiTheme="minorHAnsi" w:cstheme="minorBidi"/>
          <w:lang w:eastAsia="en-US"/>
        </w:rPr>
        <w:commentReference w:id="81"/>
      </w:r>
      <w:r w:rsidR="00CF3CE7">
        <w:rPr>
          <w:rFonts w:ascii="Arial" w:hAnsi="Arial" w:cs="Arial"/>
          <w:color w:val="000000"/>
          <w:sz w:val="22"/>
          <w:szCs w:val="22"/>
        </w:rPr>
        <w:t xml:space="preserve"> . </w:t>
      </w:r>
      <w:commentRangeStart w:id="82"/>
      <w:commentRangeStart w:id="83"/>
      <w:r w:rsidR="00CF3CE7">
        <w:rPr>
          <w:rFonts w:ascii="Arial" w:hAnsi="Arial" w:cs="Arial"/>
          <w:color w:val="000000"/>
          <w:sz w:val="22"/>
          <w:szCs w:val="22"/>
        </w:rPr>
        <w:t xml:space="preserve">This variation, which is likely </w:t>
      </w:r>
      <w:del w:id="84" w:author="Zhou, Bin" w:date="2020-07-01T14:04:00Z">
        <w:r w:rsidR="00CF3CE7" w:rsidDel="00BC7C55">
          <w:rPr>
            <w:rFonts w:ascii="Arial" w:hAnsi="Arial" w:cs="Arial"/>
            <w:color w:val="000000"/>
            <w:sz w:val="22"/>
            <w:szCs w:val="22"/>
          </w:rPr>
          <w:delText xml:space="preserve">to be </w:delText>
        </w:r>
      </w:del>
      <w:r w:rsidR="00CF3CE7">
        <w:rPr>
          <w:rFonts w:ascii="Arial" w:hAnsi="Arial" w:cs="Arial"/>
          <w:color w:val="000000"/>
          <w:sz w:val="22"/>
          <w:szCs w:val="22"/>
        </w:rPr>
        <w:t xml:space="preserve">due </w:t>
      </w:r>
      <w:ins w:id="85" w:author="Zhou, Bin" w:date="2020-07-01T14:04:00Z">
        <w:r w:rsidR="00BC7C55">
          <w:rPr>
            <w:rFonts w:ascii="Arial" w:hAnsi="Arial" w:cs="Arial"/>
            <w:color w:val="000000"/>
            <w:sz w:val="22"/>
            <w:szCs w:val="22"/>
          </w:rPr>
          <w:t>t</w:t>
        </w:r>
      </w:ins>
      <w:ins w:id="86" w:author="Zhou, Bin" w:date="2020-07-01T14:05:00Z">
        <w:r w:rsidR="00BC7C55">
          <w:rPr>
            <w:rFonts w:ascii="Arial" w:hAnsi="Arial" w:cs="Arial"/>
            <w:color w:val="000000"/>
            <w:sz w:val="22"/>
            <w:szCs w:val="22"/>
          </w:rPr>
          <w:t xml:space="preserve">o </w:t>
        </w:r>
      </w:ins>
      <w:r w:rsidR="00CF3CE7">
        <w:rPr>
          <w:rFonts w:ascii="Arial" w:hAnsi="Arial" w:cs="Arial"/>
          <w:color w:val="000000"/>
          <w:sz w:val="22"/>
          <w:szCs w:val="22"/>
        </w:rPr>
        <w:t xml:space="preserve">a combination of undetected </w:t>
      </w:r>
      <w:r w:rsidR="00CF3CE7" w:rsidRPr="001168DF">
        <w:rPr>
          <w:rFonts w:ascii="Arial" w:hAnsi="Arial" w:cs="Arial"/>
          <w:color w:val="000000"/>
          <w:sz w:val="22"/>
          <w:szCs w:val="22"/>
        </w:rPr>
        <w:t>infections</w:t>
      </w:r>
      <w:r w:rsidR="001168DF" w:rsidRPr="001168DF">
        <w:rPr>
          <w:rFonts w:ascii="Arial" w:hAnsi="Arial" w:cs="Arial"/>
          <w:color w:val="000000"/>
          <w:sz w:val="22"/>
          <w:szCs w:val="22"/>
        </w:rPr>
        <w:t>,</w:t>
      </w:r>
      <w:r w:rsidR="00CF3CE7" w:rsidRPr="001168DF">
        <w:rPr>
          <w:rFonts w:ascii="Arial" w:hAnsi="Arial" w:cs="Arial"/>
          <w:color w:val="000000"/>
          <w:sz w:val="22"/>
          <w:szCs w:val="22"/>
        </w:rPr>
        <w:t>[Fuller, 2020 #5525</w:t>
      </w:r>
      <w:r w:rsidR="001168DF" w:rsidRPr="001168DF">
        <w:rPr>
          <w:rFonts w:ascii="Arial" w:hAnsi="Arial" w:cs="Arial"/>
          <w:color w:val="000000"/>
          <w:sz w:val="22"/>
          <w:szCs w:val="22"/>
        </w:rPr>
        <w:t>;</w:t>
      </w:r>
      <w:r w:rsidR="00CF3CE7" w:rsidRPr="001168DF">
        <w:rPr>
          <w:rFonts w:ascii="Arial" w:hAnsi="Arial" w:cs="Arial"/>
          <w:color w:val="000000"/>
          <w:sz w:val="22"/>
          <w:szCs w:val="22"/>
        </w:rPr>
        <w:t>Perraudin, 2020 #5537</w:t>
      </w:r>
      <w:r w:rsidR="001168DF" w:rsidRPr="001168DF">
        <w:rPr>
          <w:rFonts w:ascii="Arial" w:hAnsi="Arial" w:cs="Arial"/>
          <w:color w:val="000000"/>
          <w:sz w:val="22"/>
          <w:szCs w:val="22"/>
        </w:rPr>
        <w:t>], and higher deaths from other diseases due to reductions in acute and chronic care.[Campbell, 2020 #5505;Sample, 2020 #5507;Hiom, 2020 #5516;Bernstein, 2020 #5527;Pell, 2020 #5528;Kansagra, 2020 #5531;Gaudino, 2020</w:t>
      </w:r>
      <w:r w:rsidR="001168DF" w:rsidRPr="00357B7A">
        <w:rPr>
          <w:rFonts w:ascii="Arial" w:hAnsi="Arial" w:cs="Arial"/>
          <w:color w:val="000000"/>
          <w:sz w:val="22"/>
          <w:szCs w:val="22"/>
        </w:rPr>
        <w:t xml:space="preserve"> #5533]</w:t>
      </w:r>
      <w:r w:rsidR="001168DF">
        <w:rPr>
          <w:rFonts w:ascii="Arial" w:hAnsi="Arial" w:cs="Arial"/>
          <w:color w:val="000000"/>
          <w:sz w:val="22"/>
          <w:szCs w:val="22"/>
        </w:rPr>
        <w:t xml:space="preserve"> </w:t>
      </w:r>
      <w:commentRangeEnd w:id="82"/>
      <w:r w:rsidR="00991436">
        <w:rPr>
          <w:rStyle w:val="CommentReference"/>
          <w:rFonts w:asciiTheme="minorHAnsi" w:eastAsiaTheme="minorHAnsi" w:hAnsiTheme="minorHAnsi" w:cstheme="minorBidi"/>
          <w:lang w:eastAsia="en-US"/>
        </w:rPr>
        <w:commentReference w:id="82"/>
      </w:r>
      <w:commentRangeEnd w:id="83"/>
      <w:r w:rsidR="00BC7C55">
        <w:rPr>
          <w:rStyle w:val="CommentReference"/>
          <w:rFonts w:asciiTheme="minorHAnsi" w:eastAsiaTheme="minorHAnsi" w:hAnsiTheme="minorHAnsi" w:cstheme="minorBidi"/>
          <w:lang w:eastAsia="en-US"/>
        </w:rPr>
        <w:commentReference w:id="83"/>
      </w:r>
    </w:p>
    <w:p w14:paraId="439A2736" w14:textId="77777777" w:rsidR="001168DF" w:rsidRPr="005B3E97" w:rsidRDefault="001168DF" w:rsidP="001168DF">
      <w:pPr>
        <w:spacing w:line="480" w:lineRule="auto"/>
        <w:jc w:val="both"/>
        <w:rPr>
          <w:rFonts w:ascii="Arial" w:hAnsi="Arial" w:cs="Arial"/>
          <w:color w:val="000000"/>
          <w:sz w:val="22"/>
          <w:szCs w:val="22"/>
        </w:rPr>
      </w:pPr>
    </w:p>
    <w:p w14:paraId="536D9F5A" w14:textId="0165C39C" w:rsidR="002710AC" w:rsidRPr="005B3E97" w:rsidRDefault="004072C8" w:rsidP="002710AC">
      <w:pPr>
        <w:spacing w:line="480" w:lineRule="auto"/>
        <w:jc w:val="both"/>
        <w:rPr>
          <w:rFonts w:ascii="Arial" w:hAnsi="Arial" w:cs="Arial"/>
          <w:i/>
          <w:iCs/>
          <w:color w:val="000000"/>
          <w:sz w:val="22"/>
          <w:szCs w:val="22"/>
        </w:rPr>
      </w:pPr>
      <w:r>
        <w:rPr>
          <w:rFonts w:ascii="Arial" w:hAnsi="Arial" w:cs="Arial"/>
          <w:i/>
          <w:iCs/>
          <w:color w:val="000000"/>
          <w:sz w:val="22"/>
          <w:szCs w:val="22"/>
        </w:rPr>
        <w:t>Timing</w:t>
      </w:r>
      <w:r w:rsidR="002710AC" w:rsidRPr="005B3E97">
        <w:rPr>
          <w:rFonts w:ascii="Arial" w:hAnsi="Arial" w:cs="Arial"/>
          <w:i/>
          <w:iCs/>
          <w:color w:val="000000"/>
          <w:sz w:val="22"/>
          <w:szCs w:val="22"/>
        </w:rPr>
        <w:t xml:space="preserve"> of excess deaths</w:t>
      </w:r>
    </w:p>
    <w:p w14:paraId="671B509A" w14:textId="6E8D5524" w:rsidR="00BF4126" w:rsidRPr="005B3E97" w:rsidRDefault="00D13841" w:rsidP="001E50ED">
      <w:pPr>
        <w:spacing w:line="480" w:lineRule="auto"/>
        <w:jc w:val="both"/>
        <w:rPr>
          <w:rFonts w:ascii="Arial" w:hAnsi="Arial" w:cs="Arial"/>
          <w:color w:val="000000"/>
          <w:sz w:val="22"/>
          <w:szCs w:val="22"/>
        </w:rPr>
      </w:pPr>
      <w:ins w:id="87" w:author="Bennett, James E" w:date="2020-07-01T11:19:00Z">
        <w:r>
          <w:rPr>
            <w:rFonts w:ascii="Arial" w:hAnsi="Arial" w:cs="Arial"/>
            <w:color w:val="000000"/>
            <w:sz w:val="22"/>
            <w:szCs w:val="22"/>
          </w:rPr>
          <w:t>From the estimated weekly</w:t>
        </w:r>
      </w:ins>
      <w:ins w:id="88" w:author="Bennett, James E" w:date="2020-07-01T11:20:00Z">
        <w:r>
          <w:rPr>
            <w:rFonts w:ascii="Arial" w:hAnsi="Arial" w:cs="Arial"/>
            <w:color w:val="000000"/>
            <w:sz w:val="22"/>
            <w:szCs w:val="22"/>
          </w:rPr>
          <w:t xml:space="preserve"> relative</w:t>
        </w:r>
      </w:ins>
      <w:ins w:id="89" w:author="Bennett, James E" w:date="2020-07-01T11:19:00Z">
        <w:r>
          <w:rPr>
            <w:rFonts w:ascii="Arial" w:hAnsi="Arial" w:cs="Arial"/>
            <w:color w:val="000000"/>
            <w:sz w:val="22"/>
            <w:szCs w:val="22"/>
          </w:rPr>
          <w:t xml:space="preserve"> increases</w:t>
        </w:r>
      </w:ins>
      <w:ins w:id="90" w:author="Bennett, James E" w:date="2020-07-01T11:20:00Z">
        <w:r>
          <w:rPr>
            <w:rFonts w:ascii="Arial" w:hAnsi="Arial" w:cs="Arial"/>
            <w:color w:val="000000"/>
            <w:sz w:val="22"/>
            <w:szCs w:val="22"/>
          </w:rPr>
          <w:t xml:space="preserve"> in deaths (Fig. 3), </w:t>
        </w:r>
      </w:ins>
      <w:r w:rsidR="002710AC" w:rsidRPr="005B3E97">
        <w:rPr>
          <w:rFonts w:ascii="Arial" w:hAnsi="Arial" w:cs="Arial"/>
          <w:color w:val="000000"/>
          <w:sz w:val="22"/>
          <w:szCs w:val="22"/>
        </w:rPr>
        <w:t>Italian men were the first group to experience a rise in mortality, in the 1</w:t>
      </w:r>
      <w:r w:rsidR="002710AC" w:rsidRPr="005B3E97">
        <w:rPr>
          <w:rFonts w:ascii="Arial" w:hAnsi="Arial" w:cs="Arial"/>
          <w:color w:val="000000"/>
          <w:sz w:val="22"/>
          <w:szCs w:val="22"/>
          <w:vertAlign w:val="superscript"/>
        </w:rPr>
        <w:t>st</w:t>
      </w:r>
      <w:r w:rsidR="002710AC" w:rsidRPr="005B3E97">
        <w:rPr>
          <w:rFonts w:ascii="Arial" w:hAnsi="Arial" w:cs="Arial"/>
          <w:color w:val="000000"/>
          <w:sz w:val="22"/>
          <w:szCs w:val="22"/>
        </w:rPr>
        <w:t xml:space="preserve"> week of March 2020</w:t>
      </w:r>
      <w:r w:rsidR="007D4313" w:rsidRPr="005B3E97">
        <w:rPr>
          <w:rFonts w:ascii="Arial" w:hAnsi="Arial" w:cs="Arial"/>
          <w:color w:val="000000"/>
          <w:sz w:val="22"/>
          <w:szCs w:val="22"/>
        </w:rPr>
        <w:t xml:space="preserve"> with a posterior probability of </w:t>
      </w:r>
      <w:r w:rsidR="003A1512">
        <w:rPr>
          <w:rFonts w:ascii="Arial" w:hAnsi="Arial" w:cs="Arial"/>
          <w:color w:val="000000"/>
          <w:sz w:val="22"/>
          <w:szCs w:val="22"/>
        </w:rPr>
        <w:t>&gt;</w:t>
      </w:r>
      <w:r w:rsidR="007D4313" w:rsidRPr="005B3E97">
        <w:rPr>
          <w:rFonts w:ascii="Arial" w:hAnsi="Arial" w:cs="Arial"/>
          <w:color w:val="000000"/>
          <w:sz w:val="22"/>
          <w:szCs w:val="22"/>
        </w:rPr>
        <w:t>90%</w:t>
      </w:r>
      <w:r w:rsidR="002710AC" w:rsidRPr="005B3E97">
        <w:rPr>
          <w:rFonts w:ascii="Arial" w:hAnsi="Arial" w:cs="Arial"/>
          <w:color w:val="000000"/>
          <w:sz w:val="22"/>
          <w:szCs w:val="22"/>
        </w:rPr>
        <w:t>, followed by Italian women and Spanish men in the subsequent week</w:t>
      </w:r>
      <w:del w:id="91" w:author="Bennett, James E" w:date="2020-07-01T11:20:00Z">
        <w:r w:rsidR="002710AC" w:rsidRPr="005B3E97" w:rsidDel="00D13841">
          <w:rPr>
            <w:rFonts w:ascii="Arial" w:hAnsi="Arial" w:cs="Arial"/>
            <w:color w:val="000000"/>
            <w:sz w:val="22"/>
            <w:szCs w:val="22"/>
          </w:rPr>
          <w:delText xml:space="preserve"> (</w:delText>
        </w:r>
        <w:r w:rsidR="00BC5B08" w:rsidRPr="005B3E97" w:rsidDel="00D13841">
          <w:rPr>
            <w:rFonts w:ascii="Arial" w:hAnsi="Arial" w:cs="Arial"/>
            <w:color w:val="000000"/>
            <w:sz w:val="22"/>
            <w:szCs w:val="22"/>
          </w:rPr>
          <w:delText xml:space="preserve">Fig. </w:delText>
        </w:r>
        <w:r w:rsidR="0016618B" w:rsidDel="00D13841">
          <w:rPr>
            <w:rFonts w:ascii="Arial" w:hAnsi="Arial" w:cs="Arial"/>
            <w:color w:val="000000"/>
            <w:sz w:val="22"/>
            <w:szCs w:val="22"/>
          </w:rPr>
          <w:delText>3</w:delText>
        </w:r>
        <w:r w:rsidR="002710AC" w:rsidRPr="005B3E97" w:rsidDel="00D13841">
          <w:rPr>
            <w:rFonts w:ascii="Arial" w:hAnsi="Arial" w:cs="Arial"/>
            <w:color w:val="000000"/>
            <w:sz w:val="22"/>
            <w:szCs w:val="22"/>
          </w:rPr>
          <w:delText>)</w:delText>
        </w:r>
      </w:del>
      <w:r w:rsidR="002710AC" w:rsidRPr="005B3E97">
        <w:rPr>
          <w:rFonts w:ascii="Arial" w:hAnsi="Arial" w:cs="Arial"/>
          <w:color w:val="000000"/>
          <w:sz w:val="22"/>
          <w:szCs w:val="22"/>
        </w:rPr>
        <w:t>. Deaths in</w:t>
      </w:r>
      <w:r w:rsidR="001E50ED" w:rsidRPr="005B3E97">
        <w:rPr>
          <w:rFonts w:ascii="Arial" w:hAnsi="Arial" w:cs="Arial"/>
          <w:color w:val="000000"/>
          <w:sz w:val="22"/>
          <w:szCs w:val="22"/>
        </w:rPr>
        <w:t xml:space="preserve"> some countries with relatively high early mortality, e.g., Italy and France, returned to levels </w:t>
      </w:r>
      <w:r w:rsidR="002710AC" w:rsidRPr="005B3E97">
        <w:rPr>
          <w:rFonts w:ascii="Arial" w:hAnsi="Arial" w:cs="Arial"/>
          <w:color w:val="000000"/>
          <w:sz w:val="22"/>
          <w:szCs w:val="22"/>
        </w:rPr>
        <w:t>that would be expected in the absence of the pandemic</w:t>
      </w:r>
      <w:r w:rsidR="001E50ED" w:rsidRPr="005B3E97">
        <w:rPr>
          <w:rFonts w:ascii="Arial" w:hAnsi="Arial" w:cs="Arial"/>
          <w:color w:val="000000"/>
          <w:sz w:val="22"/>
          <w:szCs w:val="22"/>
        </w:rPr>
        <w:t xml:space="preserve"> in April, followed by those in Spain. </w:t>
      </w:r>
      <w:r w:rsidR="002710AC" w:rsidRPr="005B3E97">
        <w:rPr>
          <w:rFonts w:ascii="Arial" w:hAnsi="Arial" w:cs="Arial"/>
          <w:color w:val="000000"/>
          <w:sz w:val="22"/>
          <w:szCs w:val="22"/>
        </w:rPr>
        <w:t xml:space="preserve">In contrast, deaths remained above the levels expected in the absence of the pandemic in England and Wales </w:t>
      </w:r>
      <w:r w:rsidR="001E50ED" w:rsidRPr="005B3E97">
        <w:rPr>
          <w:rFonts w:ascii="Arial" w:hAnsi="Arial" w:cs="Arial"/>
          <w:color w:val="000000"/>
          <w:sz w:val="22"/>
          <w:szCs w:val="22"/>
        </w:rPr>
        <w:t>and Sweden for most of</w:t>
      </w:r>
      <w:r w:rsidR="002710AC" w:rsidRPr="005B3E97">
        <w:rPr>
          <w:rFonts w:ascii="Arial" w:hAnsi="Arial" w:cs="Arial"/>
          <w:color w:val="000000"/>
          <w:sz w:val="22"/>
          <w:szCs w:val="22"/>
        </w:rPr>
        <w:t xml:space="preserve"> May </w:t>
      </w:r>
      <w:r w:rsidR="00991436">
        <w:rPr>
          <w:rFonts w:ascii="Arial" w:hAnsi="Arial" w:cs="Arial"/>
          <w:color w:val="000000"/>
          <w:sz w:val="22"/>
          <w:szCs w:val="22"/>
        </w:rPr>
        <w:t>which resulted in</w:t>
      </w:r>
      <w:r w:rsidR="002710AC" w:rsidRPr="005B3E97">
        <w:rPr>
          <w:rFonts w:ascii="Arial" w:hAnsi="Arial" w:cs="Arial"/>
          <w:color w:val="000000"/>
          <w:sz w:val="22"/>
          <w:szCs w:val="22"/>
        </w:rPr>
        <w:t xml:space="preserve"> longer period</w:t>
      </w:r>
      <w:ins w:id="92" w:author="Bennett, James E" w:date="2020-07-01T11:21:00Z">
        <w:r>
          <w:rPr>
            <w:rFonts w:ascii="Arial" w:hAnsi="Arial" w:cs="Arial"/>
            <w:color w:val="000000"/>
            <w:sz w:val="22"/>
            <w:szCs w:val="22"/>
          </w:rPr>
          <w:t>s</w:t>
        </w:r>
      </w:ins>
      <w:r w:rsidR="002710AC" w:rsidRPr="005B3E97">
        <w:rPr>
          <w:rFonts w:ascii="Arial" w:hAnsi="Arial" w:cs="Arial"/>
          <w:color w:val="000000"/>
          <w:sz w:val="22"/>
          <w:szCs w:val="22"/>
        </w:rPr>
        <w:t xml:space="preserve"> of adverse impact. As a result,</w:t>
      </w:r>
      <w:r w:rsidR="002F38F5">
        <w:rPr>
          <w:rFonts w:ascii="Arial" w:hAnsi="Arial" w:cs="Arial"/>
          <w:color w:val="000000"/>
          <w:sz w:val="22"/>
          <w:szCs w:val="22"/>
        </w:rPr>
        <w:t xml:space="preserve"> in countries</w:t>
      </w:r>
      <w:r w:rsidR="00AF29A4">
        <w:rPr>
          <w:rFonts w:ascii="Arial" w:hAnsi="Arial" w:cs="Arial"/>
          <w:color w:val="000000"/>
          <w:sz w:val="22"/>
          <w:szCs w:val="22"/>
        </w:rPr>
        <w:t xml:space="preserve"> and sexes</w:t>
      </w:r>
      <w:r w:rsidR="002F38F5">
        <w:rPr>
          <w:rFonts w:ascii="Arial" w:hAnsi="Arial" w:cs="Arial"/>
          <w:color w:val="000000"/>
          <w:sz w:val="22"/>
          <w:szCs w:val="22"/>
        </w:rPr>
        <w:t xml:space="preserve"> where the posterior probability of an increase in deaths was &gt;90%</w:t>
      </w:r>
      <w:r w:rsidR="002710AC" w:rsidRPr="005B3E97">
        <w:rPr>
          <w:rFonts w:ascii="Arial" w:hAnsi="Arial" w:cs="Arial"/>
          <w:color w:val="000000"/>
          <w:sz w:val="22"/>
          <w:szCs w:val="22"/>
        </w:rPr>
        <w:t xml:space="preserve"> the number of weeks when deaths were higher than would be expected in the absence of the pandemic </w:t>
      </w:r>
      <w:r w:rsidR="000D4FE9">
        <w:rPr>
          <w:rFonts w:ascii="Arial" w:hAnsi="Arial" w:cs="Arial"/>
          <w:color w:val="000000"/>
          <w:sz w:val="22"/>
          <w:szCs w:val="22"/>
        </w:rPr>
        <w:t xml:space="preserve">ranged from </w:t>
      </w:r>
      <w:r w:rsidR="005725A5">
        <w:rPr>
          <w:rFonts w:ascii="Arial" w:hAnsi="Arial" w:cs="Arial"/>
          <w:color w:val="000000"/>
          <w:sz w:val="22"/>
          <w:szCs w:val="22"/>
        </w:rPr>
        <w:t>four</w:t>
      </w:r>
      <w:r w:rsidR="000D4FE9">
        <w:rPr>
          <w:rFonts w:ascii="Arial" w:hAnsi="Arial" w:cs="Arial"/>
          <w:color w:val="000000"/>
          <w:sz w:val="22"/>
          <w:szCs w:val="22"/>
        </w:rPr>
        <w:t xml:space="preserve"> in Austria</w:t>
      </w:r>
      <w:r w:rsidR="00AF29A4">
        <w:rPr>
          <w:rFonts w:ascii="Arial" w:hAnsi="Arial" w:cs="Arial"/>
          <w:color w:val="000000"/>
          <w:sz w:val="22"/>
          <w:szCs w:val="22"/>
        </w:rPr>
        <w:t>n men</w:t>
      </w:r>
      <w:r w:rsidR="000D4FE9">
        <w:rPr>
          <w:rFonts w:ascii="Arial" w:hAnsi="Arial" w:cs="Arial"/>
          <w:color w:val="000000"/>
          <w:sz w:val="22"/>
          <w:szCs w:val="22"/>
        </w:rPr>
        <w:t xml:space="preserve"> to </w:t>
      </w:r>
      <w:r w:rsidR="003A1512">
        <w:rPr>
          <w:rFonts w:ascii="Arial" w:hAnsi="Arial" w:cs="Arial"/>
          <w:color w:val="000000"/>
          <w:sz w:val="22"/>
          <w:szCs w:val="22"/>
        </w:rPr>
        <w:t>9</w:t>
      </w:r>
      <w:r w:rsidR="005725A5">
        <w:rPr>
          <w:rFonts w:ascii="Arial" w:hAnsi="Arial" w:cs="Arial"/>
          <w:color w:val="000000"/>
          <w:sz w:val="22"/>
          <w:szCs w:val="22"/>
        </w:rPr>
        <w:t>-</w:t>
      </w:r>
      <w:r w:rsidR="003A1512">
        <w:rPr>
          <w:rFonts w:ascii="Arial" w:hAnsi="Arial" w:cs="Arial"/>
          <w:color w:val="000000"/>
          <w:sz w:val="22"/>
          <w:szCs w:val="22"/>
        </w:rPr>
        <w:t xml:space="preserve">10 in men and women </w:t>
      </w:r>
      <w:r w:rsidR="001E50ED" w:rsidRPr="005B3E97">
        <w:rPr>
          <w:rFonts w:ascii="Arial" w:hAnsi="Arial" w:cs="Arial"/>
          <w:color w:val="000000"/>
          <w:sz w:val="22"/>
          <w:szCs w:val="22"/>
        </w:rPr>
        <w:t xml:space="preserve">in Sweden and England and Wales. </w:t>
      </w:r>
      <w:r w:rsidR="00BF4126" w:rsidRPr="005B3E97">
        <w:rPr>
          <w:rFonts w:ascii="Arial" w:hAnsi="Arial" w:cs="Arial"/>
          <w:color w:val="000000"/>
          <w:sz w:val="22"/>
          <w:szCs w:val="22"/>
        </w:rPr>
        <w:t xml:space="preserve">By the end of May, mortality in all 17 countries was </w:t>
      </w:r>
      <w:del w:id="93" w:author="Bennett, James E" w:date="2020-07-01T11:21:00Z">
        <w:r w:rsidR="00BF4126" w:rsidRPr="005B3E97" w:rsidDel="00D13841">
          <w:rPr>
            <w:rFonts w:ascii="Arial" w:hAnsi="Arial" w:cs="Arial"/>
            <w:color w:val="000000"/>
            <w:sz w:val="22"/>
            <w:szCs w:val="22"/>
          </w:rPr>
          <w:delText>back at the</w:delText>
        </w:r>
      </w:del>
      <w:ins w:id="94" w:author="Bennett, James E" w:date="2020-07-01T11:21:00Z">
        <w:r>
          <w:rPr>
            <w:rFonts w:ascii="Arial" w:hAnsi="Arial" w:cs="Arial"/>
            <w:color w:val="000000"/>
            <w:sz w:val="22"/>
            <w:szCs w:val="22"/>
          </w:rPr>
          <w:t>not inconsistent with</w:t>
        </w:r>
      </w:ins>
      <w:r w:rsidR="00BF4126" w:rsidRPr="005B3E97">
        <w:rPr>
          <w:rFonts w:ascii="Arial" w:hAnsi="Arial" w:cs="Arial"/>
          <w:color w:val="000000"/>
          <w:sz w:val="22"/>
          <w:szCs w:val="22"/>
        </w:rPr>
        <w:t xml:space="preserve"> levels that would be expected in the absence of the pandemic, with England and Wales being the last country to return to this baseline.</w:t>
      </w:r>
    </w:p>
    <w:p w14:paraId="1EB64DDA" w14:textId="77777777" w:rsidR="00BF4126" w:rsidRPr="005B3E97" w:rsidRDefault="00BF4126" w:rsidP="001E50ED">
      <w:pPr>
        <w:spacing w:line="480" w:lineRule="auto"/>
        <w:jc w:val="both"/>
        <w:rPr>
          <w:rFonts w:ascii="Arial" w:hAnsi="Arial" w:cs="Arial"/>
          <w:color w:val="000000"/>
          <w:sz w:val="22"/>
          <w:szCs w:val="22"/>
        </w:rPr>
      </w:pPr>
    </w:p>
    <w:p w14:paraId="5DAC7B2E" w14:textId="36B2743C" w:rsidR="001E50ED" w:rsidRPr="005B3E97" w:rsidRDefault="001E50ED" w:rsidP="001E50ED">
      <w:pPr>
        <w:spacing w:line="480" w:lineRule="auto"/>
        <w:jc w:val="both"/>
        <w:rPr>
          <w:rFonts w:ascii="Arial" w:hAnsi="Arial" w:cs="Arial"/>
          <w:sz w:val="22"/>
          <w:szCs w:val="22"/>
        </w:rPr>
      </w:pPr>
      <w:r w:rsidRPr="005B3E97">
        <w:rPr>
          <w:rFonts w:ascii="Arial" w:hAnsi="Arial" w:cs="Arial"/>
          <w:color w:val="000000"/>
          <w:sz w:val="22"/>
          <w:szCs w:val="22"/>
        </w:rPr>
        <w:t xml:space="preserve">The large adverse impact of the pandemic in England and Wales and </w:t>
      </w:r>
      <w:r w:rsidR="001E0DB2" w:rsidRPr="005B3E97">
        <w:rPr>
          <w:rFonts w:ascii="Arial" w:hAnsi="Arial" w:cs="Arial"/>
          <w:color w:val="000000"/>
          <w:sz w:val="22"/>
          <w:szCs w:val="22"/>
        </w:rPr>
        <w:t xml:space="preserve">to some extent </w:t>
      </w:r>
      <w:r w:rsidR="003A1512">
        <w:rPr>
          <w:rFonts w:ascii="Arial" w:hAnsi="Arial" w:cs="Arial"/>
          <w:color w:val="000000"/>
          <w:sz w:val="22"/>
          <w:szCs w:val="22"/>
        </w:rPr>
        <w:t xml:space="preserve">in </w:t>
      </w:r>
      <w:r w:rsidR="001E0DB2" w:rsidRPr="005B3E97">
        <w:rPr>
          <w:rFonts w:ascii="Arial" w:hAnsi="Arial" w:cs="Arial"/>
          <w:color w:val="000000"/>
          <w:sz w:val="22"/>
          <w:szCs w:val="22"/>
        </w:rPr>
        <w:t xml:space="preserve">Spain is a consequence of both having large weekly rises and long durations, </w:t>
      </w:r>
      <w:r w:rsidR="00734E47" w:rsidRPr="005B3E97">
        <w:rPr>
          <w:rFonts w:ascii="Arial" w:hAnsi="Arial" w:cs="Arial"/>
          <w:color w:val="000000"/>
          <w:sz w:val="22"/>
          <w:szCs w:val="22"/>
        </w:rPr>
        <w:t>with a &gt; 90% posterior probability that for 2-3 weeks deaths in men and women in Spain and men in England and Wales more than doubled. In contrast,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Portugal, </w:t>
      </w:r>
      <w:r w:rsidR="001E0DB2" w:rsidRPr="005B3E97">
        <w:rPr>
          <w:rFonts w:ascii="Arial" w:hAnsi="Arial" w:cs="Arial"/>
          <w:color w:val="000000"/>
          <w:sz w:val="22"/>
          <w:szCs w:val="22"/>
        </w:rPr>
        <w:t>Switzerland</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w:t>
      </w:r>
      <w:r w:rsidR="008A143D" w:rsidRPr="005B3E97">
        <w:rPr>
          <w:rFonts w:ascii="Arial" w:hAnsi="Arial" w:cs="Arial"/>
          <w:color w:val="000000"/>
          <w:sz w:val="22"/>
          <w:szCs w:val="22"/>
        </w:rPr>
        <w:t xml:space="preserve"> to some extent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France and </w:t>
      </w:r>
      <w:r w:rsidR="001E0DB2" w:rsidRPr="005B3E97">
        <w:rPr>
          <w:rFonts w:ascii="Arial" w:hAnsi="Arial" w:cs="Arial"/>
          <w:color w:val="000000"/>
          <w:sz w:val="22"/>
          <w:szCs w:val="22"/>
        </w:rPr>
        <w:t xml:space="preserve">Netherlands </w:t>
      </w:r>
      <w:r w:rsidR="008A143D" w:rsidRPr="005B3E97">
        <w:rPr>
          <w:rFonts w:ascii="Arial" w:hAnsi="Arial" w:cs="Arial"/>
          <w:color w:val="000000"/>
          <w:sz w:val="22"/>
          <w:szCs w:val="22"/>
        </w:rPr>
        <w:t>had</w:t>
      </w:r>
      <w:r w:rsidR="001E0DB2" w:rsidRPr="005B3E97">
        <w:rPr>
          <w:rFonts w:ascii="Arial" w:hAnsi="Arial" w:cs="Arial"/>
          <w:color w:val="000000"/>
          <w:sz w:val="22"/>
          <w:szCs w:val="22"/>
        </w:rPr>
        <w:t xml:space="preserve"> smaller weekly rises</w:t>
      </w:r>
      <w:r w:rsidR="008A143D" w:rsidRPr="005B3E97">
        <w:rPr>
          <w:rFonts w:ascii="Arial" w:hAnsi="Arial" w:cs="Arial"/>
          <w:color w:val="000000"/>
          <w:sz w:val="22"/>
          <w:szCs w:val="22"/>
        </w:rPr>
        <w:t>, and</w:t>
      </w:r>
      <w:r w:rsidR="001E0DB2" w:rsidRPr="005B3E97">
        <w:rPr>
          <w:rFonts w:ascii="Arial" w:hAnsi="Arial" w:cs="Arial"/>
          <w:color w:val="000000"/>
          <w:sz w:val="22"/>
          <w:szCs w:val="22"/>
        </w:rPr>
        <w:t xml:space="preserve"> for fewer weeks</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 hence had overall increases </w:t>
      </w:r>
      <w:r w:rsidR="00F365BD" w:rsidRPr="005B3E97">
        <w:rPr>
          <w:rFonts w:ascii="Arial" w:hAnsi="Arial" w:cs="Arial"/>
          <w:color w:val="000000"/>
          <w:sz w:val="22"/>
          <w:szCs w:val="22"/>
        </w:rPr>
        <w:lastRenderedPageBreak/>
        <w:t>between one quarter and one half</w:t>
      </w:r>
      <w:r w:rsidR="001E0DB2" w:rsidRPr="005B3E97">
        <w:rPr>
          <w:rFonts w:ascii="Arial" w:hAnsi="Arial" w:cs="Arial"/>
          <w:color w:val="000000"/>
          <w:sz w:val="22"/>
          <w:szCs w:val="22"/>
        </w:rPr>
        <w:t xml:space="preserve"> of those in England and Wales and Spain. Sweden shared England and Wales’ long duration of excess deaths, </w:t>
      </w:r>
      <w:r w:rsidR="00991436">
        <w:rPr>
          <w:rFonts w:ascii="Arial" w:hAnsi="Arial" w:cs="Arial"/>
          <w:color w:val="000000"/>
          <w:sz w:val="22"/>
          <w:szCs w:val="22"/>
        </w:rPr>
        <w:t xml:space="preserve">but </w:t>
      </w:r>
      <w:r w:rsidR="001E0DB2" w:rsidRPr="005B3E97">
        <w:rPr>
          <w:rFonts w:ascii="Arial" w:hAnsi="Arial" w:cs="Arial"/>
          <w:color w:val="000000"/>
          <w:sz w:val="22"/>
          <w:szCs w:val="22"/>
        </w:rPr>
        <w:t>had smaller weekly increases</w:t>
      </w:r>
      <w:r w:rsidR="00F365BD" w:rsidRPr="005B3E97">
        <w:rPr>
          <w:rFonts w:ascii="Arial" w:hAnsi="Arial" w:cs="Arial"/>
          <w:color w:val="000000"/>
          <w:sz w:val="22"/>
          <w:szCs w:val="22"/>
        </w:rPr>
        <w:t xml:space="preserve"> </w:t>
      </w:r>
      <w:r w:rsidR="00991436">
        <w:rPr>
          <w:rFonts w:ascii="Arial" w:hAnsi="Arial" w:cs="Arial"/>
          <w:color w:val="000000"/>
          <w:sz w:val="22"/>
          <w:szCs w:val="22"/>
        </w:rPr>
        <w:t>in deaths</w:t>
      </w:r>
      <w:r w:rsidR="008A143D" w:rsidRPr="005B3E97">
        <w:rPr>
          <w:rFonts w:ascii="Arial" w:hAnsi="Arial" w:cs="Arial"/>
          <w:color w:val="000000"/>
          <w:sz w:val="22"/>
          <w:szCs w:val="22"/>
        </w:rPr>
        <w:t>. As a result, the overall mortality toll</w:t>
      </w:r>
      <w:r w:rsidR="00734E47" w:rsidRPr="005B3E97">
        <w:rPr>
          <w:rFonts w:ascii="Arial" w:hAnsi="Arial" w:cs="Arial"/>
          <w:color w:val="000000"/>
          <w:sz w:val="22"/>
          <w:szCs w:val="22"/>
        </w:rPr>
        <w:t xml:space="preserve"> in Sweden</w:t>
      </w:r>
      <w:r w:rsidR="008A143D" w:rsidRPr="005B3E97">
        <w:rPr>
          <w:rFonts w:ascii="Arial" w:hAnsi="Arial" w:cs="Arial"/>
          <w:color w:val="000000"/>
          <w:sz w:val="22"/>
          <w:szCs w:val="22"/>
        </w:rPr>
        <w:t xml:space="preserve">, in terms of relative increase and deaths per 100,000 people, fell between those of </w:t>
      </w:r>
      <w:r w:rsidR="00F365BD" w:rsidRPr="005B3E97">
        <w:rPr>
          <w:rFonts w:ascii="Arial" w:hAnsi="Arial" w:cs="Arial"/>
          <w:color w:val="000000"/>
          <w:sz w:val="22"/>
          <w:szCs w:val="22"/>
        </w:rPr>
        <w:t>low-moderate-impact countries (e.g., Portugal, Switzerland, France) and places with extreme toll (e.g., Spain and England and Wales).</w:t>
      </w:r>
      <w:r w:rsidR="008A143D" w:rsidRPr="005B3E97">
        <w:rPr>
          <w:rFonts w:ascii="Arial" w:hAnsi="Arial" w:cs="Arial"/>
          <w:color w:val="000000"/>
          <w:sz w:val="22"/>
          <w:szCs w:val="22"/>
        </w:rPr>
        <w:t xml:space="preserve"> </w:t>
      </w:r>
    </w:p>
    <w:p w14:paraId="370D991B" w14:textId="77777777" w:rsidR="001E50ED" w:rsidRPr="005B3E97" w:rsidRDefault="001E50ED" w:rsidP="001E50ED">
      <w:pPr>
        <w:spacing w:line="480" w:lineRule="auto"/>
        <w:jc w:val="both"/>
        <w:rPr>
          <w:rFonts w:ascii="Arial" w:hAnsi="Arial" w:cs="Arial"/>
          <w:color w:val="000000"/>
          <w:sz w:val="22"/>
          <w:szCs w:val="22"/>
        </w:rPr>
      </w:pPr>
    </w:p>
    <w:p w14:paraId="7CE17A92" w14:textId="77777777" w:rsidR="00271B7C" w:rsidRPr="005B3E97" w:rsidRDefault="00271B7C" w:rsidP="00271B7C">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 xml:space="preserve">Demographic distribution of excess deaths </w:t>
      </w:r>
    </w:p>
    <w:p w14:paraId="64CB21A7" w14:textId="1BCB95E5" w:rsidR="005100F7" w:rsidRDefault="00E72ACC" w:rsidP="005100F7">
      <w:pPr>
        <w:spacing w:line="480" w:lineRule="auto"/>
        <w:jc w:val="both"/>
        <w:rPr>
          <w:rFonts w:ascii="Arial" w:hAnsi="Arial" w:cs="Arial"/>
          <w:sz w:val="22"/>
          <w:szCs w:val="22"/>
        </w:rPr>
      </w:pPr>
      <w:r>
        <w:rPr>
          <w:rFonts w:ascii="Arial" w:hAnsi="Arial" w:cs="Arial"/>
          <w:color w:val="000000"/>
          <w:sz w:val="22"/>
          <w:szCs w:val="22"/>
        </w:rPr>
        <w:t xml:space="preserve">Although it is widely quoted that more men </w:t>
      </w:r>
      <w:r w:rsidR="00FC33F5">
        <w:rPr>
          <w:rFonts w:ascii="Arial" w:hAnsi="Arial" w:cs="Arial"/>
          <w:color w:val="000000"/>
          <w:sz w:val="22"/>
          <w:szCs w:val="22"/>
        </w:rPr>
        <w:t xml:space="preserve">die </w:t>
      </w:r>
      <w:r>
        <w:rPr>
          <w:rFonts w:ascii="Arial" w:hAnsi="Arial" w:cs="Arial"/>
          <w:color w:val="000000"/>
          <w:sz w:val="22"/>
          <w:szCs w:val="22"/>
        </w:rPr>
        <w:t>from Covid-19 infection,</w:t>
      </w:r>
      <w:r w:rsidR="00FC33F5">
        <w:rPr>
          <w:rFonts w:ascii="Arial" w:hAnsi="Arial" w:cs="Arial"/>
          <w:color w:val="000000"/>
          <w:sz w:val="22"/>
          <w:szCs w:val="22"/>
        </w:rPr>
        <w:t>[Cunningham, 2020 #5635;Devlin, 2020 #5636]</w:t>
      </w:r>
      <w:r>
        <w:rPr>
          <w:rFonts w:ascii="Arial" w:hAnsi="Arial" w:cs="Arial"/>
          <w:color w:val="000000"/>
          <w:sz w:val="22"/>
          <w:szCs w:val="22"/>
        </w:rPr>
        <w:t xml:space="preserve"> when we consider all-cause mortality, the </w:t>
      </w:r>
      <w:r w:rsidR="00916763">
        <w:rPr>
          <w:rFonts w:ascii="Arial" w:hAnsi="Arial" w:cs="Arial"/>
          <w:color w:val="000000"/>
          <w:sz w:val="22"/>
          <w:szCs w:val="22"/>
        </w:rPr>
        <w:t xml:space="preserve">total number of </w:t>
      </w:r>
      <w:commentRangeStart w:id="95"/>
      <w:ins w:id="96" w:author="Bennett, James E" w:date="2020-07-01T11:22:00Z">
        <w:r w:rsidR="00D13841">
          <w:rPr>
            <w:rFonts w:ascii="Arial" w:hAnsi="Arial" w:cs="Arial"/>
            <w:color w:val="000000"/>
            <w:sz w:val="22"/>
            <w:szCs w:val="22"/>
          </w:rPr>
          <w:t xml:space="preserve">excess </w:t>
        </w:r>
      </w:ins>
      <w:r w:rsidR="00916763">
        <w:rPr>
          <w:rFonts w:ascii="Arial" w:hAnsi="Arial" w:cs="Arial"/>
          <w:color w:val="000000"/>
          <w:sz w:val="22"/>
          <w:szCs w:val="22"/>
        </w:rPr>
        <w:t xml:space="preserve">deaths, </w:t>
      </w:r>
      <w:ins w:id="97" w:author="Bennett, James E" w:date="2020-07-01T11:22:00Z">
        <w:r w:rsidR="00D13841">
          <w:rPr>
            <w:rFonts w:ascii="Arial" w:hAnsi="Arial" w:cs="Arial"/>
            <w:color w:val="000000"/>
            <w:sz w:val="22"/>
            <w:szCs w:val="22"/>
          </w:rPr>
          <w:t xml:space="preserve">excess </w:t>
        </w:r>
        <w:commentRangeEnd w:id="95"/>
        <w:r w:rsidR="00D13841">
          <w:rPr>
            <w:rStyle w:val="CommentReference"/>
            <w:rFonts w:asciiTheme="minorHAnsi" w:eastAsiaTheme="minorHAnsi" w:hAnsiTheme="minorHAnsi" w:cstheme="minorBidi"/>
            <w:lang w:eastAsia="en-US"/>
          </w:rPr>
          <w:commentReference w:id="95"/>
        </w:r>
      </w:ins>
      <w:r w:rsidR="00916763">
        <w:rPr>
          <w:rFonts w:ascii="Arial" w:hAnsi="Arial" w:cs="Arial"/>
          <w:color w:val="000000"/>
          <w:sz w:val="22"/>
          <w:szCs w:val="22"/>
        </w:rPr>
        <w:t>deaths per 100,000 people, and relative increase in deaths were similar between men and women in most countries</w:t>
      </w:r>
      <w:r w:rsidR="005D0D8B" w:rsidRPr="005B3E97">
        <w:rPr>
          <w:rFonts w:ascii="Arial" w:hAnsi="Arial" w:cs="Arial"/>
          <w:color w:val="000000"/>
          <w:sz w:val="22"/>
          <w:szCs w:val="22"/>
        </w:rPr>
        <w:t xml:space="preserve"> (Fig. </w:t>
      </w:r>
      <w:r w:rsidR="0016618B">
        <w:rPr>
          <w:rFonts w:ascii="Arial" w:hAnsi="Arial" w:cs="Arial"/>
          <w:color w:val="000000"/>
          <w:sz w:val="22"/>
          <w:szCs w:val="22"/>
        </w:rPr>
        <w:t>4</w:t>
      </w:r>
      <w:r w:rsidR="005D0D8B" w:rsidRPr="005B3E97">
        <w:rPr>
          <w:rFonts w:ascii="Arial" w:hAnsi="Arial" w:cs="Arial"/>
          <w:color w:val="000000"/>
          <w:sz w:val="22"/>
          <w:szCs w:val="22"/>
        </w:rPr>
        <w:t>)</w:t>
      </w:r>
      <w:r w:rsidR="007E41C7" w:rsidRPr="005B3E97">
        <w:rPr>
          <w:rFonts w:ascii="Arial" w:hAnsi="Arial" w:cs="Arial"/>
          <w:color w:val="000000"/>
          <w:sz w:val="22"/>
          <w:szCs w:val="22"/>
        </w:rPr>
        <w:t xml:space="preserve">. </w:t>
      </w:r>
      <w:r w:rsidR="00916763">
        <w:rPr>
          <w:rFonts w:ascii="Arial" w:hAnsi="Arial" w:cs="Arial"/>
          <w:color w:val="000000"/>
          <w:sz w:val="22"/>
          <w:szCs w:val="22"/>
        </w:rPr>
        <w:t xml:space="preserve">In all 17 countries together, </w:t>
      </w:r>
      <w:r w:rsidR="00916763" w:rsidRPr="00CD0710">
        <w:rPr>
          <w:rFonts w:ascii="Arial" w:hAnsi="Arial" w:cs="Arial"/>
          <w:color w:val="000000"/>
          <w:sz w:val="22"/>
          <w:szCs w:val="22"/>
        </w:rPr>
        <w:t>101</w:t>
      </w:r>
      <w:r w:rsidR="00916763">
        <w:rPr>
          <w:rFonts w:ascii="Arial" w:hAnsi="Arial" w:cs="Arial"/>
          <w:color w:val="000000"/>
          <w:sz w:val="22"/>
          <w:szCs w:val="22"/>
        </w:rPr>
        <w:t>,</w:t>
      </w:r>
      <w:r w:rsidR="00916763" w:rsidRPr="00CD0710">
        <w:rPr>
          <w:rFonts w:ascii="Arial" w:hAnsi="Arial" w:cs="Arial"/>
          <w:color w:val="000000"/>
          <w:sz w:val="22"/>
          <w:szCs w:val="22"/>
        </w:rPr>
        <w:t>800</w:t>
      </w:r>
      <w:r w:rsidR="00916763">
        <w:rPr>
          <w:rFonts w:ascii="Arial" w:hAnsi="Arial" w:cs="Arial"/>
          <w:color w:val="000000"/>
          <w:sz w:val="22"/>
          <w:szCs w:val="22"/>
        </w:rPr>
        <w:t xml:space="preserve"> (</w:t>
      </w:r>
      <w:r w:rsidR="00916763" w:rsidRPr="00CD0710">
        <w:rPr>
          <w:rFonts w:ascii="Arial" w:hAnsi="Arial" w:cs="Arial"/>
          <w:color w:val="000000"/>
          <w:sz w:val="22"/>
          <w:szCs w:val="22"/>
        </w:rPr>
        <w:t>88</w:t>
      </w:r>
      <w:r w:rsidR="00916763">
        <w:rPr>
          <w:rFonts w:ascii="Arial" w:hAnsi="Arial" w:cs="Arial"/>
          <w:color w:val="000000"/>
          <w:sz w:val="22"/>
          <w:szCs w:val="22"/>
        </w:rPr>
        <w:t>,</w:t>
      </w:r>
      <w:r w:rsidR="00916763" w:rsidRPr="00CD0710">
        <w:rPr>
          <w:rFonts w:ascii="Arial" w:hAnsi="Arial" w:cs="Arial"/>
          <w:color w:val="000000"/>
          <w:sz w:val="22"/>
          <w:szCs w:val="22"/>
        </w:rPr>
        <w:t>900</w:t>
      </w:r>
      <w:r w:rsidR="00916763">
        <w:rPr>
          <w:rFonts w:ascii="Arial" w:hAnsi="Arial" w:cs="Arial"/>
          <w:color w:val="000000"/>
          <w:sz w:val="22"/>
          <w:szCs w:val="22"/>
        </w:rPr>
        <w:t>-</w:t>
      </w:r>
      <w:r w:rsidR="00916763" w:rsidRPr="00CD0710">
        <w:rPr>
          <w:rFonts w:ascii="Arial" w:hAnsi="Arial" w:cs="Arial"/>
          <w:color w:val="000000"/>
          <w:sz w:val="22"/>
          <w:szCs w:val="22"/>
        </w:rPr>
        <w:t>112</w:t>
      </w:r>
      <w:r w:rsidR="00916763">
        <w:rPr>
          <w:rFonts w:ascii="Arial" w:hAnsi="Arial" w:cs="Arial"/>
          <w:color w:val="000000"/>
          <w:sz w:val="22"/>
          <w:szCs w:val="22"/>
        </w:rPr>
        <w:t>,</w:t>
      </w:r>
      <w:r w:rsidR="00916763" w:rsidRPr="00CD0710">
        <w:rPr>
          <w:rFonts w:ascii="Arial" w:hAnsi="Arial" w:cs="Arial"/>
          <w:color w:val="000000"/>
          <w:sz w:val="22"/>
          <w:szCs w:val="22"/>
        </w:rPr>
        <w:t>900</w:t>
      </w:r>
      <w:r w:rsidR="00916763">
        <w:rPr>
          <w:rFonts w:ascii="Arial" w:hAnsi="Arial" w:cs="Arial"/>
          <w:color w:val="000000"/>
          <w:sz w:val="22"/>
          <w:szCs w:val="22"/>
        </w:rPr>
        <w:t xml:space="preserve">) men </w:t>
      </w:r>
      <w:del w:id="98" w:author="Bennett, James E" w:date="2020-07-01T11:23:00Z">
        <w:r w:rsidR="00916763" w:rsidDel="00195988">
          <w:rPr>
            <w:rFonts w:ascii="Arial" w:hAnsi="Arial" w:cs="Arial"/>
            <w:color w:val="000000"/>
            <w:sz w:val="22"/>
            <w:szCs w:val="22"/>
          </w:rPr>
          <w:delText xml:space="preserve">and </w:delText>
        </w:r>
        <w:r w:rsidR="00916763" w:rsidRPr="00CD0710" w:rsidDel="00195988">
          <w:rPr>
            <w:rFonts w:ascii="Arial" w:hAnsi="Arial" w:cs="Arial"/>
            <w:color w:val="000000"/>
            <w:sz w:val="22"/>
            <w:szCs w:val="22"/>
          </w:rPr>
          <w:delText>97</w:delText>
        </w:r>
        <w:r w:rsidR="00916763" w:rsidDel="00195988">
          <w:rPr>
            <w:rFonts w:ascii="Arial" w:hAnsi="Arial" w:cs="Arial"/>
            <w:color w:val="000000"/>
            <w:sz w:val="22"/>
            <w:szCs w:val="22"/>
          </w:rPr>
          <w:delText>,</w:delText>
        </w:r>
        <w:r w:rsidR="00916763" w:rsidRPr="00CD0710" w:rsidDel="00195988">
          <w:rPr>
            <w:rFonts w:ascii="Arial" w:hAnsi="Arial" w:cs="Arial"/>
            <w:color w:val="000000"/>
            <w:sz w:val="22"/>
            <w:szCs w:val="22"/>
          </w:rPr>
          <w:delText xml:space="preserve">200 </w:delText>
        </w:r>
        <w:r w:rsidR="00916763" w:rsidDel="00195988">
          <w:rPr>
            <w:rFonts w:ascii="Arial" w:hAnsi="Arial" w:cs="Arial"/>
            <w:color w:val="000000"/>
            <w:sz w:val="22"/>
            <w:szCs w:val="22"/>
          </w:rPr>
          <w:delText>(</w:delText>
        </w:r>
        <w:r w:rsidR="00916763" w:rsidRPr="00CD0710" w:rsidDel="00195988">
          <w:rPr>
            <w:rFonts w:ascii="Arial" w:hAnsi="Arial" w:cs="Arial"/>
            <w:color w:val="000000"/>
            <w:sz w:val="22"/>
            <w:szCs w:val="22"/>
          </w:rPr>
          <w:delText>81</w:delText>
        </w:r>
        <w:r w:rsidR="00916763" w:rsidDel="00195988">
          <w:rPr>
            <w:rFonts w:ascii="Arial" w:hAnsi="Arial" w:cs="Arial"/>
            <w:color w:val="000000"/>
            <w:sz w:val="22"/>
            <w:szCs w:val="22"/>
          </w:rPr>
          <w:delText>,</w:delText>
        </w:r>
        <w:r w:rsidR="00916763" w:rsidRPr="00CD0710" w:rsidDel="00195988">
          <w:rPr>
            <w:rFonts w:ascii="Arial" w:hAnsi="Arial" w:cs="Arial"/>
            <w:color w:val="000000"/>
            <w:sz w:val="22"/>
            <w:szCs w:val="22"/>
          </w:rPr>
          <w:delText>500</w:delText>
        </w:r>
        <w:r w:rsidR="00916763" w:rsidDel="00195988">
          <w:rPr>
            <w:rFonts w:ascii="Arial" w:hAnsi="Arial" w:cs="Arial"/>
            <w:color w:val="000000"/>
            <w:sz w:val="22"/>
            <w:szCs w:val="22"/>
          </w:rPr>
          <w:delText>-</w:delText>
        </w:r>
        <w:r w:rsidR="00916763" w:rsidRPr="00CD0710" w:rsidDel="00195988">
          <w:rPr>
            <w:rFonts w:ascii="Arial" w:hAnsi="Arial" w:cs="Arial"/>
            <w:color w:val="000000"/>
            <w:sz w:val="22"/>
            <w:szCs w:val="22"/>
          </w:rPr>
          <w:delText>112</w:delText>
        </w:r>
        <w:r w:rsidR="00916763" w:rsidDel="00195988">
          <w:rPr>
            <w:rFonts w:ascii="Arial" w:hAnsi="Arial" w:cs="Arial"/>
            <w:color w:val="000000"/>
            <w:sz w:val="22"/>
            <w:szCs w:val="22"/>
          </w:rPr>
          <w:delText>,</w:delText>
        </w:r>
        <w:r w:rsidR="00916763" w:rsidRPr="00CD0710" w:rsidDel="00195988">
          <w:rPr>
            <w:rFonts w:ascii="Arial" w:hAnsi="Arial" w:cs="Arial"/>
            <w:color w:val="000000"/>
            <w:sz w:val="22"/>
            <w:szCs w:val="22"/>
          </w:rPr>
          <w:delText>100</w:delText>
        </w:r>
        <w:r w:rsidR="00916763" w:rsidDel="00195988">
          <w:rPr>
            <w:rFonts w:ascii="Arial" w:hAnsi="Arial" w:cs="Arial"/>
            <w:color w:val="000000"/>
            <w:sz w:val="22"/>
            <w:szCs w:val="22"/>
          </w:rPr>
          <w:delText>)</w:delText>
        </w:r>
        <w:r w:rsidR="00916763" w:rsidRPr="005B3E97" w:rsidDel="00195988">
          <w:rPr>
            <w:rFonts w:ascii="Arial" w:hAnsi="Arial" w:cs="Arial"/>
            <w:color w:val="000000"/>
            <w:sz w:val="22"/>
            <w:szCs w:val="22"/>
          </w:rPr>
          <w:delText xml:space="preserve"> women</w:delText>
        </w:r>
        <w:r w:rsidR="005100F7" w:rsidDel="00195988">
          <w:rPr>
            <w:rFonts w:ascii="Arial" w:hAnsi="Arial" w:cs="Arial"/>
            <w:color w:val="000000"/>
            <w:sz w:val="22"/>
            <w:szCs w:val="22"/>
          </w:rPr>
          <w:delText xml:space="preserve"> </w:delText>
        </w:r>
      </w:del>
      <w:r w:rsidR="005100F7">
        <w:rPr>
          <w:rFonts w:ascii="Arial" w:hAnsi="Arial" w:cs="Arial"/>
          <w:color w:val="000000"/>
          <w:sz w:val="22"/>
          <w:szCs w:val="22"/>
        </w:rPr>
        <w:t>died from any cause of death as a result of the pandemic</w:t>
      </w:r>
      <w:ins w:id="99" w:author="Bennett, James E" w:date="2020-07-01T11:23:00Z">
        <w:r w:rsidR="00195988">
          <w:rPr>
            <w:rFonts w:ascii="Arial" w:hAnsi="Arial" w:cs="Arial"/>
            <w:color w:val="000000"/>
            <w:sz w:val="22"/>
            <w:szCs w:val="22"/>
          </w:rPr>
          <w:t xml:space="preserve"> compared to</w:t>
        </w:r>
        <w:r w:rsidR="00195988" w:rsidRPr="00195988">
          <w:rPr>
            <w:rFonts w:ascii="Arial" w:hAnsi="Arial" w:cs="Arial"/>
            <w:color w:val="000000"/>
            <w:sz w:val="22"/>
            <w:szCs w:val="22"/>
          </w:rPr>
          <w:t xml:space="preserve"> </w:t>
        </w:r>
        <w:r w:rsidR="00195988" w:rsidRPr="00CD0710">
          <w:rPr>
            <w:rFonts w:ascii="Arial" w:hAnsi="Arial" w:cs="Arial"/>
            <w:color w:val="000000"/>
            <w:sz w:val="22"/>
            <w:szCs w:val="22"/>
          </w:rPr>
          <w:t>97</w:t>
        </w:r>
        <w:r w:rsidR="00195988">
          <w:rPr>
            <w:rFonts w:ascii="Arial" w:hAnsi="Arial" w:cs="Arial"/>
            <w:color w:val="000000"/>
            <w:sz w:val="22"/>
            <w:szCs w:val="22"/>
          </w:rPr>
          <w:t>,</w:t>
        </w:r>
        <w:r w:rsidR="00195988" w:rsidRPr="00CD0710">
          <w:rPr>
            <w:rFonts w:ascii="Arial" w:hAnsi="Arial" w:cs="Arial"/>
            <w:color w:val="000000"/>
            <w:sz w:val="22"/>
            <w:szCs w:val="22"/>
          </w:rPr>
          <w:t xml:space="preserve">200 </w:t>
        </w:r>
        <w:r w:rsidR="00195988">
          <w:rPr>
            <w:rFonts w:ascii="Arial" w:hAnsi="Arial" w:cs="Arial"/>
            <w:color w:val="000000"/>
            <w:sz w:val="22"/>
            <w:szCs w:val="22"/>
          </w:rPr>
          <w:t>(</w:t>
        </w:r>
        <w:r w:rsidR="00195988" w:rsidRPr="00CD0710">
          <w:rPr>
            <w:rFonts w:ascii="Arial" w:hAnsi="Arial" w:cs="Arial"/>
            <w:color w:val="000000"/>
            <w:sz w:val="22"/>
            <w:szCs w:val="22"/>
          </w:rPr>
          <w:t>81</w:t>
        </w:r>
        <w:r w:rsidR="00195988">
          <w:rPr>
            <w:rFonts w:ascii="Arial" w:hAnsi="Arial" w:cs="Arial"/>
            <w:color w:val="000000"/>
            <w:sz w:val="22"/>
            <w:szCs w:val="22"/>
          </w:rPr>
          <w:t>,</w:t>
        </w:r>
        <w:r w:rsidR="00195988" w:rsidRPr="00CD0710">
          <w:rPr>
            <w:rFonts w:ascii="Arial" w:hAnsi="Arial" w:cs="Arial"/>
            <w:color w:val="000000"/>
            <w:sz w:val="22"/>
            <w:szCs w:val="22"/>
          </w:rPr>
          <w:t>500</w:t>
        </w:r>
        <w:r w:rsidR="00195988">
          <w:rPr>
            <w:rFonts w:ascii="Arial" w:hAnsi="Arial" w:cs="Arial"/>
            <w:color w:val="000000"/>
            <w:sz w:val="22"/>
            <w:szCs w:val="22"/>
          </w:rPr>
          <w:t>-</w:t>
        </w:r>
        <w:r w:rsidR="00195988" w:rsidRPr="00CD0710">
          <w:rPr>
            <w:rFonts w:ascii="Arial" w:hAnsi="Arial" w:cs="Arial"/>
            <w:color w:val="000000"/>
            <w:sz w:val="22"/>
            <w:szCs w:val="22"/>
          </w:rPr>
          <w:t>112</w:t>
        </w:r>
        <w:r w:rsidR="00195988">
          <w:rPr>
            <w:rFonts w:ascii="Arial" w:hAnsi="Arial" w:cs="Arial"/>
            <w:color w:val="000000"/>
            <w:sz w:val="22"/>
            <w:szCs w:val="22"/>
          </w:rPr>
          <w:t>,</w:t>
        </w:r>
        <w:r w:rsidR="00195988" w:rsidRPr="00CD0710">
          <w:rPr>
            <w:rFonts w:ascii="Arial" w:hAnsi="Arial" w:cs="Arial"/>
            <w:color w:val="000000"/>
            <w:sz w:val="22"/>
            <w:szCs w:val="22"/>
          </w:rPr>
          <w:t>100</w:t>
        </w:r>
        <w:r w:rsidR="00195988">
          <w:rPr>
            <w:rFonts w:ascii="Arial" w:hAnsi="Arial" w:cs="Arial"/>
            <w:color w:val="000000"/>
            <w:sz w:val="22"/>
            <w:szCs w:val="22"/>
          </w:rPr>
          <w:t>)</w:t>
        </w:r>
        <w:r w:rsidR="00195988" w:rsidRPr="005B3E97">
          <w:rPr>
            <w:rFonts w:ascii="Arial" w:hAnsi="Arial" w:cs="Arial"/>
            <w:color w:val="000000"/>
            <w:sz w:val="22"/>
            <w:szCs w:val="22"/>
          </w:rPr>
          <w:t xml:space="preserve"> women</w:t>
        </w:r>
      </w:ins>
      <w:r w:rsidR="005100F7">
        <w:rPr>
          <w:rFonts w:ascii="Arial" w:hAnsi="Arial" w:cs="Arial"/>
          <w:color w:val="000000"/>
          <w:sz w:val="22"/>
          <w:szCs w:val="22"/>
        </w:rPr>
        <w:t>. Further, in many countries t</w:t>
      </w:r>
      <w:r w:rsidR="005100F7" w:rsidRPr="005B3E97">
        <w:rPr>
          <w:rFonts w:ascii="Arial" w:hAnsi="Arial" w:cs="Arial"/>
          <w:color w:val="000000"/>
          <w:sz w:val="22"/>
          <w:szCs w:val="22"/>
        </w:rPr>
        <w:t xml:space="preserve">he balance of </w:t>
      </w:r>
      <w:commentRangeStart w:id="100"/>
      <w:r w:rsidR="005100F7" w:rsidRPr="005B3E97">
        <w:rPr>
          <w:rFonts w:ascii="Arial" w:hAnsi="Arial" w:cs="Arial"/>
          <w:color w:val="000000"/>
          <w:sz w:val="22"/>
          <w:szCs w:val="22"/>
        </w:rPr>
        <w:t xml:space="preserve">excess deaths </w:t>
      </w:r>
      <w:commentRangeEnd w:id="100"/>
      <w:r w:rsidR="00BC7C55">
        <w:rPr>
          <w:rStyle w:val="CommentReference"/>
          <w:rFonts w:asciiTheme="minorHAnsi" w:eastAsiaTheme="minorHAnsi" w:hAnsiTheme="minorHAnsi" w:cstheme="minorBidi"/>
          <w:lang w:eastAsia="en-US"/>
        </w:rPr>
        <w:commentReference w:id="100"/>
      </w:r>
      <w:r w:rsidR="005100F7" w:rsidRPr="005B3E97">
        <w:rPr>
          <w:rFonts w:ascii="Arial" w:hAnsi="Arial" w:cs="Arial"/>
          <w:color w:val="000000"/>
          <w:sz w:val="22"/>
          <w:szCs w:val="22"/>
        </w:rPr>
        <w:t xml:space="preserve">changed from male-dominated early in the pandemic to </w:t>
      </w:r>
      <w:r w:rsidR="005100F7">
        <w:rPr>
          <w:rFonts w:ascii="Arial" w:hAnsi="Arial" w:cs="Arial"/>
          <w:color w:val="000000"/>
          <w:sz w:val="22"/>
          <w:szCs w:val="22"/>
        </w:rPr>
        <w:t>being equal (e.g., England and Wales) or</w:t>
      </w:r>
      <w:ins w:id="101" w:author="Bennett, James E" w:date="2020-07-01T11:23:00Z">
        <w:r w:rsidR="00195988">
          <w:rPr>
            <w:rFonts w:ascii="Arial" w:hAnsi="Arial" w:cs="Arial"/>
            <w:color w:val="000000"/>
            <w:sz w:val="22"/>
            <w:szCs w:val="22"/>
          </w:rPr>
          <w:t xml:space="preserve"> to</w:t>
        </w:r>
      </w:ins>
      <w:r w:rsidR="005100F7">
        <w:rPr>
          <w:rFonts w:ascii="Arial" w:hAnsi="Arial" w:cs="Arial"/>
          <w:color w:val="000000"/>
          <w:sz w:val="22"/>
          <w:szCs w:val="22"/>
        </w:rPr>
        <w:t xml:space="preserve"> </w:t>
      </w:r>
      <w:r w:rsidR="005100F7" w:rsidRPr="005B3E97">
        <w:rPr>
          <w:rFonts w:ascii="Arial" w:hAnsi="Arial" w:cs="Arial"/>
          <w:color w:val="000000"/>
          <w:sz w:val="22"/>
          <w:szCs w:val="22"/>
        </w:rPr>
        <w:t>female-dominated</w:t>
      </w:r>
      <w:r w:rsidR="005100F7">
        <w:rPr>
          <w:rFonts w:ascii="Arial" w:hAnsi="Arial" w:cs="Arial"/>
          <w:color w:val="000000"/>
          <w:sz w:val="22"/>
          <w:szCs w:val="22"/>
        </w:rPr>
        <w:t xml:space="preserve"> (e.g., Italy</w:t>
      </w:r>
      <w:r w:rsidR="00AF29A4">
        <w:rPr>
          <w:rFonts w:ascii="Arial" w:hAnsi="Arial" w:cs="Arial"/>
          <w:color w:val="000000"/>
          <w:sz w:val="22"/>
          <w:szCs w:val="22"/>
        </w:rPr>
        <w:t xml:space="preserve">, Spain </w:t>
      </w:r>
      <w:r w:rsidR="005100F7">
        <w:rPr>
          <w:rFonts w:ascii="Arial" w:hAnsi="Arial" w:cs="Arial"/>
          <w:color w:val="000000"/>
          <w:sz w:val="22"/>
          <w:szCs w:val="22"/>
        </w:rPr>
        <w:t>and France) later on</w:t>
      </w:r>
      <w:r w:rsidR="005100F7" w:rsidRPr="005B3E97">
        <w:rPr>
          <w:rFonts w:ascii="Arial" w:hAnsi="Arial" w:cs="Arial"/>
          <w:color w:val="000000"/>
          <w:sz w:val="22"/>
          <w:szCs w:val="22"/>
        </w:rPr>
        <w:t>.</w:t>
      </w:r>
    </w:p>
    <w:p w14:paraId="4EF1EE5A" w14:textId="77777777" w:rsidR="005D0D8B" w:rsidRPr="005B3E97" w:rsidRDefault="005D0D8B" w:rsidP="00981D6E">
      <w:pPr>
        <w:spacing w:line="480" w:lineRule="auto"/>
        <w:jc w:val="both"/>
        <w:rPr>
          <w:rFonts w:ascii="Arial" w:hAnsi="Arial" w:cs="Arial"/>
          <w:color w:val="000000"/>
          <w:sz w:val="22"/>
          <w:szCs w:val="22"/>
        </w:rPr>
      </w:pPr>
    </w:p>
    <w:p w14:paraId="7128265A" w14:textId="780BAA27" w:rsidR="00271B7C" w:rsidRPr="005B3E97" w:rsidRDefault="005100F7" w:rsidP="002654C4">
      <w:pPr>
        <w:spacing w:line="480" w:lineRule="auto"/>
        <w:jc w:val="both"/>
        <w:rPr>
          <w:rFonts w:ascii="Arial" w:hAnsi="Arial" w:cs="Arial"/>
          <w:color w:val="000000"/>
          <w:sz w:val="22"/>
          <w:szCs w:val="22"/>
        </w:rPr>
      </w:pPr>
      <w:r>
        <w:rPr>
          <w:rFonts w:ascii="Arial" w:hAnsi="Arial" w:cs="Arial"/>
          <w:color w:val="000000"/>
          <w:sz w:val="22"/>
          <w:szCs w:val="22"/>
        </w:rPr>
        <w:t>When considered in terms of relative increase in deaths, m</w:t>
      </w:r>
      <w:r w:rsidR="005D0D8B" w:rsidRPr="005B3E97">
        <w:rPr>
          <w:rFonts w:ascii="Arial" w:hAnsi="Arial" w:cs="Arial"/>
          <w:color w:val="000000"/>
          <w:sz w:val="22"/>
          <w:szCs w:val="22"/>
        </w:rPr>
        <w:t>ale disadvantage was largest in the Netherlands (</w:t>
      </w:r>
      <w:r w:rsidR="001E5016" w:rsidRPr="001E5016">
        <w:rPr>
          <w:rFonts w:ascii="Arial" w:hAnsi="Arial" w:cs="Arial"/>
          <w:color w:val="000000"/>
          <w:sz w:val="22"/>
          <w:szCs w:val="22"/>
        </w:rPr>
        <w:t>18%</w:t>
      </w:r>
      <w:r>
        <w:rPr>
          <w:rFonts w:ascii="Arial" w:hAnsi="Arial" w:cs="Arial"/>
          <w:color w:val="000000"/>
          <w:sz w:val="22"/>
          <w:szCs w:val="22"/>
        </w:rPr>
        <w:t xml:space="preserve"> (</w:t>
      </w:r>
      <w:r w:rsidR="001E5016" w:rsidRPr="001E5016">
        <w:rPr>
          <w:rFonts w:ascii="Arial" w:hAnsi="Arial" w:cs="Arial"/>
          <w:color w:val="000000"/>
          <w:sz w:val="22"/>
          <w:szCs w:val="22"/>
        </w:rPr>
        <w:t>8</w:t>
      </w:r>
      <w:r w:rsidR="001E5016">
        <w:rPr>
          <w:rFonts w:ascii="Arial" w:hAnsi="Arial" w:cs="Arial"/>
          <w:color w:val="000000"/>
          <w:sz w:val="22"/>
          <w:szCs w:val="22"/>
        </w:rPr>
        <w:t>-</w:t>
      </w:r>
      <w:r w:rsidR="001E5016" w:rsidRPr="001E5016">
        <w:rPr>
          <w:rFonts w:ascii="Arial" w:hAnsi="Arial" w:cs="Arial"/>
          <w:color w:val="000000"/>
          <w:sz w:val="22"/>
          <w:szCs w:val="22"/>
        </w:rPr>
        <w:t>26</w:t>
      </w:r>
      <w:r>
        <w:rPr>
          <w:rFonts w:ascii="Arial" w:hAnsi="Arial" w:cs="Arial"/>
          <w:color w:val="000000"/>
          <w:sz w:val="22"/>
          <w:szCs w:val="22"/>
        </w:rPr>
        <w:t>)</w:t>
      </w:r>
      <w:r w:rsidR="005D0D8B" w:rsidRPr="005B3E97">
        <w:rPr>
          <w:rFonts w:ascii="Arial" w:hAnsi="Arial" w:cs="Arial"/>
          <w:color w:val="000000"/>
          <w:sz w:val="22"/>
          <w:szCs w:val="22"/>
        </w:rPr>
        <w:t xml:space="preserve"> increase in male deaths compared to </w:t>
      </w:r>
      <w:r w:rsidR="001E5016">
        <w:rPr>
          <w:rFonts w:ascii="Arial" w:hAnsi="Arial" w:cs="Arial"/>
          <w:color w:val="000000"/>
          <w:sz w:val="22"/>
          <w:szCs w:val="22"/>
        </w:rPr>
        <w:t>11</w:t>
      </w:r>
      <w:r w:rsidR="005D0D8B" w:rsidRPr="005B3E97">
        <w:rPr>
          <w:rFonts w:ascii="Arial" w:hAnsi="Arial" w:cs="Arial"/>
          <w:color w:val="000000"/>
          <w:sz w:val="22"/>
          <w:szCs w:val="22"/>
        </w:rPr>
        <w:t>% (</w:t>
      </w:r>
      <w:r w:rsidR="001E5016">
        <w:rPr>
          <w:rFonts w:ascii="Arial" w:hAnsi="Arial" w:cs="Arial"/>
          <w:color w:val="000000"/>
          <w:sz w:val="22"/>
          <w:szCs w:val="22"/>
        </w:rPr>
        <w:t>2</w:t>
      </w:r>
      <w:r w:rsidR="005D0D8B" w:rsidRPr="005B3E97">
        <w:rPr>
          <w:rFonts w:ascii="Arial" w:hAnsi="Arial" w:cs="Arial"/>
          <w:color w:val="000000"/>
          <w:sz w:val="22"/>
          <w:szCs w:val="22"/>
        </w:rPr>
        <w:t>-</w:t>
      </w:r>
      <w:r w:rsidR="001E5016">
        <w:rPr>
          <w:rFonts w:ascii="Arial" w:hAnsi="Arial" w:cs="Arial"/>
          <w:color w:val="000000"/>
          <w:sz w:val="22"/>
          <w:szCs w:val="22"/>
        </w:rPr>
        <w:t>21</w:t>
      </w:r>
      <w:r w:rsidR="005D0D8B" w:rsidRPr="005B3E97">
        <w:rPr>
          <w:rFonts w:ascii="Arial" w:hAnsi="Arial" w:cs="Arial"/>
          <w:color w:val="000000"/>
          <w:sz w:val="22"/>
          <w:szCs w:val="22"/>
        </w:rPr>
        <w:t>) in female deaths) and Switzerland (</w:t>
      </w:r>
      <w:r w:rsidR="001E5016">
        <w:rPr>
          <w:rFonts w:ascii="Arial" w:hAnsi="Arial" w:cs="Arial"/>
          <w:color w:val="000000"/>
          <w:sz w:val="22"/>
          <w:szCs w:val="22"/>
        </w:rPr>
        <w:t>7</w:t>
      </w:r>
      <w:r w:rsidR="005D0D8B" w:rsidRPr="005B3E97">
        <w:rPr>
          <w:rFonts w:ascii="Arial" w:hAnsi="Arial" w:cs="Arial"/>
          <w:color w:val="000000"/>
          <w:sz w:val="22"/>
          <w:szCs w:val="22"/>
        </w:rPr>
        <w:t>% (</w:t>
      </w:r>
      <w:r w:rsidR="001E5016">
        <w:rPr>
          <w:rFonts w:ascii="Arial" w:hAnsi="Arial" w:cs="Arial"/>
          <w:color w:val="000000"/>
          <w:sz w:val="22"/>
          <w:szCs w:val="22"/>
        </w:rPr>
        <w:t>1</w:t>
      </w:r>
      <w:r w:rsidR="005D0D8B" w:rsidRPr="005B3E97">
        <w:rPr>
          <w:rFonts w:ascii="Arial" w:hAnsi="Arial" w:cs="Arial"/>
          <w:color w:val="000000"/>
          <w:sz w:val="22"/>
          <w:szCs w:val="22"/>
        </w:rPr>
        <w:t>-</w:t>
      </w:r>
      <w:r w:rsidR="001E5016">
        <w:rPr>
          <w:rFonts w:ascii="Arial" w:hAnsi="Arial" w:cs="Arial"/>
          <w:color w:val="000000"/>
          <w:sz w:val="22"/>
          <w:szCs w:val="22"/>
        </w:rPr>
        <w:t>15</w:t>
      </w:r>
      <w:r w:rsidR="005D0D8B" w:rsidRPr="005B3E97">
        <w:rPr>
          <w:rFonts w:ascii="Arial" w:hAnsi="Arial" w:cs="Arial"/>
          <w:color w:val="000000"/>
          <w:sz w:val="22"/>
          <w:szCs w:val="22"/>
        </w:rPr>
        <w:t xml:space="preserve">) increase in males; </w:t>
      </w:r>
      <w:r w:rsidR="001E5016">
        <w:rPr>
          <w:rFonts w:ascii="Arial" w:hAnsi="Arial" w:cs="Arial"/>
          <w:color w:val="000000"/>
          <w:sz w:val="22"/>
          <w:szCs w:val="22"/>
        </w:rPr>
        <w:t>2</w:t>
      </w:r>
      <w:r w:rsidR="005D0D8B" w:rsidRPr="005B3E97">
        <w:rPr>
          <w:rFonts w:ascii="Arial" w:hAnsi="Arial" w:cs="Arial"/>
          <w:color w:val="000000"/>
          <w:sz w:val="22"/>
          <w:szCs w:val="22"/>
        </w:rPr>
        <w:t>% (</w:t>
      </w:r>
      <w:r w:rsidR="001E5016">
        <w:rPr>
          <w:rFonts w:ascii="Arial" w:hAnsi="Arial" w:cs="Arial"/>
          <w:color w:val="000000"/>
          <w:sz w:val="22"/>
          <w:szCs w:val="22"/>
        </w:rPr>
        <w:t>-6</w:t>
      </w:r>
      <w:r w:rsidR="005D0D8B" w:rsidRPr="005B3E97">
        <w:rPr>
          <w:rFonts w:ascii="Arial" w:hAnsi="Arial" w:cs="Arial"/>
          <w:color w:val="000000"/>
          <w:sz w:val="22"/>
          <w:szCs w:val="22"/>
        </w:rPr>
        <w:t>-</w:t>
      </w:r>
      <w:r w:rsidR="001E5016">
        <w:rPr>
          <w:rFonts w:ascii="Arial" w:hAnsi="Arial" w:cs="Arial"/>
          <w:color w:val="000000"/>
          <w:sz w:val="22"/>
          <w:szCs w:val="22"/>
        </w:rPr>
        <w:t>11</w:t>
      </w:r>
      <w:r w:rsidR="005D0D8B" w:rsidRPr="005B3E97">
        <w:rPr>
          <w:rFonts w:ascii="Arial" w:hAnsi="Arial" w:cs="Arial"/>
          <w:color w:val="000000"/>
          <w:sz w:val="22"/>
          <w:szCs w:val="22"/>
        </w:rPr>
        <w:t>) in females). In contrast, in Belgium (</w:t>
      </w:r>
      <w:r w:rsidR="00606506">
        <w:rPr>
          <w:rFonts w:ascii="Arial" w:hAnsi="Arial" w:cs="Arial"/>
          <w:color w:val="000000"/>
          <w:sz w:val="22"/>
          <w:szCs w:val="22"/>
        </w:rPr>
        <w:t>27</w:t>
      </w:r>
      <w:r w:rsidR="005D0D8B" w:rsidRPr="005B3E97">
        <w:rPr>
          <w:rFonts w:ascii="Arial" w:hAnsi="Arial" w:cs="Arial"/>
          <w:color w:val="000000"/>
          <w:sz w:val="22"/>
          <w:szCs w:val="22"/>
        </w:rPr>
        <w:t>% (</w:t>
      </w:r>
      <w:r w:rsidR="00606506">
        <w:rPr>
          <w:rFonts w:ascii="Arial" w:hAnsi="Arial" w:cs="Arial"/>
          <w:color w:val="000000"/>
          <w:sz w:val="22"/>
          <w:szCs w:val="22"/>
        </w:rPr>
        <w:t>18</w:t>
      </w:r>
      <w:r w:rsidR="005D0D8B" w:rsidRPr="005B3E97">
        <w:rPr>
          <w:rFonts w:ascii="Arial" w:hAnsi="Arial" w:cs="Arial"/>
          <w:color w:val="000000"/>
          <w:sz w:val="22"/>
          <w:szCs w:val="22"/>
        </w:rPr>
        <w:t>-</w:t>
      </w:r>
      <w:r w:rsidR="00606506">
        <w:rPr>
          <w:rFonts w:ascii="Arial" w:hAnsi="Arial" w:cs="Arial"/>
          <w:color w:val="000000"/>
          <w:sz w:val="22"/>
          <w:szCs w:val="22"/>
        </w:rPr>
        <w:t>37</w:t>
      </w:r>
      <w:r w:rsidR="005D0D8B" w:rsidRPr="005B3E97">
        <w:rPr>
          <w:rFonts w:ascii="Arial" w:hAnsi="Arial" w:cs="Arial"/>
          <w:color w:val="000000"/>
          <w:sz w:val="22"/>
          <w:szCs w:val="22"/>
        </w:rPr>
        <w:t xml:space="preserve">) increase in males; </w:t>
      </w:r>
      <w:r w:rsidR="00606506">
        <w:rPr>
          <w:rFonts w:ascii="Arial" w:hAnsi="Arial" w:cs="Arial"/>
          <w:color w:val="000000"/>
          <w:sz w:val="22"/>
          <w:szCs w:val="22"/>
        </w:rPr>
        <w:t>30</w:t>
      </w:r>
      <w:r w:rsidR="005D0D8B" w:rsidRPr="005B3E97">
        <w:rPr>
          <w:rFonts w:ascii="Arial" w:hAnsi="Arial" w:cs="Arial"/>
          <w:color w:val="000000"/>
          <w:sz w:val="22"/>
          <w:szCs w:val="22"/>
        </w:rPr>
        <w:t>% (</w:t>
      </w:r>
      <w:r w:rsidR="00606506">
        <w:rPr>
          <w:rFonts w:ascii="Arial" w:hAnsi="Arial" w:cs="Arial"/>
          <w:color w:val="000000"/>
          <w:sz w:val="22"/>
          <w:szCs w:val="22"/>
        </w:rPr>
        <w:t>19</w:t>
      </w:r>
      <w:r w:rsidR="005D0D8B" w:rsidRPr="005B3E97">
        <w:rPr>
          <w:rFonts w:ascii="Arial" w:hAnsi="Arial" w:cs="Arial"/>
          <w:color w:val="000000"/>
          <w:sz w:val="22"/>
          <w:szCs w:val="22"/>
        </w:rPr>
        <w:t>-</w:t>
      </w:r>
      <w:r w:rsidR="00606506">
        <w:rPr>
          <w:rFonts w:ascii="Arial" w:hAnsi="Arial" w:cs="Arial"/>
          <w:color w:val="000000"/>
          <w:sz w:val="22"/>
          <w:szCs w:val="22"/>
        </w:rPr>
        <w:t>43</w:t>
      </w:r>
      <w:r w:rsidR="005D0D8B" w:rsidRPr="005B3E97">
        <w:rPr>
          <w:rFonts w:ascii="Arial" w:hAnsi="Arial" w:cs="Arial"/>
          <w:color w:val="000000"/>
          <w:sz w:val="22"/>
          <w:szCs w:val="22"/>
        </w:rPr>
        <w:t>) in females) and Spain (</w:t>
      </w:r>
      <w:r w:rsidR="00606506">
        <w:rPr>
          <w:rFonts w:ascii="Arial" w:hAnsi="Arial" w:cs="Arial"/>
          <w:color w:val="000000"/>
          <w:sz w:val="22"/>
          <w:szCs w:val="22"/>
        </w:rPr>
        <w:t>39</w:t>
      </w:r>
      <w:r w:rsidR="005D0D8B" w:rsidRPr="005B3E97">
        <w:rPr>
          <w:rFonts w:ascii="Arial" w:hAnsi="Arial" w:cs="Arial"/>
          <w:color w:val="000000"/>
          <w:sz w:val="22"/>
          <w:szCs w:val="22"/>
        </w:rPr>
        <w:t>% (</w:t>
      </w:r>
      <w:r w:rsidR="00606506">
        <w:rPr>
          <w:rFonts w:ascii="Arial" w:hAnsi="Arial" w:cs="Arial"/>
          <w:color w:val="000000"/>
          <w:sz w:val="22"/>
          <w:szCs w:val="22"/>
        </w:rPr>
        <w:t>30</w:t>
      </w:r>
      <w:r w:rsidR="005D0D8B" w:rsidRPr="005B3E97">
        <w:rPr>
          <w:rFonts w:ascii="Arial" w:hAnsi="Arial" w:cs="Arial"/>
          <w:color w:val="000000"/>
          <w:sz w:val="22"/>
          <w:szCs w:val="22"/>
        </w:rPr>
        <w:t>-</w:t>
      </w:r>
      <w:r w:rsidR="00606506">
        <w:rPr>
          <w:rFonts w:ascii="Arial" w:hAnsi="Arial" w:cs="Arial"/>
          <w:color w:val="000000"/>
          <w:sz w:val="22"/>
          <w:szCs w:val="22"/>
        </w:rPr>
        <w:t>47</w:t>
      </w:r>
      <w:r w:rsidR="005D0D8B" w:rsidRPr="005B3E97">
        <w:rPr>
          <w:rFonts w:ascii="Arial" w:hAnsi="Arial" w:cs="Arial"/>
          <w:color w:val="000000"/>
          <w:sz w:val="22"/>
          <w:szCs w:val="22"/>
        </w:rPr>
        <w:t xml:space="preserve">) increase in males; </w:t>
      </w:r>
      <w:r w:rsidR="00606506">
        <w:rPr>
          <w:rFonts w:ascii="Arial" w:hAnsi="Arial" w:cs="Arial"/>
          <w:color w:val="000000"/>
          <w:sz w:val="22"/>
          <w:szCs w:val="22"/>
        </w:rPr>
        <w:t>41</w:t>
      </w:r>
      <w:r w:rsidR="005D0D8B" w:rsidRPr="005B3E97">
        <w:rPr>
          <w:rFonts w:ascii="Arial" w:hAnsi="Arial" w:cs="Arial"/>
          <w:color w:val="000000"/>
          <w:sz w:val="22"/>
          <w:szCs w:val="22"/>
        </w:rPr>
        <w:t>% (</w:t>
      </w:r>
      <w:r w:rsidR="00606506">
        <w:rPr>
          <w:rFonts w:ascii="Arial" w:hAnsi="Arial" w:cs="Arial"/>
          <w:color w:val="000000"/>
          <w:sz w:val="22"/>
          <w:szCs w:val="22"/>
        </w:rPr>
        <w:t>30</w:t>
      </w:r>
      <w:r w:rsidR="005D0D8B" w:rsidRPr="005B3E97">
        <w:rPr>
          <w:rFonts w:ascii="Arial" w:hAnsi="Arial" w:cs="Arial"/>
          <w:color w:val="000000"/>
          <w:sz w:val="22"/>
          <w:szCs w:val="22"/>
        </w:rPr>
        <w:t>-</w:t>
      </w:r>
      <w:r w:rsidR="00606506">
        <w:rPr>
          <w:rFonts w:ascii="Arial" w:hAnsi="Arial" w:cs="Arial"/>
          <w:color w:val="000000"/>
          <w:sz w:val="22"/>
          <w:szCs w:val="22"/>
        </w:rPr>
        <w:t>53</w:t>
      </w:r>
      <w:r w:rsidR="005D0D8B" w:rsidRPr="005B3E97">
        <w:rPr>
          <w:rFonts w:ascii="Arial" w:hAnsi="Arial" w:cs="Arial"/>
          <w:color w:val="000000"/>
          <w:sz w:val="22"/>
          <w:szCs w:val="22"/>
        </w:rPr>
        <w:t xml:space="preserve">) in females) there may have been a slight female disadvantage in </w:t>
      </w:r>
      <w:r>
        <w:rPr>
          <w:rFonts w:ascii="Arial" w:hAnsi="Arial" w:cs="Arial"/>
          <w:color w:val="000000"/>
          <w:sz w:val="22"/>
          <w:szCs w:val="22"/>
        </w:rPr>
        <w:t xml:space="preserve">total mortality </w:t>
      </w:r>
      <w:r w:rsidR="005D0D8B" w:rsidRPr="005B3E97">
        <w:rPr>
          <w:rFonts w:ascii="Arial" w:hAnsi="Arial" w:cs="Arial"/>
          <w:color w:val="000000"/>
          <w:sz w:val="22"/>
          <w:szCs w:val="22"/>
        </w:rPr>
        <w:t xml:space="preserve">impacts. </w:t>
      </w:r>
      <w:r w:rsidR="00991436">
        <w:rPr>
          <w:rFonts w:ascii="Arial" w:hAnsi="Arial" w:cs="Arial"/>
          <w:color w:val="000000"/>
          <w:sz w:val="22"/>
          <w:szCs w:val="22"/>
        </w:rPr>
        <w:t>A</w:t>
      </w:r>
      <w:r w:rsidR="005D0D8B" w:rsidRPr="005B3E97">
        <w:rPr>
          <w:rFonts w:ascii="Arial" w:hAnsi="Arial" w:cs="Arial"/>
          <w:color w:val="000000"/>
          <w:sz w:val="22"/>
          <w:szCs w:val="22"/>
        </w:rPr>
        <w:t xml:space="preserve"> male disadvantage in </w:t>
      </w:r>
      <w:r w:rsidR="00050EEF" w:rsidRPr="005B3E97">
        <w:rPr>
          <w:rFonts w:ascii="Arial" w:hAnsi="Arial" w:cs="Arial"/>
          <w:color w:val="000000"/>
          <w:sz w:val="22"/>
          <w:szCs w:val="22"/>
        </w:rPr>
        <w:t xml:space="preserve">pandemic-related excess deaths was more pronounced before 65 years of age, whereas in older ages the relative impacts were </w:t>
      </w:r>
      <w:del w:id="102" w:author="Zhou, Bin" w:date="2020-07-01T14:32:00Z">
        <w:r w:rsidR="00050EEF" w:rsidRPr="005B3E97" w:rsidDel="00BC7C55">
          <w:rPr>
            <w:rFonts w:ascii="Arial" w:hAnsi="Arial" w:cs="Arial"/>
            <w:color w:val="000000"/>
            <w:sz w:val="22"/>
            <w:szCs w:val="22"/>
          </w:rPr>
          <w:delText xml:space="preserve">more </w:delText>
        </w:r>
      </w:del>
      <w:r w:rsidR="00050EEF" w:rsidRPr="005B3E97">
        <w:rPr>
          <w:rFonts w:ascii="Arial" w:hAnsi="Arial" w:cs="Arial"/>
          <w:color w:val="000000"/>
          <w:sz w:val="22"/>
          <w:szCs w:val="22"/>
        </w:rPr>
        <w:t>similar between men and women (</w:t>
      </w:r>
      <w:r>
        <w:rPr>
          <w:rFonts w:ascii="Arial" w:hAnsi="Arial" w:cs="Arial"/>
          <w:color w:val="000000"/>
          <w:sz w:val="22"/>
          <w:szCs w:val="22"/>
        </w:rPr>
        <w:t>Fig. 4</w:t>
      </w:r>
      <w:r w:rsidR="00050EEF" w:rsidRPr="005B3E97">
        <w:rPr>
          <w:rFonts w:ascii="Arial" w:hAnsi="Arial" w:cs="Arial"/>
          <w:color w:val="000000"/>
          <w:sz w:val="22"/>
          <w:szCs w:val="22"/>
        </w:rPr>
        <w:t xml:space="preserve">). For example, the pandemic led to an estimated </w:t>
      </w:r>
      <w:r w:rsidR="00277084">
        <w:rPr>
          <w:rFonts w:ascii="Arial" w:hAnsi="Arial" w:cs="Arial"/>
          <w:color w:val="000000"/>
          <w:sz w:val="22"/>
          <w:szCs w:val="22"/>
        </w:rPr>
        <w:t>16</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r w:rsidR="00277084">
        <w:rPr>
          <w:rFonts w:ascii="Arial" w:hAnsi="Arial" w:cs="Arial"/>
          <w:color w:val="000000"/>
          <w:sz w:val="22"/>
          <w:szCs w:val="22"/>
        </w:rPr>
        <w:t>25</w:t>
      </w:r>
      <w:r w:rsidR="00050EEF" w:rsidRPr="005B3E97">
        <w:rPr>
          <w:rFonts w:ascii="Arial" w:hAnsi="Arial" w:cs="Arial"/>
          <w:color w:val="000000"/>
          <w:sz w:val="22"/>
          <w:szCs w:val="22"/>
        </w:rPr>
        <w:t xml:space="preserve">) increase in deaths in males younger than 65 years compared to </w:t>
      </w:r>
      <w:r w:rsidR="00277084">
        <w:rPr>
          <w:rFonts w:ascii="Arial" w:hAnsi="Arial" w:cs="Arial"/>
          <w:color w:val="000000"/>
          <w:sz w:val="22"/>
          <w:szCs w:val="22"/>
        </w:rPr>
        <w:t>1</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r w:rsidR="00277084">
        <w:rPr>
          <w:rFonts w:ascii="Arial" w:hAnsi="Arial" w:cs="Arial"/>
          <w:color w:val="000000"/>
          <w:sz w:val="22"/>
          <w:szCs w:val="22"/>
        </w:rPr>
        <w:t>11</w:t>
      </w:r>
      <w:r w:rsidR="00050EEF" w:rsidRPr="005B3E97">
        <w:rPr>
          <w:rFonts w:ascii="Arial" w:hAnsi="Arial" w:cs="Arial"/>
          <w:color w:val="000000"/>
          <w:sz w:val="22"/>
          <w:szCs w:val="22"/>
        </w:rPr>
        <w:t>) in females</w:t>
      </w:r>
      <w:r>
        <w:rPr>
          <w:rFonts w:ascii="Arial" w:hAnsi="Arial" w:cs="Arial"/>
          <w:color w:val="000000"/>
          <w:sz w:val="22"/>
          <w:szCs w:val="22"/>
        </w:rPr>
        <w:t xml:space="preserve"> of the same age</w:t>
      </w:r>
      <w:r w:rsidR="00050EEF" w:rsidRPr="005B3E97">
        <w:rPr>
          <w:rFonts w:ascii="Arial" w:hAnsi="Arial" w:cs="Arial"/>
          <w:color w:val="000000"/>
          <w:sz w:val="22"/>
          <w:szCs w:val="22"/>
        </w:rPr>
        <w:t xml:space="preserve"> in Sweden; </w:t>
      </w:r>
      <w:r w:rsidR="00277084">
        <w:rPr>
          <w:rFonts w:ascii="Arial" w:hAnsi="Arial" w:cs="Arial"/>
          <w:color w:val="000000"/>
          <w:sz w:val="22"/>
          <w:szCs w:val="22"/>
        </w:rPr>
        <w:t>20</w:t>
      </w:r>
      <w:r w:rsidR="00050EEF" w:rsidRPr="005B3E97">
        <w:rPr>
          <w:rFonts w:ascii="Arial" w:hAnsi="Arial" w:cs="Arial"/>
          <w:color w:val="000000"/>
          <w:sz w:val="22"/>
          <w:szCs w:val="22"/>
        </w:rPr>
        <w:t>% (</w:t>
      </w:r>
      <w:r w:rsidR="00277084">
        <w:rPr>
          <w:rFonts w:ascii="Arial" w:hAnsi="Arial" w:cs="Arial"/>
          <w:color w:val="000000"/>
          <w:sz w:val="22"/>
          <w:szCs w:val="22"/>
        </w:rPr>
        <w:t>14</w:t>
      </w:r>
      <w:r w:rsidR="00050EEF" w:rsidRPr="005B3E97">
        <w:rPr>
          <w:rFonts w:ascii="Arial" w:hAnsi="Arial" w:cs="Arial"/>
          <w:color w:val="000000"/>
          <w:sz w:val="22"/>
          <w:szCs w:val="22"/>
        </w:rPr>
        <w:t>-</w:t>
      </w:r>
      <w:r w:rsidR="00277084">
        <w:rPr>
          <w:rFonts w:ascii="Arial" w:hAnsi="Arial" w:cs="Arial"/>
          <w:color w:val="000000"/>
          <w:sz w:val="22"/>
          <w:szCs w:val="22"/>
        </w:rPr>
        <w:t>28</w:t>
      </w:r>
      <w:r w:rsidR="00050EEF" w:rsidRPr="005B3E97">
        <w:rPr>
          <w:rFonts w:ascii="Arial" w:hAnsi="Arial" w:cs="Arial"/>
          <w:color w:val="000000"/>
          <w:sz w:val="22"/>
          <w:szCs w:val="22"/>
        </w:rPr>
        <w:t xml:space="preserve">) and </w:t>
      </w:r>
      <w:r w:rsidR="00277084">
        <w:rPr>
          <w:rFonts w:ascii="Arial" w:hAnsi="Arial" w:cs="Arial"/>
          <w:color w:val="000000"/>
          <w:sz w:val="22"/>
          <w:szCs w:val="22"/>
        </w:rPr>
        <w:t>9</w:t>
      </w:r>
      <w:r w:rsidR="00050EEF" w:rsidRPr="005B3E97">
        <w:rPr>
          <w:rFonts w:ascii="Arial" w:hAnsi="Arial" w:cs="Arial"/>
          <w:color w:val="000000"/>
          <w:sz w:val="22"/>
          <w:szCs w:val="22"/>
        </w:rPr>
        <w:t>% (</w:t>
      </w:r>
      <w:r w:rsidR="00277084">
        <w:rPr>
          <w:rFonts w:ascii="Arial" w:hAnsi="Arial" w:cs="Arial"/>
          <w:color w:val="000000"/>
          <w:sz w:val="22"/>
          <w:szCs w:val="22"/>
        </w:rPr>
        <w:t>3</w:t>
      </w:r>
      <w:r w:rsidR="00050EEF" w:rsidRPr="005B3E97">
        <w:rPr>
          <w:rFonts w:ascii="Arial" w:hAnsi="Arial" w:cs="Arial"/>
          <w:color w:val="000000"/>
          <w:sz w:val="22"/>
          <w:szCs w:val="22"/>
        </w:rPr>
        <w:t>-</w:t>
      </w:r>
      <w:r w:rsidR="00277084">
        <w:rPr>
          <w:rFonts w:ascii="Arial" w:hAnsi="Arial" w:cs="Arial"/>
          <w:color w:val="000000"/>
          <w:sz w:val="22"/>
          <w:szCs w:val="22"/>
        </w:rPr>
        <w:t>16</w:t>
      </w:r>
      <w:r w:rsidR="00050EEF" w:rsidRPr="005B3E97">
        <w:rPr>
          <w:rFonts w:ascii="Arial" w:hAnsi="Arial" w:cs="Arial"/>
          <w:color w:val="000000"/>
          <w:sz w:val="22"/>
          <w:szCs w:val="22"/>
        </w:rPr>
        <w:t xml:space="preserve">) in Italy; and </w:t>
      </w:r>
      <w:r w:rsidR="00277084">
        <w:rPr>
          <w:rFonts w:ascii="Arial" w:hAnsi="Arial" w:cs="Arial"/>
          <w:color w:val="000000"/>
          <w:sz w:val="22"/>
          <w:szCs w:val="22"/>
        </w:rPr>
        <w:t>9</w:t>
      </w:r>
      <w:r w:rsidR="00050EEF" w:rsidRPr="005B3E97">
        <w:rPr>
          <w:rFonts w:ascii="Arial" w:hAnsi="Arial" w:cs="Arial"/>
          <w:color w:val="000000"/>
          <w:sz w:val="22"/>
          <w:szCs w:val="22"/>
        </w:rPr>
        <w:t>% (</w:t>
      </w:r>
      <w:r w:rsidR="00277084">
        <w:rPr>
          <w:rFonts w:ascii="Arial" w:hAnsi="Arial" w:cs="Arial"/>
          <w:color w:val="000000"/>
          <w:sz w:val="22"/>
          <w:szCs w:val="22"/>
        </w:rPr>
        <w:t>2</w:t>
      </w:r>
      <w:r w:rsidR="00050EEF" w:rsidRPr="005B3E97">
        <w:rPr>
          <w:rFonts w:ascii="Arial" w:hAnsi="Arial" w:cs="Arial"/>
          <w:color w:val="000000"/>
          <w:sz w:val="22"/>
          <w:szCs w:val="22"/>
        </w:rPr>
        <w:t>-</w:t>
      </w:r>
      <w:r w:rsidR="00277084">
        <w:rPr>
          <w:rFonts w:ascii="Arial" w:hAnsi="Arial" w:cs="Arial"/>
          <w:color w:val="000000"/>
          <w:sz w:val="22"/>
          <w:szCs w:val="22"/>
        </w:rPr>
        <w:t>15</w:t>
      </w:r>
      <w:r w:rsidR="00050EEF" w:rsidRPr="005B3E97">
        <w:rPr>
          <w:rFonts w:ascii="Arial" w:hAnsi="Arial" w:cs="Arial"/>
          <w:color w:val="000000"/>
          <w:sz w:val="22"/>
          <w:szCs w:val="22"/>
        </w:rPr>
        <w:t xml:space="preserve">) and </w:t>
      </w:r>
      <w:r w:rsidR="00277084">
        <w:rPr>
          <w:rFonts w:ascii="Arial" w:hAnsi="Arial" w:cs="Arial"/>
          <w:color w:val="000000"/>
          <w:sz w:val="22"/>
          <w:szCs w:val="22"/>
        </w:rPr>
        <w:t>-2</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r w:rsidR="00277084">
        <w:rPr>
          <w:rFonts w:ascii="Arial" w:hAnsi="Arial" w:cs="Arial"/>
          <w:color w:val="000000"/>
          <w:sz w:val="22"/>
          <w:szCs w:val="22"/>
        </w:rPr>
        <w:t>11</w:t>
      </w:r>
      <w:r w:rsidR="00050EEF" w:rsidRPr="005B3E97">
        <w:rPr>
          <w:rFonts w:ascii="Arial" w:hAnsi="Arial" w:cs="Arial"/>
          <w:color w:val="000000"/>
          <w:sz w:val="22"/>
          <w:szCs w:val="22"/>
        </w:rPr>
        <w:t>) in the Netherlands.</w:t>
      </w:r>
    </w:p>
    <w:p w14:paraId="6BF7AFCF" w14:textId="77777777" w:rsidR="005100F7" w:rsidRDefault="005100F7" w:rsidP="002654C4">
      <w:pPr>
        <w:spacing w:line="480" w:lineRule="auto"/>
        <w:jc w:val="both"/>
        <w:rPr>
          <w:rFonts w:ascii="Arial" w:hAnsi="Arial" w:cs="Arial"/>
          <w:color w:val="000000"/>
          <w:sz w:val="22"/>
          <w:szCs w:val="22"/>
        </w:rPr>
      </w:pPr>
    </w:p>
    <w:p w14:paraId="04DC71C4" w14:textId="0325F144" w:rsidR="00981D6E" w:rsidRPr="005B3E97" w:rsidRDefault="00050EEF" w:rsidP="002654C4">
      <w:pPr>
        <w:spacing w:line="480" w:lineRule="auto"/>
        <w:jc w:val="both"/>
        <w:rPr>
          <w:rFonts w:ascii="Arial" w:hAnsi="Arial" w:cs="Arial"/>
          <w:color w:val="000000"/>
          <w:sz w:val="22"/>
          <w:szCs w:val="22"/>
        </w:rPr>
      </w:pPr>
      <w:r w:rsidRPr="005B3E97">
        <w:rPr>
          <w:rFonts w:ascii="Arial" w:hAnsi="Arial" w:cs="Arial"/>
          <w:color w:val="000000"/>
          <w:sz w:val="22"/>
          <w:szCs w:val="22"/>
        </w:rPr>
        <w:lastRenderedPageBreak/>
        <w:t>I</w:t>
      </w:r>
      <w:r w:rsidR="0084053F">
        <w:rPr>
          <w:rFonts w:ascii="Arial" w:hAnsi="Arial" w:cs="Arial"/>
          <w:color w:val="000000"/>
          <w:sz w:val="22"/>
          <w:szCs w:val="22"/>
        </w:rPr>
        <w:t>n a</w:t>
      </w:r>
      <w:r w:rsidRPr="005B3E97">
        <w:rPr>
          <w:rFonts w:ascii="Arial" w:hAnsi="Arial" w:cs="Arial"/>
          <w:color w:val="000000"/>
          <w:sz w:val="22"/>
          <w:szCs w:val="22"/>
        </w:rPr>
        <w:t>bsolute terms, the total mortality toll of the pandemic was overwhelmingly in th</w:t>
      </w:r>
      <w:r w:rsidR="002654C4" w:rsidRPr="005B3E97">
        <w:rPr>
          <w:rFonts w:ascii="Arial" w:hAnsi="Arial" w:cs="Arial"/>
          <w:color w:val="000000"/>
          <w:sz w:val="22"/>
          <w:szCs w:val="22"/>
        </w:rPr>
        <w:t xml:space="preserve">ose aged 65 years and older, who experienced </w:t>
      </w:r>
      <w:r w:rsidR="000856E3">
        <w:rPr>
          <w:rFonts w:ascii="Arial" w:hAnsi="Arial" w:cs="Arial"/>
          <w:color w:val="000000"/>
          <w:sz w:val="22"/>
          <w:szCs w:val="22"/>
        </w:rPr>
        <w:t>94</w:t>
      </w:r>
      <w:r w:rsidR="002654C4" w:rsidRPr="005B3E97">
        <w:rPr>
          <w:rFonts w:ascii="Arial" w:hAnsi="Arial" w:cs="Arial"/>
          <w:color w:val="000000"/>
          <w:sz w:val="22"/>
          <w:szCs w:val="22"/>
        </w:rPr>
        <w:t xml:space="preserve">% of all excess deaths due to the pandemic. In relative terms also, older people were impacted more, with mortality in these ages being &gt;40% higher than it would be in the absence of the pandemic in Spain and England and Wales, and between </w:t>
      </w:r>
      <w:r w:rsidR="007D7EAA">
        <w:rPr>
          <w:rFonts w:ascii="Arial" w:hAnsi="Arial" w:cs="Arial"/>
          <w:color w:val="000000"/>
          <w:sz w:val="22"/>
          <w:szCs w:val="22"/>
        </w:rPr>
        <w:t>33</w:t>
      </w:r>
      <w:r w:rsidR="002654C4" w:rsidRPr="005B3E97">
        <w:rPr>
          <w:rFonts w:ascii="Arial" w:hAnsi="Arial" w:cs="Arial"/>
          <w:color w:val="000000"/>
          <w:sz w:val="22"/>
          <w:szCs w:val="22"/>
        </w:rPr>
        <w:t xml:space="preserve">% and </w:t>
      </w:r>
      <w:r w:rsidR="007D7EAA">
        <w:rPr>
          <w:rFonts w:ascii="Arial" w:hAnsi="Arial" w:cs="Arial"/>
          <w:color w:val="000000"/>
          <w:sz w:val="22"/>
          <w:szCs w:val="22"/>
        </w:rPr>
        <w:t>37</w:t>
      </w:r>
      <w:r w:rsidR="002654C4" w:rsidRPr="005B3E97">
        <w:rPr>
          <w:rFonts w:ascii="Arial" w:hAnsi="Arial" w:cs="Arial"/>
          <w:color w:val="000000"/>
          <w:sz w:val="22"/>
          <w:szCs w:val="22"/>
        </w:rPr>
        <w:t xml:space="preserve">% in Belgium and Italy. The largest impact on those younger than 65 years was in England </w:t>
      </w:r>
      <w:del w:id="103" w:author="Zhou, Bin" w:date="2020-07-01T14:33:00Z">
        <w:r w:rsidR="002654C4" w:rsidRPr="005B3E97" w:rsidDel="00BC7C55">
          <w:rPr>
            <w:rFonts w:ascii="Arial" w:hAnsi="Arial" w:cs="Arial"/>
            <w:color w:val="000000"/>
            <w:sz w:val="22"/>
            <w:szCs w:val="22"/>
          </w:rPr>
          <w:delText xml:space="preserve">&amp; </w:delText>
        </w:r>
      </w:del>
      <w:ins w:id="104" w:author="Zhou, Bin" w:date="2020-07-01T14:33:00Z">
        <w:r w:rsidR="00BC7C55">
          <w:rPr>
            <w:rFonts w:ascii="Arial" w:hAnsi="Arial" w:cs="Arial"/>
            <w:color w:val="000000"/>
            <w:sz w:val="22"/>
            <w:szCs w:val="22"/>
          </w:rPr>
          <w:t>and</w:t>
        </w:r>
        <w:r w:rsidR="00BC7C55" w:rsidRPr="005B3E97">
          <w:rPr>
            <w:rFonts w:ascii="Arial" w:hAnsi="Arial" w:cs="Arial"/>
            <w:color w:val="000000"/>
            <w:sz w:val="22"/>
            <w:szCs w:val="22"/>
          </w:rPr>
          <w:t xml:space="preserve"> </w:t>
        </w:r>
      </w:ins>
      <w:r w:rsidR="002654C4" w:rsidRPr="005B3E97">
        <w:rPr>
          <w:rFonts w:ascii="Arial" w:hAnsi="Arial" w:cs="Arial"/>
          <w:color w:val="000000"/>
          <w:sz w:val="22"/>
          <w:szCs w:val="22"/>
        </w:rPr>
        <w:t xml:space="preserve">Wales, </w:t>
      </w:r>
      <w:r w:rsidR="00A413EB">
        <w:rPr>
          <w:rFonts w:ascii="Arial" w:hAnsi="Arial" w:cs="Arial"/>
          <w:color w:val="000000"/>
          <w:sz w:val="22"/>
          <w:szCs w:val="22"/>
        </w:rPr>
        <w:t>27</w:t>
      </w:r>
      <w:r w:rsidR="002654C4" w:rsidRPr="005B3E97">
        <w:rPr>
          <w:rFonts w:ascii="Arial" w:hAnsi="Arial" w:cs="Arial"/>
          <w:color w:val="000000"/>
          <w:sz w:val="22"/>
          <w:szCs w:val="22"/>
        </w:rPr>
        <w:t>% (</w:t>
      </w:r>
      <w:r w:rsidR="00A413EB">
        <w:rPr>
          <w:rFonts w:ascii="Arial" w:hAnsi="Arial" w:cs="Arial"/>
          <w:color w:val="000000"/>
          <w:sz w:val="22"/>
          <w:szCs w:val="22"/>
        </w:rPr>
        <w:t>20</w:t>
      </w:r>
      <w:r w:rsidR="002654C4" w:rsidRPr="005B3E97">
        <w:rPr>
          <w:rFonts w:ascii="Arial" w:hAnsi="Arial" w:cs="Arial"/>
          <w:color w:val="000000"/>
          <w:sz w:val="22"/>
          <w:szCs w:val="22"/>
        </w:rPr>
        <w:t>-</w:t>
      </w:r>
      <w:r w:rsidR="00A413EB">
        <w:rPr>
          <w:rFonts w:ascii="Arial" w:hAnsi="Arial" w:cs="Arial"/>
          <w:color w:val="000000"/>
          <w:sz w:val="22"/>
          <w:szCs w:val="22"/>
        </w:rPr>
        <w:t>34</w:t>
      </w:r>
      <w:r w:rsidR="002654C4" w:rsidRPr="005B3E97">
        <w:rPr>
          <w:rFonts w:ascii="Arial" w:hAnsi="Arial" w:cs="Arial"/>
          <w:color w:val="000000"/>
          <w:sz w:val="22"/>
          <w:szCs w:val="22"/>
        </w:rPr>
        <w:t xml:space="preserve">) for males and </w:t>
      </w:r>
      <w:r w:rsidR="00A413EB">
        <w:rPr>
          <w:rFonts w:ascii="Arial" w:hAnsi="Arial" w:cs="Arial"/>
          <w:color w:val="000000"/>
          <w:sz w:val="22"/>
          <w:szCs w:val="22"/>
        </w:rPr>
        <w:t>23</w:t>
      </w:r>
      <w:r w:rsidR="002654C4" w:rsidRPr="005B3E97">
        <w:rPr>
          <w:rFonts w:ascii="Arial" w:hAnsi="Arial" w:cs="Arial"/>
          <w:color w:val="000000"/>
          <w:sz w:val="22"/>
          <w:szCs w:val="22"/>
        </w:rPr>
        <w:t>% (</w:t>
      </w:r>
      <w:r w:rsidR="00A413EB">
        <w:rPr>
          <w:rFonts w:ascii="Arial" w:hAnsi="Arial" w:cs="Arial"/>
          <w:color w:val="000000"/>
          <w:sz w:val="22"/>
          <w:szCs w:val="22"/>
        </w:rPr>
        <w:t>17</w:t>
      </w:r>
      <w:r w:rsidR="002654C4" w:rsidRPr="005B3E97">
        <w:rPr>
          <w:rFonts w:ascii="Arial" w:hAnsi="Arial" w:cs="Arial"/>
          <w:color w:val="000000"/>
          <w:sz w:val="22"/>
          <w:szCs w:val="22"/>
        </w:rPr>
        <w:t>-</w:t>
      </w:r>
      <w:r w:rsidR="00A413EB">
        <w:rPr>
          <w:rFonts w:ascii="Arial" w:hAnsi="Arial" w:cs="Arial"/>
          <w:color w:val="000000"/>
          <w:sz w:val="22"/>
          <w:szCs w:val="22"/>
        </w:rPr>
        <w:t>28</w:t>
      </w:r>
      <w:r w:rsidR="002654C4" w:rsidRPr="005B3E97">
        <w:rPr>
          <w:rFonts w:ascii="Arial" w:hAnsi="Arial" w:cs="Arial"/>
          <w:color w:val="000000"/>
          <w:sz w:val="22"/>
          <w:szCs w:val="22"/>
        </w:rPr>
        <w:t>) for females, followed by Italy and Spain.</w:t>
      </w:r>
      <w:r w:rsidR="00B1127F" w:rsidRPr="005B3E97">
        <w:rPr>
          <w:rFonts w:ascii="Arial" w:hAnsi="Arial" w:cs="Arial"/>
          <w:color w:val="000000"/>
          <w:sz w:val="22"/>
          <w:szCs w:val="22"/>
        </w:rPr>
        <w:t xml:space="preserve"> In a few countries, including New Zealand, Denmark and Norway, there may have been a slight decline in deaths in men aged &lt;65 years as a result of the pandemic, with posterior probabilities of the observed declines being true declines ranging from </w:t>
      </w:r>
      <w:r w:rsidR="0034088B">
        <w:rPr>
          <w:rFonts w:ascii="Arial" w:hAnsi="Arial" w:cs="Arial"/>
          <w:color w:val="000000"/>
          <w:sz w:val="22"/>
          <w:szCs w:val="22"/>
        </w:rPr>
        <w:t>83</w:t>
      </w:r>
      <w:r w:rsidR="00B1127F" w:rsidRPr="005B3E97">
        <w:rPr>
          <w:rFonts w:ascii="Arial" w:hAnsi="Arial" w:cs="Arial"/>
          <w:color w:val="000000"/>
          <w:sz w:val="22"/>
          <w:szCs w:val="22"/>
        </w:rPr>
        <w:t xml:space="preserve">% to </w:t>
      </w:r>
      <w:r w:rsidR="0034088B">
        <w:rPr>
          <w:rFonts w:ascii="Arial" w:hAnsi="Arial" w:cs="Arial"/>
          <w:color w:val="000000"/>
          <w:sz w:val="22"/>
          <w:szCs w:val="22"/>
        </w:rPr>
        <w:t>95</w:t>
      </w:r>
      <w:r w:rsidR="00B1127F" w:rsidRPr="005B3E97">
        <w:rPr>
          <w:rFonts w:ascii="Arial" w:hAnsi="Arial" w:cs="Arial"/>
          <w:color w:val="000000"/>
          <w:sz w:val="22"/>
          <w:szCs w:val="22"/>
        </w:rPr>
        <w:t xml:space="preserve">%. These declines were more pronounced below 45 years of age (detailed results available from authors), </w:t>
      </w:r>
      <w:del w:id="105" w:author="Zhou, Bin" w:date="2020-07-01T14:34:00Z">
        <w:r w:rsidR="00B1127F" w:rsidRPr="005B3E97" w:rsidDel="00BC7C55">
          <w:rPr>
            <w:rFonts w:ascii="Arial" w:hAnsi="Arial" w:cs="Arial"/>
            <w:color w:val="000000"/>
            <w:sz w:val="22"/>
            <w:szCs w:val="22"/>
          </w:rPr>
          <w:delText>whe</w:delText>
        </w:r>
        <w:r w:rsidR="00337DBF" w:rsidRPr="005B3E97" w:rsidDel="00BC7C55">
          <w:rPr>
            <w:rFonts w:ascii="Arial" w:hAnsi="Arial" w:cs="Arial"/>
            <w:color w:val="000000"/>
            <w:sz w:val="22"/>
            <w:szCs w:val="22"/>
          </w:rPr>
          <w:delText>n</w:delText>
        </w:r>
        <w:r w:rsidR="00B1127F" w:rsidRPr="005B3E97" w:rsidDel="00BC7C55">
          <w:rPr>
            <w:rFonts w:ascii="Arial" w:hAnsi="Arial" w:cs="Arial"/>
            <w:color w:val="000000"/>
            <w:sz w:val="22"/>
            <w:szCs w:val="22"/>
          </w:rPr>
          <w:delText xml:space="preserve"> </w:delText>
        </w:r>
      </w:del>
      <w:ins w:id="106" w:author="Zhou, Bin" w:date="2020-07-01T14:34:00Z">
        <w:r w:rsidR="00BC7C55">
          <w:rPr>
            <w:rFonts w:ascii="Arial" w:hAnsi="Arial" w:cs="Arial"/>
            <w:color w:val="000000"/>
            <w:sz w:val="22"/>
            <w:szCs w:val="22"/>
          </w:rPr>
          <w:t>for whom</w:t>
        </w:r>
        <w:r w:rsidR="00BC7C55" w:rsidRPr="005B3E97">
          <w:rPr>
            <w:rFonts w:ascii="Arial" w:hAnsi="Arial" w:cs="Arial"/>
            <w:color w:val="000000"/>
            <w:sz w:val="22"/>
            <w:szCs w:val="22"/>
          </w:rPr>
          <w:t xml:space="preserve"> </w:t>
        </w:r>
      </w:ins>
      <w:r w:rsidR="00B1127F" w:rsidRPr="005B3E97">
        <w:rPr>
          <w:rFonts w:ascii="Arial" w:hAnsi="Arial" w:cs="Arial"/>
          <w:color w:val="000000"/>
          <w:sz w:val="22"/>
          <w:szCs w:val="22"/>
        </w:rPr>
        <w:t>injuries are an important cause of death</w:t>
      </w:r>
      <w:r w:rsidR="00991436">
        <w:rPr>
          <w:rFonts w:ascii="Arial" w:hAnsi="Arial" w:cs="Arial"/>
          <w:color w:val="000000"/>
          <w:sz w:val="22"/>
          <w:szCs w:val="22"/>
        </w:rPr>
        <w:t xml:space="preserve">. </w:t>
      </w:r>
      <w:commentRangeStart w:id="107"/>
      <w:commentRangeStart w:id="108"/>
      <w:r w:rsidR="00991436">
        <w:rPr>
          <w:rFonts w:ascii="Arial" w:hAnsi="Arial" w:cs="Arial"/>
          <w:color w:val="000000"/>
          <w:sz w:val="22"/>
          <w:szCs w:val="22"/>
        </w:rPr>
        <w:t xml:space="preserve">Males younger than </w:t>
      </w:r>
      <w:del w:id="109" w:author="Vasilis Kontis" w:date="2020-07-01T18:14:00Z">
        <w:r w:rsidR="00991436" w:rsidDel="001D2C27">
          <w:rPr>
            <w:rFonts w:ascii="Arial" w:hAnsi="Arial" w:cs="Arial"/>
            <w:color w:val="000000"/>
            <w:sz w:val="22"/>
            <w:szCs w:val="22"/>
          </w:rPr>
          <w:delText xml:space="preserve">45 </w:delText>
        </w:r>
      </w:del>
      <w:ins w:id="110" w:author="Vasilis Kontis" w:date="2020-07-01T18:14:00Z">
        <w:r w:rsidR="001D2C27">
          <w:rPr>
            <w:rFonts w:ascii="Arial" w:hAnsi="Arial" w:cs="Arial"/>
            <w:color w:val="000000"/>
            <w:sz w:val="22"/>
            <w:szCs w:val="22"/>
          </w:rPr>
          <w:t xml:space="preserve">65 </w:t>
        </w:r>
      </w:ins>
      <w:r w:rsidR="00991436">
        <w:rPr>
          <w:rFonts w:ascii="Arial" w:hAnsi="Arial" w:cs="Arial"/>
          <w:color w:val="000000"/>
          <w:sz w:val="22"/>
          <w:szCs w:val="22"/>
        </w:rPr>
        <w:t>years in New Zealand</w:t>
      </w:r>
      <w:commentRangeEnd w:id="107"/>
      <w:r w:rsidR="000057EF">
        <w:rPr>
          <w:rStyle w:val="CommentReference"/>
          <w:rFonts w:asciiTheme="minorHAnsi" w:eastAsiaTheme="minorHAnsi" w:hAnsiTheme="minorHAnsi" w:cstheme="minorBidi"/>
          <w:lang w:eastAsia="en-US"/>
        </w:rPr>
        <w:commentReference w:id="107"/>
      </w:r>
      <w:commentRangeEnd w:id="108"/>
      <w:r w:rsidR="001D2C27">
        <w:rPr>
          <w:rStyle w:val="CommentReference"/>
          <w:rFonts w:asciiTheme="minorHAnsi" w:eastAsiaTheme="minorHAnsi" w:hAnsiTheme="minorHAnsi" w:cstheme="minorBidi"/>
          <w:lang w:eastAsia="en-US"/>
        </w:rPr>
        <w:commentReference w:id="108"/>
      </w:r>
      <w:r w:rsidR="00991436">
        <w:rPr>
          <w:rFonts w:ascii="Arial" w:hAnsi="Arial" w:cs="Arial"/>
          <w:color w:val="000000"/>
          <w:sz w:val="22"/>
          <w:szCs w:val="22"/>
        </w:rPr>
        <w:t>, the only group with a &gt;90% posterior probability of a decline in total mortality, have a higher death r</w:t>
      </w:r>
      <w:r w:rsidR="0084053F">
        <w:rPr>
          <w:rFonts w:ascii="Arial" w:hAnsi="Arial" w:cs="Arial"/>
          <w:color w:val="000000"/>
          <w:sz w:val="22"/>
          <w:szCs w:val="22"/>
        </w:rPr>
        <w:t xml:space="preserve">ate from injuries and </w:t>
      </w:r>
      <w:r w:rsidR="00991436">
        <w:rPr>
          <w:rFonts w:ascii="Arial" w:hAnsi="Arial" w:cs="Arial"/>
          <w:color w:val="000000"/>
          <w:sz w:val="22"/>
          <w:szCs w:val="22"/>
        </w:rPr>
        <w:t xml:space="preserve">higher </w:t>
      </w:r>
      <w:r w:rsidR="0084053F">
        <w:rPr>
          <w:rFonts w:ascii="Arial" w:hAnsi="Arial" w:cs="Arial"/>
          <w:color w:val="000000"/>
          <w:sz w:val="22"/>
          <w:szCs w:val="22"/>
        </w:rPr>
        <w:t>share of all deaths that are from injuries than in</w:t>
      </w:r>
      <w:r w:rsidR="008B7A84">
        <w:rPr>
          <w:rFonts w:ascii="Arial" w:hAnsi="Arial" w:cs="Arial"/>
          <w:color w:val="000000"/>
          <w:sz w:val="22"/>
          <w:szCs w:val="22"/>
        </w:rPr>
        <w:t xml:space="preserve"> </w:t>
      </w:r>
      <w:r w:rsidR="0084053F">
        <w:rPr>
          <w:rFonts w:ascii="Arial" w:hAnsi="Arial" w:cs="Arial"/>
          <w:color w:val="000000"/>
          <w:sz w:val="22"/>
          <w:szCs w:val="22"/>
        </w:rPr>
        <w:t>other countries</w:t>
      </w:r>
      <w:r w:rsidR="00FC45C3">
        <w:rPr>
          <w:rFonts w:ascii="Arial" w:hAnsi="Arial" w:cs="Arial"/>
          <w:color w:val="000000"/>
          <w:sz w:val="22"/>
          <w:szCs w:val="22"/>
        </w:rPr>
        <w:t xml:space="preserve"> in this analysis</w:t>
      </w:r>
      <w:r w:rsidR="0084053F">
        <w:rPr>
          <w:rFonts w:ascii="Arial" w:hAnsi="Arial" w:cs="Arial"/>
          <w:color w:val="000000"/>
          <w:sz w:val="22"/>
          <w:szCs w:val="22"/>
        </w:rPr>
        <w:t>.</w:t>
      </w:r>
      <w:r w:rsidR="00FC45C3" w:rsidRPr="00BC7C55">
        <w:rPr>
          <w:rFonts w:ascii="Arial" w:hAnsi="Arial" w:cs="Arial"/>
          <w:color w:val="000000"/>
          <w:sz w:val="22"/>
          <w:szCs w:val="22"/>
          <w:highlight w:val="yellow"/>
          <w:rPrChange w:id="111" w:author="Zhou, Bin" w:date="2020-07-01T14:34:00Z">
            <w:rPr>
              <w:rFonts w:ascii="Arial" w:hAnsi="Arial" w:cs="Arial"/>
              <w:color w:val="000000"/>
              <w:sz w:val="22"/>
              <w:szCs w:val="22"/>
            </w:rPr>
          </w:rPrChange>
        </w:rPr>
        <w:t>[World Health Organization, 2018 #5336]</w:t>
      </w:r>
      <w:r w:rsidR="0084053F">
        <w:rPr>
          <w:rFonts w:ascii="Arial" w:hAnsi="Arial" w:cs="Arial"/>
          <w:color w:val="000000"/>
          <w:sz w:val="22"/>
          <w:szCs w:val="22"/>
        </w:rPr>
        <w:t xml:space="preserve"> </w:t>
      </w:r>
    </w:p>
    <w:p w14:paraId="21531337" w14:textId="77777777" w:rsidR="00D00798" w:rsidRPr="005B3E97" w:rsidRDefault="00D00798" w:rsidP="002654C4">
      <w:pPr>
        <w:spacing w:line="480" w:lineRule="auto"/>
        <w:jc w:val="both"/>
        <w:rPr>
          <w:rFonts w:ascii="Arial" w:hAnsi="Arial" w:cs="Arial"/>
          <w:color w:val="000000"/>
          <w:sz w:val="22"/>
          <w:szCs w:val="22"/>
        </w:rPr>
      </w:pPr>
    </w:p>
    <w:p w14:paraId="2EE944E4" w14:textId="6147AFFA" w:rsidR="00FD2092" w:rsidRPr="005B3E97" w:rsidRDefault="00FD2092" w:rsidP="00FD2092">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Lessons from heterogen</w:t>
      </w:r>
      <w:ins w:id="112" w:author="Zhou, Bin" w:date="2020-07-01T14:35:00Z">
        <w:r w:rsidR="00BC7C55">
          <w:rPr>
            <w:rFonts w:ascii="Arial" w:hAnsi="Arial" w:cs="Arial"/>
            <w:i/>
            <w:iCs/>
            <w:color w:val="000000"/>
            <w:sz w:val="22"/>
            <w:szCs w:val="22"/>
          </w:rPr>
          <w:t>e</w:t>
        </w:r>
      </w:ins>
      <w:r w:rsidRPr="005B3E97">
        <w:rPr>
          <w:rFonts w:ascii="Arial" w:hAnsi="Arial" w:cs="Arial"/>
          <w:i/>
          <w:iCs/>
          <w:color w:val="000000"/>
          <w:sz w:val="22"/>
          <w:szCs w:val="22"/>
        </w:rPr>
        <w:t>ous mortality impacts</w:t>
      </w:r>
    </w:p>
    <w:p w14:paraId="4604B7EB" w14:textId="6036024E" w:rsidR="00FD2092" w:rsidRDefault="00FD2092" w:rsidP="00FD2092">
      <w:pPr>
        <w:spacing w:line="480" w:lineRule="auto"/>
        <w:jc w:val="both"/>
        <w:rPr>
          <w:rFonts w:ascii="Arial" w:hAnsi="Arial" w:cs="Arial"/>
          <w:color w:val="000000"/>
          <w:sz w:val="22"/>
          <w:szCs w:val="22"/>
        </w:rPr>
      </w:pPr>
      <w:r w:rsidRPr="005B3E97">
        <w:rPr>
          <w:rFonts w:ascii="Arial" w:hAnsi="Arial" w:cs="Arial"/>
          <w:color w:val="000000"/>
          <w:sz w:val="22"/>
          <w:szCs w:val="22"/>
        </w:rPr>
        <w:t xml:space="preserve">Our consistent analysis of overall death toll of the first wave of the Covid-19 pandemic has identified four groups of countries: the first are those that have avoided a </w:t>
      </w:r>
      <w:r w:rsidR="000D790A">
        <w:rPr>
          <w:rFonts w:ascii="Arial" w:hAnsi="Arial" w:cs="Arial"/>
          <w:color w:val="000000"/>
          <w:sz w:val="22"/>
          <w:szCs w:val="22"/>
        </w:rPr>
        <w:t xml:space="preserve">detectable </w:t>
      </w:r>
      <w:r w:rsidRPr="005B3E97">
        <w:rPr>
          <w:rFonts w:ascii="Arial" w:hAnsi="Arial" w:cs="Arial"/>
          <w:color w:val="000000"/>
          <w:sz w:val="22"/>
          <w:szCs w:val="22"/>
        </w:rPr>
        <w:t xml:space="preserve">rise in deaths </w:t>
      </w:r>
      <w:commentRangeStart w:id="113"/>
      <w:del w:id="114" w:author="Bennett, James E" w:date="2020-07-01T11:24:00Z">
        <w:r w:rsidRPr="005B3E97" w:rsidDel="00195988">
          <w:rPr>
            <w:rFonts w:ascii="Arial" w:hAnsi="Arial" w:cs="Arial"/>
            <w:color w:val="000000"/>
            <w:sz w:val="22"/>
            <w:szCs w:val="22"/>
          </w:rPr>
          <w:delText>not only from infection but also from other causes</w:delText>
        </w:r>
      </w:del>
      <w:ins w:id="115" w:author="Bennett, James E" w:date="2020-07-01T11:24:00Z">
        <w:r w:rsidR="00195988">
          <w:rPr>
            <w:rFonts w:ascii="Arial" w:hAnsi="Arial" w:cs="Arial"/>
            <w:color w:val="000000"/>
            <w:sz w:val="22"/>
            <w:szCs w:val="22"/>
          </w:rPr>
          <w:t>from any cause</w:t>
        </w:r>
        <w:commentRangeEnd w:id="113"/>
        <w:r w:rsidR="00195988">
          <w:rPr>
            <w:rStyle w:val="CommentReference"/>
            <w:rFonts w:asciiTheme="minorHAnsi" w:eastAsiaTheme="minorHAnsi" w:hAnsiTheme="minorHAnsi" w:cstheme="minorBidi"/>
            <w:lang w:eastAsia="en-US"/>
          </w:rPr>
          <w:commentReference w:id="113"/>
        </w:r>
      </w:ins>
      <w:r w:rsidRPr="005B3E97">
        <w:rPr>
          <w:rFonts w:ascii="Arial" w:hAnsi="Arial" w:cs="Arial"/>
          <w:color w:val="000000"/>
          <w:sz w:val="22"/>
          <w:szCs w:val="22"/>
        </w:rPr>
        <w:t>, and include New Zealand, Bulgaria, Hungary, Czechia</w:t>
      </w:r>
      <w:r>
        <w:rPr>
          <w:rFonts w:ascii="Arial" w:hAnsi="Arial" w:cs="Arial"/>
          <w:color w:val="000000"/>
          <w:sz w:val="22"/>
          <w:szCs w:val="22"/>
        </w:rPr>
        <w:t xml:space="preserve"> and</w:t>
      </w:r>
      <w:r w:rsidRPr="005B3E97">
        <w:rPr>
          <w:rFonts w:ascii="Arial" w:hAnsi="Arial" w:cs="Arial"/>
          <w:color w:val="000000"/>
          <w:sz w:val="22"/>
          <w:szCs w:val="22"/>
        </w:rPr>
        <w:t xml:space="preserve"> Norway. The second and third groups of countries experienced low-</w:t>
      </w:r>
      <w:commentRangeStart w:id="116"/>
      <w:commentRangeStart w:id="117"/>
      <w:r w:rsidRPr="005B3E97">
        <w:rPr>
          <w:rFonts w:ascii="Arial" w:hAnsi="Arial" w:cs="Arial"/>
          <w:color w:val="000000"/>
          <w:sz w:val="22"/>
          <w:szCs w:val="22"/>
        </w:rPr>
        <w:t>moderate</w:t>
      </w:r>
      <w:commentRangeEnd w:id="116"/>
      <w:r w:rsidR="00C15968">
        <w:rPr>
          <w:rStyle w:val="CommentReference"/>
          <w:rFonts w:asciiTheme="minorHAnsi" w:eastAsiaTheme="minorHAnsi" w:hAnsiTheme="minorHAnsi" w:cstheme="minorBidi"/>
          <w:lang w:eastAsia="en-US"/>
        </w:rPr>
        <w:commentReference w:id="116"/>
      </w:r>
      <w:commentRangeEnd w:id="117"/>
      <w:r w:rsidR="00195988">
        <w:rPr>
          <w:rStyle w:val="CommentReference"/>
          <w:rFonts w:asciiTheme="minorHAnsi" w:eastAsiaTheme="minorHAnsi" w:hAnsiTheme="minorHAnsi" w:cstheme="minorBidi"/>
          <w:lang w:eastAsia="en-US"/>
        </w:rPr>
        <w:commentReference w:id="117"/>
      </w:r>
      <w:r w:rsidRPr="005B3E97">
        <w:rPr>
          <w:rFonts w:ascii="Arial" w:hAnsi="Arial" w:cs="Arial"/>
          <w:color w:val="000000"/>
          <w:sz w:val="22"/>
          <w:szCs w:val="22"/>
        </w:rPr>
        <w:t xml:space="preserve"> impact of the pandemic on overall deaths and include Denmark</w:t>
      </w:r>
      <w:r>
        <w:rPr>
          <w:rFonts w:ascii="Arial" w:hAnsi="Arial" w:cs="Arial"/>
          <w:color w:val="000000"/>
          <w:sz w:val="22"/>
          <w:szCs w:val="22"/>
        </w:rPr>
        <w:t>, Finland,</w:t>
      </w:r>
      <w:r w:rsidRPr="005B3E97">
        <w:rPr>
          <w:rFonts w:ascii="Arial" w:hAnsi="Arial" w:cs="Arial"/>
          <w:color w:val="000000"/>
          <w:sz w:val="22"/>
          <w:szCs w:val="22"/>
        </w:rPr>
        <w:t xml:space="preserve"> Austria, Switzerland</w:t>
      </w:r>
      <w:r>
        <w:rPr>
          <w:rFonts w:ascii="Arial" w:hAnsi="Arial" w:cs="Arial"/>
          <w:color w:val="000000"/>
          <w:sz w:val="22"/>
          <w:szCs w:val="22"/>
        </w:rPr>
        <w:t xml:space="preserve"> and</w:t>
      </w:r>
      <w:r w:rsidRPr="005B3E97">
        <w:rPr>
          <w:rFonts w:ascii="Arial" w:hAnsi="Arial" w:cs="Arial"/>
          <w:color w:val="000000"/>
          <w:sz w:val="22"/>
          <w:szCs w:val="22"/>
        </w:rPr>
        <w:t xml:space="preserve"> Portugal</w:t>
      </w:r>
      <w:r>
        <w:rPr>
          <w:rFonts w:ascii="Arial" w:hAnsi="Arial" w:cs="Arial"/>
          <w:color w:val="000000"/>
          <w:sz w:val="22"/>
          <w:szCs w:val="22"/>
        </w:rPr>
        <w:t xml:space="preserve"> (low impacts) and</w:t>
      </w:r>
      <w:r w:rsidRPr="005B3E97">
        <w:rPr>
          <w:rFonts w:ascii="Arial" w:hAnsi="Arial" w:cs="Arial"/>
          <w:color w:val="000000"/>
          <w:sz w:val="22"/>
          <w:szCs w:val="22"/>
        </w:rPr>
        <w:t xml:space="preserve"> France, the Netherlands and Sweden</w:t>
      </w:r>
      <w:r w:rsidR="00C15968">
        <w:rPr>
          <w:rFonts w:ascii="Arial" w:hAnsi="Arial" w:cs="Arial"/>
          <w:color w:val="000000"/>
          <w:sz w:val="22"/>
          <w:szCs w:val="22"/>
        </w:rPr>
        <w:t xml:space="preserve"> (moderate impact)</w:t>
      </w:r>
      <w:r w:rsidRPr="005B3E97">
        <w:rPr>
          <w:rFonts w:ascii="Arial" w:hAnsi="Arial" w:cs="Arial"/>
          <w:color w:val="000000"/>
          <w:sz w:val="22"/>
          <w:szCs w:val="22"/>
        </w:rPr>
        <w:t>. The fourth group</w:t>
      </w:r>
      <w:r>
        <w:rPr>
          <w:rFonts w:ascii="Arial" w:hAnsi="Arial" w:cs="Arial"/>
          <w:color w:val="000000"/>
          <w:sz w:val="22"/>
          <w:szCs w:val="22"/>
        </w:rPr>
        <w:t>, which experienced the highest mortality toll,</w:t>
      </w:r>
      <w:r w:rsidRPr="005B3E97">
        <w:rPr>
          <w:rFonts w:ascii="Arial" w:hAnsi="Arial" w:cs="Arial"/>
          <w:color w:val="000000"/>
          <w:sz w:val="22"/>
          <w:szCs w:val="22"/>
        </w:rPr>
        <w:t xml:space="preserve"> consist</w:t>
      </w:r>
      <w:r>
        <w:rPr>
          <w:rFonts w:ascii="Arial" w:hAnsi="Arial" w:cs="Arial"/>
          <w:color w:val="000000"/>
          <w:sz w:val="22"/>
          <w:szCs w:val="22"/>
        </w:rPr>
        <w:t>s</w:t>
      </w:r>
      <w:r w:rsidRPr="005B3E97">
        <w:rPr>
          <w:rFonts w:ascii="Arial" w:hAnsi="Arial" w:cs="Arial"/>
          <w:color w:val="000000"/>
          <w:sz w:val="22"/>
          <w:szCs w:val="22"/>
        </w:rPr>
        <w:t xml:space="preserve"> of </w:t>
      </w:r>
      <w:r>
        <w:rPr>
          <w:rFonts w:ascii="Arial" w:hAnsi="Arial" w:cs="Arial"/>
          <w:color w:val="000000"/>
          <w:sz w:val="22"/>
          <w:szCs w:val="22"/>
        </w:rPr>
        <w:t xml:space="preserve">Belgium, </w:t>
      </w:r>
      <w:r w:rsidRPr="005B3E97">
        <w:rPr>
          <w:rFonts w:ascii="Arial" w:hAnsi="Arial" w:cs="Arial"/>
          <w:color w:val="000000"/>
          <w:sz w:val="22"/>
          <w:szCs w:val="22"/>
        </w:rPr>
        <w:t>Italy, Spain and England and Wales</w:t>
      </w:r>
      <w:r>
        <w:rPr>
          <w:rFonts w:ascii="Arial" w:hAnsi="Arial" w:cs="Arial"/>
          <w:color w:val="000000"/>
          <w:sz w:val="22"/>
          <w:szCs w:val="22"/>
        </w:rPr>
        <w:t>.</w:t>
      </w:r>
    </w:p>
    <w:p w14:paraId="3E108B16" w14:textId="77777777" w:rsidR="00FD2092" w:rsidRDefault="00FD2092" w:rsidP="00FD2092">
      <w:pPr>
        <w:spacing w:line="480" w:lineRule="auto"/>
        <w:jc w:val="both"/>
        <w:rPr>
          <w:rFonts w:ascii="Arial" w:hAnsi="Arial" w:cs="Arial"/>
          <w:color w:val="000000"/>
          <w:sz w:val="22"/>
          <w:szCs w:val="22"/>
        </w:rPr>
      </w:pPr>
    </w:p>
    <w:p w14:paraId="06D9F2C8" w14:textId="19F89CD0" w:rsidR="00B50501" w:rsidRPr="00C415F9" w:rsidRDefault="00FD2092" w:rsidP="00C415F9">
      <w:pPr>
        <w:spacing w:line="480" w:lineRule="auto"/>
        <w:jc w:val="both"/>
        <w:rPr>
          <w:rFonts w:ascii="Arial" w:hAnsi="Arial" w:cs="Arial"/>
          <w:color w:val="000000"/>
          <w:sz w:val="22"/>
          <w:szCs w:val="22"/>
        </w:rPr>
      </w:pPr>
      <w:r>
        <w:rPr>
          <w:rFonts w:ascii="Arial" w:hAnsi="Arial" w:cs="Arial"/>
          <w:color w:val="000000"/>
          <w:sz w:val="22"/>
          <w:szCs w:val="22"/>
        </w:rPr>
        <w:t>A range of factors affect the total death toll of the Covid-19 pandemic in a country</w:t>
      </w:r>
      <w:r w:rsidR="00C415F9">
        <w:rPr>
          <w:rFonts w:ascii="Arial" w:hAnsi="Arial" w:cs="Arial"/>
          <w:color w:val="000000"/>
          <w:sz w:val="22"/>
          <w:szCs w:val="22"/>
        </w:rPr>
        <w:t xml:space="preserve">. </w:t>
      </w:r>
      <w:r>
        <w:rPr>
          <w:rFonts w:ascii="Arial" w:hAnsi="Arial" w:cs="Arial"/>
          <w:color w:val="000000"/>
          <w:sz w:val="22"/>
          <w:szCs w:val="22"/>
        </w:rPr>
        <w:t xml:space="preserve">The first </w:t>
      </w:r>
      <w:r w:rsidR="00513ADC">
        <w:rPr>
          <w:rFonts w:ascii="Arial" w:hAnsi="Arial" w:cs="Arial"/>
          <w:color w:val="000000"/>
          <w:sz w:val="22"/>
          <w:szCs w:val="22"/>
        </w:rPr>
        <w:t xml:space="preserve">set of </w:t>
      </w:r>
      <w:r>
        <w:rPr>
          <w:rFonts w:ascii="Arial" w:hAnsi="Arial" w:cs="Arial"/>
          <w:color w:val="000000"/>
          <w:sz w:val="22"/>
          <w:szCs w:val="22"/>
        </w:rPr>
        <w:t>determinant</w:t>
      </w:r>
      <w:r w:rsidR="00513ADC">
        <w:rPr>
          <w:rFonts w:ascii="Arial" w:hAnsi="Arial" w:cs="Arial"/>
          <w:color w:val="000000"/>
          <w:sz w:val="22"/>
          <w:szCs w:val="22"/>
        </w:rPr>
        <w:t>s</w:t>
      </w:r>
      <w:r>
        <w:rPr>
          <w:rFonts w:ascii="Arial" w:hAnsi="Arial" w:cs="Arial"/>
          <w:color w:val="000000"/>
          <w:sz w:val="22"/>
          <w:szCs w:val="22"/>
        </w:rPr>
        <w:t xml:space="preserve"> </w:t>
      </w:r>
      <w:r w:rsidR="004829D6">
        <w:rPr>
          <w:rFonts w:ascii="Arial" w:hAnsi="Arial" w:cs="Arial"/>
          <w:color w:val="000000"/>
          <w:sz w:val="22"/>
          <w:szCs w:val="22"/>
        </w:rPr>
        <w:t>is</w:t>
      </w:r>
      <w:r w:rsidR="006824EC">
        <w:rPr>
          <w:rFonts w:ascii="Arial" w:hAnsi="Arial" w:cs="Arial"/>
          <w:color w:val="000000"/>
          <w:sz w:val="22"/>
          <w:szCs w:val="22"/>
        </w:rPr>
        <w:t xml:space="preserve"> </w:t>
      </w:r>
      <w:r>
        <w:rPr>
          <w:rFonts w:ascii="Arial" w:hAnsi="Arial" w:cs="Arial"/>
          <w:color w:val="000000"/>
          <w:sz w:val="22"/>
          <w:szCs w:val="22"/>
        </w:rPr>
        <w:t xml:space="preserve">contextual </w:t>
      </w:r>
      <w:r w:rsidR="006824EC">
        <w:rPr>
          <w:rFonts w:ascii="Arial" w:hAnsi="Arial" w:cs="Arial"/>
          <w:color w:val="000000"/>
          <w:sz w:val="22"/>
          <w:szCs w:val="22"/>
        </w:rPr>
        <w:t>and include</w:t>
      </w:r>
      <w:r>
        <w:rPr>
          <w:rFonts w:ascii="Arial" w:hAnsi="Arial" w:cs="Arial"/>
          <w:color w:val="000000"/>
          <w:sz w:val="22"/>
          <w:szCs w:val="22"/>
        </w:rPr>
        <w:t xml:space="preserve"> baseline demography and health, social </w:t>
      </w:r>
      <w:r>
        <w:rPr>
          <w:rFonts w:ascii="Arial" w:hAnsi="Arial" w:cs="Arial"/>
          <w:color w:val="000000"/>
          <w:sz w:val="22"/>
          <w:szCs w:val="22"/>
        </w:rPr>
        <w:lastRenderedPageBreak/>
        <w:t xml:space="preserve">networks and inequalities, </w:t>
      </w:r>
      <w:r w:rsidR="004829D6">
        <w:rPr>
          <w:rFonts w:ascii="Arial" w:hAnsi="Arial" w:cs="Arial"/>
          <w:color w:val="000000"/>
          <w:sz w:val="22"/>
          <w:szCs w:val="22"/>
        </w:rPr>
        <w:t xml:space="preserve">employment and occupation, </w:t>
      </w:r>
      <w:r>
        <w:rPr>
          <w:rFonts w:ascii="Arial" w:hAnsi="Arial" w:cs="Arial"/>
          <w:color w:val="000000"/>
          <w:sz w:val="22"/>
          <w:szCs w:val="22"/>
        </w:rPr>
        <w:t xml:space="preserve">and </w:t>
      </w:r>
      <w:r w:rsidR="006824EC">
        <w:rPr>
          <w:rFonts w:ascii="Arial" w:hAnsi="Arial" w:cs="Arial"/>
          <w:color w:val="000000"/>
          <w:sz w:val="22"/>
          <w:szCs w:val="22"/>
        </w:rPr>
        <w:t>environmental features such</w:t>
      </w:r>
      <w:r>
        <w:rPr>
          <w:rFonts w:ascii="Arial" w:hAnsi="Arial" w:cs="Arial"/>
          <w:color w:val="000000"/>
          <w:sz w:val="22"/>
          <w:szCs w:val="22"/>
        </w:rPr>
        <w:t xml:space="preserve"> </w:t>
      </w:r>
      <w:r w:rsidR="004829D6">
        <w:rPr>
          <w:rFonts w:ascii="Arial" w:hAnsi="Arial" w:cs="Arial"/>
          <w:color w:val="000000"/>
          <w:sz w:val="22"/>
          <w:szCs w:val="22"/>
        </w:rPr>
        <w:t xml:space="preserve">as </w:t>
      </w:r>
      <w:r>
        <w:rPr>
          <w:rFonts w:ascii="Arial" w:hAnsi="Arial" w:cs="Arial"/>
          <w:color w:val="000000"/>
          <w:sz w:val="22"/>
          <w:szCs w:val="22"/>
        </w:rPr>
        <w:t xml:space="preserve">transport and housing. </w:t>
      </w:r>
      <w:r w:rsidRPr="000D790A">
        <w:rPr>
          <w:rFonts w:ascii="Arial" w:hAnsi="Arial" w:cs="Arial"/>
          <w:color w:val="000000" w:themeColor="text1"/>
          <w:sz w:val="22"/>
          <w:szCs w:val="22"/>
        </w:rPr>
        <w:t xml:space="preserve">The risk of death from Covid-19 increases with age, </w:t>
      </w:r>
      <w:commentRangeStart w:id="118"/>
      <w:r w:rsidRPr="000D790A">
        <w:rPr>
          <w:rFonts w:ascii="Arial" w:hAnsi="Arial" w:cs="Arial"/>
          <w:color w:val="000000" w:themeColor="text1"/>
          <w:sz w:val="22"/>
          <w:szCs w:val="22"/>
        </w:rPr>
        <w:t>social and material deprivation</w:t>
      </w:r>
      <w:commentRangeEnd w:id="118"/>
      <w:r w:rsidR="00195988">
        <w:rPr>
          <w:rStyle w:val="CommentReference"/>
          <w:rFonts w:asciiTheme="minorHAnsi" w:eastAsiaTheme="minorHAnsi" w:hAnsiTheme="minorHAnsi" w:cstheme="minorBidi"/>
          <w:lang w:eastAsia="en-US"/>
        </w:rPr>
        <w:commentReference w:id="118"/>
      </w:r>
      <w:r w:rsidRPr="000D790A">
        <w:rPr>
          <w:rFonts w:ascii="Arial" w:hAnsi="Arial" w:cs="Arial"/>
          <w:color w:val="000000" w:themeColor="text1"/>
          <w:sz w:val="22"/>
          <w:szCs w:val="22"/>
        </w:rPr>
        <w:t xml:space="preserve">, and in the presence of long-term </w:t>
      </w:r>
      <w:commentRangeStart w:id="119"/>
      <w:r w:rsidRPr="000D790A">
        <w:rPr>
          <w:rFonts w:ascii="Arial" w:hAnsi="Arial" w:cs="Arial"/>
          <w:color w:val="000000" w:themeColor="text1"/>
          <w:sz w:val="22"/>
          <w:szCs w:val="22"/>
        </w:rPr>
        <w:t xml:space="preserve">conditions </w:t>
      </w:r>
      <w:commentRangeEnd w:id="119"/>
      <w:r w:rsidR="00BC7C55">
        <w:rPr>
          <w:rStyle w:val="CommentReference"/>
          <w:rFonts w:asciiTheme="minorHAnsi" w:eastAsiaTheme="minorHAnsi" w:hAnsiTheme="minorHAnsi" w:cstheme="minorBidi"/>
          <w:lang w:eastAsia="en-US"/>
        </w:rPr>
        <w:commentReference w:id="119"/>
      </w:r>
      <w:r w:rsidRPr="000D790A">
        <w:rPr>
          <w:rFonts w:ascii="Arial" w:hAnsi="Arial" w:cs="Arial"/>
          <w:color w:val="000000" w:themeColor="text1"/>
          <w:sz w:val="22"/>
          <w:szCs w:val="22"/>
        </w:rPr>
        <w:t xml:space="preserve">such </w:t>
      </w:r>
      <w:r w:rsidR="006824EC">
        <w:rPr>
          <w:rFonts w:ascii="Arial" w:hAnsi="Arial" w:cs="Arial"/>
          <w:color w:val="000000" w:themeColor="text1"/>
          <w:sz w:val="22"/>
          <w:szCs w:val="22"/>
        </w:rPr>
        <w:t xml:space="preserve">as obesity, </w:t>
      </w:r>
      <w:r w:rsidRPr="000D790A">
        <w:rPr>
          <w:rFonts w:ascii="Arial" w:hAnsi="Arial" w:cs="Arial"/>
          <w:color w:val="000000" w:themeColor="text1"/>
          <w:sz w:val="22"/>
          <w:szCs w:val="22"/>
        </w:rPr>
        <w:t>diabetes and kidney disease. Most countries in our analysis have an aging population</w:t>
      </w:r>
      <w:r w:rsidR="000D790A" w:rsidRPr="000D790A">
        <w:rPr>
          <w:rFonts w:ascii="Arial" w:hAnsi="Arial" w:cs="Arial"/>
          <w:color w:val="000000" w:themeColor="text1"/>
          <w:sz w:val="22"/>
          <w:szCs w:val="22"/>
        </w:rPr>
        <w:t xml:space="preserve"> </w:t>
      </w:r>
      <w:commentRangeStart w:id="120"/>
      <w:commentRangeStart w:id="121"/>
      <w:r w:rsidR="000D790A" w:rsidRPr="000D790A">
        <w:rPr>
          <w:rFonts w:ascii="Arial" w:hAnsi="Arial" w:cs="Arial"/>
          <w:color w:val="000000" w:themeColor="text1"/>
          <w:sz w:val="22"/>
          <w:szCs w:val="22"/>
        </w:rPr>
        <w:t xml:space="preserve">and </w:t>
      </w:r>
      <w:r w:rsidR="006824EC">
        <w:rPr>
          <w:rFonts w:ascii="Arial" w:hAnsi="Arial" w:cs="Arial"/>
          <w:color w:val="000000" w:themeColor="text1"/>
          <w:sz w:val="22"/>
          <w:szCs w:val="22"/>
        </w:rPr>
        <w:t>n</w:t>
      </w:r>
      <w:r w:rsidR="000D790A" w:rsidRPr="000D790A">
        <w:rPr>
          <w:rFonts w:ascii="Arial" w:hAnsi="Arial" w:cs="Arial"/>
          <w:color w:val="000000" w:themeColor="text1"/>
          <w:sz w:val="22"/>
          <w:szCs w:val="22"/>
        </w:rPr>
        <w:t xml:space="preserve">one stands out as </w:t>
      </w:r>
      <w:r w:rsidR="006824EC">
        <w:rPr>
          <w:rFonts w:ascii="Arial" w:hAnsi="Arial" w:cs="Arial"/>
          <w:color w:val="000000" w:themeColor="text1"/>
          <w:sz w:val="22"/>
          <w:szCs w:val="22"/>
        </w:rPr>
        <w:t>particularly</w:t>
      </w:r>
      <w:r w:rsidR="000D790A" w:rsidRPr="000D790A">
        <w:rPr>
          <w:rFonts w:ascii="Arial" w:hAnsi="Arial" w:cs="Arial"/>
          <w:color w:val="000000" w:themeColor="text1"/>
          <w:sz w:val="22"/>
          <w:szCs w:val="22"/>
        </w:rPr>
        <w:t xml:space="preserve"> older or younger than others</w:t>
      </w:r>
      <w:commentRangeEnd w:id="120"/>
      <w:r w:rsidR="006824EC">
        <w:rPr>
          <w:rStyle w:val="CommentReference"/>
          <w:rFonts w:asciiTheme="minorHAnsi" w:eastAsiaTheme="minorHAnsi" w:hAnsiTheme="minorHAnsi" w:cstheme="minorBidi"/>
          <w:lang w:eastAsia="en-US"/>
        </w:rPr>
        <w:commentReference w:id="120"/>
      </w:r>
      <w:commentRangeEnd w:id="121"/>
      <w:r w:rsidR="00D06B01">
        <w:rPr>
          <w:rStyle w:val="CommentReference"/>
          <w:rFonts w:asciiTheme="minorHAnsi" w:eastAsiaTheme="minorHAnsi" w:hAnsiTheme="minorHAnsi" w:cstheme="minorBidi"/>
          <w:lang w:eastAsia="en-US"/>
        </w:rPr>
        <w:commentReference w:id="121"/>
      </w:r>
      <w:r w:rsidRPr="000D790A">
        <w:rPr>
          <w:rFonts w:ascii="Arial" w:hAnsi="Arial" w:cs="Arial"/>
          <w:color w:val="000000" w:themeColor="text1"/>
          <w:sz w:val="22"/>
          <w:szCs w:val="22"/>
        </w:rPr>
        <w:t xml:space="preserve">. Further, age-specific results, e.g. relative increase in deaths, are not affected by age differences across countries. </w:t>
      </w:r>
      <w:commentRangeStart w:id="122"/>
      <w:r w:rsidRPr="000D790A">
        <w:rPr>
          <w:rFonts w:ascii="Arial" w:hAnsi="Arial" w:cs="Arial"/>
          <w:color w:val="000000" w:themeColor="text1"/>
          <w:sz w:val="22"/>
          <w:szCs w:val="22"/>
        </w:rPr>
        <w:t xml:space="preserve">Obesity and diabetes </w:t>
      </w:r>
      <w:commentRangeEnd w:id="122"/>
      <w:r w:rsidR="00BC7C55">
        <w:rPr>
          <w:rStyle w:val="CommentReference"/>
          <w:rFonts w:asciiTheme="minorHAnsi" w:eastAsiaTheme="minorHAnsi" w:hAnsiTheme="minorHAnsi" w:cstheme="minorBidi"/>
          <w:lang w:eastAsia="en-US"/>
        </w:rPr>
        <w:commentReference w:id="122"/>
      </w:r>
      <w:r w:rsidRPr="000D790A">
        <w:rPr>
          <w:rFonts w:ascii="Arial" w:hAnsi="Arial" w:cs="Arial"/>
          <w:color w:val="000000" w:themeColor="text1"/>
          <w:sz w:val="22"/>
          <w:szCs w:val="22"/>
        </w:rPr>
        <w:t>are higher in the UK,</w:t>
      </w:r>
      <w:r w:rsidR="00CF52AA" w:rsidRPr="000D790A">
        <w:rPr>
          <w:rFonts w:ascii="Arial" w:hAnsi="Arial" w:cs="Arial"/>
          <w:color w:val="000000" w:themeColor="text1"/>
          <w:sz w:val="22"/>
          <w:szCs w:val="22"/>
        </w:rPr>
        <w:t>[NCD Risk Factor Collaboration (NCD-</w:t>
      </w:r>
      <w:proofErr w:type="spellStart"/>
      <w:r w:rsidR="00CF52AA" w:rsidRPr="000D790A">
        <w:rPr>
          <w:rFonts w:ascii="Arial" w:hAnsi="Arial" w:cs="Arial"/>
          <w:color w:val="000000" w:themeColor="text1"/>
          <w:sz w:val="22"/>
          <w:szCs w:val="22"/>
        </w:rPr>
        <w:t>RisC</w:t>
      </w:r>
      <w:proofErr w:type="spellEnd"/>
      <w:r w:rsidR="00CF52AA" w:rsidRPr="000D790A">
        <w:rPr>
          <w:rFonts w:ascii="Arial" w:hAnsi="Arial" w:cs="Arial"/>
          <w:color w:val="000000" w:themeColor="text1"/>
          <w:sz w:val="22"/>
          <w:szCs w:val="22"/>
        </w:rPr>
        <w:t>), 2016 #4916;NCD Risk Factor Collaboration (NCD-</w:t>
      </w:r>
      <w:proofErr w:type="spellStart"/>
      <w:r w:rsidR="00CF52AA" w:rsidRPr="000D790A">
        <w:rPr>
          <w:rFonts w:ascii="Arial" w:hAnsi="Arial" w:cs="Arial"/>
          <w:color w:val="000000" w:themeColor="text1"/>
          <w:sz w:val="22"/>
          <w:szCs w:val="22"/>
        </w:rPr>
        <w:t>RisC</w:t>
      </w:r>
      <w:proofErr w:type="spellEnd"/>
      <w:r w:rsidR="00CF52AA" w:rsidRPr="000D790A">
        <w:rPr>
          <w:rFonts w:ascii="Arial" w:hAnsi="Arial" w:cs="Arial"/>
          <w:color w:val="000000" w:themeColor="text1"/>
          <w:sz w:val="22"/>
          <w:szCs w:val="22"/>
        </w:rPr>
        <w:t>), 2017 #5285]</w:t>
      </w:r>
      <w:r w:rsidRPr="000D790A">
        <w:rPr>
          <w:rFonts w:ascii="Arial" w:hAnsi="Arial" w:cs="Arial"/>
          <w:color w:val="000000" w:themeColor="text1"/>
          <w:sz w:val="22"/>
          <w:szCs w:val="22"/>
        </w:rPr>
        <w:t xml:space="preserve"> which experienced </w:t>
      </w:r>
      <w:r w:rsidR="000D790A" w:rsidRPr="000D790A">
        <w:rPr>
          <w:rFonts w:ascii="Arial" w:hAnsi="Arial" w:cs="Arial"/>
          <w:color w:val="000000" w:themeColor="text1"/>
          <w:sz w:val="22"/>
          <w:szCs w:val="22"/>
        </w:rPr>
        <w:t xml:space="preserve">one of the </w:t>
      </w:r>
      <w:r w:rsidRPr="000D790A">
        <w:rPr>
          <w:rFonts w:ascii="Arial" w:hAnsi="Arial" w:cs="Arial"/>
          <w:color w:val="000000" w:themeColor="text1"/>
          <w:sz w:val="22"/>
          <w:szCs w:val="22"/>
        </w:rPr>
        <w:t>high</w:t>
      </w:r>
      <w:r w:rsidR="000D790A" w:rsidRPr="000D790A">
        <w:rPr>
          <w:rFonts w:ascii="Arial" w:hAnsi="Arial" w:cs="Arial"/>
          <w:color w:val="000000" w:themeColor="text1"/>
          <w:sz w:val="22"/>
          <w:szCs w:val="22"/>
        </w:rPr>
        <w:t>est</w:t>
      </w:r>
      <w:r w:rsidRPr="000D790A">
        <w:rPr>
          <w:rFonts w:ascii="Arial" w:hAnsi="Arial" w:cs="Arial"/>
          <w:color w:val="000000" w:themeColor="text1"/>
          <w:sz w:val="22"/>
          <w:szCs w:val="22"/>
        </w:rPr>
        <w:t xml:space="preserve"> impact</w:t>
      </w:r>
      <w:r w:rsidR="000D790A" w:rsidRPr="000D790A">
        <w:rPr>
          <w:rFonts w:ascii="Arial" w:hAnsi="Arial" w:cs="Arial"/>
          <w:color w:val="000000" w:themeColor="text1"/>
          <w:sz w:val="22"/>
          <w:szCs w:val="22"/>
        </w:rPr>
        <w:t>s</w:t>
      </w:r>
      <w:r w:rsidRPr="000D790A">
        <w:rPr>
          <w:rFonts w:ascii="Arial" w:hAnsi="Arial" w:cs="Arial"/>
          <w:color w:val="000000" w:themeColor="text1"/>
          <w:sz w:val="22"/>
          <w:szCs w:val="22"/>
        </w:rPr>
        <w:t>, than in other European countries in our analysis</w:t>
      </w:r>
      <w:commentRangeStart w:id="123"/>
      <w:r w:rsidR="000D790A" w:rsidRPr="000D790A">
        <w:rPr>
          <w:rFonts w:ascii="Arial" w:hAnsi="Arial" w:cs="Arial"/>
          <w:color w:val="000000" w:themeColor="text1"/>
          <w:sz w:val="22"/>
          <w:szCs w:val="22"/>
        </w:rPr>
        <w:t>.</w:t>
      </w:r>
      <w:commentRangeEnd w:id="123"/>
      <w:r w:rsidR="00695919">
        <w:rPr>
          <w:rStyle w:val="CommentReference"/>
          <w:rFonts w:asciiTheme="minorHAnsi" w:eastAsiaTheme="minorHAnsi" w:hAnsiTheme="minorHAnsi" w:cstheme="minorBidi"/>
          <w:lang w:eastAsia="en-US"/>
        </w:rPr>
        <w:commentReference w:id="123"/>
      </w:r>
      <w:r w:rsidR="000D790A" w:rsidRPr="000D790A">
        <w:rPr>
          <w:rFonts w:ascii="Arial" w:hAnsi="Arial" w:cs="Arial"/>
          <w:color w:val="000000" w:themeColor="text1"/>
          <w:sz w:val="22"/>
          <w:szCs w:val="22"/>
        </w:rPr>
        <w:t xml:space="preserve"> B</w:t>
      </w:r>
      <w:r w:rsidRPr="000D790A">
        <w:rPr>
          <w:rFonts w:ascii="Arial" w:hAnsi="Arial" w:cs="Arial"/>
          <w:color w:val="000000" w:themeColor="text1"/>
          <w:sz w:val="22"/>
          <w:szCs w:val="22"/>
        </w:rPr>
        <w:t>ut New Zealand</w:t>
      </w:r>
      <w:r w:rsidR="000D790A" w:rsidRPr="000D790A">
        <w:rPr>
          <w:rFonts w:ascii="Arial" w:hAnsi="Arial" w:cs="Arial"/>
          <w:color w:val="000000" w:themeColor="text1"/>
          <w:sz w:val="22"/>
          <w:szCs w:val="22"/>
        </w:rPr>
        <w:t>, which had no detectable excess deaths,</w:t>
      </w:r>
      <w:r w:rsidRPr="000D790A">
        <w:rPr>
          <w:rFonts w:ascii="Arial" w:hAnsi="Arial" w:cs="Arial"/>
          <w:color w:val="000000" w:themeColor="text1"/>
          <w:sz w:val="22"/>
          <w:szCs w:val="22"/>
        </w:rPr>
        <w:t xml:space="preserve"> has </w:t>
      </w:r>
      <w:r w:rsidR="006824EC">
        <w:rPr>
          <w:rFonts w:ascii="Arial" w:hAnsi="Arial" w:cs="Arial"/>
          <w:color w:val="000000" w:themeColor="text1"/>
          <w:sz w:val="22"/>
          <w:szCs w:val="22"/>
        </w:rPr>
        <w:t xml:space="preserve">an </w:t>
      </w:r>
      <w:r w:rsidRPr="000D790A">
        <w:rPr>
          <w:rFonts w:ascii="Arial" w:hAnsi="Arial" w:cs="Arial"/>
          <w:color w:val="000000" w:themeColor="text1"/>
          <w:sz w:val="22"/>
          <w:szCs w:val="22"/>
        </w:rPr>
        <w:t>even higher prevalence</w:t>
      </w:r>
      <w:r w:rsidR="000D790A" w:rsidRPr="000D790A">
        <w:rPr>
          <w:rFonts w:ascii="Arial" w:hAnsi="Arial" w:cs="Arial"/>
          <w:color w:val="000000" w:themeColor="text1"/>
          <w:sz w:val="22"/>
          <w:szCs w:val="22"/>
        </w:rPr>
        <w:t xml:space="preserve"> than the UK</w:t>
      </w:r>
      <w:r w:rsidRPr="000D790A">
        <w:rPr>
          <w:rFonts w:ascii="Arial" w:hAnsi="Arial" w:cs="Arial"/>
          <w:color w:val="000000" w:themeColor="text1"/>
          <w:sz w:val="22"/>
          <w:szCs w:val="22"/>
        </w:rPr>
        <w:t xml:space="preserve"> </w:t>
      </w:r>
      <w:r w:rsidR="000D790A" w:rsidRPr="000D790A">
        <w:rPr>
          <w:rFonts w:ascii="Arial" w:hAnsi="Arial" w:cs="Arial"/>
          <w:color w:val="000000" w:themeColor="text1"/>
          <w:sz w:val="22"/>
          <w:szCs w:val="22"/>
        </w:rPr>
        <w:t>whereas Belgium, Italy and Spain</w:t>
      </w:r>
      <w:r w:rsidR="006824EC">
        <w:rPr>
          <w:rFonts w:ascii="Arial" w:hAnsi="Arial" w:cs="Arial"/>
          <w:color w:val="000000" w:themeColor="text1"/>
          <w:sz w:val="22"/>
          <w:szCs w:val="22"/>
        </w:rPr>
        <w:t>, which</w:t>
      </w:r>
      <w:r w:rsidR="000D790A" w:rsidRPr="000D790A">
        <w:rPr>
          <w:rFonts w:ascii="Arial" w:hAnsi="Arial" w:cs="Arial"/>
          <w:color w:val="000000" w:themeColor="text1"/>
          <w:sz w:val="22"/>
          <w:szCs w:val="22"/>
        </w:rPr>
        <w:t xml:space="preserve"> have lower prevalence</w:t>
      </w:r>
      <w:r w:rsidR="006824EC">
        <w:rPr>
          <w:rFonts w:ascii="Arial" w:hAnsi="Arial" w:cs="Arial"/>
          <w:color w:val="000000" w:themeColor="text1"/>
          <w:sz w:val="22"/>
          <w:szCs w:val="22"/>
        </w:rPr>
        <w:t>, also experienced large impacts</w:t>
      </w:r>
      <w:r w:rsidR="000D790A" w:rsidRPr="000D790A">
        <w:rPr>
          <w:rFonts w:ascii="Arial" w:hAnsi="Arial" w:cs="Arial"/>
          <w:color w:val="000000" w:themeColor="text1"/>
          <w:sz w:val="22"/>
          <w:szCs w:val="22"/>
        </w:rPr>
        <w:t>.</w:t>
      </w:r>
      <w:r w:rsidR="00CF52AA">
        <w:rPr>
          <w:rFonts w:ascii="Arial" w:hAnsi="Arial" w:cs="Arial"/>
          <w:color w:val="000000" w:themeColor="text1"/>
          <w:sz w:val="22"/>
          <w:szCs w:val="22"/>
        </w:rPr>
        <w:t xml:space="preserve"> </w:t>
      </w:r>
      <w:r w:rsidR="000D790A" w:rsidRPr="00B50501">
        <w:rPr>
          <w:rFonts w:ascii="Arial" w:hAnsi="Arial" w:cs="Arial"/>
          <w:color w:val="000000" w:themeColor="text1"/>
          <w:sz w:val="22"/>
          <w:szCs w:val="22"/>
        </w:rPr>
        <w:t xml:space="preserve">Similarly, </w:t>
      </w:r>
      <w:r w:rsidR="00B50501" w:rsidRPr="00B50501">
        <w:rPr>
          <w:rFonts w:ascii="Arial" w:hAnsi="Arial" w:cs="Arial"/>
          <w:color w:val="000000" w:themeColor="text1"/>
          <w:sz w:val="22"/>
          <w:szCs w:val="22"/>
        </w:rPr>
        <w:t xml:space="preserve">although multi-morbidity varies across </w:t>
      </w:r>
      <w:commentRangeStart w:id="124"/>
      <w:r w:rsidR="00B50501" w:rsidRPr="00B50501">
        <w:rPr>
          <w:rFonts w:ascii="Arial" w:hAnsi="Arial" w:cs="Arial"/>
          <w:color w:val="000000" w:themeColor="text1"/>
          <w:sz w:val="22"/>
          <w:szCs w:val="22"/>
        </w:rPr>
        <w:t>Europe</w:t>
      </w:r>
      <w:commentRangeEnd w:id="124"/>
      <w:r w:rsidR="00B50501" w:rsidRPr="00B50501">
        <w:rPr>
          <w:rStyle w:val="CommentReference"/>
          <w:rFonts w:asciiTheme="minorHAnsi" w:eastAsiaTheme="minorHAnsi" w:hAnsiTheme="minorHAnsi" w:cstheme="minorBidi"/>
          <w:lang w:eastAsia="en-US"/>
        </w:rPr>
        <w:commentReference w:id="124"/>
      </w:r>
      <w:r w:rsidR="00B50501" w:rsidRPr="00B50501">
        <w:rPr>
          <w:rFonts w:ascii="Arial" w:hAnsi="Arial" w:cs="Arial"/>
          <w:color w:val="000000" w:themeColor="text1"/>
          <w:sz w:val="22"/>
          <w:szCs w:val="22"/>
        </w:rPr>
        <w:t xml:space="preserve">, </w:t>
      </w:r>
      <w:r w:rsidR="00CF52AA">
        <w:rPr>
          <w:rFonts w:ascii="Arial" w:hAnsi="Arial" w:cs="Arial"/>
          <w:color w:val="000000" w:themeColor="text1"/>
          <w:sz w:val="22"/>
          <w:szCs w:val="22"/>
        </w:rPr>
        <w:t>these are</w:t>
      </w:r>
      <w:r w:rsidR="00B50501" w:rsidRPr="00B50501">
        <w:rPr>
          <w:rFonts w:ascii="Arial" w:hAnsi="Arial" w:cs="Arial"/>
          <w:color w:val="000000" w:themeColor="text1"/>
          <w:sz w:val="22"/>
          <w:szCs w:val="22"/>
        </w:rPr>
        <w:t xml:space="preserve"> not correlated with </w:t>
      </w:r>
      <w:commentRangeStart w:id="125"/>
      <w:r w:rsidR="00B50501" w:rsidRPr="00B50501">
        <w:rPr>
          <w:rFonts w:ascii="Arial" w:hAnsi="Arial" w:cs="Arial"/>
          <w:color w:val="000000" w:themeColor="text1"/>
          <w:sz w:val="22"/>
          <w:szCs w:val="22"/>
        </w:rPr>
        <w:t>excess mortality</w:t>
      </w:r>
      <w:commentRangeEnd w:id="125"/>
      <w:r w:rsidR="00BC7C55">
        <w:rPr>
          <w:rStyle w:val="CommentReference"/>
          <w:rFonts w:asciiTheme="minorHAnsi" w:eastAsiaTheme="minorHAnsi" w:hAnsiTheme="minorHAnsi" w:cstheme="minorBidi"/>
          <w:lang w:eastAsia="en-US"/>
        </w:rPr>
        <w:commentReference w:id="125"/>
      </w:r>
      <w:r w:rsidR="00CF52AA">
        <w:rPr>
          <w:rFonts w:ascii="Arial" w:hAnsi="Arial" w:cs="Arial"/>
          <w:color w:val="000000" w:themeColor="text1"/>
          <w:sz w:val="22"/>
          <w:szCs w:val="22"/>
        </w:rPr>
        <w:t>:</w:t>
      </w:r>
      <w:r w:rsidR="00B50501" w:rsidRPr="00B50501">
        <w:rPr>
          <w:rFonts w:ascii="Arial" w:hAnsi="Arial" w:cs="Arial"/>
          <w:color w:val="000000" w:themeColor="text1"/>
          <w:sz w:val="22"/>
          <w:szCs w:val="22"/>
        </w:rPr>
        <w:t xml:space="preserve"> Sweden and Denmark</w:t>
      </w:r>
      <w:r w:rsidR="00B50501">
        <w:rPr>
          <w:rFonts w:ascii="Arial" w:hAnsi="Arial" w:cs="Arial"/>
          <w:color w:val="000000" w:themeColor="text1"/>
          <w:sz w:val="22"/>
          <w:szCs w:val="22"/>
        </w:rPr>
        <w:t xml:space="preserve">, which had vastly different excess deaths, </w:t>
      </w:r>
      <w:r w:rsidR="00B50501" w:rsidRPr="00B50501">
        <w:rPr>
          <w:rFonts w:ascii="Arial" w:hAnsi="Arial" w:cs="Arial"/>
          <w:color w:val="000000" w:themeColor="text1"/>
          <w:sz w:val="22"/>
          <w:szCs w:val="22"/>
        </w:rPr>
        <w:t xml:space="preserve">having </w:t>
      </w:r>
      <w:r w:rsidR="00CF52AA">
        <w:rPr>
          <w:rFonts w:ascii="Arial" w:hAnsi="Arial" w:cs="Arial"/>
          <w:color w:val="000000" w:themeColor="text1"/>
          <w:sz w:val="22"/>
          <w:szCs w:val="22"/>
        </w:rPr>
        <w:t>low</w:t>
      </w:r>
      <w:r w:rsidR="00B50501" w:rsidRPr="00B50501">
        <w:rPr>
          <w:rFonts w:ascii="Arial" w:hAnsi="Arial" w:cs="Arial"/>
          <w:color w:val="000000" w:themeColor="text1"/>
          <w:sz w:val="22"/>
          <w:szCs w:val="22"/>
        </w:rPr>
        <w:t xml:space="preserve"> levels of reported multi-morbidity</w:t>
      </w:r>
      <w:r w:rsidR="00CF52AA">
        <w:rPr>
          <w:rFonts w:ascii="Arial" w:hAnsi="Arial" w:cs="Arial"/>
          <w:color w:val="000000" w:themeColor="text1"/>
          <w:sz w:val="22"/>
          <w:szCs w:val="22"/>
        </w:rPr>
        <w:t>;</w:t>
      </w:r>
      <w:r w:rsidR="00B50501" w:rsidRPr="00B50501">
        <w:rPr>
          <w:rFonts w:ascii="Arial" w:hAnsi="Arial" w:cs="Arial"/>
          <w:color w:val="000000" w:themeColor="text1"/>
          <w:sz w:val="22"/>
          <w:szCs w:val="22"/>
        </w:rPr>
        <w:t xml:space="preserve"> Hungary</w:t>
      </w:r>
      <w:r w:rsidR="00B50501">
        <w:rPr>
          <w:rFonts w:ascii="Arial" w:hAnsi="Arial" w:cs="Arial"/>
          <w:color w:val="000000" w:themeColor="text1"/>
          <w:sz w:val="22"/>
          <w:szCs w:val="22"/>
        </w:rPr>
        <w:t>,</w:t>
      </w:r>
      <w:r w:rsidR="00B50501" w:rsidRPr="00B50501">
        <w:rPr>
          <w:rFonts w:ascii="Arial" w:hAnsi="Arial" w:cs="Arial"/>
          <w:color w:val="000000" w:themeColor="text1"/>
          <w:sz w:val="22"/>
          <w:szCs w:val="22"/>
        </w:rPr>
        <w:t xml:space="preserve"> Czechia</w:t>
      </w:r>
      <w:r w:rsidR="00B50501">
        <w:rPr>
          <w:rFonts w:ascii="Arial" w:hAnsi="Arial" w:cs="Arial"/>
          <w:color w:val="000000" w:themeColor="text1"/>
          <w:sz w:val="22"/>
          <w:szCs w:val="22"/>
        </w:rPr>
        <w:t>, Spain and Italy</w:t>
      </w:r>
      <w:r w:rsidR="004829D6">
        <w:rPr>
          <w:rFonts w:ascii="Arial" w:hAnsi="Arial" w:cs="Arial"/>
          <w:color w:val="000000" w:themeColor="text1"/>
          <w:sz w:val="22"/>
          <w:szCs w:val="22"/>
        </w:rPr>
        <w:t>, which were at the extremes of impact,</w:t>
      </w:r>
      <w:r w:rsidR="00B50501" w:rsidRPr="00B50501">
        <w:rPr>
          <w:rFonts w:ascii="Arial" w:hAnsi="Arial" w:cs="Arial"/>
          <w:color w:val="000000" w:themeColor="text1"/>
          <w:sz w:val="22"/>
          <w:szCs w:val="22"/>
        </w:rPr>
        <w:t xml:space="preserve"> </w:t>
      </w:r>
      <w:r w:rsidR="00CF52AA">
        <w:rPr>
          <w:rFonts w:ascii="Arial" w:hAnsi="Arial" w:cs="Arial"/>
          <w:color w:val="000000" w:themeColor="text1"/>
          <w:sz w:val="22"/>
          <w:szCs w:val="22"/>
        </w:rPr>
        <w:t xml:space="preserve">have </w:t>
      </w:r>
      <w:r w:rsidR="00B50501" w:rsidRPr="00B50501">
        <w:rPr>
          <w:rFonts w:ascii="Arial" w:hAnsi="Arial" w:cs="Arial"/>
          <w:color w:val="000000" w:themeColor="text1"/>
          <w:sz w:val="22"/>
          <w:szCs w:val="22"/>
        </w:rPr>
        <w:t>some of the highest.</w:t>
      </w:r>
      <w:r w:rsidR="00B50501">
        <w:rPr>
          <w:rFonts w:ascii="Arial" w:hAnsi="Arial" w:cs="Arial"/>
          <w:color w:val="000000" w:themeColor="text1"/>
          <w:sz w:val="22"/>
          <w:szCs w:val="22"/>
        </w:rPr>
        <w:t xml:space="preserve"> Finally, although the UK has higher relative poverty than </w:t>
      </w:r>
      <w:r w:rsidR="004829D6">
        <w:rPr>
          <w:rFonts w:ascii="Arial" w:hAnsi="Arial" w:cs="Arial"/>
          <w:color w:val="000000" w:themeColor="text1"/>
          <w:sz w:val="22"/>
          <w:szCs w:val="22"/>
        </w:rPr>
        <w:t xml:space="preserve">countries like Norway, </w:t>
      </w:r>
      <w:r w:rsidR="00B50501">
        <w:rPr>
          <w:rFonts w:ascii="Arial" w:hAnsi="Arial" w:cs="Arial"/>
          <w:color w:val="000000" w:themeColor="text1"/>
          <w:sz w:val="22"/>
          <w:szCs w:val="22"/>
        </w:rPr>
        <w:t xml:space="preserve">Denmark and </w:t>
      </w:r>
      <w:commentRangeStart w:id="126"/>
      <w:r w:rsidR="00B50501">
        <w:rPr>
          <w:rFonts w:ascii="Arial" w:hAnsi="Arial" w:cs="Arial"/>
          <w:color w:val="000000" w:themeColor="text1"/>
          <w:sz w:val="22"/>
          <w:szCs w:val="22"/>
        </w:rPr>
        <w:t>Finland</w:t>
      </w:r>
      <w:commentRangeEnd w:id="126"/>
      <w:r w:rsidR="00B50501">
        <w:rPr>
          <w:rStyle w:val="CommentReference"/>
          <w:rFonts w:asciiTheme="minorHAnsi" w:eastAsiaTheme="minorHAnsi" w:hAnsiTheme="minorHAnsi" w:cstheme="minorBidi"/>
          <w:lang w:eastAsia="en-US"/>
        </w:rPr>
        <w:commentReference w:id="126"/>
      </w:r>
      <w:r w:rsidR="00B50501">
        <w:rPr>
          <w:rFonts w:ascii="Arial" w:hAnsi="Arial" w:cs="Arial"/>
          <w:color w:val="000000" w:themeColor="text1"/>
          <w:sz w:val="22"/>
          <w:szCs w:val="22"/>
        </w:rPr>
        <w:t>, excess deaths</w:t>
      </w:r>
      <w:r w:rsidR="00092903">
        <w:rPr>
          <w:rFonts w:ascii="Arial" w:hAnsi="Arial" w:cs="Arial"/>
          <w:color w:val="000000" w:themeColor="text1"/>
          <w:sz w:val="22"/>
          <w:szCs w:val="22"/>
        </w:rPr>
        <w:t xml:space="preserve"> were higher in Sweden (similar relative poverty to Denmark and Finland) than in New Zealand (similar relative poverty to the UK). </w:t>
      </w:r>
      <w:commentRangeStart w:id="127"/>
      <w:commentRangeStart w:id="128"/>
      <w:r w:rsidR="007D75A1">
        <w:rPr>
          <w:rFonts w:ascii="Arial" w:hAnsi="Arial" w:cs="Arial"/>
          <w:color w:val="000000" w:themeColor="text1"/>
          <w:sz w:val="22"/>
          <w:szCs w:val="22"/>
        </w:rPr>
        <w:t xml:space="preserve">In summary, although these factors are undoubtedly important in terms of the magnitude of the mortality impact, they are unlikely to account for the massive cross-country variation observed here. </w:t>
      </w:r>
      <w:commentRangeEnd w:id="127"/>
      <w:r w:rsidR="007D75A1">
        <w:rPr>
          <w:rStyle w:val="CommentReference"/>
          <w:rFonts w:asciiTheme="minorHAnsi" w:eastAsiaTheme="minorHAnsi" w:hAnsiTheme="minorHAnsi" w:cstheme="minorBidi"/>
          <w:lang w:eastAsia="en-US"/>
        </w:rPr>
        <w:commentReference w:id="127"/>
      </w:r>
      <w:commentRangeEnd w:id="128"/>
      <w:r w:rsidR="00195988">
        <w:rPr>
          <w:rStyle w:val="CommentReference"/>
          <w:rFonts w:asciiTheme="minorHAnsi" w:eastAsiaTheme="minorHAnsi" w:hAnsiTheme="minorHAnsi" w:cstheme="minorBidi"/>
          <w:lang w:eastAsia="en-US"/>
        </w:rPr>
        <w:commentReference w:id="128"/>
      </w:r>
    </w:p>
    <w:p w14:paraId="25E927C4" w14:textId="107A7B7E" w:rsidR="00B50501" w:rsidRDefault="00B50501" w:rsidP="00FD2092">
      <w:pPr>
        <w:autoSpaceDE w:val="0"/>
        <w:autoSpaceDN w:val="0"/>
        <w:adjustRightInd w:val="0"/>
        <w:spacing w:line="480" w:lineRule="auto"/>
        <w:jc w:val="both"/>
        <w:rPr>
          <w:rFonts w:ascii="Arial" w:hAnsi="Arial" w:cs="Arial"/>
          <w:color w:val="000000" w:themeColor="text1"/>
          <w:sz w:val="22"/>
          <w:szCs w:val="22"/>
          <w:highlight w:val="yellow"/>
        </w:rPr>
      </w:pPr>
    </w:p>
    <w:p w14:paraId="0B569120" w14:textId="0814FEDC" w:rsidR="004829D6" w:rsidRDefault="00C415F9" w:rsidP="004829D6">
      <w:pPr>
        <w:spacing w:line="480" w:lineRule="auto"/>
        <w:jc w:val="both"/>
        <w:rPr>
          <w:rFonts w:ascii="Arial" w:hAnsi="Arial" w:cs="Arial"/>
          <w:color w:val="000000" w:themeColor="text1"/>
          <w:sz w:val="22"/>
          <w:szCs w:val="22"/>
        </w:rPr>
      </w:pPr>
      <w:r>
        <w:rPr>
          <w:rFonts w:ascii="Arial" w:hAnsi="Arial" w:cs="Arial"/>
          <w:color w:val="000000"/>
          <w:sz w:val="22"/>
          <w:szCs w:val="22"/>
        </w:rPr>
        <w:t>The second, and most visible, determinant of mortality toll of the pandemic is the policy and public health response</w:t>
      </w:r>
      <w:r w:rsidRPr="00694CC5">
        <w:rPr>
          <w:rFonts w:ascii="Arial" w:hAnsi="Arial" w:cs="Arial"/>
          <w:color w:val="000000"/>
          <w:sz w:val="22"/>
          <w:szCs w:val="22"/>
        </w:rPr>
        <w:t xml:space="preserve">. </w:t>
      </w:r>
      <w:r>
        <w:rPr>
          <w:rFonts w:ascii="Arial" w:hAnsi="Arial" w:cs="Arial"/>
          <w:color w:val="000000" w:themeColor="text1"/>
          <w:sz w:val="22"/>
          <w:szCs w:val="22"/>
        </w:rPr>
        <w:t>In particular, timing of lockdown in relation to when initial Covid-19 infections occurred</w:t>
      </w:r>
      <w:r w:rsidR="004829D6">
        <w:rPr>
          <w:rFonts w:ascii="Arial" w:hAnsi="Arial" w:cs="Arial"/>
          <w:color w:val="000000" w:themeColor="text1"/>
          <w:sz w:val="22"/>
          <w:szCs w:val="22"/>
        </w:rPr>
        <w:t>,</w:t>
      </w:r>
      <w:r>
        <w:rPr>
          <w:rFonts w:ascii="Arial" w:hAnsi="Arial" w:cs="Arial"/>
          <w:color w:val="000000" w:themeColor="text1"/>
          <w:sz w:val="22"/>
          <w:szCs w:val="22"/>
        </w:rPr>
        <w:t xml:space="preserve"> </w:t>
      </w:r>
      <w:r w:rsidR="004829D6">
        <w:rPr>
          <w:rFonts w:ascii="Arial" w:hAnsi="Arial" w:cs="Arial"/>
          <w:color w:val="000000" w:themeColor="text1"/>
          <w:sz w:val="22"/>
          <w:szCs w:val="22"/>
        </w:rPr>
        <w:t xml:space="preserve">and its stringency, </w:t>
      </w:r>
      <w:r>
        <w:rPr>
          <w:rFonts w:ascii="Arial" w:hAnsi="Arial" w:cs="Arial"/>
          <w:color w:val="000000" w:themeColor="text1"/>
          <w:sz w:val="22"/>
          <w:szCs w:val="22"/>
        </w:rPr>
        <w:t xml:space="preserve">affect the </w:t>
      </w:r>
      <w:r w:rsidR="004829D6">
        <w:rPr>
          <w:rFonts w:ascii="Arial" w:hAnsi="Arial" w:cs="Arial"/>
          <w:color w:val="000000" w:themeColor="text1"/>
          <w:sz w:val="22"/>
          <w:szCs w:val="22"/>
        </w:rPr>
        <w:t xml:space="preserve">peak </w:t>
      </w:r>
      <w:r>
        <w:rPr>
          <w:rFonts w:ascii="Arial" w:hAnsi="Arial" w:cs="Arial"/>
          <w:color w:val="000000" w:themeColor="text1"/>
          <w:sz w:val="22"/>
          <w:szCs w:val="22"/>
        </w:rPr>
        <w:t>number of people who are infected, which drives both the number of deaths from Covid-</w:t>
      </w:r>
      <w:commentRangeStart w:id="129"/>
      <w:r>
        <w:rPr>
          <w:rFonts w:ascii="Arial" w:hAnsi="Arial" w:cs="Arial"/>
          <w:color w:val="000000" w:themeColor="text1"/>
          <w:sz w:val="22"/>
          <w:szCs w:val="22"/>
        </w:rPr>
        <w:t>19</w:t>
      </w:r>
      <w:commentRangeEnd w:id="129"/>
      <w:r>
        <w:rPr>
          <w:rStyle w:val="CommentReference"/>
          <w:rFonts w:asciiTheme="minorHAnsi" w:eastAsiaTheme="minorHAnsi" w:hAnsiTheme="minorHAnsi" w:cstheme="minorBidi"/>
          <w:lang w:eastAsia="en-US"/>
        </w:rPr>
        <w:commentReference w:id="129"/>
      </w:r>
      <w:r>
        <w:rPr>
          <w:rFonts w:ascii="Arial" w:hAnsi="Arial" w:cs="Arial"/>
          <w:color w:val="000000" w:themeColor="text1"/>
          <w:sz w:val="22"/>
          <w:szCs w:val="22"/>
        </w:rPr>
        <w:t xml:space="preserve"> and the pressure on the healthcare system that </w:t>
      </w:r>
      <w:r w:rsidR="004829D6">
        <w:rPr>
          <w:rFonts w:ascii="Arial" w:hAnsi="Arial" w:cs="Arial"/>
          <w:color w:val="000000" w:themeColor="text1"/>
          <w:sz w:val="22"/>
          <w:szCs w:val="22"/>
        </w:rPr>
        <w:t xml:space="preserve">can </w:t>
      </w:r>
      <w:r>
        <w:rPr>
          <w:rFonts w:ascii="Arial" w:hAnsi="Arial" w:cs="Arial"/>
          <w:color w:val="000000" w:themeColor="text1"/>
          <w:sz w:val="22"/>
          <w:szCs w:val="22"/>
        </w:rPr>
        <w:t>displace routine care. The number of infections, together with the effectiveness of testing, contract tracing and isolation, also determine how long it takes for the number of cases to return to low absolute levels. T</w:t>
      </w:r>
      <w:commentRangeStart w:id="130"/>
      <w:r w:rsidR="00017DF8" w:rsidRPr="00A8603C">
        <w:rPr>
          <w:rFonts w:ascii="Arial" w:hAnsi="Arial" w:cs="Arial"/>
          <w:color w:val="000000"/>
          <w:sz w:val="22"/>
          <w:szCs w:val="22"/>
        </w:rPr>
        <w:t>he timing</w:t>
      </w:r>
      <w:r w:rsidR="00970920">
        <w:rPr>
          <w:rFonts w:ascii="Arial" w:hAnsi="Arial" w:cs="Arial"/>
          <w:color w:val="000000"/>
          <w:sz w:val="22"/>
          <w:szCs w:val="22"/>
        </w:rPr>
        <w:t>, character and</w:t>
      </w:r>
      <w:r w:rsidR="007D75A1">
        <w:rPr>
          <w:rFonts w:ascii="Arial" w:hAnsi="Arial" w:cs="Arial"/>
          <w:color w:val="000000"/>
          <w:sz w:val="22"/>
          <w:szCs w:val="22"/>
        </w:rPr>
        <w:t xml:space="preserve"> extent</w:t>
      </w:r>
      <w:r w:rsidR="00017DF8" w:rsidRPr="00A8603C">
        <w:rPr>
          <w:rFonts w:ascii="Arial" w:hAnsi="Arial" w:cs="Arial"/>
          <w:color w:val="000000"/>
          <w:sz w:val="22"/>
          <w:szCs w:val="22"/>
        </w:rPr>
        <w:t xml:space="preserve"> of government response to the pandemic has </w:t>
      </w:r>
      <w:r w:rsidR="00FD2092" w:rsidRPr="00A8603C">
        <w:rPr>
          <w:rFonts w:ascii="Arial" w:hAnsi="Arial" w:cs="Arial"/>
          <w:color w:val="000000" w:themeColor="text1"/>
          <w:sz w:val="22"/>
          <w:szCs w:val="22"/>
        </w:rPr>
        <w:t xml:space="preserve">varied </w:t>
      </w:r>
      <w:r w:rsidR="00CF52AA">
        <w:rPr>
          <w:rFonts w:ascii="Arial" w:hAnsi="Arial" w:cs="Arial"/>
          <w:color w:val="000000" w:themeColor="text1"/>
          <w:sz w:val="22"/>
          <w:szCs w:val="22"/>
        </w:rPr>
        <w:t xml:space="preserve">vastly </w:t>
      </w:r>
      <w:r w:rsidR="00970920">
        <w:rPr>
          <w:rFonts w:ascii="Arial" w:hAnsi="Arial" w:cs="Arial"/>
          <w:color w:val="000000" w:themeColor="text1"/>
          <w:sz w:val="22"/>
          <w:szCs w:val="22"/>
        </w:rPr>
        <w:t xml:space="preserve">across </w:t>
      </w:r>
      <w:commentRangeEnd w:id="130"/>
      <w:r w:rsidR="001135C1">
        <w:rPr>
          <w:rStyle w:val="CommentReference"/>
          <w:rFonts w:asciiTheme="minorHAnsi" w:eastAsiaTheme="minorHAnsi" w:hAnsiTheme="minorHAnsi" w:cstheme="minorBidi"/>
          <w:lang w:eastAsia="en-US"/>
        </w:rPr>
        <w:commentReference w:id="130"/>
      </w:r>
      <w:commentRangeStart w:id="131"/>
      <w:r w:rsidR="00970920">
        <w:rPr>
          <w:rFonts w:ascii="Arial" w:hAnsi="Arial" w:cs="Arial"/>
          <w:color w:val="000000" w:themeColor="text1"/>
          <w:sz w:val="22"/>
          <w:szCs w:val="22"/>
        </w:rPr>
        <w:t>countries</w:t>
      </w:r>
      <w:commentRangeEnd w:id="131"/>
      <w:r w:rsidR="00970920">
        <w:rPr>
          <w:rStyle w:val="CommentReference"/>
          <w:rFonts w:asciiTheme="minorHAnsi" w:eastAsiaTheme="minorHAnsi" w:hAnsiTheme="minorHAnsi" w:cstheme="minorBidi"/>
          <w:lang w:eastAsia="en-US"/>
        </w:rPr>
        <w:commentReference w:id="131"/>
      </w:r>
      <w:r w:rsidR="00A8603C" w:rsidRPr="00A8603C">
        <w:rPr>
          <w:rFonts w:ascii="Arial" w:hAnsi="Arial" w:cs="Arial"/>
          <w:color w:val="000000" w:themeColor="text1"/>
          <w:sz w:val="22"/>
          <w:szCs w:val="22"/>
        </w:rPr>
        <w:t xml:space="preserve">, with variations </w:t>
      </w:r>
      <w:r w:rsidR="00A8603C" w:rsidRPr="00A8603C">
        <w:rPr>
          <w:rFonts w:ascii="Arial" w:hAnsi="Arial" w:cs="Arial"/>
          <w:color w:val="000000" w:themeColor="text1"/>
          <w:sz w:val="22"/>
          <w:szCs w:val="22"/>
        </w:rPr>
        <w:lastRenderedPageBreak/>
        <w:t>related to</w:t>
      </w:r>
      <w:r w:rsidR="00FD2092" w:rsidRPr="00A8603C">
        <w:rPr>
          <w:rFonts w:ascii="Arial" w:hAnsi="Arial" w:cs="Arial"/>
          <w:color w:val="000000" w:themeColor="text1"/>
          <w:sz w:val="22"/>
          <w:szCs w:val="22"/>
        </w:rPr>
        <w:t xml:space="preserve"> political </w:t>
      </w:r>
      <w:r w:rsidR="00A8603C" w:rsidRPr="00A8603C">
        <w:rPr>
          <w:rFonts w:ascii="Arial" w:hAnsi="Arial" w:cs="Arial"/>
          <w:color w:val="000000" w:themeColor="text1"/>
          <w:sz w:val="22"/>
          <w:szCs w:val="22"/>
        </w:rPr>
        <w:t>ideology</w:t>
      </w:r>
      <w:r w:rsidR="001135C1">
        <w:rPr>
          <w:rFonts w:ascii="Arial" w:hAnsi="Arial" w:cs="Arial"/>
          <w:color w:val="000000" w:themeColor="text1"/>
          <w:sz w:val="22"/>
          <w:szCs w:val="22"/>
        </w:rPr>
        <w:t>,</w:t>
      </w:r>
      <w:r w:rsidR="00A8603C" w:rsidRPr="00A8603C">
        <w:rPr>
          <w:rFonts w:ascii="Arial" w:hAnsi="Arial" w:cs="Arial"/>
          <w:color w:val="000000" w:themeColor="text1"/>
          <w:sz w:val="22"/>
          <w:szCs w:val="22"/>
        </w:rPr>
        <w:t xml:space="preserve"> </w:t>
      </w:r>
      <w:r w:rsidR="001135C1">
        <w:rPr>
          <w:rFonts w:ascii="Arial" w:hAnsi="Arial" w:cs="Arial"/>
          <w:color w:val="000000" w:themeColor="text1"/>
          <w:sz w:val="22"/>
          <w:szCs w:val="22"/>
        </w:rPr>
        <w:t>institutional arrangements including</w:t>
      </w:r>
      <w:r w:rsidR="00A8603C" w:rsidRPr="00A8603C">
        <w:rPr>
          <w:rFonts w:ascii="Arial" w:hAnsi="Arial" w:cs="Arial"/>
          <w:color w:val="000000" w:themeColor="text1"/>
          <w:sz w:val="22"/>
          <w:szCs w:val="22"/>
        </w:rPr>
        <w:t xml:space="preserve"> the balance of local versus national decision making, and</w:t>
      </w:r>
      <w:r w:rsidR="00FD2092" w:rsidRPr="00A8603C">
        <w:rPr>
          <w:rFonts w:ascii="Arial" w:hAnsi="Arial" w:cs="Arial"/>
          <w:color w:val="000000" w:themeColor="text1"/>
          <w:sz w:val="22"/>
          <w:szCs w:val="22"/>
        </w:rPr>
        <w:t xml:space="preserve"> </w:t>
      </w:r>
      <w:r w:rsidR="00073BDB">
        <w:rPr>
          <w:rFonts w:ascii="Arial" w:hAnsi="Arial" w:cs="Arial"/>
          <w:color w:val="000000" w:themeColor="text1"/>
          <w:sz w:val="22"/>
          <w:szCs w:val="22"/>
        </w:rPr>
        <w:t>concerns about economic impacts</w:t>
      </w:r>
      <w:r w:rsidR="00CF52AA">
        <w:rPr>
          <w:rFonts w:ascii="Arial" w:hAnsi="Arial" w:cs="Arial"/>
          <w:color w:val="000000" w:themeColor="text1"/>
          <w:sz w:val="22"/>
          <w:szCs w:val="22"/>
        </w:rPr>
        <w:t xml:space="preserve"> of response</w:t>
      </w:r>
      <w:r w:rsidR="00FD2092" w:rsidRPr="00A8603C">
        <w:rPr>
          <w:rFonts w:ascii="Arial" w:hAnsi="Arial" w:cs="Arial"/>
          <w:color w:val="000000" w:themeColor="text1"/>
          <w:sz w:val="22"/>
          <w:szCs w:val="22"/>
        </w:rPr>
        <w:t xml:space="preserve">. </w:t>
      </w:r>
      <w:r w:rsidR="00B910E4">
        <w:rPr>
          <w:rFonts w:ascii="Arial" w:hAnsi="Arial" w:cs="Arial"/>
          <w:color w:val="000000" w:themeColor="text1"/>
          <w:sz w:val="22"/>
          <w:szCs w:val="22"/>
        </w:rPr>
        <w:t xml:space="preserve">Among the countries analysed here, </w:t>
      </w:r>
      <w:commentRangeStart w:id="132"/>
      <w:r w:rsidR="00970920">
        <w:rPr>
          <w:rFonts w:ascii="Arial" w:hAnsi="Arial" w:cs="Arial"/>
          <w:color w:val="000000" w:themeColor="text1"/>
          <w:sz w:val="22"/>
          <w:szCs w:val="22"/>
        </w:rPr>
        <w:t xml:space="preserve">New Zealand, </w:t>
      </w:r>
      <w:r w:rsidR="00754128">
        <w:rPr>
          <w:rFonts w:ascii="Arial" w:hAnsi="Arial" w:cs="Arial"/>
          <w:color w:val="000000" w:themeColor="text1"/>
          <w:sz w:val="22"/>
          <w:szCs w:val="22"/>
        </w:rPr>
        <w:t xml:space="preserve">Hungary and Czechia </w:t>
      </w:r>
      <w:commentRangeEnd w:id="132"/>
      <w:r w:rsidR="00754128">
        <w:rPr>
          <w:rStyle w:val="CommentReference"/>
          <w:rFonts w:asciiTheme="minorHAnsi" w:eastAsiaTheme="minorHAnsi" w:hAnsiTheme="minorHAnsi" w:cstheme="minorBidi"/>
          <w:lang w:eastAsia="en-US"/>
        </w:rPr>
        <w:commentReference w:id="132"/>
      </w:r>
      <w:r w:rsidR="00970920">
        <w:rPr>
          <w:rFonts w:ascii="Arial" w:hAnsi="Arial" w:cs="Arial"/>
          <w:color w:val="000000" w:themeColor="text1"/>
          <w:sz w:val="22"/>
          <w:szCs w:val="22"/>
        </w:rPr>
        <w:t xml:space="preserve">acted early and effectively in terms of putting together </w:t>
      </w:r>
      <w:r w:rsidR="00A253EE">
        <w:rPr>
          <w:rFonts w:ascii="Arial" w:hAnsi="Arial" w:cs="Arial"/>
          <w:color w:val="000000" w:themeColor="text1"/>
          <w:sz w:val="22"/>
          <w:szCs w:val="22"/>
        </w:rPr>
        <w:t>nationwide lockdowns and kep</w:t>
      </w:r>
      <w:r w:rsidR="00C15968">
        <w:rPr>
          <w:rFonts w:ascii="Arial" w:hAnsi="Arial" w:cs="Arial"/>
          <w:color w:val="000000" w:themeColor="text1"/>
          <w:sz w:val="22"/>
          <w:szCs w:val="22"/>
        </w:rPr>
        <w:t>t</w:t>
      </w:r>
      <w:r w:rsidR="00A253EE">
        <w:rPr>
          <w:rFonts w:ascii="Arial" w:hAnsi="Arial" w:cs="Arial"/>
          <w:color w:val="000000" w:themeColor="text1"/>
          <w:sz w:val="22"/>
          <w:szCs w:val="22"/>
        </w:rPr>
        <w:t xml:space="preserve"> the number of cases to such low levels that they could identify and isolate cases and their contacts</w:t>
      </w:r>
      <w:r w:rsidR="00754128">
        <w:rPr>
          <w:rFonts w:ascii="Arial" w:hAnsi="Arial" w:cs="Arial"/>
          <w:color w:val="000000" w:themeColor="text1"/>
          <w:sz w:val="22"/>
          <w:szCs w:val="22"/>
        </w:rPr>
        <w:t>,</w:t>
      </w:r>
      <w:r w:rsidR="00A253EE">
        <w:rPr>
          <w:rFonts w:ascii="Arial" w:hAnsi="Arial" w:cs="Arial"/>
          <w:color w:val="000000" w:themeColor="text1"/>
          <w:sz w:val="22"/>
          <w:szCs w:val="22"/>
        </w:rPr>
        <w:t xml:space="preserve"> and manage </w:t>
      </w:r>
      <w:proofErr w:type="spellStart"/>
      <w:r w:rsidR="00A253EE">
        <w:rPr>
          <w:rFonts w:ascii="Arial" w:hAnsi="Arial" w:cs="Arial"/>
          <w:color w:val="000000" w:themeColor="text1"/>
          <w:sz w:val="22"/>
          <w:szCs w:val="22"/>
        </w:rPr>
        <w:t>Covid</w:t>
      </w:r>
      <w:proofErr w:type="spellEnd"/>
      <w:r w:rsidR="00A253EE">
        <w:rPr>
          <w:rFonts w:ascii="Arial" w:hAnsi="Arial" w:cs="Arial"/>
          <w:color w:val="000000" w:themeColor="text1"/>
          <w:sz w:val="22"/>
          <w:szCs w:val="22"/>
        </w:rPr>
        <w:t xml:space="preserve">-related and routine healthcare </w:t>
      </w:r>
      <w:commentRangeStart w:id="133"/>
      <w:r w:rsidR="00A253EE">
        <w:rPr>
          <w:rFonts w:ascii="Arial" w:hAnsi="Arial" w:cs="Arial"/>
          <w:color w:val="000000" w:themeColor="text1"/>
          <w:sz w:val="22"/>
          <w:szCs w:val="22"/>
        </w:rPr>
        <w:t>needs</w:t>
      </w:r>
      <w:commentRangeEnd w:id="133"/>
      <w:r w:rsidR="001135C1">
        <w:rPr>
          <w:rStyle w:val="CommentReference"/>
          <w:rFonts w:asciiTheme="minorHAnsi" w:eastAsiaTheme="minorHAnsi" w:hAnsiTheme="minorHAnsi" w:cstheme="minorBidi"/>
          <w:lang w:eastAsia="en-US"/>
        </w:rPr>
        <w:commentReference w:id="133"/>
      </w:r>
      <w:r w:rsidR="00A253EE">
        <w:rPr>
          <w:rFonts w:ascii="Arial" w:hAnsi="Arial" w:cs="Arial"/>
          <w:color w:val="000000" w:themeColor="text1"/>
          <w:sz w:val="22"/>
          <w:szCs w:val="22"/>
        </w:rPr>
        <w:t xml:space="preserve">. </w:t>
      </w:r>
      <w:r w:rsidR="007B730D" w:rsidRPr="007B730D">
        <w:rPr>
          <w:rFonts w:ascii="Arial" w:hAnsi="Arial" w:cs="Arial"/>
          <w:color w:val="000000" w:themeColor="text1"/>
          <w:sz w:val="22"/>
          <w:szCs w:val="22"/>
          <w:highlight w:val="yellow"/>
        </w:rPr>
        <w:t>New Zealand</w:t>
      </w:r>
      <w:ins w:id="134" w:author="Rashid, Theo O" w:date="2020-07-01T12:49:00Z">
        <w:r w:rsidR="008552C4">
          <w:rPr>
            <w:rFonts w:ascii="Arial" w:hAnsi="Arial" w:cs="Arial"/>
            <w:color w:val="000000" w:themeColor="text1"/>
            <w:sz w:val="22"/>
            <w:szCs w:val="22"/>
            <w:highlight w:val="yellow"/>
          </w:rPr>
          <w:t>’s</w:t>
        </w:r>
      </w:ins>
      <w:r w:rsidR="007B730D" w:rsidRPr="007B730D">
        <w:rPr>
          <w:rFonts w:ascii="Arial" w:hAnsi="Arial" w:cs="Arial"/>
          <w:color w:val="000000" w:themeColor="text1"/>
          <w:sz w:val="22"/>
          <w:szCs w:val="22"/>
          <w:highlight w:val="yellow"/>
        </w:rPr>
        <w:t xml:space="preserve"> response included an elimination</w:t>
      </w:r>
      <w:r w:rsidR="007B730D">
        <w:rPr>
          <w:rFonts w:ascii="Arial" w:hAnsi="Arial" w:cs="Arial"/>
          <w:color w:val="000000" w:themeColor="text1"/>
          <w:sz w:val="22"/>
          <w:szCs w:val="22"/>
        </w:rPr>
        <w:t xml:space="preserve"> strategy. </w:t>
      </w:r>
      <w:r w:rsidR="00A253EE">
        <w:rPr>
          <w:rFonts w:ascii="Arial" w:hAnsi="Arial" w:cs="Arial"/>
          <w:color w:val="000000" w:themeColor="text1"/>
          <w:sz w:val="22"/>
          <w:szCs w:val="22"/>
        </w:rPr>
        <w:t xml:space="preserve">Austria, </w:t>
      </w:r>
      <w:commentRangeStart w:id="135"/>
      <w:r w:rsidR="00A253EE">
        <w:rPr>
          <w:rFonts w:ascii="Arial" w:hAnsi="Arial" w:cs="Arial"/>
          <w:color w:val="000000" w:themeColor="text1"/>
          <w:sz w:val="22"/>
          <w:szCs w:val="22"/>
        </w:rPr>
        <w:t>XXX</w:t>
      </w:r>
      <w:commentRangeEnd w:id="135"/>
      <w:r w:rsidR="00A253EE">
        <w:rPr>
          <w:rStyle w:val="CommentReference"/>
          <w:rFonts w:asciiTheme="minorHAnsi" w:eastAsiaTheme="minorHAnsi" w:hAnsiTheme="minorHAnsi" w:cstheme="minorBidi"/>
          <w:lang w:eastAsia="en-US"/>
        </w:rPr>
        <w:commentReference w:id="135"/>
      </w:r>
      <w:r w:rsidR="00A253EE">
        <w:rPr>
          <w:rFonts w:ascii="Arial" w:hAnsi="Arial" w:cs="Arial"/>
          <w:color w:val="000000" w:themeColor="text1"/>
          <w:sz w:val="22"/>
          <w:szCs w:val="22"/>
        </w:rPr>
        <w:t xml:space="preserve">, experienced early rise in the number of </w:t>
      </w:r>
      <w:del w:id="136" w:author="Rashid, Theo O" w:date="2020-07-01T12:49:00Z">
        <w:r w:rsidR="004829D6" w:rsidDel="008552C4">
          <w:rPr>
            <w:rFonts w:ascii="Arial" w:hAnsi="Arial" w:cs="Arial"/>
            <w:color w:val="000000" w:themeColor="text1"/>
            <w:sz w:val="22"/>
            <w:szCs w:val="22"/>
          </w:rPr>
          <w:delText>Coiv</w:delText>
        </w:r>
      </w:del>
      <w:ins w:id="137" w:author="Rashid, Theo O" w:date="2020-07-01T12:49:00Z">
        <w:r w:rsidR="008552C4">
          <w:rPr>
            <w:rFonts w:ascii="Arial" w:hAnsi="Arial" w:cs="Arial"/>
            <w:color w:val="000000" w:themeColor="text1"/>
            <w:sz w:val="22"/>
            <w:szCs w:val="22"/>
          </w:rPr>
          <w:t>Covid</w:t>
        </w:r>
      </w:ins>
      <w:r w:rsidR="004829D6">
        <w:rPr>
          <w:rFonts w:ascii="Arial" w:hAnsi="Arial" w:cs="Arial"/>
          <w:color w:val="000000" w:themeColor="text1"/>
          <w:sz w:val="22"/>
          <w:szCs w:val="22"/>
        </w:rPr>
        <w:t xml:space="preserve">-19 </w:t>
      </w:r>
      <w:r w:rsidR="00A253EE">
        <w:rPr>
          <w:rFonts w:ascii="Arial" w:hAnsi="Arial" w:cs="Arial"/>
          <w:color w:val="000000" w:themeColor="text1"/>
          <w:sz w:val="22"/>
          <w:szCs w:val="22"/>
        </w:rPr>
        <w:t>cases</w:t>
      </w:r>
      <w:r w:rsidR="00C15968">
        <w:rPr>
          <w:rFonts w:ascii="Arial" w:hAnsi="Arial" w:cs="Arial"/>
          <w:color w:val="000000" w:themeColor="text1"/>
          <w:sz w:val="22"/>
          <w:szCs w:val="22"/>
        </w:rPr>
        <w:t xml:space="preserve"> but enacted lockdowns soon after and used widespread </w:t>
      </w:r>
      <w:r w:rsidR="00D73DCF">
        <w:rPr>
          <w:rFonts w:ascii="Arial" w:hAnsi="Arial" w:cs="Arial"/>
          <w:color w:val="000000" w:themeColor="text1"/>
          <w:sz w:val="22"/>
          <w:szCs w:val="22"/>
        </w:rPr>
        <w:t xml:space="preserve">and effective </w:t>
      </w:r>
      <w:r w:rsidR="00C15968">
        <w:rPr>
          <w:rFonts w:ascii="Arial" w:hAnsi="Arial" w:cs="Arial"/>
          <w:color w:val="000000" w:themeColor="text1"/>
          <w:sz w:val="22"/>
          <w:szCs w:val="22"/>
        </w:rPr>
        <w:t>testing</w:t>
      </w:r>
      <w:r w:rsidR="00754128">
        <w:rPr>
          <w:rFonts w:ascii="Arial" w:hAnsi="Arial" w:cs="Arial"/>
          <w:color w:val="000000" w:themeColor="text1"/>
          <w:sz w:val="22"/>
          <w:szCs w:val="22"/>
        </w:rPr>
        <w:t>,</w:t>
      </w:r>
      <w:r w:rsidR="00C15968">
        <w:rPr>
          <w:rFonts w:ascii="Arial" w:hAnsi="Arial" w:cs="Arial"/>
          <w:color w:val="000000" w:themeColor="text1"/>
          <w:sz w:val="22"/>
          <w:szCs w:val="22"/>
        </w:rPr>
        <w:t xml:space="preserve"> tracing</w:t>
      </w:r>
      <w:r w:rsidR="00754128">
        <w:rPr>
          <w:rFonts w:ascii="Arial" w:hAnsi="Arial" w:cs="Arial"/>
          <w:color w:val="000000" w:themeColor="text1"/>
          <w:sz w:val="22"/>
          <w:szCs w:val="22"/>
        </w:rPr>
        <w:t xml:space="preserve"> and isolation</w:t>
      </w:r>
      <w:r w:rsidR="00C15968">
        <w:rPr>
          <w:rFonts w:ascii="Arial" w:hAnsi="Arial" w:cs="Arial"/>
          <w:color w:val="000000" w:themeColor="text1"/>
          <w:sz w:val="22"/>
          <w:szCs w:val="22"/>
        </w:rPr>
        <w:t xml:space="preserve"> to</w:t>
      </w:r>
      <w:r w:rsidR="00D903D8">
        <w:rPr>
          <w:rFonts w:ascii="Arial" w:hAnsi="Arial" w:cs="Arial"/>
          <w:color w:val="000000" w:themeColor="text1"/>
          <w:sz w:val="22"/>
          <w:szCs w:val="22"/>
        </w:rPr>
        <w:t xml:space="preserve"> rapidly</w:t>
      </w:r>
      <w:r w:rsidR="00C15968">
        <w:rPr>
          <w:rFonts w:ascii="Arial" w:hAnsi="Arial" w:cs="Arial"/>
          <w:color w:val="000000" w:themeColor="text1"/>
          <w:sz w:val="22"/>
          <w:szCs w:val="22"/>
        </w:rPr>
        <w:t xml:space="preserve"> contain the </w:t>
      </w:r>
      <w:commentRangeStart w:id="138"/>
      <w:r w:rsidR="00C15968">
        <w:rPr>
          <w:rFonts w:ascii="Arial" w:hAnsi="Arial" w:cs="Arial"/>
          <w:color w:val="000000" w:themeColor="text1"/>
          <w:sz w:val="22"/>
          <w:szCs w:val="22"/>
        </w:rPr>
        <w:t>epidemic</w:t>
      </w:r>
      <w:commentRangeEnd w:id="138"/>
      <w:r w:rsidR="00A14EE1">
        <w:rPr>
          <w:rStyle w:val="CommentReference"/>
          <w:rFonts w:asciiTheme="minorHAnsi" w:eastAsiaTheme="minorHAnsi" w:hAnsiTheme="minorHAnsi" w:cstheme="minorBidi"/>
          <w:lang w:eastAsia="en-US"/>
        </w:rPr>
        <w:commentReference w:id="138"/>
      </w:r>
      <w:r w:rsidR="00C15968">
        <w:rPr>
          <w:rFonts w:ascii="Arial" w:hAnsi="Arial" w:cs="Arial"/>
          <w:color w:val="000000" w:themeColor="text1"/>
          <w:sz w:val="22"/>
          <w:szCs w:val="22"/>
        </w:rPr>
        <w:t xml:space="preserve">. </w:t>
      </w:r>
      <w:r w:rsidR="00D903D8">
        <w:rPr>
          <w:rFonts w:ascii="Arial" w:hAnsi="Arial" w:cs="Arial"/>
          <w:color w:val="000000" w:themeColor="text1"/>
          <w:sz w:val="22"/>
          <w:szCs w:val="22"/>
        </w:rPr>
        <w:t>C</w:t>
      </w:r>
      <w:r w:rsidR="00513ADC">
        <w:rPr>
          <w:rFonts w:ascii="Arial" w:hAnsi="Arial" w:cs="Arial"/>
          <w:color w:val="000000" w:themeColor="text1"/>
          <w:sz w:val="22"/>
          <w:szCs w:val="22"/>
        </w:rPr>
        <w:t>ontainment</w:t>
      </w:r>
      <w:r w:rsidR="00C15968">
        <w:rPr>
          <w:rFonts w:ascii="Arial" w:hAnsi="Arial" w:cs="Arial"/>
          <w:color w:val="000000" w:themeColor="text1"/>
          <w:sz w:val="22"/>
          <w:szCs w:val="22"/>
        </w:rPr>
        <w:t xml:space="preserve">, together with well-functioning healthcare system, allowed these countries to keep overall mortality impact low. </w:t>
      </w:r>
      <w:commentRangeStart w:id="139"/>
      <w:r w:rsidR="00C15968">
        <w:rPr>
          <w:rFonts w:ascii="Arial" w:hAnsi="Arial" w:cs="Arial"/>
          <w:color w:val="000000" w:themeColor="text1"/>
          <w:sz w:val="22"/>
          <w:szCs w:val="22"/>
        </w:rPr>
        <w:t xml:space="preserve">At the other extreme, </w:t>
      </w:r>
      <w:r w:rsidR="00513ADC">
        <w:rPr>
          <w:rFonts w:ascii="Arial" w:hAnsi="Arial" w:cs="Arial"/>
          <w:color w:val="000000" w:themeColor="text1"/>
          <w:sz w:val="22"/>
          <w:szCs w:val="22"/>
        </w:rPr>
        <w:t>Italy, which was the initial European epicentre of the pandemic, Spain</w:t>
      </w:r>
      <w:r w:rsidR="00F6790C">
        <w:rPr>
          <w:rFonts w:ascii="Arial" w:hAnsi="Arial" w:cs="Arial"/>
          <w:color w:val="000000" w:themeColor="text1"/>
          <w:sz w:val="22"/>
          <w:szCs w:val="22"/>
        </w:rPr>
        <w:t>, France, the Netherlands and</w:t>
      </w:r>
      <w:r w:rsidR="00513ADC">
        <w:rPr>
          <w:rFonts w:ascii="Arial" w:hAnsi="Arial" w:cs="Arial"/>
          <w:color w:val="000000" w:themeColor="text1"/>
          <w:sz w:val="22"/>
          <w:szCs w:val="22"/>
        </w:rPr>
        <w:t xml:space="preserve"> </w:t>
      </w:r>
      <w:r w:rsidR="00F6790C">
        <w:rPr>
          <w:rFonts w:ascii="Arial" w:hAnsi="Arial" w:cs="Arial"/>
          <w:color w:val="000000" w:themeColor="text1"/>
          <w:sz w:val="22"/>
          <w:szCs w:val="22"/>
        </w:rPr>
        <w:t>t</w:t>
      </w:r>
      <w:r w:rsidR="00513ADC">
        <w:rPr>
          <w:rFonts w:ascii="Arial" w:hAnsi="Arial" w:cs="Arial"/>
          <w:color w:val="000000" w:themeColor="text1"/>
          <w:sz w:val="22"/>
          <w:szCs w:val="22"/>
        </w:rPr>
        <w:t>he UK</w:t>
      </w:r>
      <w:r w:rsidR="00F6790C">
        <w:rPr>
          <w:rFonts w:ascii="Arial" w:hAnsi="Arial" w:cs="Arial"/>
          <w:color w:val="000000" w:themeColor="text1"/>
          <w:sz w:val="22"/>
          <w:szCs w:val="22"/>
        </w:rPr>
        <w:t>, put</w:t>
      </w:r>
      <w:del w:id="140" w:author="Parks, Robbie M" w:date="2020-07-01T13:22:00Z">
        <w:r w:rsidR="00F6790C" w:rsidDel="00AC2664">
          <w:rPr>
            <w:rFonts w:ascii="Arial" w:hAnsi="Arial" w:cs="Arial"/>
            <w:color w:val="000000" w:themeColor="text1"/>
            <w:sz w:val="22"/>
            <w:szCs w:val="22"/>
          </w:rPr>
          <w:delText xml:space="preserve"> </w:delText>
        </w:r>
      </w:del>
      <w:commentRangeEnd w:id="139"/>
      <w:r w:rsidR="00754128">
        <w:rPr>
          <w:rStyle w:val="CommentReference"/>
          <w:rFonts w:asciiTheme="minorHAnsi" w:eastAsiaTheme="minorHAnsi" w:hAnsiTheme="minorHAnsi" w:cstheme="minorBidi"/>
          <w:lang w:eastAsia="en-US"/>
        </w:rPr>
        <w:commentReference w:id="139"/>
      </w:r>
      <w:ins w:id="141" w:author="Parks, Robbie M" w:date="2020-07-01T13:18:00Z">
        <w:r w:rsidR="00AA1CF3" w:rsidRPr="00AA1CF3">
          <w:rPr>
            <w:rFonts w:ascii="Arial" w:hAnsi="Arial" w:cs="Arial"/>
            <w:color w:val="000000" w:themeColor="text1"/>
            <w:sz w:val="22"/>
            <w:szCs w:val="22"/>
          </w:rPr>
          <w:t xml:space="preserve"> </w:t>
        </w:r>
        <w:r w:rsidR="00AA1CF3">
          <w:rPr>
            <w:rFonts w:ascii="Arial" w:hAnsi="Arial" w:cs="Arial"/>
            <w:color w:val="000000" w:themeColor="text1"/>
            <w:sz w:val="22"/>
            <w:szCs w:val="22"/>
          </w:rPr>
          <w:t xml:space="preserve">lockdown measures </w:t>
        </w:r>
      </w:ins>
      <w:r w:rsidR="00F6790C">
        <w:rPr>
          <w:rFonts w:ascii="Arial" w:hAnsi="Arial" w:cs="Arial"/>
          <w:color w:val="000000" w:themeColor="text1"/>
          <w:sz w:val="22"/>
          <w:szCs w:val="22"/>
        </w:rPr>
        <w:t xml:space="preserve">in place </w:t>
      </w:r>
      <w:del w:id="142" w:author="Parks, Robbie M" w:date="2020-07-01T13:18:00Z">
        <w:r w:rsidR="00F6790C" w:rsidDel="00AA1CF3">
          <w:rPr>
            <w:rFonts w:ascii="Arial" w:hAnsi="Arial" w:cs="Arial"/>
            <w:color w:val="000000" w:themeColor="text1"/>
            <w:sz w:val="22"/>
            <w:szCs w:val="22"/>
          </w:rPr>
          <w:delText xml:space="preserve">lockdown measures </w:delText>
        </w:r>
      </w:del>
      <w:r w:rsidR="00F6790C">
        <w:rPr>
          <w:rFonts w:ascii="Arial" w:hAnsi="Arial" w:cs="Arial"/>
          <w:color w:val="000000" w:themeColor="text1"/>
          <w:sz w:val="22"/>
          <w:szCs w:val="22"/>
        </w:rPr>
        <w:t>only after the number of cases and deaths had risen to levels that</w:t>
      </w:r>
      <w:r w:rsidR="00754128">
        <w:rPr>
          <w:rFonts w:ascii="Arial" w:hAnsi="Arial" w:cs="Arial"/>
          <w:color w:val="000000" w:themeColor="text1"/>
          <w:sz w:val="22"/>
          <w:szCs w:val="22"/>
        </w:rPr>
        <w:t xml:space="preserve"> meant the epidemic would continue for weeks</w:t>
      </w:r>
      <w:r w:rsidR="00F6790C">
        <w:rPr>
          <w:rFonts w:ascii="Arial" w:hAnsi="Arial" w:cs="Arial"/>
          <w:color w:val="000000" w:themeColor="text1"/>
          <w:sz w:val="22"/>
          <w:szCs w:val="22"/>
        </w:rPr>
        <w:t xml:space="preserve"> without mass testing</w:t>
      </w:r>
      <w:r w:rsidR="00754128">
        <w:rPr>
          <w:rFonts w:ascii="Arial" w:hAnsi="Arial" w:cs="Arial"/>
          <w:color w:val="000000" w:themeColor="text1"/>
          <w:sz w:val="22"/>
          <w:szCs w:val="22"/>
        </w:rPr>
        <w:t xml:space="preserve">. </w:t>
      </w:r>
      <w:r w:rsidR="00754128" w:rsidRPr="00754128">
        <w:rPr>
          <w:rFonts w:ascii="Arial" w:hAnsi="Arial" w:cs="Arial"/>
          <w:color w:val="000000" w:themeColor="text1"/>
          <w:sz w:val="22"/>
          <w:szCs w:val="22"/>
        </w:rPr>
        <w:t xml:space="preserve">For example, at the stage of 1,000 estimated cases, a </w:t>
      </w:r>
      <w:commentRangeStart w:id="143"/>
      <w:r w:rsidR="00754128" w:rsidRPr="00754128">
        <w:rPr>
          <w:rFonts w:ascii="Arial" w:hAnsi="Arial" w:cs="Arial"/>
          <w:color w:val="000000" w:themeColor="text1"/>
          <w:sz w:val="22"/>
          <w:szCs w:val="22"/>
        </w:rPr>
        <w:t xml:space="preserve">stringency index </w:t>
      </w:r>
      <w:commentRangeEnd w:id="143"/>
      <w:r w:rsidR="008552C4">
        <w:rPr>
          <w:rStyle w:val="CommentReference"/>
          <w:rFonts w:asciiTheme="minorHAnsi" w:eastAsiaTheme="minorHAnsi" w:hAnsiTheme="minorHAnsi" w:cstheme="minorBidi"/>
          <w:lang w:eastAsia="en-US"/>
        </w:rPr>
        <w:commentReference w:id="143"/>
      </w:r>
      <w:r w:rsidR="00754128" w:rsidRPr="00754128">
        <w:rPr>
          <w:rFonts w:ascii="Arial" w:hAnsi="Arial" w:cs="Arial"/>
          <w:color w:val="000000" w:themeColor="text1"/>
          <w:sz w:val="22"/>
          <w:szCs w:val="22"/>
        </w:rPr>
        <w:t>that reflects the strictness of lockdown policies was lowest in the UK, Spain and Sweden</w:t>
      </w:r>
      <w:r w:rsidR="00895DCA">
        <w:rPr>
          <w:rFonts w:ascii="Arial" w:hAnsi="Arial" w:cs="Arial"/>
          <w:color w:val="000000" w:themeColor="text1"/>
          <w:sz w:val="22"/>
          <w:szCs w:val="22"/>
        </w:rPr>
        <w:t xml:space="preserve">. </w:t>
      </w:r>
      <w:commentRangeStart w:id="144"/>
      <w:r w:rsidR="004829D6">
        <w:rPr>
          <w:rFonts w:ascii="Arial" w:hAnsi="Arial" w:cs="Arial"/>
          <w:color w:val="000000" w:themeColor="text1"/>
          <w:sz w:val="22"/>
          <w:szCs w:val="22"/>
        </w:rPr>
        <w:t xml:space="preserve">The UK also abandoned testing and tracing in mid-March and has struggled to put in place an effective system. </w:t>
      </w:r>
      <w:commentRangeEnd w:id="144"/>
      <w:r w:rsidR="004829D6">
        <w:rPr>
          <w:rStyle w:val="CommentReference"/>
          <w:rFonts w:asciiTheme="minorHAnsi" w:eastAsiaTheme="minorHAnsi" w:hAnsiTheme="minorHAnsi" w:cstheme="minorBidi"/>
          <w:lang w:eastAsia="en-US"/>
        </w:rPr>
        <w:commentReference w:id="144"/>
      </w:r>
      <w:commentRangeStart w:id="145"/>
      <w:commentRangeStart w:id="146"/>
      <w:r w:rsidR="004829D6">
        <w:rPr>
          <w:rFonts w:ascii="Arial" w:hAnsi="Arial" w:cs="Arial"/>
          <w:color w:val="000000" w:themeColor="text1"/>
          <w:sz w:val="22"/>
          <w:szCs w:val="22"/>
        </w:rPr>
        <w:t>[[[why did England and Wales take longer than France/Italy/Spain, other than Sweden, to get back to baseline?]]]</w:t>
      </w:r>
      <w:commentRangeEnd w:id="145"/>
      <w:r w:rsidR="00BC7C55">
        <w:rPr>
          <w:rStyle w:val="CommentReference"/>
          <w:rFonts w:asciiTheme="minorHAnsi" w:eastAsiaTheme="minorHAnsi" w:hAnsiTheme="minorHAnsi" w:cstheme="minorBidi"/>
          <w:lang w:eastAsia="en-US"/>
        </w:rPr>
        <w:commentReference w:id="145"/>
      </w:r>
      <w:commentRangeEnd w:id="146"/>
      <w:r w:rsidR="009C30C3">
        <w:rPr>
          <w:rStyle w:val="CommentReference"/>
          <w:rFonts w:asciiTheme="minorHAnsi" w:eastAsiaTheme="minorHAnsi" w:hAnsiTheme="minorHAnsi" w:cstheme="minorBidi"/>
          <w:lang w:eastAsia="en-US"/>
        </w:rPr>
        <w:commentReference w:id="146"/>
      </w:r>
    </w:p>
    <w:p w14:paraId="433C9726" w14:textId="2A9DBA19" w:rsidR="00073BDB" w:rsidDel="000727EA" w:rsidRDefault="00073BDB" w:rsidP="00FD2092">
      <w:pPr>
        <w:spacing w:line="480" w:lineRule="auto"/>
        <w:jc w:val="both"/>
        <w:rPr>
          <w:del w:id="147" w:author="Parks, Robbie M" w:date="2020-07-01T13:21:00Z"/>
          <w:rFonts w:ascii="Arial" w:hAnsi="Arial" w:cs="Arial"/>
          <w:color w:val="000000" w:themeColor="text1"/>
          <w:sz w:val="22"/>
          <w:szCs w:val="22"/>
          <w:highlight w:val="yellow"/>
        </w:rPr>
      </w:pPr>
    </w:p>
    <w:p w14:paraId="7FF91A0F" w14:textId="1269AE82" w:rsidR="00C415F9" w:rsidRPr="004829D6" w:rsidRDefault="00C415F9" w:rsidP="00FD2092">
      <w:pPr>
        <w:spacing w:line="480" w:lineRule="auto"/>
        <w:jc w:val="both"/>
        <w:rPr>
          <w:rFonts w:ascii="Arial" w:hAnsi="Arial" w:cs="Arial"/>
          <w:color w:val="000000" w:themeColor="text1"/>
          <w:sz w:val="22"/>
          <w:szCs w:val="22"/>
        </w:rPr>
      </w:pPr>
    </w:p>
    <w:p w14:paraId="000B63AE" w14:textId="4984FD70" w:rsidR="00073BDB" w:rsidRPr="00717F57" w:rsidRDefault="00C415F9" w:rsidP="00FD2092">
      <w:pPr>
        <w:spacing w:line="480" w:lineRule="auto"/>
        <w:jc w:val="both"/>
        <w:rPr>
          <w:rFonts w:ascii="Arial" w:hAnsi="Arial" w:cs="Arial"/>
          <w:color w:val="000000" w:themeColor="text1"/>
          <w:sz w:val="22"/>
          <w:szCs w:val="22"/>
          <w:shd w:val="clear" w:color="auto" w:fill="FFFFFF"/>
        </w:rPr>
      </w:pPr>
      <w:r w:rsidRPr="004829D6">
        <w:rPr>
          <w:rFonts w:ascii="Arial" w:hAnsi="Arial" w:cs="Arial"/>
          <w:color w:val="000000"/>
          <w:sz w:val="22"/>
          <w:szCs w:val="22"/>
        </w:rPr>
        <w:t xml:space="preserve">Finally, the </w:t>
      </w:r>
      <w:r w:rsidRPr="004829D6">
        <w:rPr>
          <w:rFonts w:ascii="Arial" w:hAnsi="Arial" w:cs="Arial"/>
          <w:color w:val="000000" w:themeColor="text1"/>
          <w:sz w:val="22"/>
          <w:szCs w:val="22"/>
        </w:rPr>
        <w:t>resilience and preparedness of the health and social care system influence</w:t>
      </w:r>
      <w:r w:rsidRPr="004829D6">
        <w:rPr>
          <w:rFonts w:ascii="Arial" w:hAnsi="Arial" w:cs="Arial"/>
          <w:color w:val="000000"/>
          <w:sz w:val="22"/>
          <w:szCs w:val="22"/>
        </w:rPr>
        <w:t xml:space="preserve"> the impacts of the pandemic on deaths from infection and from other causes</w:t>
      </w:r>
      <w:r w:rsidRPr="004829D6">
        <w:rPr>
          <w:rFonts w:ascii="Arial" w:hAnsi="Arial" w:cs="Arial"/>
          <w:color w:val="000000" w:themeColor="text1"/>
          <w:sz w:val="22"/>
          <w:szCs w:val="22"/>
        </w:rPr>
        <w:t>.</w:t>
      </w:r>
      <w:r w:rsidR="00073BDB" w:rsidRPr="004829D6">
        <w:rPr>
          <w:rFonts w:ascii="Arial" w:hAnsi="Arial" w:cs="Arial"/>
          <w:color w:val="000000" w:themeColor="text1"/>
          <w:sz w:val="22"/>
          <w:szCs w:val="22"/>
        </w:rPr>
        <w:t xml:space="preserve"> At the</w:t>
      </w:r>
      <w:r w:rsidR="00C03A64" w:rsidRPr="004829D6">
        <w:rPr>
          <w:rFonts w:ascii="Arial" w:hAnsi="Arial" w:cs="Arial"/>
          <w:color w:val="000000" w:themeColor="text1"/>
          <w:sz w:val="22"/>
          <w:szCs w:val="22"/>
        </w:rPr>
        <w:t xml:space="preserve"> most</w:t>
      </w:r>
      <w:r w:rsidR="00073BDB" w:rsidRPr="004829D6">
        <w:rPr>
          <w:rFonts w:ascii="Arial" w:hAnsi="Arial" w:cs="Arial"/>
          <w:color w:val="000000" w:themeColor="text1"/>
          <w:sz w:val="22"/>
          <w:szCs w:val="22"/>
        </w:rPr>
        <w:t xml:space="preserve"> visible</w:t>
      </w:r>
      <w:r w:rsidR="00073BDB" w:rsidRPr="00C51CA8">
        <w:rPr>
          <w:rFonts w:ascii="Arial" w:hAnsi="Arial" w:cs="Arial"/>
          <w:color w:val="000000" w:themeColor="text1"/>
          <w:sz w:val="22"/>
          <w:szCs w:val="22"/>
        </w:rPr>
        <w:t xml:space="preserve"> level, spread of infections </w:t>
      </w:r>
      <w:r w:rsidR="00717F57">
        <w:rPr>
          <w:rFonts w:ascii="Arial" w:hAnsi="Arial" w:cs="Arial"/>
          <w:color w:val="000000" w:themeColor="text1"/>
          <w:sz w:val="22"/>
          <w:szCs w:val="22"/>
        </w:rPr>
        <w:t>within</w:t>
      </w:r>
      <w:r w:rsidR="00C03A64" w:rsidRPr="00C51CA8">
        <w:rPr>
          <w:rFonts w:ascii="Arial" w:hAnsi="Arial" w:cs="Arial"/>
          <w:color w:val="000000" w:themeColor="text1"/>
          <w:sz w:val="22"/>
          <w:szCs w:val="22"/>
        </w:rPr>
        <w:t xml:space="preserve"> </w:t>
      </w:r>
      <w:commentRangeStart w:id="148"/>
      <w:r w:rsidR="00C03A64" w:rsidRPr="00C51CA8">
        <w:rPr>
          <w:rFonts w:ascii="Arial" w:hAnsi="Arial" w:cs="Arial"/>
          <w:color w:val="000000" w:themeColor="text1"/>
          <w:sz w:val="22"/>
          <w:szCs w:val="22"/>
        </w:rPr>
        <w:t>hospitals</w:t>
      </w:r>
      <w:r w:rsidR="00717F57">
        <w:rPr>
          <w:rFonts w:ascii="Arial" w:hAnsi="Arial" w:cs="Arial"/>
          <w:color w:val="000000" w:themeColor="text1"/>
          <w:sz w:val="22"/>
          <w:szCs w:val="22"/>
        </w:rPr>
        <w:t xml:space="preserve"> and</w:t>
      </w:r>
      <w:r w:rsidR="00C03A64" w:rsidRPr="00C51CA8">
        <w:rPr>
          <w:rFonts w:ascii="Arial" w:hAnsi="Arial" w:cs="Arial"/>
          <w:color w:val="000000" w:themeColor="text1"/>
          <w:sz w:val="22"/>
          <w:szCs w:val="22"/>
        </w:rPr>
        <w:t xml:space="preserve"> care homes</w:t>
      </w:r>
      <w:r w:rsidR="00717F57">
        <w:rPr>
          <w:rFonts w:ascii="Arial" w:hAnsi="Arial" w:cs="Arial"/>
          <w:color w:val="000000" w:themeColor="text1"/>
          <w:sz w:val="22"/>
          <w:szCs w:val="22"/>
        </w:rPr>
        <w:t>, and between them</w:t>
      </w:r>
      <w:r w:rsidR="00C03A64" w:rsidRPr="00C51CA8">
        <w:rPr>
          <w:rFonts w:ascii="Arial" w:hAnsi="Arial" w:cs="Arial"/>
          <w:color w:val="000000" w:themeColor="text1"/>
          <w:sz w:val="22"/>
          <w:szCs w:val="22"/>
        </w:rPr>
        <w:t xml:space="preserve"> and community</w:t>
      </w:r>
      <w:r w:rsidR="00717F57">
        <w:rPr>
          <w:rFonts w:ascii="Arial" w:hAnsi="Arial" w:cs="Arial"/>
          <w:color w:val="000000" w:themeColor="text1"/>
          <w:sz w:val="22"/>
          <w:szCs w:val="22"/>
        </w:rPr>
        <w:t xml:space="preserve">, </w:t>
      </w:r>
      <w:commentRangeEnd w:id="148"/>
      <w:r w:rsidR="00717F57">
        <w:rPr>
          <w:rStyle w:val="CommentReference"/>
          <w:rFonts w:asciiTheme="minorHAnsi" w:eastAsiaTheme="minorHAnsi" w:hAnsiTheme="minorHAnsi" w:cstheme="minorBidi"/>
          <w:lang w:eastAsia="en-US"/>
        </w:rPr>
        <w:commentReference w:id="148"/>
      </w:r>
      <w:r w:rsidR="00717F57">
        <w:rPr>
          <w:rFonts w:ascii="Arial" w:hAnsi="Arial" w:cs="Arial"/>
          <w:color w:val="000000" w:themeColor="text1"/>
          <w:sz w:val="22"/>
          <w:szCs w:val="22"/>
        </w:rPr>
        <w:t xml:space="preserve">itself partly related to </w:t>
      </w:r>
      <w:ins w:id="149" w:author="Rashid, Theo O" w:date="2020-07-01T12:52:00Z">
        <w:r w:rsidR="00393AEC">
          <w:rPr>
            <w:rFonts w:ascii="Arial" w:hAnsi="Arial" w:cs="Arial"/>
            <w:color w:val="000000" w:themeColor="text1"/>
            <w:sz w:val="22"/>
            <w:szCs w:val="22"/>
          </w:rPr>
          <w:t xml:space="preserve">the </w:t>
        </w:r>
      </w:ins>
      <w:r w:rsidR="00717F57">
        <w:rPr>
          <w:rFonts w:ascii="Arial" w:hAnsi="Arial" w:cs="Arial"/>
          <w:color w:val="000000" w:themeColor="text1"/>
          <w:sz w:val="22"/>
          <w:szCs w:val="22"/>
        </w:rPr>
        <w:t>shortage of personal protective equipment and testing,</w:t>
      </w:r>
      <w:r w:rsidR="00C03A64" w:rsidRPr="00C51CA8">
        <w:rPr>
          <w:rFonts w:ascii="Arial" w:hAnsi="Arial" w:cs="Arial"/>
          <w:color w:val="000000" w:themeColor="text1"/>
          <w:sz w:val="22"/>
          <w:szCs w:val="22"/>
        </w:rPr>
        <w:t xml:space="preserve"> has </w:t>
      </w:r>
      <w:r w:rsidR="00717F57">
        <w:rPr>
          <w:rFonts w:ascii="Arial" w:hAnsi="Arial" w:cs="Arial"/>
          <w:color w:val="000000" w:themeColor="text1"/>
          <w:sz w:val="22"/>
          <w:szCs w:val="22"/>
        </w:rPr>
        <w:t xml:space="preserve">been an important determinant of mortality variation across countries. </w:t>
      </w:r>
      <w:commentRangeStart w:id="150"/>
      <w:r w:rsidR="00073BDB" w:rsidRPr="00717F57">
        <w:rPr>
          <w:rFonts w:ascii="Arial" w:hAnsi="Arial" w:cs="Arial"/>
          <w:color w:val="000000" w:themeColor="text1"/>
          <w:sz w:val="22"/>
          <w:szCs w:val="22"/>
          <w:shd w:val="clear" w:color="auto" w:fill="FFFFFF"/>
        </w:rPr>
        <w:t xml:space="preserve">In New Zealand, 0.04% </w:t>
      </w:r>
      <w:commentRangeEnd w:id="150"/>
      <w:r w:rsidR="004F4D68">
        <w:rPr>
          <w:rStyle w:val="CommentReference"/>
          <w:rFonts w:asciiTheme="minorHAnsi" w:eastAsiaTheme="minorHAnsi" w:hAnsiTheme="minorHAnsi" w:cstheme="minorBidi"/>
          <w:lang w:eastAsia="en-US"/>
        </w:rPr>
        <w:commentReference w:id="150"/>
      </w:r>
      <w:r w:rsidR="00073BDB" w:rsidRPr="00717F57">
        <w:rPr>
          <w:rFonts w:ascii="Arial" w:hAnsi="Arial" w:cs="Arial"/>
          <w:color w:val="000000" w:themeColor="text1"/>
          <w:sz w:val="22"/>
          <w:szCs w:val="22"/>
          <w:shd w:val="clear" w:color="auto" w:fill="FFFFFF"/>
        </w:rPr>
        <w:t>of care home residents died due to Covid-19</w:t>
      </w:r>
      <w:r w:rsidR="00D54CF5">
        <w:rPr>
          <w:rFonts w:ascii="Arial" w:hAnsi="Arial" w:cs="Arial"/>
          <w:color w:val="000000" w:themeColor="text1"/>
          <w:sz w:val="22"/>
          <w:szCs w:val="22"/>
          <w:shd w:val="clear" w:color="auto" w:fill="FFFFFF"/>
        </w:rPr>
        <w:t>,</w:t>
      </w:r>
      <w:r w:rsidR="00073BDB" w:rsidRPr="00717F57">
        <w:rPr>
          <w:rFonts w:ascii="Arial" w:hAnsi="Arial" w:cs="Arial"/>
          <w:color w:val="000000" w:themeColor="text1"/>
          <w:sz w:val="22"/>
          <w:szCs w:val="22"/>
          <w:shd w:val="clear" w:color="auto" w:fill="FFFFFF"/>
        </w:rPr>
        <w:t xml:space="preserve"> compared to 2</w:t>
      </w:r>
      <w:r w:rsidR="00717F57" w:rsidRPr="00717F57">
        <w:rPr>
          <w:rFonts w:ascii="Arial" w:hAnsi="Arial" w:cs="Arial"/>
          <w:color w:val="000000" w:themeColor="text1"/>
          <w:sz w:val="22"/>
          <w:szCs w:val="22"/>
          <w:shd w:val="clear" w:color="auto" w:fill="FFFFFF"/>
        </w:rPr>
        <w:t>-3</w:t>
      </w:r>
      <w:r w:rsidR="00073BDB" w:rsidRPr="00717F57">
        <w:rPr>
          <w:rFonts w:ascii="Arial" w:hAnsi="Arial" w:cs="Arial"/>
          <w:color w:val="000000" w:themeColor="text1"/>
          <w:sz w:val="22"/>
          <w:szCs w:val="22"/>
          <w:shd w:val="clear" w:color="auto" w:fill="FFFFFF"/>
        </w:rPr>
        <w:t xml:space="preserve">% in France and Italy and </w:t>
      </w:r>
      <w:r w:rsidR="00717F57" w:rsidRPr="00717F57">
        <w:rPr>
          <w:rFonts w:ascii="Arial" w:hAnsi="Arial" w:cs="Arial"/>
          <w:color w:val="000000" w:themeColor="text1"/>
          <w:sz w:val="22"/>
          <w:szCs w:val="22"/>
          <w:shd w:val="clear" w:color="auto" w:fill="FFFFFF"/>
        </w:rPr>
        <w:t>&gt;</w:t>
      </w:r>
      <w:r w:rsidR="00073BDB" w:rsidRPr="00717F57">
        <w:rPr>
          <w:rFonts w:ascii="Arial" w:hAnsi="Arial" w:cs="Arial"/>
          <w:color w:val="000000" w:themeColor="text1"/>
          <w:sz w:val="22"/>
          <w:szCs w:val="22"/>
          <w:shd w:val="clear" w:color="auto" w:fill="FFFFFF"/>
        </w:rPr>
        <w:t>5</w:t>
      </w:r>
      <w:r w:rsidR="00717F57" w:rsidRPr="00717F57">
        <w:rPr>
          <w:rFonts w:ascii="Arial" w:hAnsi="Arial" w:cs="Arial"/>
          <w:color w:val="000000" w:themeColor="text1"/>
          <w:sz w:val="22"/>
          <w:szCs w:val="22"/>
          <w:shd w:val="clear" w:color="auto" w:fill="FFFFFF"/>
        </w:rPr>
        <w:t xml:space="preserve">% </w:t>
      </w:r>
      <w:r w:rsidR="00073BDB" w:rsidRPr="00717F57">
        <w:rPr>
          <w:rFonts w:ascii="Arial" w:hAnsi="Arial" w:cs="Arial"/>
          <w:color w:val="000000" w:themeColor="text1"/>
          <w:sz w:val="22"/>
          <w:szCs w:val="22"/>
          <w:shd w:val="clear" w:color="auto" w:fill="FFFFFF"/>
        </w:rPr>
        <w:t xml:space="preserve">in England and </w:t>
      </w:r>
      <w:commentRangeStart w:id="151"/>
      <w:commentRangeStart w:id="152"/>
      <w:r w:rsidR="00073BDB" w:rsidRPr="00717F57">
        <w:rPr>
          <w:rFonts w:ascii="Arial" w:hAnsi="Arial" w:cs="Arial"/>
          <w:color w:val="000000" w:themeColor="text1"/>
          <w:sz w:val="22"/>
          <w:szCs w:val="22"/>
          <w:shd w:val="clear" w:color="auto" w:fill="FFFFFF"/>
        </w:rPr>
        <w:t>Spain</w:t>
      </w:r>
      <w:commentRangeEnd w:id="151"/>
      <w:r w:rsidR="00717F57" w:rsidRPr="00717F57">
        <w:rPr>
          <w:rStyle w:val="CommentReference"/>
          <w:rFonts w:asciiTheme="minorHAnsi" w:eastAsiaTheme="minorHAnsi" w:hAnsiTheme="minorHAnsi" w:cstheme="minorBidi"/>
          <w:lang w:eastAsia="en-US"/>
        </w:rPr>
        <w:commentReference w:id="151"/>
      </w:r>
      <w:commentRangeEnd w:id="152"/>
      <w:r w:rsidR="0093459E">
        <w:rPr>
          <w:rStyle w:val="CommentReference"/>
          <w:rFonts w:asciiTheme="minorHAnsi" w:eastAsiaTheme="minorHAnsi" w:hAnsiTheme="minorHAnsi" w:cstheme="minorBidi"/>
          <w:lang w:eastAsia="en-US"/>
        </w:rPr>
        <w:commentReference w:id="152"/>
      </w:r>
      <w:r w:rsidR="00073BDB" w:rsidRPr="00717F57">
        <w:rPr>
          <w:rFonts w:ascii="Arial" w:hAnsi="Arial" w:cs="Arial"/>
          <w:color w:val="000000" w:themeColor="text1"/>
          <w:sz w:val="22"/>
          <w:szCs w:val="22"/>
          <w:shd w:val="clear" w:color="auto" w:fill="FFFFFF"/>
        </w:rPr>
        <w:t>.</w:t>
      </w:r>
      <w:r w:rsidR="00717F57">
        <w:rPr>
          <w:rFonts w:ascii="Arial" w:hAnsi="Arial" w:cs="Arial"/>
          <w:color w:val="000000" w:themeColor="text1"/>
          <w:sz w:val="22"/>
          <w:szCs w:val="22"/>
          <w:shd w:val="clear" w:color="auto" w:fill="FFFFFF"/>
        </w:rPr>
        <w:t xml:space="preserve"> </w:t>
      </w:r>
      <w:commentRangeStart w:id="153"/>
      <w:r w:rsidR="00E81862">
        <w:rPr>
          <w:rFonts w:ascii="Arial" w:hAnsi="Arial" w:cs="Arial"/>
          <w:color w:val="000000" w:themeColor="text1"/>
          <w:sz w:val="22"/>
          <w:szCs w:val="22"/>
          <w:shd w:val="clear" w:color="auto" w:fill="FFFFFF"/>
        </w:rPr>
        <w:t>More broadly</w:t>
      </w:r>
      <w:r w:rsidR="00717F57">
        <w:rPr>
          <w:rFonts w:ascii="Arial" w:hAnsi="Arial" w:cs="Arial"/>
          <w:color w:val="000000" w:themeColor="text1"/>
          <w:sz w:val="22"/>
          <w:szCs w:val="22"/>
          <w:shd w:val="clear" w:color="auto" w:fill="FFFFFF"/>
        </w:rPr>
        <w:t xml:space="preserve">, </w:t>
      </w:r>
      <w:r w:rsidR="00E81862">
        <w:rPr>
          <w:rFonts w:ascii="Arial" w:hAnsi="Arial" w:cs="Arial"/>
          <w:color w:val="000000" w:themeColor="text1"/>
          <w:sz w:val="22"/>
          <w:szCs w:val="22"/>
          <w:shd w:val="clear" w:color="auto" w:fill="FFFFFF"/>
        </w:rPr>
        <w:t>austerity decisions over the past decade</w:t>
      </w:r>
      <w:r w:rsidR="00717F57">
        <w:rPr>
          <w:rFonts w:ascii="Arial" w:hAnsi="Arial" w:cs="Arial"/>
          <w:color w:val="000000" w:themeColor="text1"/>
          <w:sz w:val="22"/>
          <w:szCs w:val="22"/>
          <w:shd w:val="clear" w:color="auto" w:fill="FFFFFF"/>
        </w:rPr>
        <w:t xml:space="preserve">, </w:t>
      </w:r>
      <w:r w:rsidR="00E81862">
        <w:rPr>
          <w:rFonts w:ascii="Arial" w:hAnsi="Arial" w:cs="Arial"/>
          <w:color w:val="000000" w:themeColor="text1"/>
          <w:sz w:val="22"/>
          <w:szCs w:val="22"/>
          <w:shd w:val="clear" w:color="auto" w:fill="FFFFFF"/>
        </w:rPr>
        <w:t>have had substantially larger impacts on health and social care spending in the UK, Italy and Spain than in</w:t>
      </w:r>
      <w:r w:rsidR="006C398A">
        <w:rPr>
          <w:rFonts w:ascii="Arial" w:hAnsi="Arial" w:cs="Arial"/>
          <w:color w:val="000000" w:themeColor="text1"/>
          <w:sz w:val="22"/>
          <w:szCs w:val="22"/>
          <w:shd w:val="clear" w:color="auto" w:fill="FFFFFF"/>
        </w:rPr>
        <w:t xml:space="preserve"> Austria, Denmark and Norway</w:t>
      </w:r>
      <w:ins w:id="154" w:author="Rashid, Theo O" w:date="2020-07-01T12:53:00Z">
        <w:r w:rsidR="00393AEC">
          <w:rPr>
            <w:rFonts w:ascii="Arial" w:hAnsi="Arial" w:cs="Arial"/>
            <w:color w:val="000000" w:themeColor="text1"/>
            <w:sz w:val="22"/>
            <w:szCs w:val="22"/>
            <w:shd w:val="clear" w:color="auto" w:fill="FFFFFF"/>
          </w:rPr>
          <w:t>.</w:t>
        </w:r>
      </w:ins>
      <w:r w:rsidR="00E81862">
        <w:rPr>
          <w:rFonts w:ascii="Arial" w:hAnsi="Arial" w:cs="Arial"/>
          <w:color w:val="000000" w:themeColor="text1"/>
          <w:sz w:val="22"/>
          <w:szCs w:val="22"/>
          <w:shd w:val="clear" w:color="auto" w:fill="FFFFFF"/>
        </w:rPr>
        <w:t xml:space="preserve"> </w:t>
      </w:r>
      <w:commentRangeEnd w:id="153"/>
      <w:r w:rsidR="00E81862">
        <w:rPr>
          <w:rStyle w:val="CommentReference"/>
          <w:rFonts w:asciiTheme="minorHAnsi" w:eastAsiaTheme="minorHAnsi" w:hAnsiTheme="minorHAnsi" w:cstheme="minorBidi"/>
          <w:lang w:eastAsia="en-US"/>
        </w:rPr>
        <w:commentReference w:id="153"/>
      </w:r>
      <w:del w:id="155" w:author="Parks, Robbie M" w:date="2020-07-01T12:51:00Z">
        <w:r w:rsidR="00E81862" w:rsidDel="000F23EB">
          <w:rPr>
            <w:rFonts w:ascii="Arial" w:hAnsi="Arial" w:cs="Arial"/>
            <w:color w:val="000000" w:themeColor="text1"/>
            <w:sz w:val="22"/>
            <w:szCs w:val="22"/>
            <w:shd w:val="clear" w:color="auto" w:fill="FFFFFF"/>
          </w:rPr>
          <w:delText xml:space="preserve"> </w:delText>
        </w:r>
      </w:del>
      <w:commentRangeStart w:id="156"/>
      <w:r w:rsidR="00E81862">
        <w:rPr>
          <w:rFonts w:ascii="Arial" w:hAnsi="Arial" w:cs="Arial"/>
          <w:color w:val="000000" w:themeColor="text1"/>
          <w:sz w:val="22"/>
          <w:szCs w:val="22"/>
          <w:shd w:val="clear" w:color="auto" w:fill="FFFFFF"/>
        </w:rPr>
        <w:t>A</w:t>
      </w:r>
      <w:commentRangeEnd w:id="156"/>
      <w:r w:rsidR="006C398A">
        <w:rPr>
          <w:rStyle w:val="CommentReference"/>
          <w:rFonts w:asciiTheme="minorHAnsi" w:eastAsiaTheme="minorHAnsi" w:hAnsiTheme="minorHAnsi" w:cstheme="minorBidi"/>
          <w:lang w:eastAsia="en-US"/>
        </w:rPr>
        <w:commentReference w:id="156"/>
      </w:r>
      <w:r w:rsidR="00E81862">
        <w:rPr>
          <w:rFonts w:ascii="Arial" w:hAnsi="Arial" w:cs="Arial"/>
          <w:color w:val="000000" w:themeColor="text1"/>
          <w:sz w:val="22"/>
          <w:szCs w:val="22"/>
          <w:shd w:val="clear" w:color="auto" w:fill="FFFFFF"/>
        </w:rPr>
        <w:t xml:space="preserve"> visible </w:t>
      </w:r>
      <w:r w:rsidR="006C398A">
        <w:rPr>
          <w:rFonts w:ascii="Arial" w:hAnsi="Arial" w:cs="Arial"/>
          <w:color w:val="000000" w:themeColor="text1"/>
          <w:sz w:val="22"/>
          <w:szCs w:val="22"/>
          <w:shd w:val="clear" w:color="auto" w:fill="FFFFFF"/>
        </w:rPr>
        <w:t xml:space="preserve">impact of this underinvestment has been on hospital capacity, which on a per-capita basis in Austria is </w:t>
      </w:r>
      <w:commentRangeStart w:id="157"/>
      <w:r w:rsidR="006C398A">
        <w:rPr>
          <w:rFonts w:ascii="Arial" w:hAnsi="Arial" w:cs="Arial"/>
          <w:color w:val="000000" w:themeColor="text1"/>
          <w:sz w:val="22"/>
          <w:szCs w:val="22"/>
          <w:shd w:val="clear" w:color="auto" w:fill="FFFFFF"/>
        </w:rPr>
        <w:t xml:space="preserve">nearly three times that of the </w:t>
      </w:r>
      <w:commentRangeStart w:id="158"/>
      <w:r w:rsidR="006C398A">
        <w:rPr>
          <w:rFonts w:ascii="Arial" w:hAnsi="Arial" w:cs="Arial"/>
          <w:color w:val="000000" w:themeColor="text1"/>
          <w:sz w:val="22"/>
          <w:szCs w:val="22"/>
          <w:shd w:val="clear" w:color="auto" w:fill="FFFFFF"/>
        </w:rPr>
        <w:t>UK</w:t>
      </w:r>
      <w:commentRangeEnd w:id="158"/>
      <w:r w:rsidR="006C398A">
        <w:rPr>
          <w:rStyle w:val="CommentReference"/>
          <w:rFonts w:asciiTheme="minorHAnsi" w:eastAsiaTheme="minorHAnsi" w:hAnsiTheme="minorHAnsi" w:cstheme="minorBidi"/>
          <w:lang w:eastAsia="en-US"/>
        </w:rPr>
        <w:commentReference w:id="158"/>
      </w:r>
      <w:commentRangeEnd w:id="157"/>
      <w:r w:rsidR="004F4D68">
        <w:rPr>
          <w:rStyle w:val="CommentReference"/>
          <w:rFonts w:asciiTheme="minorHAnsi" w:eastAsiaTheme="minorHAnsi" w:hAnsiTheme="minorHAnsi" w:cstheme="minorBidi"/>
          <w:lang w:eastAsia="en-US"/>
        </w:rPr>
        <w:commentReference w:id="157"/>
      </w:r>
      <w:r w:rsidR="006C398A">
        <w:rPr>
          <w:rFonts w:ascii="Arial" w:hAnsi="Arial" w:cs="Arial"/>
          <w:color w:val="000000" w:themeColor="text1"/>
          <w:sz w:val="22"/>
          <w:szCs w:val="22"/>
          <w:shd w:val="clear" w:color="auto" w:fill="FFFFFF"/>
        </w:rPr>
        <w:t>.</w:t>
      </w:r>
      <w:r w:rsidR="00AC5904">
        <w:rPr>
          <w:rFonts w:ascii="Arial" w:hAnsi="Arial" w:cs="Arial"/>
          <w:color w:val="000000" w:themeColor="text1"/>
          <w:sz w:val="22"/>
          <w:szCs w:val="22"/>
          <w:shd w:val="clear" w:color="auto" w:fill="FFFFFF"/>
        </w:rPr>
        <w:t xml:space="preserve"> </w:t>
      </w:r>
      <w:commentRangeStart w:id="159"/>
      <w:r w:rsidR="00AC5904">
        <w:rPr>
          <w:rFonts w:ascii="Arial" w:hAnsi="Arial" w:cs="Arial"/>
          <w:color w:val="000000" w:themeColor="text1"/>
          <w:sz w:val="22"/>
          <w:szCs w:val="22"/>
          <w:shd w:val="clear" w:color="auto" w:fill="FFFFFF"/>
        </w:rPr>
        <w:lastRenderedPageBreak/>
        <w:t xml:space="preserve">Less visible </w:t>
      </w:r>
      <w:r w:rsidR="00CA2BFF">
        <w:rPr>
          <w:rFonts w:ascii="Arial" w:hAnsi="Arial" w:cs="Arial"/>
          <w:color w:val="000000" w:themeColor="text1"/>
          <w:sz w:val="22"/>
          <w:szCs w:val="22"/>
          <w:shd w:val="clear" w:color="auto" w:fill="FFFFFF"/>
        </w:rPr>
        <w:t>is the variation</w:t>
      </w:r>
      <w:del w:id="160" w:author="Parks, Robbie M" w:date="2020-07-01T13:23:00Z">
        <w:r w:rsidR="00CA2BFF" w:rsidDel="0056774D">
          <w:rPr>
            <w:rFonts w:ascii="Arial" w:hAnsi="Arial" w:cs="Arial"/>
            <w:color w:val="000000" w:themeColor="text1"/>
            <w:sz w:val="22"/>
            <w:szCs w:val="22"/>
            <w:shd w:val="clear" w:color="auto" w:fill="FFFFFF"/>
          </w:rPr>
          <w:delText>s</w:delText>
        </w:r>
      </w:del>
      <w:r w:rsidR="00CA2BFF">
        <w:rPr>
          <w:rFonts w:ascii="Arial" w:hAnsi="Arial" w:cs="Arial"/>
          <w:color w:val="000000" w:themeColor="text1"/>
          <w:sz w:val="22"/>
          <w:szCs w:val="22"/>
          <w:shd w:val="clear" w:color="auto" w:fill="FFFFFF"/>
        </w:rPr>
        <w:t xml:space="preserve"> in</w:t>
      </w:r>
      <w:r w:rsidR="00AC5904">
        <w:rPr>
          <w:rFonts w:ascii="Arial" w:hAnsi="Arial" w:cs="Arial"/>
          <w:color w:val="000000" w:themeColor="text1"/>
          <w:sz w:val="22"/>
          <w:szCs w:val="22"/>
          <w:shd w:val="clear" w:color="auto" w:fill="FFFFFF"/>
        </w:rPr>
        <w:t xml:space="preserve"> community-based and primary care</w:t>
      </w:r>
      <w:r w:rsidR="00A84494">
        <w:rPr>
          <w:rFonts w:ascii="Arial" w:hAnsi="Arial" w:cs="Arial"/>
          <w:color w:val="000000" w:themeColor="text1"/>
          <w:sz w:val="22"/>
          <w:szCs w:val="22"/>
          <w:shd w:val="clear" w:color="auto" w:fill="FFFFFF"/>
        </w:rPr>
        <w:t xml:space="preserve"> which affect preventive and pre-hospital care for Covid-19 patients as well as for other conditions. </w:t>
      </w:r>
      <w:commentRangeEnd w:id="159"/>
      <w:r w:rsidR="00A84494">
        <w:rPr>
          <w:rStyle w:val="CommentReference"/>
          <w:rFonts w:asciiTheme="minorHAnsi" w:eastAsiaTheme="minorHAnsi" w:hAnsiTheme="minorHAnsi" w:cstheme="minorBidi"/>
          <w:lang w:eastAsia="en-US"/>
        </w:rPr>
        <w:commentReference w:id="159"/>
      </w:r>
    </w:p>
    <w:p w14:paraId="68CEDC26" w14:textId="77777777" w:rsidR="00073BDB" w:rsidRDefault="00073BDB" w:rsidP="00FD2092">
      <w:pPr>
        <w:spacing w:line="480" w:lineRule="auto"/>
        <w:jc w:val="both"/>
        <w:rPr>
          <w:rFonts w:ascii="Arial" w:hAnsi="Arial" w:cs="Arial"/>
          <w:color w:val="000000" w:themeColor="text1"/>
          <w:sz w:val="22"/>
          <w:szCs w:val="22"/>
          <w:highlight w:val="yellow"/>
        </w:rPr>
      </w:pPr>
    </w:p>
    <w:p w14:paraId="7551D67E" w14:textId="08D843D7" w:rsidR="00C03A64" w:rsidRPr="005B3E97" w:rsidRDefault="00073BDB" w:rsidP="00D73DCF">
      <w:pPr>
        <w:spacing w:line="480" w:lineRule="auto"/>
        <w:jc w:val="both"/>
        <w:rPr>
          <w:rFonts w:ascii="Arial" w:hAnsi="Arial" w:cs="Arial"/>
          <w:color w:val="000000"/>
          <w:sz w:val="22"/>
          <w:szCs w:val="22"/>
        </w:rPr>
      </w:pPr>
      <w:r>
        <w:rPr>
          <w:rFonts w:ascii="Arial" w:hAnsi="Arial" w:cs="Arial"/>
          <w:color w:val="000000"/>
          <w:sz w:val="22"/>
          <w:szCs w:val="22"/>
        </w:rPr>
        <w:t xml:space="preserve">The simplest lesson of these vast differences across countries are that, should a second wave of pandemic occur, immediate lockdown is essential to avoid a large and lengthy period of </w:t>
      </w:r>
      <w:commentRangeStart w:id="161"/>
      <w:r>
        <w:rPr>
          <w:rFonts w:ascii="Arial" w:hAnsi="Arial" w:cs="Arial"/>
          <w:color w:val="000000"/>
          <w:sz w:val="22"/>
          <w:szCs w:val="22"/>
        </w:rPr>
        <w:t>impact</w:t>
      </w:r>
      <w:commentRangeEnd w:id="161"/>
      <w:r>
        <w:rPr>
          <w:rStyle w:val="CommentReference"/>
          <w:rFonts w:asciiTheme="minorHAnsi" w:eastAsiaTheme="minorHAnsi" w:hAnsiTheme="minorHAnsi" w:cstheme="minorBidi"/>
          <w:lang w:eastAsia="en-US"/>
        </w:rPr>
        <w:commentReference w:id="161"/>
      </w:r>
      <w:r>
        <w:rPr>
          <w:rFonts w:ascii="Arial" w:hAnsi="Arial" w:cs="Arial"/>
          <w:color w:val="000000"/>
          <w:sz w:val="22"/>
          <w:szCs w:val="22"/>
        </w:rPr>
        <w:t xml:space="preserve">. Total lockdowns, while highly effective for suppressing transmission, have massive adverse psychosocial and economic </w:t>
      </w:r>
      <w:commentRangeStart w:id="162"/>
      <w:r>
        <w:rPr>
          <w:rFonts w:ascii="Arial" w:hAnsi="Arial" w:cs="Arial"/>
          <w:color w:val="000000"/>
          <w:sz w:val="22"/>
          <w:szCs w:val="22"/>
        </w:rPr>
        <w:t>impacts</w:t>
      </w:r>
      <w:commentRangeEnd w:id="162"/>
      <w:r w:rsidR="00C03A64">
        <w:rPr>
          <w:rStyle w:val="CommentReference"/>
          <w:rFonts w:asciiTheme="minorHAnsi" w:eastAsiaTheme="minorHAnsi" w:hAnsiTheme="minorHAnsi" w:cstheme="minorBidi"/>
          <w:lang w:eastAsia="en-US"/>
        </w:rPr>
        <w:commentReference w:id="162"/>
      </w:r>
      <w:ins w:id="163" w:author="Parks, Robbie M" w:date="2020-07-01T13:24:00Z">
        <w:r w:rsidR="00AF2069">
          <w:rPr>
            <w:rFonts w:ascii="Arial" w:hAnsi="Arial" w:cs="Arial"/>
            <w:color w:val="000000"/>
            <w:sz w:val="22"/>
            <w:szCs w:val="22"/>
          </w:rPr>
          <w:t>,</w:t>
        </w:r>
      </w:ins>
      <w:ins w:id="164" w:author="Bennett, James E" w:date="2020-07-01T11:37:00Z">
        <w:r w:rsidR="004F4D68">
          <w:rPr>
            <w:rFonts w:ascii="Arial" w:hAnsi="Arial" w:cs="Arial"/>
            <w:color w:val="000000"/>
            <w:sz w:val="22"/>
            <w:szCs w:val="22"/>
          </w:rPr>
          <w:t xml:space="preserve"> whose effects will be longer ter</w:t>
        </w:r>
      </w:ins>
      <w:ins w:id="165" w:author="Bennett, James E" w:date="2020-07-01T11:38:00Z">
        <w:r w:rsidR="004F4D68">
          <w:rPr>
            <w:rFonts w:ascii="Arial" w:hAnsi="Arial" w:cs="Arial"/>
            <w:color w:val="000000"/>
            <w:sz w:val="22"/>
            <w:szCs w:val="22"/>
          </w:rPr>
          <w:t>m and possibly not detectable for many years to come</w:t>
        </w:r>
      </w:ins>
      <w:commentRangeStart w:id="166"/>
      <w:r w:rsidR="00C03A64">
        <w:rPr>
          <w:rFonts w:ascii="Arial" w:hAnsi="Arial" w:cs="Arial"/>
          <w:color w:val="000000"/>
          <w:sz w:val="22"/>
          <w:szCs w:val="22"/>
        </w:rPr>
        <w:t>.</w:t>
      </w:r>
      <w:commentRangeEnd w:id="166"/>
      <w:r w:rsidR="0093459E">
        <w:rPr>
          <w:rStyle w:val="CommentReference"/>
          <w:rFonts w:asciiTheme="minorHAnsi" w:eastAsiaTheme="minorHAnsi" w:hAnsiTheme="minorHAnsi" w:cstheme="minorBidi"/>
          <w:lang w:eastAsia="en-US"/>
        </w:rPr>
        <w:commentReference w:id="166"/>
      </w:r>
      <w:r w:rsidR="00C03A64">
        <w:rPr>
          <w:rFonts w:ascii="Arial" w:hAnsi="Arial" w:cs="Arial"/>
          <w:color w:val="000000"/>
          <w:sz w:val="22"/>
          <w:szCs w:val="22"/>
        </w:rPr>
        <w:t xml:space="preserve"> </w:t>
      </w:r>
      <w:r w:rsidR="00C03A64" w:rsidRPr="00D54CF5">
        <w:rPr>
          <w:rFonts w:ascii="Arial" w:hAnsi="Arial" w:cs="Arial"/>
          <w:color w:val="000000"/>
          <w:sz w:val="22"/>
          <w:szCs w:val="22"/>
          <w:highlight w:val="yellow"/>
        </w:rPr>
        <w:t>[[[set up testing/tracing now. Prepare hospitals/care homes]]][[[medium term: hospital capacity and community care pathways]]]</w:t>
      </w:r>
    </w:p>
    <w:p w14:paraId="1528A150" w14:textId="77777777" w:rsidR="00FD2092" w:rsidRPr="00CA507C" w:rsidRDefault="00FD2092" w:rsidP="00FD2092">
      <w:pPr>
        <w:spacing w:line="480" w:lineRule="auto"/>
        <w:jc w:val="both"/>
        <w:rPr>
          <w:rFonts w:ascii="Arial" w:hAnsi="Arial" w:cs="Arial"/>
          <w:color w:val="000000"/>
          <w:sz w:val="22"/>
          <w:szCs w:val="22"/>
        </w:rPr>
      </w:pPr>
    </w:p>
    <w:p w14:paraId="5FD0D8B1" w14:textId="77777777" w:rsidR="0067380A" w:rsidRPr="005B3E97" w:rsidRDefault="0067380A" w:rsidP="00A1249B">
      <w:pPr>
        <w:spacing w:line="480" w:lineRule="auto"/>
        <w:jc w:val="both"/>
        <w:rPr>
          <w:rFonts w:ascii="Arial" w:hAnsi="Arial" w:cs="Arial"/>
          <w:color w:val="000000"/>
          <w:sz w:val="22"/>
          <w:szCs w:val="22"/>
        </w:rPr>
      </w:pPr>
    </w:p>
    <w:p w14:paraId="76154F9D" w14:textId="77777777" w:rsidR="00A1249B" w:rsidRPr="005B3E97" w:rsidRDefault="00A1249B" w:rsidP="00A1249B">
      <w:pPr>
        <w:spacing w:line="480" w:lineRule="auto"/>
        <w:jc w:val="both"/>
        <w:rPr>
          <w:rFonts w:ascii="Arial" w:hAnsi="Arial" w:cs="Arial"/>
          <w:color w:val="000000"/>
          <w:sz w:val="22"/>
          <w:szCs w:val="22"/>
        </w:rPr>
      </w:pPr>
    </w:p>
    <w:p w14:paraId="65D16059" w14:textId="11E814B7" w:rsidR="003335DE" w:rsidRPr="005B3E97" w:rsidRDefault="003335DE" w:rsidP="00A1249B">
      <w:pPr>
        <w:spacing w:line="480" w:lineRule="auto"/>
        <w:jc w:val="both"/>
        <w:rPr>
          <w:rFonts w:ascii="Arial" w:hAnsi="Arial" w:cs="Arial"/>
          <w:color w:val="000000"/>
          <w:sz w:val="22"/>
          <w:szCs w:val="22"/>
        </w:rPr>
      </w:pPr>
      <w:r w:rsidRPr="005B3E97">
        <w:rPr>
          <w:rFonts w:ascii="Arial" w:hAnsi="Arial" w:cs="Arial"/>
          <w:color w:val="000000"/>
          <w:sz w:val="22"/>
          <w:szCs w:val="22"/>
        </w:rPr>
        <w:br w:type="page"/>
      </w:r>
    </w:p>
    <w:p w14:paraId="3B86F014" w14:textId="5D0C0DBB" w:rsidR="007B5FF1" w:rsidRPr="005B3E97" w:rsidRDefault="00B20EA6" w:rsidP="00580F14">
      <w:pPr>
        <w:spacing w:line="480" w:lineRule="auto"/>
        <w:jc w:val="both"/>
        <w:rPr>
          <w:rFonts w:ascii="Arial" w:hAnsi="Arial" w:cs="Arial"/>
          <w:b/>
          <w:color w:val="000000"/>
          <w:sz w:val="22"/>
          <w:szCs w:val="22"/>
        </w:rPr>
      </w:pPr>
      <w:r w:rsidRPr="005B3E97">
        <w:rPr>
          <w:rFonts w:ascii="Arial" w:hAnsi="Arial" w:cs="Arial"/>
          <w:b/>
          <w:color w:val="000000"/>
          <w:sz w:val="22"/>
          <w:szCs w:val="22"/>
        </w:rPr>
        <w:lastRenderedPageBreak/>
        <w:t>Methods</w:t>
      </w:r>
    </w:p>
    <w:p w14:paraId="51BB3BCB" w14:textId="4A1F8DC1" w:rsidR="00AD404A" w:rsidRPr="005B3E97" w:rsidRDefault="00AD404A" w:rsidP="00580F14">
      <w:pPr>
        <w:spacing w:line="480" w:lineRule="auto"/>
        <w:jc w:val="both"/>
        <w:rPr>
          <w:rFonts w:ascii="Arial" w:hAnsi="Arial" w:cs="Arial"/>
          <w:i/>
          <w:iCs/>
          <w:sz w:val="22"/>
          <w:szCs w:val="22"/>
        </w:rPr>
      </w:pPr>
      <w:r w:rsidRPr="005B3E97">
        <w:rPr>
          <w:rFonts w:ascii="Arial" w:hAnsi="Arial" w:cs="Arial"/>
          <w:i/>
          <w:iCs/>
          <w:sz w:val="22"/>
          <w:szCs w:val="22"/>
        </w:rPr>
        <w:t>Data sources</w:t>
      </w:r>
    </w:p>
    <w:p w14:paraId="633E6D4E" w14:textId="20022D23" w:rsidR="00516634" w:rsidRPr="005B3E97" w:rsidRDefault="00D57103" w:rsidP="005B3E97">
      <w:pPr>
        <w:spacing w:line="480" w:lineRule="auto"/>
        <w:jc w:val="both"/>
        <w:rPr>
          <w:rFonts w:ascii="Arial" w:hAnsi="Arial" w:cs="Arial"/>
          <w:sz w:val="22"/>
          <w:szCs w:val="22"/>
        </w:rPr>
      </w:pPr>
      <w:r w:rsidRPr="005B3E97">
        <w:rPr>
          <w:rFonts w:ascii="Arial" w:hAnsi="Arial" w:cs="Arial"/>
          <w:sz w:val="22"/>
          <w:szCs w:val="22"/>
        </w:rPr>
        <w:t xml:space="preserve">We included </w:t>
      </w:r>
      <w:r w:rsidR="00ED2769" w:rsidRPr="005B3E97">
        <w:rPr>
          <w:rFonts w:ascii="Arial" w:hAnsi="Arial" w:cs="Arial"/>
          <w:sz w:val="22"/>
          <w:szCs w:val="22"/>
        </w:rPr>
        <w:t xml:space="preserve">industrialised </w:t>
      </w:r>
      <w:r w:rsidRPr="005B3E97">
        <w:rPr>
          <w:rFonts w:ascii="Arial" w:hAnsi="Arial" w:cs="Arial"/>
          <w:sz w:val="22"/>
          <w:szCs w:val="22"/>
        </w:rPr>
        <w:t>countries</w:t>
      </w:r>
      <w:r w:rsidR="00ED2769" w:rsidRPr="005B3E97">
        <w:rPr>
          <w:rFonts w:ascii="Arial" w:hAnsi="Arial" w:cs="Arial"/>
          <w:sz w:val="22"/>
          <w:szCs w:val="22"/>
        </w:rPr>
        <w:t xml:space="preserve"> from Europe and the Pacific </w:t>
      </w:r>
      <w:r w:rsidRPr="005B3E97">
        <w:rPr>
          <w:rFonts w:ascii="Arial" w:hAnsi="Arial" w:cs="Arial"/>
          <w:sz w:val="22"/>
          <w:szCs w:val="22"/>
        </w:rPr>
        <w:t xml:space="preserve">in the analysis if </w:t>
      </w:r>
    </w:p>
    <w:p w14:paraId="71A21138" w14:textId="2B4DF91D" w:rsidR="00516634" w:rsidRPr="005B3E97" w:rsidRDefault="00516634" w:rsidP="005B3E97">
      <w:pPr>
        <w:pStyle w:val="ListParagraph"/>
        <w:numPr>
          <w:ilvl w:val="0"/>
          <w:numId w:val="32"/>
        </w:numPr>
        <w:spacing w:after="0" w:line="480" w:lineRule="auto"/>
        <w:jc w:val="both"/>
        <w:rPr>
          <w:rFonts w:ascii="Arial" w:hAnsi="Arial" w:cs="Arial"/>
        </w:rPr>
      </w:pPr>
      <w:r w:rsidRPr="005B3E97">
        <w:rPr>
          <w:rFonts w:ascii="Arial" w:hAnsi="Arial" w:cs="Arial"/>
        </w:rPr>
        <w:t xml:space="preserve">Their total </w:t>
      </w:r>
      <w:commentRangeStart w:id="167"/>
      <w:r w:rsidRPr="005B3E97">
        <w:rPr>
          <w:rFonts w:ascii="Arial" w:hAnsi="Arial" w:cs="Arial"/>
        </w:rPr>
        <w:t>population in 20</w:t>
      </w:r>
      <w:r w:rsidR="005643EE">
        <w:rPr>
          <w:rFonts w:ascii="Arial" w:hAnsi="Arial" w:cs="Arial"/>
        </w:rPr>
        <w:t>20</w:t>
      </w:r>
      <w:r w:rsidRPr="005B3E97">
        <w:rPr>
          <w:rFonts w:ascii="Arial" w:hAnsi="Arial" w:cs="Arial"/>
        </w:rPr>
        <w:t xml:space="preserve"> was &gt; </w:t>
      </w:r>
      <w:r w:rsidR="005643EE">
        <w:rPr>
          <w:rFonts w:ascii="Arial" w:hAnsi="Arial" w:cs="Arial"/>
        </w:rPr>
        <w:t>4 million</w:t>
      </w:r>
      <w:commentRangeEnd w:id="167"/>
      <w:r w:rsidR="005643EE">
        <w:rPr>
          <w:rStyle w:val="CommentReference"/>
        </w:rPr>
        <w:commentReference w:id="167"/>
      </w:r>
      <w:r w:rsidR="00ED2769" w:rsidRPr="005B3E97">
        <w:rPr>
          <w:rFonts w:ascii="Arial" w:hAnsi="Arial" w:cs="Arial"/>
        </w:rPr>
        <w:t>.</w:t>
      </w:r>
    </w:p>
    <w:p w14:paraId="5D4B018B" w14:textId="16CDF9F3" w:rsidR="00516634" w:rsidRPr="00696C59" w:rsidRDefault="00516634" w:rsidP="005B0745">
      <w:pPr>
        <w:pStyle w:val="ListParagraph"/>
        <w:numPr>
          <w:ilvl w:val="0"/>
          <w:numId w:val="32"/>
        </w:numPr>
        <w:spacing w:after="0" w:line="480" w:lineRule="auto"/>
        <w:jc w:val="both"/>
        <w:rPr>
          <w:rFonts w:ascii="Arial" w:hAnsi="Arial" w:cs="Arial"/>
        </w:rPr>
      </w:pPr>
      <w:r w:rsidRPr="00696C59">
        <w:rPr>
          <w:rFonts w:ascii="Arial" w:hAnsi="Arial" w:cs="Arial"/>
        </w:rPr>
        <w:t>T</w:t>
      </w:r>
      <w:r w:rsidR="00D57103" w:rsidRPr="00696C59">
        <w:rPr>
          <w:rFonts w:ascii="Arial" w:hAnsi="Arial" w:cs="Arial"/>
        </w:rPr>
        <w:t>hey had up</w:t>
      </w:r>
      <w:ins w:id="168" w:author="Parks, Robbie M" w:date="2020-07-01T13:25:00Z">
        <w:r w:rsidR="00385A5F">
          <w:rPr>
            <w:rFonts w:ascii="Arial" w:hAnsi="Arial" w:cs="Arial"/>
          </w:rPr>
          <w:t>-</w:t>
        </w:r>
      </w:ins>
      <w:del w:id="169" w:author="Parks, Robbie M" w:date="2020-07-01T13:25:00Z">
        <w:r w:rsidR="00D57103" w:rsidRPr="00696C59" w:rsidDel="00385A5F">
          <w:rPr>
            <w:rFonts w:ascii="Arial" w:hAnsi="Arial" w:cs="Arial"/>
          </w:rPr>
          <w:delText xml:space="preserve"> </w:delText>
        </w:r>
      </w:del>
      <w:r w:rsidR="00D57103" w:rsidRPr="00696C59">
        <w:rPr>
          <w:rFonts w:ascii="Arial" w:hAnsi="Arial" w:cs="Arial"/>
        </w:rPr>
        <w:t>to</w:t>
      </w:r>
      <w:ins w:id="170" w:author="Parks, Robbie M" w:date="2020-07-01T13:25:00Z">
        <w:r w:rsidR="00385A5F">
          <w:rPr>
            <w:rFonts w:ascii="Arial" w:hAnsi="Arial" w:cs="Arial"/>
          </w:rPr>
          <w:t>-</w:t>
        </w:r>
      </w:ins>
      <w:del w:id="171" w:author="Parks, Robbie M" w:date="2020-07-01T13:25:00Z">
        <w:r w:rsidR="00D57103" w:rsidRPr="00696C59" w:rsidDel="00385A5F">
          <w:rPr>
            <w:rFonts w:ascii="Arial" w:hAnsi="Arial" w:cs="Arial"/>
          </w:rPr>
          <w:delText xml:space="preserve"> </w:delText>
        </w:r>
      </w:del>
      <w:r w:rsidR="00D57103" w:rsidRPr="00696C59">
        <w:rPr>
          <w:rFonts w:ascii="Arial" w:hAnsi="Arial" w:cs="Arial"/>
        </w:rPr>
        <w:t xml:space="preserve">date weekly data on all-cause mortality divided by </w:t>
      </w:r>
      <w:commentRangeStart w:id="172"/>
      <w:r w:rsidR="00D57103" w:rsidRPr="00696C59">
        <w:rPr>
          <w:rFonts w:ascii="Arial" w:hAnsi="Arial" w:cs="Arial"/>
        </w:rPr>
        <w:t>sex</w:t>
      </w:r>
      <w:r w:rsidR="00433361" w:rsidRPr="00696C59">
        <w:rPr>
          <w:rFonts w:ascii="Arial" w:hAnsi="Arial" w:cs="Arial"/>
        </w:rPr>
        <w:t xml:space="preserve"> and</w:t>
      </w:r>
      <w:r w:rsidR="00D57103" w:rsidRPr="00696C59">
        <w:rPr>
          <w:rFonts w:ascii="Arial" w:hAnsi="Arial" w:cs="Arial"/>
        </w:rPr>
        <w:t xml:space="preserve"> age group</w:t>
      </w:r>
      <w:r w:rsidR="005B3E97" w:rsidRPr="00696C59">
        <w:rPr>
          <w:rFonts w:ascii="Arial" w:hAnsi="Arial" w:cs="Arial"/>
        </w:rPr>
        <w:t xml:space="preserve"> </w:t>
      </w:r>
      <w:commentRangeEnd w:id="172"/>
      <w:r w:rsidR="0034771D">
        <w:rPr>
          <w:rStyle w:val="CommentReference"/>
        </w:rPr>
        <w:commentReference w:id="172"/>
      </w:r>
      <w:r w:rsidR="005B3E97" w:rsidRPr="00696C59">
        <w:rPr>
          <w:rFonts w:ascii="Arial" w:hAnsi="Arial" w:cs="Arial"/>
        </w:rPr>
        <w:t xml:space="preserve">that extended </w:t>
      </w:r>
      <w:r w:rsidR="00F30839" w:rsidRPr="00696C59">
        <w:rPr>
          <w:rFonts w:ascii="Arial" w:hAnsi="Arial" w:cs="Arial"/>
        </w:rPr>
        <w:t xml:space="preserve">through May 2020. </w:t>
      </w:r>
      <w:r w:rsidR="00DB125C" w:rsidRPr="00696C59">
        <w:rPr>
          <w:rFonts w:ascii="Arial" w:hAnsi="Arial" w:cs="Arial"/>
        </w:rPr>
        <w:t xml:space="preserve">We selected </w:t>
      </w:r>
      <w:r w:rsidR="00F30839" w:rsidRPr="00696C59">
        <w:rPr>
          <w:rFonts w:ascii="Arial" w:hAnsi="Arial" w:cs="Arial"/>
        </w:rPr>
        <w:t>end of May 2020</w:t>
      </w:r>
      <w:r w:rsidR="00DB125C" w:rsidRPr="00696C59">
        <w:rPr>
          <w:rFonts w:ascii="Arial" w:hAnsi="Arial" w:cs="Arial"/>
        </w:rPr>
        <w:t xml:space="preserve"> </w:t>
      </w:r>
      <w:r w:rsidR="00696C59" w:rsidRPr="00696C59">
        <w:rPr>
          <w:rFonts w:ascii="Arial" w:hAnsi="Arial" w:cs="Arial"/>
        </w:rPr>
        <w:t>to have</w:t>
      </w:r>
      <w:r w:rsidR="00DB125C" w:rsidRPr="00696C59">
        <w:rPr>
          <w:rFonts w:ascii="Arial" w:hAnsi="Arial" w:cs="Arial"/>
        </w:rPr>
        <w:t xml:space="preserve"> a consistent </w:t>
      </w:r>
      <w:r w:rsidR="00696C59" w:rsidRPr="00696C59">
        <w:rPr>
          <w:rFonts w:ascii="Arial" w:hAnsi="Arial" w:cs="Arial"/>
        </w:rPr>
        <w:t>period of analysis</w:t>
      </w:r>
      <w:r w:rsidR="00DB125C" w:rsidRPr="00696C59">
        <w:rPr>
          <w:rFonts w:ascii="Arial" w:hAnsi="Arial" w:cs="Arial"/>
        </w:rPr>
        <w:t xml:space="preserve"> all countries </w:t>
      </w:r>
      <w:r w:rsidR="00696C59" w:rsidRPr="00696C59">
        <w:rPr>
          <w:rFonts w:ascii="Arial" w:hAnsi="Arial" w:cs="Arial"/>
        </w:rPr>
        <w:t xml:space="preserve">and </w:t>
      </w:r>
      <w:r w:rsidR="00DB125C" w:rsidRPr="00696C59">
        <w:rPr>
          <w:rFonts w:ascii="Arial" w:hAnsi="Arial" w:cs="Arial"/>
        </w:rPr>
        <w:t xml:space="preserve">because </w:t>
      </w:r>
      <w:r w:rsidR="00F30839" w:rsidRPr="00696C59">
        <w:rPr>
          <w:rFonts w:ascii="Arial" w:hAnsi="Arial" w:cs="Arial"/>
        </w:rPr>
        <w:t xml:space="preserve">our results showed that by </w:t>
      </w:r>
      <w:r w:rsidR="004E4D24">
        <w:rPr>
          <w:rFonts w:ascii="Arial" w:hAnsi="Arial" w:cs="Arial"/>
        </w:rPr>
        <w:t>this date</w:t>
      </w:r>
      <w:r w:rsidR="00696C59" w:rsidRPr="00696C59">
        <w:rPr>
          <w:rFonts w:ascii="Arial" w:hAnsi="Arial" w:cs="Arial"/>
        </w:rPr>
        <w:t>, the probability that</w:t>
      </w:r>
      <w:r w:rsidR="00F30839" w:rsidRPr="00696C59">
        <w:rPr>
          <w:rFonts w:ascii="Arial" w:hAnsi="Arial" w:cs="Arial"/>
        </w:rPr>
        <w:t xml:space="preserve"> deaths were above the level </w:t>
      </w:r>
      <w:r w:rsidR="00696C59" w:rsidRPr="00696C59">
        <w:rPr>
          <w:rFonts w:ascii="Arial" w:hAnsi="Arial" w:cs="Arial"/>
        </w:rPr>
        <w:t xml:space="preserve">that would be expected had the pandemic not occurred was </w:t>
      </w:r>
      <w:commentRangeStart w:id="173"/>
      <w:r w:rsidR="00AF29A4">
        <w:rPr>
          <w:rFonts w:ascii="Arial" w:hAnsi="Arial" w:cs="Arial"/>
        </w:rPr>
        <w:t>within the 90% credible interval</w:t>
      </w:r>
      <w:r w:rsidR="00696C59" w:rsidRPr="00696C59">
        <w:rPr>
          <w:rFonts w:ascii="Arial" w:hAnsi="Arial" w:cs="Arial"/>
        </w:rPr>
        <w:t xml:space="preserve"> in all countries</w:t>
      </w:r>
      <w:commentRangeEnd w:id="173"/>
      <w:r w:rsidR="00AF29A4">
        <w:rPr>
          <w:rStyle w:val="CommentReference"/>
        </w:rPr>
        <w:commentReference w:id="173"/>
      </w:r>
      <w:r w:rsidR="00696C59" w:rsidRPr="00696C59">
        <w:rPr>
          <w:rFonts w:ascii="Arial" w:hAnsi="Arial" w:cs="Arial"/>
        </w:rPr>
        <w:t xml:space="preserve">. </w:t>
      </w:r>
      <w:r w:rsidR="00696C59">
        <w:rPr>
          <w:rFonts w:ascii="Arial" w:hAnsi="Arial" w:cs="Arial"/>
        </w:rPr>
        <w:t>W</w:t>
      </w:r>
      <w:r w:rsidR="00DB125C" w:rsidRPr="00696C59">
        <w:rPr>
          <w:rFonts w:ascii="Arial" w:hAnsi="Arial" w:cs="Arial"/>
        </w:rPr>
        <w:t xml:space="preserve">e could not obtain </w:t>
      </w:r>
      <w:r w:rsidR="00696C59">
        <w:rPr>
          <w:rFonts w:ascii="Arial" w:hAnsi="Arial" w:cs="Arial"/>
        </w:rPr>
        <w:t xml:space="preserve">age- and sex-specific </w:t>
      </w:r>
      <w:r w:rsidR="00DB125C" w:rsidRPr="00696C59">
        <w:rPr>
          <w:rFonts w:ascii="Arial" w:hAnsi="Arial" w:cs="Arial"/>
        </w:rPr>
        <w:t xml:space="preserve">data for 2020 for </w:t>
      </w:r>
      <w:r w:rsidR="007540E7">
        <w:rPr>
          <w:rFonts w:ascii="Arial" w:hAnsi="Arial" w:cs="Arial"/>
        </w:rPr>
        <w:t xml:space="preserve">the </w:t>
      </w:r>
      <w:r w:rsidR="004E4D24">
        <w:rPr>
          <w:rFonts w:ascii="Arial" w:hAnsi="Arial" w:cs="Arial"/>
        </w:rPr>
        <w:t>USA</w:t>
      </w:r>
      <w:r w:rsidR="007540E7">
        <w:rPr>
          <w:rFonts w:ascii="Arial" w:hAnsi="Arial" w:cs="Arial"/>
        </w:rPr>
        <w:t xml:space="preserve">, </w:t>
      </w:r>
      <w:r w:rsidR="00DB125C" w:rsidRPr="00696C59">
        <w:rPr>
          <w:rFonts w:ascii="Arial" w:hAnsi="Arial" w:cs="Arial"/>
        </w:rPr>
        <w:t>Australia, Germany, Greece, Japan, South Korea and Taiwan</w:t>
      </w:r>
      <w:r w:rsidR="00696C59">
        <w:rPr>
          <w:rFonts w:ascii="Arial" w:hAnsi="Arial" w:cs="Arial"/>
        </w:rPr>
        <w:t xml:space="preserve">, </w:t>
      </w:r>
      <w:r w:rsidR="0061791B">
        <w:rPr>
          <w:rFonts w:ascii="Arial" w:hAnsi="Arial" w:cs="Arial"/>
        </w:rPr>
        <w:t xml:space="preserve">nor for Scotland and Northern Ireland, </w:t>
      </w:r>
      <w:r w:rsidR="00696C59">
        <w:rPr>
          <w:rFonts w:ascii="Arial" w:hAnsi="Arial" w:cs="Arial"/>
        </w:rPr>
        <w:t>and hence they were not included in the analysis</w:t>
      </w:r>
      <w:r w:rsidR="00DB125C" w:rsidRPr="00696C59">
        <w:rPr>
          <w:rFonts w:ascii="Arial" w:hAnsi="Arial" w:cs="Arial"/>
        </w:rPr>
        <w:t>.</w:t>
      </w:r>
    </w:p>
    <w:p w14:paraId="4BED8091" w14:textId="30F1B745" w:rsidR="005B3E97" w:rsidRPr="005B3E97" w:rsidRDefault="00ED2769" w:rsidP="005B3E97">
      <w:pPr>
        <w:pStyle w:val="ListParagraph"/>
        <w:numPr>
          <w:ilvl w:val="0"/>
          <w:numId w:val="32"/>
        </w:numPr>
        <w:spacing w:after="0" w:line="480" w:lineRule="auto"/>
        <w:jc w:val="both"/>
        <w:rPr>
          <w:rFonts w:ascii="Arial" w:hAnsi="Arial" w:cs="Arial"/>
        </w:rPr>
      </w:pPr>
      <w:r w:rsidRPr="005B3E97">
        <w:rPr>
          <w:rFonts w:ascii="Arial" w:hAnsi="Arial" w:cs="Arial"/>
        </w:rPr>
        <w:t>T</w:t>
      </w:r>
      <w:r w:rsidR="00D57103" w:rsidRPr="005B3E97">
        <w:rPr>
          <w:rFonts w:ascii="Arial" w:hAnsi="Arial" w:cs="Arial"/>
        </w:rPr>
        <w:t xml:space="preserve">he time series of data went back at least to 2015 so that model parameters could be reliably </w:t>
      </w:r>
      <w:r w:rsidR="005B3E97" w:rsidRPr="005B3E97">
        <w:rPr>
          <w:rFonts w:ascii="Arial" w:hAnsi="Arial" w:cs="Arial"/>
        </w:rPr>
        <w:t>estimated</w:t>
      </w:r>
      <w:r w:rsidR="00D57103" w:rsidRPr="005B3E97">
        <w:rPr>
          <w:rFonts w:ascii="Arial" w:hAnsi="Arial" w:cs="Arial"/>
        </w:rPr>
        <w:t>. For countries with longer time</w:t>
      </w:r>
      <w:ins w:id="174" w:author="Parks, Robbie M" w:date="2020-07-01T13:27:00Z">
        <w:r w:rsidR="001216EA">
          <w:rPr>
            <w:rFonts w:ascii="Arial" w:hAnsi="Arial" w:cs="Arial"/>
          </w:rPr>
          <w:t xml:space="preserve"> </w:t>
        </w:r>
      </w:ins>
      <w:del w:id="175" w:author="Parks, Robbie M" w:date="2020-07-01T13:27:00Z">
        <w:r w:rsidR="00D57103" w:rsidRPr="005B3E97" w:rsidDel="001216EA">
          <w:rPr>
            <w:rFonts w:ascii="Arial" w:hAnsi="Arial" w:cs="Arial"/>
          </w:rPr>
          <w:delText>-</w:delText>
        </w:r>
      </w:del>
      <w:r w:rsidR="00D57103" w:rsidRPr="005B3E97">
        <w:rPr>
          <w:rFonts w:ascii="Arial" w:hAnsi="Arial" w:cs="Arial"/>
        </w:rPr>
        <w:t>series, we used data starting in 2010.</w:t>
      </w:r>
    </w:p>
    <w:p w14:paraId="2EC6E90C" w14:textId="77777777" w:rsidR="005B3E97" w:rsidRPr="005B3E97" w:rsidRDefault="005B3E97" w:rsidP="005B3E97">
      <w:pPr>
        <w:spacing w:line="480" w:lineRule="auto"/>
        <w:jc w:val="both"/>
        <w:rPr>
          <w:rFonts w:ascii="Arial" w:hAnsi="Arial" w:cs="Arial"/>
          <w:sz w:val="22"/>
          <w:szCs w:val="22"/>
        </w:rPr>
      </w:pPr>
    </w:p>
    <w:p w14:paraId="2C3CFB32" w14:textId="639E62DA" w:rsidR="00B67D3C" w:rsidRDefault="00D57103" w:rsidP="009A44F2">
      <w:pPr>
        <w:spacing w:line="480" w:lineRule="auto"/>
        <w:jc w:val="both"/>
        <w:rPr>
          <w:rFonts w:ascii="Arial" w:hAnsi="Arial" w:cs="Arial"/>
          <w:sz w:val="22"/>
          <w:szCs w:val="22"/>
        </w:rPr>
      </w:pPr>
      <w:r w:rsidRPr="005B3E97">
        <w:rPr>
          <w:rFonts w:ascii="Arial" w:hAnsi="Arial" w:cs="Arial"/>
          <w:sz w:val="22"/>
          <w:szCs w:val="22"/>
        </w:rPr>
        <w:t xml:space="preserve">The sources of </w:t>
      </w:r>
      <w:r w:rsidR="005B3E97">
        <w:rPr>
          <w:rFonts w:ascii="Arial" w:hAnsi="Arial" w:cs="Arial"/>
          <w:sz w:val="22"/>
          <w:szCs w:val="22"/>
        </w:rPr>
        <w:t xml:space="preserve">population and mortality </w:t>
      </w:r>
      <w:r w:rsidRPr="005B3E97">
        <w:rPr>
          <w:rFonts w:ascii="Arial" w:hAnsi="Arial" w:cs="Arial"/>
          <w:sz w:val="22"/>
          <w:szCs w:val="22"/>
        </w:rPr>
        <w:t xml:space="preserve">data are </w:t>
      </w:r>
      <w:r w:rsidR="005B3E97">
        <w:rPr>
          <w:rFonts w:ascii="Arial" w:hAnsi="Arial" w:cs="Arial"/>
          <w:sz w:val="22"/>
          <w:szCs w:val="22"/>
        </w:rPr>
        <w:t xml:space="preserve">provided </w:t>
      </w:r>
      <w:r w:rsidR="006F60B2" w:rsidRPr="005B3E97">
        <w:rPr>
          <w:rFonts w:ascii="Arial" w:hAnsi="Arial" w:cs="Arial"/>
          <w:sz w:val="22"/>
          <w:szCs w:val="22"/>
        </w:rPr>
        <w:t xml:space="preserve">in Extended Data Table </w:t>
      </w:r>
      <w:r w:rsidR="005B3E97">
        <w:rPr>
          <w:rFonts w:ascii="Arial" w:hAnsi="Arial" w:cs="Arial"/>
          <w:sz w:val="22"/>
          <w:szCs w:val="22"/>
        </w:rPr>
        <w:t>XX</w:t>
      </w:r>
      <w:r w:rsidR="006F60B2" w:rsidRPr="005B3E97">
        <w:rPr>
          <w:rFonts w:ascii="Arial" w:hAnsi="Arial" w:cs="Arial"/>
          <w:sz w:val="22"/>
          <w:szCs w:val="22"/>
        </w:rPr>
        <w:t>.</w:t>
      </w:r>
      <w:r w:rsidR="005B3E97">
        <w:rPr>
          <w:rFonts w:ascii="Arial" w:hAnsi="Arial" w:cs="Arial"/>
          <w:sz w:val="22"/>
          <w:szCs w:val="22"/>
        </w:rPr>
        <w:t xml:space="preserve"> </w:t>
      </w:r>
      <w:r w:rsidR="007F4030" w:rsidRPr="005B3E97">
        <w:rPr>
          <w:rFonts w:ascii="Arial" w:hAnsi="Arial" w:cs="Arial"/>
          <w:sz w:val="22"/>
          <w:szCs w:val="22"/>
        </w:rPr>
        <w:t>We calculated weekly population through interpolation</w:t>
      </w:r>
      <w:r w:rsidR="00ED2769" w:rsidRPr="005B3E97">
        <w:rPr>
          <w:rFonts w:ascii="Arial" w:hAnsi="Arial" w:cs="Arial"/>
          <w:sz w:val="22"/>
          <w:szCs w:val="22"/>
        </w:rPr>
        <w:t xml:space="preserve"> of mid-year or quarterly population</w:t>
      </w:r>
      <w:r w:rsidR="007F4030" w:rsidRPr="005B3E97">
        <w:rPr>
          <w:rFonts w:ascii="Arial" w:hAnsi="Arial" w:cs="Arial"/>
          <w:sz w:val="22"/>
          <w:szCs w:val="22"/>
        </w:rPr>
        <w:t>.</w:t>
      </w:r>
      <w:r w:rsidR="00420A88" w:rsidRPr="005B3E97">
        <w:rPr>
          <w:rFonts w:ascii="Arial" w:hAnsi="Arial" w:cs="Arial"/>
          <w:sz w:val="22"/>
          <w:szCs w:val="22"/>
        </w:rPr>
        <w:t>[Office for National Statistics, 2019 #5509]</w:t>
      </w:r>
      <w:r w:rsidR="009F1A67" w:rsidRPr="005B3E97">
        <w:rPr>
          <w:rFonts w:ascii="Arial" w:hAnsi="Arial" w:cs="Arial"/>
          <w:sz w:val="22"/>
          <w:szCs w:val="22"/>
        </w:rPr>
        <w:t xml:space="preserve"> We obtained data on temperature from ERA5,</w:t>
      </w:r>
      <w:r w:rsidR="00420A88" w:rsidRPr="005B3E97">
        <w:rPr>
          <w:rFonts w:ascii="Arial" w:hAnsi="Arial" w:cs="Arial"/>
          <w:sz w:val="22"/>
          <w:szCs w:val="22"/>
        </w:rPr>
        <w:t>[ECMWF, 2019 #5510]</w:t>
      </w:r>
      <w:r w:rsidR="009F1A67" w:rsidRPr="005B3E97">
        <w:rPr>
          <w:rFonts w:ascii="Arial" w:hAnsi="Arial" w:cs="Arial"/>
          <w:sz w:val="22"/>
          <w:szCs w:val="22"/>
        </w:rPr>
        <w:t xml:space="preserve"> which uses data from global in situ and satellite measurements to generate a worldwide meteorological dataset, with full space and time coverage over our analysis period. </w:t>
      </w:r>
      <w:bookmarkStart w:id="176" w:name="_Hlk44078372"/>
      <w:r w:rsidR="009F1A67" w:rsidRPr="005B3E97">
        <w:rPr>
          <w:rFonts w:ascii="Arial" w:hAnsi="Arial" w:cs="Arial"/>
          <w:sz w:val="22"/>
          <w:szCs w:val="22"/>
        </w:rPr>
        <w:t xml:space="preserve">We used gridded </w:t>
      </w:r>
      <w:r w:rsidR="00B67D3C">
        <w:rPr>
          <w:rFonts w:ascii="Arial" w:hAnsi="Arial" w:cs="Arial"/>
          <w:sz w:val="22"/>
          <w:szCs w:val="22"/>
        </w:rPr>
        <w:t xml:space="preserve">temperature </w:t>
      </w:r>
      <w:r w:rsidR="009F1A67" w:rsidRPr="005B3E97">
        <w:rPr>
          <w:rFonts w:ascii="Arial" w:hAnsi="Arial" w:cs="Arial"/>
          <w:sz w:val="22"/>
          <w:szCs w:val="22"/>
        </w:rPr>
        <w:t xml:space="preserve">estimates measured four times daily at a resolution of 30 km to generate </w:t>
      </w:r>
      <w:r w:rsidR="007930C0" w:rsidRPr="005B3E97">
        <w:rPr>
          <w:rFonts w:ascii="Arial" w:hAnsi="Arial" w:cs="Arial"/>
          <w:sz w:val="22"/>
          <w:szCs w:val="22"/>
        </w:rPr>
        <w:t>weekly</w:t>
      </w:r>
      <w:r w:rsidR="009F1A67" w:rsidRPr="005B3E97">
        <w:rPr>
          <w:rFonts w:ascii="Arial" w:hAnsi="Arial" w:cs="Arial"/>
          <w:sz w:val="22"/>
          <w:szCs w:val="22"/>
        </w:rPr>
        <w:t xml:space="preserve"> temperatures</w:t>
      </w:r>
      <w:r w:rsidR="007930C0" w:rsidRPr="005B3E97">
        <w:rPr>
          <w:rFonts w:ascii="Arial" w:hAnsi="Arial" w:cs="Arial"/>
          <w:sz w:val="22"/>
          <w:szCs w:val="22"/>
        </w:rPr>
        <w:t xml:space="preserve"> for </w:t>
      </w:r>
      <w:r w:rsidR="00B67D3C" w:rsidRPr="00B67D3C">
        <w:rPr>
          <w:rFonts w:ascii="Arial" w:hAnsi="Arial" w:cs="Arial"/>
          <w:sz w:val="22"/>
          <w:szCs w:val="22"/>
        </w:rPr>
        <w:t xml:space="preserve">each first-level administrative region, and gridded </w:t>
      </w:r>
      <w:r w:rsidR="00B67D3C" w:rsidRPr="004E068C">
        <w:rPr>
          <w:rFonts w:ascii="Arial" w:hAnsi="Arial" w:cs="Arial"/>
          <w:sz w:val="22"/>
          <w:szCs w:val="22"/>
        </w:rPr>
        <w:t xml:space="preserve">population data </w:t>
      </w:r>
      <w:r w:rsidR="00A05725">
        <w:rPr>
          <w:rFonts w:ascii="Arial" w:hAnsi="Arial" w:cs="Arial"/>
          <w:sz w:val="22"/>
          <w:szCs w:val="22"/>
        </w:rPr>
        <w:t>(</w:t>
      </w:r>
      <w:hyperlink r:id="rId12" w:history="1">
        <w:r w:rsidR="00A05725" w:rsidRPr="000C0809">
          <w:rPr>
            <w:rStyle w:val="Hyperlink"/>
            <w:rFonts w:ascii="Arial" w:hAnsi="Arial" w:cs="Arial"/>
            <w:sz w:val="22"/>
            <w:szCs w:val="22"/>
          </w:rPr>
          <w:t>https://sedac.ciesin.columbia.edu/data/collection/gpw-v4</w:t>
        </w:r>
      </w:hyperlink>
      <w:r w:rsidR="00A05725">
        <w:rPr>
          <w:rFonts w:ascii="Arial" w:hAnsi="Arial" w:cs="Arial"/>
          <w:sz w:val="22"/>
          <w:szCs w:val="22"/>
        </w:rPr>
        <w:t xml:space="preserve">) </w:t>
      </w:r>
      <w:r w:rsidR="00B67D3C" w:rsidRPr="004E068C">
        <w:rPr>
          <w:rFonts w:ascii="Arial" w:hAnsi="Arial" w:cs="Arial"/>
          <w:sz w:val="22"/>
          <w:szCs w:val="22"/>
        </w:rPr>
        <w:t>to generate population estimates by first-level administrative region in each country.</w:t>
      </w:r>
      <w:r w:rsidR="004E068C" w:rsidRPr="004E068C">
        <w:rPr>
          <w:rFonts w:ascii="Arial" w:hAnsi="Arial" w:cs="Arial"/>
          <w:sz w:val="22"/>
          <w:szCs w:val="22"/>
        </w:rPr>
        <w:t xml:space="preserve"> We weighted weekly temperature by population of each first-level administrative region to create national level weekly temperature summaries.</w:t>
      </w:r>
    </w:p>
    <w:bookmarkEnd w:id="176"/>
    <w:p w14:paraId="2B5FB651" w14:textId="77777777" w:rsidR="000D479A" w:rsidRPr="005B3E97" w:rsidRDefault="000D479A" w:rsidP="009A44F2">
      <w:pPr>
        <w:spacing w:line="480" w:lineRule="auto"/>
        <w:jc w:val="both"/>
        <w:rPr>
          <w:rFonts w:ascii="Arial" w:hAnsi="Arial" w:cs="Arial"/>
          <w:sz w:val="22"/>
          <w:szCs w:val="22"/>
        </w:rPr>
      </w:pPr>
    </w:p>
    <w:p w14:paraId="28CE24FF" w14:textId="13F6616D" w:rsidR="00B20EA6" w:rsidRPr="005B3E97" w:rsidRDefault="007B773D" w:rsidP="009A44F2">
      <w:pPr>
        <w:spacing w:line="480" w:lineRule="auto"/>
        <w:jc w:val="both"/>
        <w:rPr>
          <w:rFonts w:ascii="Arial" w:hAnsi="Arial" w:cs="Arial"/>
          <w:i/>
          <w:iCs/>
          <w:sz w:val="22"/>
          <w:szCs w:val="22"/>
        </w:rPr>
      </w:pPr>
      <w:r w:rsidRPr="005B3E97">
        <w:rPr>
          <w:rFonts w:ascii="Arial" w:hAnsi="Arial" w:cs="Arial"/>
          <w:i/>
          <w:iCs/>
          <w:sz w:val="22"/>
          <w:szCs w:val="22"/>
        </w:rPr>
        <w:t xml:space="preserve">Statistical </w:t>
      </w:r>
      <w:r w:rsidR="00ED2769" w:rsidRPr="005B3E97">
        <w:rPr>
          <w:rFonts w:ascii="Arial" w:hAnsi="Arial" w:cs="Arial"/>
          <w:i/>
          <w:iCs/>
          <w:sz w:val="22"/>
          <w:szCs w:val="22"/>
        </w:rPr>
        <w:t>methods</w:t>
      </w:r>
    </w:p>
    <w:p w14:paraId="756D9106" w14:textId="201E77AE" w:rsidR="00580F14" w:rsidRPr="005B3E97" w:rsidRDefault="00CE7FE3" w:rsidP="00580F14">
      <w:pPr>
        <w:spacing w:line="480" w:lineRule="auto"/>
        <w:jc w:val="both"/>
        <w:rPr>
          <w:rFonts w:ascii="Arial" w:hAnsi="Arial" w:cs="Arial"/>
          <w:sz w:val="22"/>
          <w:szCs w:val="22"/>
        </w:rPr>
      </w:pPr>
      <w:bookmarkStart w:id="177" w:name="_Hlk40079942"/>
      <w:r w:rsidRPr="005B3E97">
        <w:rPr>
          <w:rFonts w:ascii="Arial" w:hAnsi="Arial" w:cs="Arial"/>
          <w:sz w:val="22"/>
          <w:szCs w:val="22"/>
        </w:rPr>
        <w:lastRenderedPageBreak/>
        <w:t>T</w:t>
      </w:r>
      <w:r w:rsidR="00580F14" w:rsidRPr="005B3E97">
        <w:rPr>
          <w:rFonts w:ascii="Arial" w:hAnsi="Arial" w:cs="Arial"/>
          <w:sz w:val="22"/>
          <w:szCs w:val="22"/>
        </w:rPr>
        <w:t xml:space="preserve">he </w:t>
      </w:r>
      <w:r w:rsidRPr="005B3E97">
        <w:rPr>
          <w:rFonts w:ascii="Arial" w:hAnsi="Arial" w:cs="Arial"/>
          <w:sz w:val="22"/>
          <w:szCs w:val="22"/>
        </w:rPr>
        <w:t xml:space="preserve">total </w:t>
      </w:r>
      <w:r w:rsidR="00580F14" w:rsidRPr="005B3E97">
        <w:rPr>
          <w:rFonts w:ascii="Arial" w:hAnsi="Arial" w:cs="Arial"/>
          <w:sz w:val="22"/>
          <w:szCs w:val="22"/>
        </w:rPr>
        <w:t>mortality impact of the Covid-19 pandemic</w:t>
      </w:r>
      <w:r w:rsidRPr="005B3E97">
        <w:rPr>
          <w:rFonts w:ascii="Arial" w:hAnsi="Arial" w:cs="Arial"/>
          <w:sz w:val="22"/>
          <w:szCs w:val="22"/>
        </w:rPr>
        <w:t xml:space="preserve"> </w:t>
      </w:r>
      <w:r w:rsidR="001059B2">
        <w:rPr>
          <w:rFonts w:ascii="Arial" w:hAnsi="Arial" w:cs="Arial"/>
          <w:sz w:val="22"/>
          <w:szCs w:val="22"/>
        </w:rPr>
        <w:t>is</w:t>
      </w:r>
      <w:r w:rsidR="00F9179E" w:rsidRPr="005B3E97">
        <w:rPr>
          <w:rFonts w:ascii="Arial" w:hAnsi="Arial" w:cs="Arial"/>
          <w:sz w:val="22"/>
          <w:szCs w:val="22"/>
        </w:rPr>
        <w:t xml:space="preserve"> the difference between the observed number of </w:t>
      </w:r>
      <w:ins w:id="178" w:author="Parks, Robbie M" w:date="2020-07-01T13:29:00Z">
        <w:r w:rsidR="0064482F">
          <w:rPr>
            <w:rFonts w:ascii="Arial" w:hAnsi="Arial" w:cs="Arial"/>
            <w:sz w:val="22"/>
            <w:szCs w:val="22"/>
          </w:rPr>
          <w:t xml:space="preserve">all-cause </w:t>
        </w:r>
      </w:ins>
      <w:r w:rsidR="00F9179E" w:rsidRPr="005B3E97">
        <w:rPr>
          <w:rFonts w:ascii="Arial" w:hAnsi="Arial" w:cs="Arial"/>
          <w:sz w:val="22"/>
          <w:szCs w:val="22"/>
        </w:rPr>
        <w:t>deaths and</w:t>
      </w:r>
      <w:r w:rsidR="00580F14" w:rsidRPr="005B3E97">
        <w:rPr>
          <w:rFonts w:ascii="Arial" w:hAnsi="Arial" w:cs="Arial"/>
          <w:sz w:val="22"/>
          <w:szCs w:val="22"/>
        </w:rPr>
        <w:t xml:space="preserve"> </w:t>
      </w:r>
      <w:r w:rsidR="007F1DA4" w:rsidRPr="005B3E97">
        <w:rPr>
          <w:rFonts w:ascii="Arial" w:hAnsi="Arial" w:cs="Arial"/>
          <w:sz w:val="22"/>
          <w:szCs w:val="22"/>
        </w:rPr>
        <w:t xml:space="preserve">the number of deaths had </w:t>
      </w:r>
      <w:bookmarkStart w:id="179" w:name="_Hlk39657641"/>
      <w:r w:rsidR="007F1DA4" w:rsidRPr="005B3E97">
        <w:rPr>
          <w:rFonts w:ascii="Arial" w:hAnsi="Arial" w:cs="Arial"/>
          <w:sz w:val="22"/>
          <w:szCs w:val="22"/>
        </w:rPr>
        <w:t xml:space="preserve">the pandemic not </w:t>
      </w:r>
      <w:bookmarkEnd w:id="179"/>
      <w:r w:rsidR="00F9179E" w:rsidRPr="005B3E97">
        <w:rPr>
          <w:rFonts w:ascii="Arial" w:hAnsi="Arial" w:cs="Arial"/>
          <w:sz w:val="22"/>
          <w:szCs w:val="22"/>
        </w:rPr>
        <w:t>occurred, which</w:t>
      </w:r>
      <w:r w:rsidR="00B83E02" w:rsidRPr="005B3E97">
        <w:rPr>
          <w:rFonts w:ascii="Arial" w:hAnsi="Arial" w:cs="Arial"/>
          <w:sz w:val="22"/>
          <w:szCs w:val="22"/>
        </w:rPr>
        <w:t xml:space="preserve"> is not directly measurable. </w:t>
      </w:r>
      <w:r w:rsidR="00580F14" w:rsidRPr="005B3E97">
        <w:rPr>
          <w:rFonts w:ascii="Arial" w:hAnsi="Arial" w:cs="Arial"/>
          <w:sz w:val="22"/>
          <w:szCs w:val="22"/>
        </w:rPr>
        <w:t xml:space="preserve">The most common approach to addressing this issue has been to use the average </w:t>
      </w:r>
      <w:r w:rsidR="00455FF7" w:rsidRPr="005B3E97">
        <w:rPr>
          <w:rFonts w:ascii="Arial" w:hAnsi="Arial" w:cs="Arial"/>
          <w:sz w:val="22"/>
          <w:szCs w:val="22"/>
        </w:rPr>
        <w:t>number of deaths over</w:t>
      </w:r>
      <w:r w:rsidR="00580F14" w:rsidRPr="005B3E97">
        <w:rPr>
          <w:rFonts w:ascii="Arial" w:hAnsi="Arial" w:cs="Arial"/>
          <w:sz w:val="22"/>
          <w:szCs w:val="22"/>
        </w:rPr>
        <w:t xml:space="preserve"> </w:t>
      </w:r>
      <w:r w:rsidR="0005743C" w:rsidRPr="005B3E97">
        <w:rPr>
          <w:rFonts w:ascii="Arial" w:hAnsi="Arial" w:cs="Arial"/>
          <w:sz w:val="22"/>
          <w:szCs w:val="22"/>
        </w:rPr>
        <w:t xml:space="preserve">previous </w:t>
      </w:r>
      <w:r w:rsidR="00580F14" w:rsidRPr="005B3E97">
        <w:rPr>
          <w:rFonts w:ascii="Arial" w:hAnsi="Arial" w:cs="Arial"/>
          <w:sz w:val="22"/>
          <w:szCs w:val="22"/>
        </w:rPr>
        <w:t>years</w:t>
      </w:r>
      <w:r w:rsidR="00AD404A" w:rsidRPr="005B3E97">
        <w:rPr>
          <w:rFonts w:ascii="Arial" w:hAnsi="Arial" w:cs="Arial"/>
          <w:sz w:val="22"/>
          <w:szCs w:val="22"/>
        </w:rPr>
        <w:t>, e.g.</w:t>
      </w:r>
      <w:r w:rsidR="008B3690" w:rsidRPr="005B3E97">
        <w:rPr>
          <w:rFonts w:ascii="Arial" w:hAnsi="Arial" w:cs="Arial"/>
          <w:sz w:val="22"/>
          <w:szCs w:val="22"/>
        </w:rPr>
        <w:t>,</w:t>
      </w:r>
      <w:r w:rsidR="0005743C" w:rsidRPr="005B3E97">
        <w:rPr>
          <w:rFonts w:ascii="Arial" w:hAnsi="Arial" w:cs="Arial"/>
          <w:sz w:val="22"/>
          <w:szCs w:val="22"/>
        </w:rPr>
        <w:t xml:space="preserve"> the most recent</w:t>
      </w:r>
      <w:r w:rsidR="00AD404A" w:rsidRPr="005B3E97">
        <w:rPr>
          <w:rFonts w:ascii="Arial" w:hAnsi="Arial" w:cs="Arial"/>
          <w:sz w:val="22"/>
          <w:szCs w:val="22"/>
        </w:rPr>
        <w:t xml:space="preserve"> five years,</w:t>
      </w:r>
      <w:r w:rsidR="00580F14" w:rsidRPr="005B3E97">
        <w:rPr>
          <w:rFonts w:ascii="Arial" w:hAnsi="Arial" w:cs="Arial"/>
          <w:sz w:val="22"/>
          <w:szCs w:val="22"/>
        </w:rPr>
        <w:t xml:space="preserve"> for the </w:t>
      </w:r>
      <w:r w:rsidR="005B7C08" w:rsidRPr="005B3E97">
        <w:rPr>
          <w:rFonts w:ascii="Arial" w:hAnsi="Arial" w:cs="Arial"/>
          <w:sz w:val="22"/>
          <w:szCs w:val="22"/>
        </w:rPr>
        <w:t xml:space="preserve">corresponding </w:t>
      </w:r>
      <w:r w:rsidR="00580F14" w:rsidRPr="005B3E97">
        <w:rPr>
          <w:rFonts w:ascii="Arial" w:hAnsi="Arial" w:cs="Arial"/>
          <w:sz w:val="22"/>
          <w:szCs w:val="22"/>
        </w:rPr>
        <w:t>week or month when the comparison is made.</w:t>
      </w:r>
      <w:r w:rsidR="00301508" w:rsidRPr="005B3E97">
        <w:rPr>
          <w:rFonts w:ascii="Arial" w:hAnsi="Arial" w:cs="Arial"/>
          <w:sz w:val="22"/>
          <w:szCs w:val="22"/>
        </w:rPr>
        <w:t xml:space="preserve">[Giles, 2020 #5523] </w:t>
      </w:r>
      <w:r w:rsidR="00580F14" w:rsidRPr="005B3E97">
        <w:rPr>
          <w:rFonts w:ascii="Arial" w:hAnsi="Arial" w:cs="Arial"/>
          <w:sz w:val="22"/>
          <w:szCs w:val="22"/>
        </w:rPr>
        <w:t xml:space="preserve">This approach however </w:t>
      </w:r>
      <w:r w:rsidR="00C56BE4" w:rsidRPr="005B3E97">
        <w:rPr>
          <w:rFonts w:ascii="Arial" w:hAnsi="Arial" w:cs="Arial"/>
          <w:sz w:val="22"/>
          <w:szCs w:val="22"/>
        </w:rPr>
        <w:t>does not take into account</w:t>
      </w:r>
      <w:r w:rsidR="00455FF7" w:rsidRPr="005B3E97">
        <w:rPr>
          <w:rFonts w:ascii="Arial" w:hAnsi="Arial" w:cs="Arial"/>
          <w:sz w:val="22"/>
          <w:szCs w:val="22"/>
        </w:rPr>
        <w:t xml:space="preserve"> changes in population</w:t>
      </w:r>
      <w:r w:rsidR="008B2C8E" w:rsidRPr="005B3E97">
        <w:rPr>
          <w:rFonts w:ascii="Arial" w:hAnsi="Arial" w:cs="Arial"/>
          <w:sz w:val="22"/>
          <w:szCs w:val="22"/>
        </w:rPr>
        <w:t xml:space="preserve"> size and age structure</w:t>
      </w:r>
      <w:r w:rsidR="00455FF7" w:rsidRPr="005B3E97">
        <w:rPr>
          <w:rFonts w:ascii="Arial" w:hAnsi="Arial" w:cs="Arial"/>
          <w:sz w:val="22"/>
          <w:szCs w:val="22"/>
        </w:rPr>
        <w:t>, nor</w:t>
      </w:r>
      <w:r w:rsidR="00C56BE4" w:rsidRPr="005B3E97">
        <w:rPr>
          <w:rFonts w:ascii="Arial" w:hAnsi="Arial" w:cs="Arial"/>
          <w:sz w:val="22"/>
          <w:szCs w:val="22"/>
        </w:rPr>
        <w:t xml:space="preserve"> long- and short-term trends in mortality</w:t>
      </w:r>
      <w:r w:rsidR="0005743C" w:rsidRPr="005B3E97">
        <w:rPr>
          <w:rFonts w:ascii="Arial" w:hAnsi="Arial" w:cs="Arial"/>
          <w:sz w:val="22"/>
          <w:szCs w:val="22"/>
        </w:rPr>
        <w:t>,</w:t>
      </w:r>
      <w:r w:rsidR="00C56BE4" w:rsidRPr="005B3E97">
        <w:rPr>
          <w:rFonts w:ascii="Arial" w:hAnsi="Arial" w:cs="Arial"/>
          <w:sz w:val="22"/>
          <w:szCs w:val="22"/>
        </w:rPr>
        <w:t xml:space="preserve"> which are particularly pronounced for some age groups.</w:t>
      </w:r>
      <w:r w:rsidR="00420A88" w:rsidRPr="005B3E97">
        <w:rPr>
          <w:rFonts w:ascii="Arial" w:hAnsi="Arial" w:cs="Arial"/>
          <w:sz w:val="22"/>
          <w:szCs w:val="22"/>
        </w:rPr>
        <w:t>[</w:t>
      </w:r>
      <w:r w:rsidR="00E60CCE">
        <w:rPr>
          <w:rFonts w:ascii="Arial" w:hAnsi="Arial" w:cs="Arial"/>
          <w:sz w:val="22"/>
          <w:szCs w:val="22"/>
        </w:rPr>
        <w:t>Wang, 2012 #3748;Kontis, 2017 #5190]</w:t>
      </w:r>
      <w:r w:rsidR="00B9434C" w:rsidRPr="005B3E97">
        <w:rPr>
          <w:rFonts w:ascii="Arial" w:hAnsi="Arial" w:cs="Arial"/>
          <w:sz w:val="22"/>
          <w:szCs w:val="22"/>
        </w:rPr>
        <w:t xml:space="preserve"> </w:t>
      </w:r>
      <w:r w:rsidR="00C56BE4" w:rsidRPr="005B3E97">
        <w:rPr>
          <w:rFonts w:ascii="Arial" w:hAnsi="Arial" w:cs="Arial"/>
          <w:sz w:val="22"/>
          <w:szCs w:val="22"/>
        </w:rPr>
        <w:t xml:space="preserve">Nor does </w:t>
      </w:r>
      <w:r w:rsidR="0016256B" w:rsidRPr="005B3E97">
        <w:rPr>
          <w:rFonts w:ascii="Arial" w:hAnsi="Arial" w:cs="Arial"/>
          <w:sz w:val="22"/>
          <w:szCs w:val="22"/>
        </w:rPr>
        <w:t xml:space="preserve">this approach </w:t>
      </w:r>
      <w:r w:rsidR="00C56BE4" w:rsidRPr="005B3E97">
        <w:rPr>
          <w:rFonts w:ascii="Arial" w:hAnsi="Arial" w:cs="Arial"/>
          <w:sz w:val="22"/>
          <w:szCs w:val="22"/>
        </w:rPr>
        <w:t xml:space="preserve">account for </w:t>
      </w:r>
      <w:r w:rsidR="003F1BB2" w:rsidRPr="005B3E97">
        <w:rPr>
          <w:rFonts w:ascii="Arial" w:hAnsi="Arial" w:cs="Arial"/>
          <w:sz w:val="22"/>
          <w:szCs w:val="22"/>
        </w:rPr>
        <w:t xml:space="preserve">time-varying </w:t>
      </w:r>
      <w:r w:rsidR="00C56BE4" w:rsidRPr="005B3E97">
        <w:rPr>
          <w:rFonts w:ascii="Arial" w:hAnsi="Arial" w:cs="Arial"/>
          <w:sz w:val="22"/>
          <w:szCs w:val="22"/>
        </w:rPr>
        <w:t xml:space="preserve">factors </w:t>
      </w:r>
      <w:r w:rsidR="00D71EEB" w:rsidRPr="005B3E97">
        <w:rPr>
          <w:rFonts w:ascii="Arial" w:hAnsi="Arial" w:cs="Arial"/>
          <w:sz w:val="22"/>
          <w:szCs w:val="22"/>
        </w:rPr>
        <w:t>like temperature</w:t>
      </w:r>
      <w:r w:rsidR="005B0095" w:rsidRPr="005B3E97">
        <w:rPr>
          <w:rFonts w:ascii="Arial" w:hAnsi="Arial" w:cs="Arial"/>
          <w:sz w:val="22"/>
          <w:szCs w:val="22"/>
        </w:rPr>
        <w:t>,</w:t>
      </w:r>
      <w:r w:rsidR="00D71EEB" w:rsidRPr="005B3E97">
        <w:rPr>
          <w:rFonts w:ascii="Arial" w:hAnsi="Arial" w:cs="Arial"/>
          <w:sz w:val="22"/>
          <w:szCs w:val="22"/>
        </w:rPr>
        <w:t xml:space="preserve"> that </w:t>
      </w:r>
      <w:r w:rsidR="00C56BE4" w:rsidRPr="005B3E97">
        <w:rPr>
          <w:rFonts w:ascii="Arial" w:hAnsi="Arial" w:cs="Arial"/>
          <w:sz w:val="22"/>
          <w:szCs w:val="22"/>
        </w:rPr>
        <w:t xml:space="preserve">are </w:t>
      </w:r>
      <w:r w:rsidR="006030A1" w:rsidRPr="005B3E97">
        <w:rPr>
          <w:rFonts w:ascii="Arial" w:hAnsi="Arial" w:cs="Arial"/>
          <w:sz w:val="22"/>
          <w:szCs w:val="22"/>
        </w:rPr>
        <w:t xml:space="preserve">largely </w:t>
      </w:r>
      <w:r w:rsidR="00C56BE4" w:rsidRPr="005B3E97">
        <w:rPr>
          <w:rFonts w:ascii="Arial" w:hAnsi="Arial" w:cs="Arial"/>
          <w:sz w:val="22"/>
          <w:szCs w:val="22"/>
        </w:rPr>
        <w:t>external to the pandemic</w:t>
      </w:r>
      <w:r w:rsidR="005B0095" w:rsidRPr="005B3E97">
        <w:rPr>
          <w:rFonts w:ascii="Arial" w:hAnsi="Arial" w:cs="Arial"/>
          <w:sz w:val="22"/>
          <w:szCs w:val="22"/>
        </w:rPr>
        <w:t>, but also</w:t>
      </w:r>
      <w:r w:rsidR="00C56BE4" w:rsidRPr="005B3E97">
        <w:rPr>
          <w:rFonts w:ascii="Arial" w:hAnsi="Arial" w:cs="Arial"/>
          <w:sz w:val="22"/>
          <w:szCs w:val="22"/>
        </w:rPr>
        <w:t xml:space="preserve"> affect death rates.</w:t>
      </w:r>
      <w:r w:rsidR="00AD404A" w:rsidRPr="005B3E97">
        <w:rPr>
          <w:rFonts w:ascii="Arial" w:hAnsi="Arial" w:cs="Arial"/>
          <w:sz w:val="22"/>
          <w:szCs w:val="22"/>
        </w:rPr>
        <w:t xml:space="preserve"> </w:t>
      </w:r>
    </w:p>
    <w:p w14:paraId="3B8E407E" w14:textId="334688BE" w:rsidR="00C56BE4" w:rsidRPr="005B3E97" w:rsidRDefault="00C56BE4" w:rsidP="00580F14">
      <w:pPr>
        <w:spacing w:line="480" w:lineRule="auto"/>
        <w:jc w:val="both"/>
        <w:rPr>
          <w:rFonts w:ascii="Arial" w:hAnsi="Arial" w:cs="Arial"/>
          <w:sz w:val="22"/>
          <w:szCs w:val="22"/>
        </w:rPr>
      </w:pPr>
    </w:p>
    <w:p w14:paraId="40B03D1D" w14:textId="1524C3E2" w:rsidR="00602A2D" w:rsidRPr="005B3E97" w:rsidRDefault="00C56BE4" w:rsidP="00783459">
      <w:pPr>
        <w:spacing w:line="480" w:lineRule="auto"/>
        <w:jc w:val="both"/>
        <w:rPr>
          <w:rFonts w:ascii="Arial" w:hAnsi="Arial" w:cs="Arial"/>
          <w:sz w:val="22"/>
          <w:szCs w:val="22"/>
        </w:rPr>
      </w:pPr>
      <w:r w:rsidRPr="005B3E97">
        <w:rPr>
          <w:rFonts w:ascii="Arial" w:hAnsi="Arial" w:cs="Arial"/>
          <w:sz w:val="22"/>
          <w:szCs w:val="22"/>
        </w:rPr>
        <w:t>We developed</w:t>
      </w:r>
      <w:r w:rsidR="00C80B8E" w:rsidRPr="005B3E97">
        <w:rPr>
          <w:rFonts w:ascii="Arial" w:hAnsi="Arial" w:cs="Arial"/>
          <w:sz w:val="22"/>
          <w:szCs w:val="22"/>
        </w:rPr>
        <w:t xml:space="preserve"> </w:t>
      </w:r>
      <w:r w:rsidR="0001689D" w:rsidRPr="005B3E97">
        <w:rPr>
          <w:rFonts w:ascii="Arial" w:hAnsi="Arial" w:cs="Arial"/>
          <w:sz w:val="22"/>
          <w:szCs w:val="22"/>
        </w:rPr>
        <w:t>an ensemble</w:t>
      </w:r>
      <w:r w:rsidRPr="005B3E97">
        <w:rPr>
          <w:rFonts w:ascii="Arial" w:hAnsi="Arial" w:cs="Arial"/>
          <w:sz w:val="22"/>
          <w:szCs w:val="22"/>
        </w:rPr>
        <w:t xml:space="preserve"> of </w:t>
      </w:r>
      <w:r w:rsidR="00D71EEB" w:rsidRPr="005B3E97">
        <w:rPr>
          <w:rFonts w:ascii="Arial" w:hAnsi="Arial" w:cs="Arial"/>
          <w:sz w:val="22"/>
          <w:szCs w:val="22"/>
        </w:rPr>
        <w:t>16</w:t>
      </w:r>
      <w:r w:rsidR="0001689D" w:rsidRPr="005B3E97">
        <w:rPr>
          <w:rFonts w:ascii="Arial" w:hAnsi="Arial" w:cs="Arial"/>
          <w:sz w:val="22"/>
          <w:szCs w:val="22"/>
        </w:rPr>
        <w:t xml:space="preserve"> </w:t>
      </w:r>
      <w:commentRangeStart w:id="180"/>
      <w:r w:rsidRPr="005B3E97">
        <w:rPr>
          <w:rFonts w:ascii="Arial" w:hAnsi="Arial" w:cs="Arial"/>
          <w:sz w:val="22"/>
          <w:szCs w:val="22"/>
        </w:rPr>
        <w:t xml:space="preserve">short-term </w:t>
      </w:r>
      <w:commentRangeEnd w:id="180"/>
      <w:r w:rsidR="00E04A51">
        <w:rPr>
          <w:rStyle w:val="CommentReference"/>
          <w:rFonts w:asciiTheme="minorHAnsi" w:eastAsiaTheme="minorHAnsi" w:hAnsiTheme="minorHAnsi" w:cstheme="minorBidi"/>
          <w:lang w:eastAsia="en-US"/>
        </w:rPr>
        <w:commentReference w:id="180"/>
      </w:r>
      <w:r w:rsidR="00841E38" w:rsidRPr="005B3E97">
        <w:rPr>
          <w:rFonts w:ascii="Arial" w:hAnsi="Arial" w:cs="Arial"/>
          <w:sz w:val="22"/>
          <w:szCs w:val="22"/>
        </w:rPr>
        <w:t xml:space="preserve">Bayesian </w:t>
      </w:r>
      <w:r w:rsidRPr="005B3E97">
        <w:rPr>
          <w:rFonts w:ascii="Arial" w:hAnsi="Arial" w:cs="Arial"/>
          <w:sz w:val="22"/>
          <w:szCs w:val="22"/>
        </w:rPr>
        <w:t xml:space="preserve">mortality projection models that each </w:t>
      </w:r>
      <w:r w:rsidR="007F4030" w:rsidRPr="005B3E97">
        <w:rPr>
          <w:rFonts w:ascii="Arial" w:hAnsi="Arial" w:cs="Arial"/>
          <w:sz w:val="22"/>
          <w:szCs w:val="22"/>
        </w:rPr>
        <w:t>make</w:t>
      </w:r>
      <w:r w:rsidRPr="005B3E97">
        <w:rPr>
          <w:rFonts w:ascii="Arial" w:hAnsi="Arial" w:cs="Arial"/>
          <w:sz w:val="22"/>
          <w:szCs w:val="22"/>
        </w:rPr>
        <w:t xml:space="preserve"> </w:t>
      </w:r>
      <w:r w:rsidR="00957CD5" w:rsidRPr="005B3E97">
        <w:rPr>
          <w:rFonts w:ascii="Arial" w:hAnsi="Arial" w:cs="Arial"/>
          <w:sz w:val="22"/>
          <w:szCs w:val="22"/>
        </w:rPr>
        <w:t>an estimate of</w:t>
      </w:r>
      <w:r w:rsidR="00AD404A" w:rsidRPr="005B3E97">
        <w:rPr>
          <w:rFonts w:ascii="Arial" w:hAnsi="Arial" w:cs="Arial"/>
          <w:sz w:val="22"/>
          <w:szCs w:val="22"/>
        </w:rPr>
        <w:t xml:space="preserve"> weekly death rates</w:t>
      </w:r>
      <w:r w:rsidR="00957CD5" w:rsidRPr="005B3E97">
        <w:rPr>
          <w:rFonts w:ascii="Arial" w:hAnsi="Arial" w:cs="Arial"/>
          <w:sz w:val="22"/>
          <w:szCs w:val="22"/>
        </w:rPr>
        <w:t xml:space="preserve"> that would </w:t>
      </w:r>
      <w:ins w:id="181" w:author="Parks, Robbie M" w:date="2020-07-01T13:35:00Z">
        <w:r w:rsidR="00FE5596">
          <w:rPr>
            <w:rFonts w:ascii="Arial" w:hAnsi="Arial" w:cs="Arial"/>
            <w:sz w:val="22"/>
            <w:szCs w:val="22"/>
          </w:rPr>
          <w:t xml:space="preserve">have </w:t>
        </w:r>
      </w:ins>
      <w:r w:rsidR="00957CD5" w:rsidRPr="005B3E97">
        <w:rPr>
          <w:rFonts w:ascii="Arial" w:hAnsi="Arial" w:cs="Arial"/>
          <w:sz w:val="22"/>
          <w:szCs w:val="22"/>
        </w:rPr>
        <w:t>be</w:t>
      </w:r>
      <w:ins w:id="182" w:author="Parks, Robbie M" w:date="2020-07-01T13:35:00Z">
        <w:r w:rsidR="00FE5596">
          <w:rPr>
            <w:rFonts w:ascii="Arial" w:hAnsi="Arial" w:cs="Arial"/>
            <w:sz w:val="22"/>
            <w:szCs w:val="22"/>
          </w:rPr>
          <w:t>en</w:t>
        </w:r>
      </w:ins>
      <w:r w:rsidR="00957CD5" w:rsidRPr="005B3E97">
        <w:rPr>
          <w:rFonts w:ascii="Arial" w:hAnsi="Arial" w:cs="Arial"/>
          <w:sz w:val="22"/>
          <w:szCs w:val="22"/>
        </w:rPr>
        <w:t xml:space="preserve"> expected if the Covid-19 pandemic had not occurred</w:t>
      </w:r>
      <w:r w:rsidR="00AD404A" w:rsidRPr="005B3E97">
        <w:rPr>
          <w:rFonts w:ascii="Arial" w:hAnsi="Arial" w:cs="Arial"/>
          <w:sz w:val="22"/>
          <w:szCs w:val="22"/>
        </w:rPr>
        <w:t xml:space="preserve">. We used multiple models because there is inherent uncertainty in </w:t>
      </w:r>
      <w:r w:rsidR="007F4030" w:rsidRPr="005B3E97">
        <w:rPr>
          <w:rFonts w:ascii="Arial" w:hAnsi="Arial" w:cs="Arial"/>
          <w:sz w:val="22"/>
          <w:szCs w:val="22"/>
        </w:rPr>
        <w:t xml:space="preserve">the choice of model that best predicts death rates in the absence of pandemic. </w:t>
      </w:r>
      <w:r w:rsidR="00783459" w:rsidRPr="005B3E97">
        <w:rPr>
          <w:rFonts w:ascii="Arial" w:hAnsi="Arial" w:cs="Arial"/>
          <w:sz w:val="22"/>
          <w:szCs w:val="22"/>
        </w:rPr>
        <w:t>These models were</w:t>
      </w:r>
      <w:r w:rsidR="00602A2D" w:rsidRPr="005B3E97">
        <w:rPr>
          <w:rFonts w:ascii="Arial" w:hAnsi="Arial" w:cs="Arial"/>
          <w:sz w:val="22"/>
          <w:szCs w:val="22"/>
        </w:rPr>
        <w:t xml:space="preserve"> </w:t>
      </w:r>
      <w:r w:rsidR="00783459" w:rsidRPr="005B3E97">
        <w:rPr>
          <w:rFonts w:ascii="Arial" w:hAnsi="Arial" w:cs="Arial"/>
          <w:sz w:val="22"/>
          <w:szCs w:val="22"/>
        </w:rPr>
        <w:t xml:space="preserve">formulated to incorporate features of </w:t>
      </w:r>
      <w:r w:rsidR="00602A2D" w:rsidRPr="005B3E97">
        <w:rPr>
          <w:rFonts w:ascii="Arial" w:hAnsi="Arial" w:cs="Arial"/>
          <w:sz w:val="22"/>
          <w:szCs w:val="22"/>
        </w:rPr>
        <w:t xml:space="preserve">weekly </w:t>
      </w:r>
      <w:r w:rsidR="00783459" w:rsidRPr="005B3E97">
        <w:rPr>
          <w:rFonts w:ascii="Arial" w:hAnsi="Arial" w:cs="Arial"/>
          <w:sz w:val="22"/>
          <w:szCs w:val="22"/>
        </w:rPr>
        <w:t>death rates</w:t>
      </w:r>
      <w:r w:rsidR="00274639" w:rsidRPr="005B3E97">
        <w:rPr>
          <w:rFonts w:ascii="Arial" w:hAnsi="Arial" w:cs="Arial"/>
          <w:sz w:val="22"/>
          <w:szCs w:val="22"/>
        </w:rPr>
        <w:t xml:space="preserve"> as follows:</w:t>
      </w:r>
    </w:p>
    <w:p w14:paraId="363AC2CD" w14:textId="1F9E9E0A" w:rsidR="00C61ADA" w:rsidRPr="005B3E97" w:rsidRDefault="00C61ADA" w:rsidP="00C61ADA">
      <w:pPr>
        <w:pStyle w:val="ListParagraph"/>
        <w:numPr>
          <w:ilvl w:val="0"/>
          <w:numId w:val="30"/>
        </w:numPr>
        <w:spacing w:after="0" w:line="480" w:lineRule="auto"/>
        <w:jc w:val="both"/>
        <w:rPr>
          <w:rFonts w:ascii="Arial" w:hAnsi="Arial" w:cs="Arial"/>
        </w:rPr>
      </w:pPr>
      <w:r w:rsidRPr="005B3E97">
        <w:rPr>
          <w:rFonts w:ascii="Arial" w:hAnsi="Arial" w:cs="Arial"/>
        </w:rPr>
        <w:t>First, death rates may have a medium-to-long-term trend</w:t>
      </w:r>
      <w:r w:rsidR="00E60CCE">
        <w:rPr>
          <w:rFonts w:ascii="Arial" w:hAnsi="Arial" w:cs="Arial"/>
        </w:rPr>
        <w:t xml:space="preserve"> that affect 2020 mortality compared to earlier years</w:t>
      </w:r>
      <w:r w:rsidRPr="005B3E97">
        <w:rPr>
          <w:rFonts w:ascii="Arial" w:hAnsi="Arial" w:cs="Arial"/>
        </w:rPr>
        <w:t xml:space="preserve">. We developed two sets of models, one with no trend and one with a linear trend term over weekly deaths. </w:t>
      </w:r>
    </w:p>
    <w:p w14:paraId="24EE753C" w14:textId="2374F3D9" w:rsidR="008F0AA6" w:rsidRPr="005B3E97" w:rsidRDefault="00C61ADA" w:rsidP="003B1ED6">
      <w:pPr>
        <w:pStyle w:val="ListParagraph"/>
        <w:numPr>
          <w:ilvl w:val="0"/>
          <w:numId w:val="30"/>
        </w:numPr>
        <w:spacing w:after="0" w:line="480" w:lineRule="auto"/>
        <w:jc w:val="both"/>
        <w:rPr>
          <w:rFonts w:ascii="Arial" w:hAnsi="Arial" w:cs="Arial"/>
        </w:rPr>
      </w:pPr>
      <w:r w:rsidRPr="005B3E97">
        <w:rPr>
          <w:rFonts w:ascii="Arial" w:hAnsi="Arial" w:cs="Arial"/>
        </w:rPr>
        <w:t xml:space="preserve">Second, </w:t>
      </w:r>
      <w:r w:rsidR="00BB4D49" w:rsidRPr="005B3E97">
        <w:rPr>
          <w:rFonts w:ascii="Arial" w:hAnsi="Arial" w:cs="Arial"/>
        </w:rPr>
        <w:t>d</w:t>
      </w:r>
      <w:r w:rsidR="008F0AA6" w:rsidRPr="005B3E97">
        <w:rPr>
          <w:rFonts w:ascii="Arial" w:hAnsi="Arial" w:cs="Arial"/>
        </w:rPr>
        <w:t>eath rates have a seasonal pattern, which varies by age group and sex.</w:t>
      </w:r>
      <w:r w:rsidR="00FC044A" w:rsidRPr="005B3E97">
        <w:rPr>
          <w:rFonts w:ascii="Arial" w:hAnsi="Arial" w:cs="Arial"/>
        </w:rPr>
        <w:t>[Parks, 2018 #5454;</w:t>
      </w:r>
      <w:r w:rsidR="005F7A69" w:rsidRPr="005B3E97">
        <w:rPr>
          <w:rFonts w:ascii="Arial" w:hAnsi="Arial" w:cs="Arial"/>
        </w:rPr>
        <w:t xml:space="preserve"> Feinstein, 2002 #5511;Fowler, 2014 #5512;McKee, 1989 #5513] </w:t>
      </w:r>
      <w:r w:rsidR="008F0AA6" w:rsidRPr="005B3E97">
        <w:rPr>
          <w:rFonts w:ascii="Arial" w:hAnsi="Arial" w:cs="Arial"/>
        </w:rPr>
        <w:t xml:space="preserve">We included weekly random intercepts for each week of the year. To account for the fact that seasonal patterns “repeat” (i.e., late December and early January are seasonally similar) we used </w:t>
      </w:r>
      <w:r w:rsidR="00BB4D49" w:rsidRPr="005B3E97">
        <w:rPr>
          <w:rFonts w:ascii="Arial" w:hAnsi="Arial" w:cs="Arial"/>
        </w:rPr>
        <w:t>a seasonal structure</w:t>
      </w:r>
      <w:r w:rsidR="008C7C57" w:rsidRPr="005B3E97">
        <w:rPr>
          <w:rFonts w:ascii="Arial" w:hAnsi="Arial" w:cs="Arial"/>
        </w:rPr>
        <w:t>[Hyndman, 2018 #5518</w:t>
      </w:r>
      <w:r w:rsidR="00C93913" w:rsidRPr="005B3E97">
        <w:rPr>
          <w:rFonts w:ascii="Arial" w:hAnsi="Arial" w:cs="Arial"/>
        </w:rPr>
        <w:t>;Congdon, 2003 #5540</w:t>
      </w:r>
      <w:r w:rsidR="008C7C57" w:rsidRPr="005B3E97">
        <w:rPr>
          <w:rFonts w:ascii="Arial" w:hAnsi="Arial" w:cs="Arial"/>
        </w:rPr>
        <w:t>]</w:t>
      </w:r>
      <w:r w:rsidR="00BB4D49" w:rsidRPr="005B3E97">
        <w:rPr>
          <w:rFonts w:ascii="Arial" w:hAnsi="Arial" w:cs="Arial"/>
        </w:rPr>
        <w:t xml:space="preserve"> for the random intercepts. The seasonal structure allows the </w:t>
      </w:r>
      <w:r w:rsidR="00576A15" w:rsidRPr="005B3E97">
        <w:rPr>
          <w:rFonts w:ascii="Arial" w:hAnsi="Arial" w:cs="Arial"/>
        </w:rPr>
        <w:t xml:space="preserve">magnitude </w:t>
      </w:r>
      <w:r w:rsidR="00BB4D49" w:rsidRPr="005B3E97">
        <w:rPr>
          <w:rFonts w:ascii="Arial" w:hAnsi="Arial" w:cs="Arial"/>
        </w:rPr>
        <w:t xml:space="preserve">of the random intercepts to </w:t>
      </w:r>
      <w:r w:rsidR="00AB75D0" w:rsidRPr="005B3E97">
        <w:rPr>
          <w:rFonts w:ascii="Arial" w:hAnsi="Arial" w:cs="Arial"/>
        </w:rPr>
        <w:t>vary over time</w:t>
      </w:r>
      <w:r w:rsidR="00842D86" w:rsidRPr="005B3E97">
        <w:rPr>
          <w:rFonts w:ascii="Arial" w:hAnsi="Arial" w:cs="Arial"/>
        </w:rPr>
        <w:t>, and implicitly accounts for time</w:t>
      </w:r>
      <w:r w:rsidR="0093794E" w:rsidRPr="005B3E97">
        <w:rPr>
          <w:rFonts w:ascii="Arial" w:hAnsi="Arial" w:cs="Arial"/>
        </w:rPr>
        <w:t>-</w:t>
      </w:r>
      <w:r w:rsidR="00842D86" w:rsidRPr="005B3E97">
        <w:rPr>
          <w:rFonts w:ascii="Arial" w:hAnsi="Arial" w:cs="Arial"/>
        </w:rPr>
        <w:t xml:space="preserve">varying factors such as </w:t>
      </w:r>
      <w:r w:rsidR="002E3914" w:rsidRPr="005B3E97">
        <w:rPr>
          <w:rFonts w:ascii="Arial" w:hAnsi="Arial" w:cs="Arial"/>
        </w:rPr>
        <w:t>annual fluctuations in flu season.</w:t>
      </w:r>
    </w:p>
    <w:p w14:paraId="0B091233" w14:textId="0F1C242E" w:rsidR="009B1F02" w:rsidRPr="005B3E97" w:rsidRDefault="009B1F02" w:rsidP="009B1F02">
      <w:pPr>
        <w:pStyle w:val="ListParagraph"/>
        <w:numPr>
          <w:ilvl w:val="0"/>
          <w:numId w:val="30"/>
        </w:numPr>
        <w:spacing w:after="0" w:line="480" w:lineRule="auto"/>
        <w:jc w:val="both"/>
        <w:rPr>
          <w:rFonts w:ascii="Arial" w:hAnsi="Arial" w:cs="Arial"/>
        </w:rPr>
      </w:pPr>
      <w:r w:rsidRPr="005B3E97">
        <w:rPr>
          <w:rFonts w:ascii="Arial" w:hAnsi="Arial" w:cs="Arial"/>
        </w:rPr>
        <w:lastRenderedPageBreak/>
        <w:t xml:space="preserve">Third, death rates in each week may be related to those in </w:t>
      </w:r>
      <w:r w:rsidR="00F37EF9" w:rsidRPr="005B3E97">
        <w:rPr>
          <w:rFonts w:ascii="Arial" w:hAnsi="Arial" w:cs="Arial"/>
        </w:rPr>
        <w:t>preceding</w:t>
      </w:r>
      <w:r w:rsidR="00C764C6" w:rsidRPr="005B3E97">
        <w:rPr>
          <w:rFonts w:ascii="Arial" w:hAnsi="Arial" w:cs="Arial"/>
        </w:rPr>
        <w:t xml:space="preserve"> </w:t>
      </w:r>
      <w:commentRangeStart w:id="183"/>
      <w:r w:rsidRPr="005B3E97">
        <w:rPr>
          <w:rFonts w:ascii="Arial" w:hAnsi="Arial" w:cs="Arial"/>
        </w:rPr>
        <w:t xml:space="preserve">week(s). </w:t>
      </w:r>
      <w:commentRangeEnd w:id="183"/>
      <w:r w:rsidR="00FE5596">
        <w:rPr>
          <w:rStyle w:val="CommentReference"/>
        </w:rPr>
        <w:commentReference w:id="183"/>
      </w:r>
      <w:r w:rsidRPr="005B3E97">
        <w:rPr>
          <w:rFonts w:ascii="Arial" w:hAnsi="Arial" w:cs="Arial"/>
        </w:rPr>
        <w:t xml:space="preserve">We formulated four sets of models to account for this </w:t>
      </w:r>
      <w:r w:rsidR="00F37EF9" w:rsidRPr="005B3E97">
        <w:rPr>
          <w:rFonts w:ascii="Arial" w:hAnsi="Arial" w:cs="Arial"/>
        </w:rPr>
        <w:t>relationship</w:t>
      </w:r>
      <w:r w:rsidRPr="005B3E97">
        <w:rPr>
          <w:rFonts w:ascii="Arial" w:hAnsi="Arial" w:cs="Arial"/>
        </w:rPr>
        <w:t>. The weekly random intercepts in these models had a first, second, fourth or eighth order autoregressive structure[Hyndman, 2018 #5518</w:t>
      </w:r>
      <w:r w:rsidR="00C93913" w:rsidRPr="005B3E97">
        <w:rPr>
          <w:rFonts w:ascii="Arial" w:hAnsi="Arial" w:cs="Arial"/>
        </w:rPr>
        <w:t>;Congdon, 2003 #5540</w:t>
      </w:r>
      <w:r w:rsidRPr="005B3E97">
        <w:rPr>
          <w:rFonts w:ascii="Arial" w:hAnsi="Arial" w:cs="Arial"/>
        </w:rPr>
        <w:t>] The higher</w:t>
      </w:r>
      <w:ins w:id="184" w:author="Parks, Robbie M" w:date="2020-07-01T13:38:00Z">
        <w:r w:rsidR="00765CA9">
          <w:rPr>
            <w:rFonts w:ascii="Arial" w:hAnsi="Arial" w:cs="Arial"/>
          </w:rPr>
          <w:t>-</w:t>
        </w:r>
      </w:ins>
      <w:del w:id="185" w:author="Parks, Robbie M" w:date="2020-07-01T13:38:00Z">
        <w:r w:rsidRPr="005B3E97" w:rsidDel="00765CA9">
          <w:rPr>
            <w:rFonts w:ascii="Arial" w:hAnsi="Arial" w:cs="Arial"/>
          </w:rPr>
          <w:delText xml:space="preserve"> </w:delText>
        </w:r>
      </w:del>
      <w:r w:rsidRPr="005B3E97">
        <w:rPr>
          <w:rFonts w:ascii="Arial" w:hAnsi="Arial" w:cs="Arial"/>
        </w:rPr>
        <w:t>order autoregressive models allow death rates in any</w:t>
      </w:r>
      <w:r w:rsidR="0034454A" w:rsidRPr="005B3E97">
        <w:rPr>
          <w:rFonts w:ascii="Arial" w:hAnsi="Arial" w:cs="Arial"/>
        </w:rPr>
        <w:t xml:space="preserve"> given</w:t>
      </w:r>
      <w:r w:rsidRPr="005B3E97">
        <w:rPr>
          <w:rFonts w:ascii="Arial" w:hAnsi="Arial" w:cs="Arial"/>
        </w:rPr>
        <w:t xml:space="preserve"> week to be informed by those in a progressively larger number of </w:t>
      </w:r>
      <w:r w:rsidR="00BB672E" w:rsidRPr="005B3E97">
        <w:rPr>
          <w:rFonts w:ascii="Arial" w:hAnsi="Arial" w:cs="Arial"/>
        </w:rPr>
        <w:t>p</w:t>
      </w:r>
      <w:r w:rsidR="00967AFF" w:rsidRPr="005B3E97">
        <w:rPr>
          <w:rFonts w:ascii="Arial" w:hAnsi="Arial" w:cs="Arial"/>
        </w:rPr>
        <w:t xml:space="preserve">receding </w:t>
      </w:r>
      <w:r w:rsidRPr="005B3E97">
        <w:rPr>
          <w:rFonts w:ascii="Arial" w:hAnsi="Arial" w:cs="Arial"/>
        </w:rPr>
        <w:t>weeks.</w:t>
      </w:r>
      <w:r w:rsidR="003D5B76" w:rsidRPr="005B3E97">
        <w:rPr>
          <w:rFonts w:ascii="Arial" w:hAnsi="Arial" w:cs="Arial"/>
        </w:rPr>
        <w:t xml:space="preserve"> </w:t>
      </w:r>
      <w:r w:rsidR="00F86701" w:rsidRPr="005B3E97">
        <w:rPr>
          <w:rFonts w:ascii="Arial" w:hAnsi="Arial" w:cs="Arial"/>
        </w:rPr>
        <w:t>Further, t</w:t>
      </w:r>
      <w:r w:rsidR="003D5B76" w:rsidRPr="005B3E97">
        <w:rPr>
          <w:rFonts w:ascii="Arial" w:hAnsi="Arial" w:cs="Arial"/>
        </w:rPr>
        <w:t>rends not picked up by the linear or seasonal terms would be captured by these autoregressive terms.</w:t>
      </w:r>
    </w:p>
    <w:p w14:paraId="1D63E90D" w14:textId="68778B0C" w:rsidR="00925EE9" w:rsidRPr="005B3E97" w:rsidRDefault="009B1F02" w:rsidP="0040641D">
      <w:pPr>
        <w:pStyle w:val="ListParagraph"/>
        <w:numPr>
          <w:ilvl w:val="0"/>
          <w:numId w:val="30"/>
        </w:numPr>
        <w:spacing w:after="0" w:line="480" w:lineRule="auto"/>
        <w:jc w:val="both"/>
        <w:rPr>
          <w:rFonts w:ascii="Arial" w:hAnsi="Arial" w:cs="Arial"/>
        </w:rPr>
      </w:pPr>
      <w:r w:rsidRPr="005B3E97">
        <w:rPr>
          <w:rFonts w:ascii="Arial" w:hAnsi="Arial" w:cs="Arial"/>
        </w:rPr>
        <w:t>Fourth</w:t>
      </w:r>
      <w:r w:rsidR="00032BFC" w:rsidRPr="005B3E97">
        <w:rPr>
          <w:rFonts w:ascii="Arial" w:hAnsi="Arial" w:cs="Arial"/>
        </w:rPr>
        <w:t xml:space="preserve">, </w:t>
      </w:r>
      <w:r w:rsidR="00F0251C" w:rsidRPr="005B3E97">
        <w:rPr>
          <w:rFonts w:ascii="Arial" w:hAnsi="Arial" w:cs="Arial"/>
        </w:rPr>
        <w:t xml:space="preserve">beyond </w:t>
      </w:r>
      <w:r w:rsidR="00FE5DF9" w:rsidRPr="005B3E97">
        <w:rPr>
          <w:rFonts w:ascii="Arial" w:hAnsi="Arial" w:cs="Arial"/>
        </w:rPr>
        <w:t>having a</w:t>
      </w:r>
      <w:r w:rsidR="00F0251C" w:rsidRPr="005B3E97">
        <w:rPr>
          <w:rFonts w:ascii="Arial" w:hAnsi="Arial" w:cs="Arial"/>
        </w:rPr>
        <w:t xml:space="preserve"> seasonal pattern</w:t>
      </w:r>
      <w:r w:rsidR="00FE5DF9" w:rsidRPr="005B3E97">
        <w:rPr>
          <w:rFonts w:ascii="Arial" w:hAnsi="Arial" w:cs="Arial"/>
        </w:rPr>
        <w:t>,</w:t>
      </w:r>
      <w:r w:rsidR="00F0251C" w:rsidRPr="005B3E97">
        <w:rPr>
          <w:rFonts w:ascii="Arial" w:hAnsi="Arial" w:cs="Arial"/>
        </w:rPr>
        <w:t xml:space="preserve"> </w:t>
      </w:r>
      <w:r w:rsidR="00032BFC" w:rsidRPr="005B3E97">
        <w:rPr>
          <w:rFonts w:ascii="Arial" w:hAnsi="Arial" w:cs="Arial"/>
        </w:rPr>
        <w:t>d</w:t>
      </w:r>
      <w:r w:rsidR="002C013C" w:rsidRPr="005B3E97">
        <w:rPr>
          <w:rFonts w:ascii="Arial" w:hAnsi="Arial" w:cs="Arial"/>
        </w:rPr>
        <w:t>eath rates depend on</w:t>
      </w:r>
      <w:r w:rsidR="00F0251C" w:rsidRPr="005B3E97">
        <w:rPr>
          <w:rFonts w:ascii="Arial" w:hAnsi="Arial" w:cs="Arial"/>
        </w:rPr>
        <w:t xml:space="preserve"> </w:t>
      </w:r>
      <w:r w:rsidR="002C013C" w:rsidRPr="005B3E97">
        <w:rPr>
          <w:rFonts w:ascii="Arial" w:hAnsi="Arial" w:cs="Arial"/>
        </w:rPr>
        <w:t>temperature</w:t>
      </w:r>
      <w:r w:rsidR="0042493C" w:rsidRPr="005B3E97">
        <w:rPr>
          <w:rFonts w:ascii="Arial" w:hAnsi="Arial" w:cs="Arial"/>
        </w:rPr>
        <w:t>, and specifically on whether temperature</w:t>
      </w:r>
      <w:r w:rsidR="00F0251C" w:rsidRPr="005B3E97">
        <w:rPr>
          <w:rFonts w:ascii="Arial" w:hAnsi="Arial" w:cs="Arial"/>
        </w:rPr>
        <w:t xml:space="preserve"> is higher or lower than its </w:t>
      </w:r>
      <w:r w:rsidR="0093794E" w:rsidRPr="005B3E97">
        <w:rPr>
          <w:rFonts w:ascii="Arial" w:hAnsi="Arial" w:cs="Arial"/>
        </w:rPr>
        <w:t xml:space="preserve">long-term </w:t>
      </w:r>
      <w:r w:rsidR="00F0251C" w:rsidRPr="005B3E97">
        <w:rPr>
          <w:rFonts w:ascii="Arial" w:hAnsi="Arial" w:cs="Arial"/>
        </w:rPr>
        <w:t>norm</w:t>
      </w:r>
      <w:r w:rsidR="0093794E" w:rsidRPr="005B3E97">
        <w:rPr>
          <w:rFonts w:ascii="Arial" w:hAnsi="Arial" w:cs="Arial"/>
        </w:rPr>
        <w:t xml:space="preserve"> </w:t>
      </w:r>
      <w:r w:rsidR="00C85696" w:rsidRPr="005B3E97">
        <w:rPr>
          <w:rFonts w:ascii="Arial" w:hAnsi="Arial" w:cs="Arial"/>
        </w:rPr>
        <w:t>during</w:t>
      </w:r>
      <w:r w:rsidR="0093794E" w:rsidRPr="005B3E97">
        <w:rPr>
          <w:rFonts w:ascii="Arial" w:hAnsi="Arial" w:cs="Arial"/>
        </w:rPr>
        <w:t xml:space="preserve"> a particular time of year</w:t>
      </w:r>
      <w:r w:rsidR="002C013C" w:rsidRPr="005B3E97">
        <w:rPr>
          <w:rFonts w:ascii="Arial" w:hAnsi="Arial" w:cs="Arial"/>
        </w:rPr>
        <w:t>.</w:t>
      </w:r>
      <w:r w:rsidR="00A54977" w:rsidRPr="005B3E97">
        <w:rPr>
          <w:rFonts w:ascii="Arial" w:hAnsi="Arial" w:cs="Arial"/>
        </w:rPr>
        <w:t>[Basu, 2009 #3627;Basu, 2002 #3698;Gasparrini, 2015 #4942</w:t>
      </w:r>
      <w:r w:rsidR="0042493C" w:rsidRPr="005B3E97">
        <w:rPr>
          <w:rFonts w:ascii="Arial" w:hAnsi="Arial" w:cs="Arial"/>
        </w:rPr>
        <w:t>;Song, 2017 #5515;Bennett, 2014 #3847;Parks, 2020 #5503]</w:t>
      </w:r>
      <w:r w:rsidR="002C013C" w:rsidRPr="005B3E97">
        <w:rPr>
          <w:rFonts w:ascii="Arial" w:hAnsi="Arial" w:cs="Arial"/>
        </w:rPr>
        <w:t xml:space="preserve"> The effect of temperature on mortality varies throughout the year, </w:t>
      </w:r>
      <w:r w:rsidR="00575C09" w:rsidRPr="005B3E97">
        <w:rPr>
          <w:rFonts w:ascii="Arial" w:hAnsi="Arial" w:cs="Arial"/>
        </w:rPr>
        <w:t>and may be</w:t>
      </w:r>
      <w:r w:rsidR="002C013C" w:rsidRPr="005B3E97">
        <w:rPr>
          <w:rFonts w:ascii="Arial" w:hAnsi="Arial" w:cs="Arial"/>
        </w:rPr>
        <w:t xml:space="preserve"> in opposite direction</w:t>
      </w:r>
      <w:r w:rsidR="00314C94" w:rsidRPr="005B3E97">
        <w:rPr>
          <w:rFonts w:ascii="Arial" w:hAnsi="Arial" w:cs="Arial"/>
        </w:rPr>
        <w:t>s</w:t>
      </w:r>
      <w:r w:rsidR="002C013C" w:rsidRPr="005B3E97">
        <w:rPr>
          <w:rFonts w:ascii="Arial" w:hAnsi="Arial" w:cs="Arial"/>
        </w:rPr>
        <w:t xml:space="preserve"> </w:t>
      </w:r>
      <w:r w:rsidR="00314C94" w:rsidRPr="005B3E97">
        <w:rPr>
          <w:rFonts w:ascii="Arial" w:hAnsi="Arial" w:cs="Arial"/>
        </w:rPr>
        <w:t xml:space="preserve">for </w:t>
      </w:r>
      <w:r w:rsidR="002C013C" w:rsidRPr="005B3E97">
        <w:rPr>
          <w:rFonts w:ascii="Arial" w:hAnsi="Arial" w:cs="Arial"/>
        </w:rPr>
        <w:t xml:space="preserve">different </w:t>
      </w:r>
      <w:r w:rsidR="00314C94" w:rsidRPr="005B3E97">
        <w:rPr>
          <w:rFonts w:ascii="Arial" w:hAnsi="Arial" w:cs="Arial"/>
        </w:rPr>
        <w:t>times of year</w:t>
      </w:r>
      <w:r w:rsidR="002C013C" w:rsidRPr="005B3E97">
        <w:rPr>
          <w:rFonts w:ascii="Arial" w:hAnsi="Arial" w:cs="Arial"/>
        </w:rPr>
        <w:t>.</w:t>
      </w:r>
      <w:r w:rsidR="00575C09" w:rsidRPr="005B3E97">
        <w:rPr>
          <w:rFonts w:ascii="Arial" w:hAnsi="Arial" w:cs="Arial"/>
        </w:rPr>
        <w:t xml:space="preserve"> </w:t>
      </w:r>
      <w:r w:rsidR="00F0251C" w:rsidRPr="005B3E97">
        <w:rPr>
          <w:rFonts w:ascii="Arial" w:hAnsi="Arial" w:cs="Arial"/>
        </w:rPr>
        <w:t>We used</w:t>
      </w:r>
      <w:r w:rsidR="00575C09" w:rsidRPr="005B3E97">
        <w:rPr>
          <w:rFonts w:ascii="Arial" w:hAnsi="Arial" w:cs="Arial"/>
        </w:rPr>
        <w:t xml:space="preserve"> </w:t>
      </w:r>
      <w:r w:rsidR="00971681" w:rsidRPr="005B3E97">
        <w:rPr>
          <w:rFonts w:ascii="Arial" w:hAnsi="Arial" w:cs="Arial"/>
        </w:rPr>
        <w:t>two</w:t>
      </w:r>
      <w:r w:rsidR="00575C09" w:rsidRPr="005B3E97">
        <w:rPr>
          <w:rFonts w:ascii="Arial" w:hAnsi="Arial" w:cs="Arial"/>
        </w:rPr>
        <w:t xml:space="preserve"> sets of models, one without temperature</w:t>
      </w:r>
      <w:r w:rsidR="00F0251C" w:rsidRPr="005B3E97">
        <w:rPr>
          <w:rFonts w:ascii="Arial" w:hAnsi="Arial" w:cs="Arial"/>
        </w:rPr>
        <w:t xml:space="preserve"> and</w:t>
      </w:r>
      <w:r w:rsidR="00575C09" w:rsidRPr="005B3E97">
        <w:rPr>
          <w:rFonts w:ascii="Arial" w:hAnsi="Arial" w:cs="Arial"/>
        </w:rPr>
        <w:t xml:space="preserve"> one with a </w:t>
      </w:r>
      <w:r w:rsidR="00971681" w:rsidRPr="005B3E97">
        <w:rPr>
          <w:rFonts w:ascii="Arial" w:hAnsi="Arial" w:cs="Arial"/>
        </w:rPr>
        <w:t>weekly</w:t>
      </w:r>
      <w:r w:rsidR="00575C09" w:rsidRPr="005B3E97">
        <w:rPr>
          <w:rFonts w:ascii="Arial" w:hAnsi="Arial" w:cs="Arial"/>
        </w:rPr>
        <w:t xml:space="preserve"> </w:t>
      </w:r>
      <w:r w:rsidR="00F0251C" w:rsidRPr="005B3E97">
        <w:rPr>
          <w:rFonts w:ascii="Arial" w:hAnsi="Arial" w:cs="Arial"/>
        </w:rPr>
        <w:t>term for temperature anomaly, defined as deviation of weekly temperature from the local average weekly temperature over the entire analysis period. T</w:t>
      </w:r>
      <w:r w:rsidR="00575C09" w:rsidRPr="005B3E97">
        <w:rPr>
          <w:rFonts w:ascii="Arial" w:hAnsi="Arial" w:cs="Arial"/>
        </w:rPr>
        <w:t>he coefficient</w:t>
      </w:r>
      <w:r w:rsidR="00052890" w:rsidRPr="005B3E97">
        <w:rPr>
          <w:rFonts w:ascii="Arial" w:hAnsi="Arial" w:cs="Arial"/>
        </w:rPr>
        <w:t>s</w:t>
      </w:r>
      <w:r w:rsidR="00F0251C" w:rsidRPr="005B3E97">
        <w:rPr>
          <w:rFonts w:ascii="Arial" w:hAnsi="Arial" w:cs="Arial"/>
        </w:rPr>
        <w:t xml:space="preserve"> of temperature anomal</w:t>
      </w:r>
      <w:r w:rsidR="00052890" w:rsidRPr="005B3E97">
        <w:rPr>
          <w:rFonts w:ascii="Arial" w:hAnsi="Arial" w:cs="Arial"/>
        </w:rPr>
        <w:t>ies</w:t>
      </w:r>
      <w:r w:rsidR="00575C09" w:rsidRPr="005B3E97">
        <w:rPr>
          <w:rFonts w:ascii="Arial" w:hAnsi="Arial" w:cs="Arial"/>
        </w:rPr>
        <w:t xml:space="preserve"> </w:t>
      </w:r>
      <w:r w:rsidR="00052890" w:rsidRPr="005B3E97">
        <w:rPr>
          <w:rFonts w:ascii="Arial" w:hAnsi="Arial" w:cs="Arial"/>
        </w:rPr>
        <w:t xml:space="preserve">were </w:t>
      </w:r>
      <w:r w:rsidR="00575C09" w:rsidRPr="005B3E97">
        <w:rPr>
          <w:rFonts w:ascii="Arial" w:hAnsi="Arial" w:cs="Arial"/>
        </w:rPr>
        <w:t xml:space="preserve">specified as </w:t>
      </w:r>
      <w:r w:rsidR="003B419E" w:rsidRPr="005B3E97">
        <w:rPr>
          <w:rFonts w:ascii="Arial" w:hAnsi="Arial" w:cs="Arial"/>
        </w:rPr>
        <w:t xml:space="preserve">a </w:t>
      </w:r>
      <w:r w:rsidR="00575C09" w:rsidRPr="005B3E97">
        <w:rPr>
          <w:rFonts w:ascii="Arial" w:hAnsi="Arial" w:cs="Arial"/>
        </w:rPr>
        <w:t xml:space="preserve">random </w:t>
      </w:r>
      <w:r w:rsidR="003B419E" w:rsidRPr="005B3E97">
        <w:rPr>
          <w:rFonts w:ascii="Arial" w:hAnsi="Arial" w:cs="Arial"/>
        </w:rPr>
        <w:t>effect</w:t>
      </w:r>
      <w:r w:rsidR="003D5B76" w:rsidRPr="005B3E97">
        <w:rPr>
          <w:rFonts w:ascii="Arial" w:hAnsi="Arial" w:cs="Arial"/>
        </w:rPr>
        <w:t xml:space="preserve"> with a random walk prior of order one</w:t>
      </w:r>
      <w:r w:rsidR="007B37E3" w:rsidRPr="005B3E97">
        <w:rPr>
          <w:rFonts w:ascii="Arial" w:hAnsi="Arial" w:cs="Arial"/>
        </w:rPr>
        <w:t xml:space="preserve">, </w:t>
      </w:r>
      <w:r w:rsidR="00575C09" w:rsidRPr="005B3E97">
        <w:rPr>
          <w:rFonts w:ascii="Arial" w:hAnsi="Arial" w:cs="Arial"/>
        </w:rPr>
        <w:t xml:space="preserve">so that </w:t>
      </w:r>
      <w:r w:rsidR="00032BFC" w:rsidRPr="005B3E97">
        <w:rPr>
          <w:rFonts w:ascii="Arial" w:hAnsi="Arial" w:cs="Arial"/>
        </w:rPr>
        <w:t xml:space="preserve">temperature effect is more similar in adjacent </w:t>
      </w:r>
      <w:r w:rsidR="00971681" w:rsidRPr="005B3E97">
        <w:rPr>
          <w:rFonts w:ascii="Arial" w:hAnsi="Arial" w:cs="Arial"/>
        </w:rPr>
        <w:t>weeks</w:t>
      </w:r>
      <w:r w:rsidR="00842D86" w:rsidRPr="005B3E97">
        <w:rPr>
          <w:rFonts w:ascii="Arial" w:hAnsi="Arial" w:cs="Arial"/>
        </w:rPr>
        <w:t xml:space="preserve">. The random effect had a </w:t>
      </w:r>
      <w:r w:rsidR="00F86701" w:rsidRPr="005B3E97">
        <w:rPr>
          <w:rFonts w:ascii="Arial" w:hAnsi="Arial" w:cs="Arial"/>
        </w:rPr>
        <w:t xml:space="preserve">circular </w:t>
      </w:r>
      <w:r w:rsidR="00842D86" w:rsidRPr="005B3E97">
        <w:rPr>
          <w:rFonts w:ascii="Arial" w:hAnsi="Arial" w:cs="Arial"/>
        </w:rPr>
        <w:t>structure so</w:t>
      </w:r>
      <w:r w:rsidR="00032BFC" w:rsidRPr="005B3E97">
        <w:rPr>
          <w:rFonts w:ascii="Arial" w:hAnsi="Arial" w:cs="Arial"/>
        </w:rPr>
        <w:t xml:space="preserve"> that </w:t>
      </w:r>
      <w:r w:rsidR="00971681" w:rsidRPr="005B3E97">
        <w:rPr>
          <w:rFonts w:ascii="Arial" w:hAnsi="Arial" w:cs="Arial"/>
        </w:rPr>
        <w:t xml:space="preserve">late </w:t>
      </w:r>
      <w:r w:rsidR="00032BFC" w:rsidRPr="005B3E97">
        <w:rPr>
          <w:rFonts w:ascii="Arial" w:hAnsi="Arial" w:cs="Arial"/>
        </w:rPr>
        <w:t xml:space="preserve">December and </w:t>
      </w:r>
      <w:r w:rsidR="00971681" w:rsidRPr="005B3E97">
        <w:rPr>
          <w:rFonts w:ascii="Arial" w:hAnsi="Arial" w:cs="Arial"/>
        </w:rPr>
        <w:t xml:space="preserve">early </w:t>
      </w:r>
      <w:r w:rsidR="00032BFC" w:rsidRPr="005B3E97">
        <w:rPr>
          <w:rFonts w:ascii="Arial" w:hAnsi="Arial" w:cs="Arial"/>
        </w:rPr>
        <w:t>January are treated as adjacent.</w:t>
      </w:r>
    </w:p>
    <w:p w14:paraId="6FA5C53B" w14:textId="7153A98E" w:rsidR="00B81BAD" w:rsidRPr="005B3E97" w:rsidRDefault="00E60CCE" w:rsidP="00783459">
      <w:pPr>
        <w:pStyle w:val="ListParagraph"/>
        <w:numPr>
          <w:ilvl w:val="0"/>
          <w:numId w:val="30"/>
        </w:numPr>
        <w:spacing w:after="0" w:line="480" w:lineRule="auto"/>
        <w:jc w:val="both"/>
        <w:rPr>
          <w:rFonts w:ascii="Arial" w:hAnsi="Arial" w:cs="Arial"/>
        </w:rPr>
      </w:pPr>
      <w:r>
        <w:rPr>
          <w:rFonts w:ascii="Arial" w:hAnsi="Arial" w:cs="Arial"/>
        </w:rPr>
        <w:t>In the model for England and Wales, we</w:t>
      </w:r>
      <w:r w:rsidRPr="005B3E97">
        <w:rPr>
          <w:rFonts w:ascii="Arial" w:hAnsi="Arial" w:cs="Arial"/>
        </w:rPr>
        <w:t xml:space="preserve"> included effects (as fixed intercepts) for the week containing and the week after public holidays</w:t>
      </w:r>
      <w:r>
        <w:rPr>
          <w:rFonts w:ascii="Arial" w:hAnsi="Arial" w:cs="Arial"/>
        </w:rPr>
        <w:t>, because</w:t>
      </w:r>
      <w:r w:rsidR="00032BFC" w:rsidRPr="005B3E97">
        <w:rPr>
          <w:rFonts w:ascii="Arial" w:hAnsi="Arial" w:cs="Arial"/>
        </w:rPr>
        <w:t xml:space="preserve"> r</w:t>
      </w:r>
      <w:r w:rsidR="005305AF" w:rsidRPr="005B3E97">
        <w:rPr>
          <w:rFonts w:ascii="Arial" w:hAnsi="Arial" w:cs="Arial"/>
        </w:rPr>
        <w:t xml:space="preserve">eported death rates in weeks that contain a holiday </w:t>
      </w:r>
      <w:r>
        <w:rPr>
          <w:rFonts w:ascii="Arial" w:hAnsi="Arial" w:cs="Arial"/>
        </w:rPr>
        <w:t>were</w:t>
      </w:r>
      <w:r w:rsidR="005305AF" w:rsidRPr="005B3E97">
        <w:rPr>
          <w:rFonts w:ascii="Arial" w:hAnsi="Arial" w:cs="Arial"/>
        </w:rPr>
        <w:t xml:space="preserve"> </w:t>
      </w:r>
      <w:r w:rsidR="002C013C" w:rsidRPr="005B3E97">
        <w:rPr>
          <w:rFonts w:ascii="Arial" w:hAnsi="Arial" w:cs="Arial"/>
        </w:rPr>
        <w:t>different from other weeks</w:t>
      </w:r>
      <w:r w:rsidR="003B1ED6" w:rsidRPr="005B3E97">
        <w:rPr>
          <w:rFonts w:ascii="Arial" w:hAnsi="Arial" w:cs="Arial"/>
        </w:rPr>
        <w:t>.</w:t>
      </w:r>
      <w:r>
        <w:rPr>
          <w:rFonts w:ascii="Arial" w:hAnsi="Arial" w:cs="Arial"/>
        </w:rPr>
        <w:t xml:space="preserve"> </w:t>
      </w:r>
      <w:r w:rsidR="00096897">
        <w:rPr>
          <w:rFonts w:ascii="Arial" w:hAnsi="Arial" w:cs="Arial"/>
        </w:rPr>
        <w:t>This term was tested but not included for other countries</w:t>
      </w:r>
      <w:r w:rsidR="00096897" w:rsidRPr="00096897">
        <w:rPr>
          <w:rFonts w:ascii="Arial" w:hAnsi="Arial" w:cs="Arial"/>
        </w:rPr>
        <w:t xml:space="preserve"> </w:t>
      </w:r>
      <w:r w:rsidR="00096897" w:rsidRPr="005B3E97">
        <w:rPr>
          <w:rFonts w:ascii="Arial" w:hAnsi="Arial" w:cs="Arial"/>
        </w:rPr>
        <w:t>because the effect was negligible.</w:t>
      </w:r>
    </w:p>
    <w:p w14:paraId="70762FEE" w14:textId="2ECF3477" w:rsidR="00602A2D" w:rsidRPr="005B3E97" w:rsidRDefault="00032BFC" w:rsidP="00783459">
      <w:pPr>
        <w:pStyle w:val="ListParagraph"/>
        <w:numPr>
          <w:ilvl w:val="0"/>
          <w:numId w:val="30"/>
        </w:numPr>
        <w:spacing w:after="0" w:line="480" w:lineRule="auto"/>
        <w:jc w:val="both"/>
        <w:rPr>
          <w:rFonts w:ascii="Arial" w:hAnsi="Arial" w:cs="Arial"/>
        </w:rPr>
      </w:pPr>
      <w:r w:rsidRPr="005B3E97">
        <w:rPr>
          <w:rFonts w:ascii="Arial" w:hAnsi="Arial" w:cs="Arial"/>
        </w:rPr>
        <w:t>We also tested</w:t>
      </w:r>
      <w:r w:rsidR="0042493C" w:rsidRPr="005B3E97">
        <w:rPr>
          <w:rFonts w:ascii="Arial" w:hAnsi="Arial" w:cs="Arial"/>
        </w:rPr>
        <w:t>,</w:t>
      </w:r>
      <w:r w:rsidRPr="005B3E97">
        <w:rPr>
          <w:rFonts w:ascii="Arial" w:hAnsi="Arial" w:cs="Arial"/>
        </w:rPr>
        <w:t xml:space="preserve"> but did not include</w:t>
      </w:r>
      <w:r w:rsidR="0042493C" w:rsidRPr="005B3E97">
        <w:rPr>
          <w:rFonts w:ascii="Arial" w:hAnsi="Arial" w:cs="Arial"/>
        </w:rPr>
        <w:t>,</w:t>
      </w:r>
      <w:r w:rsidRPr="005B3E97">
        <w:rPr>
          <w:rFonts w:ascii="Arial" w:hAnsi="Arial" w:cs="Arial"/>
        </w:rPr>
        <w:t xml:space="preserve"> model terms for the weeks that coincided with a change to and from daylight saving time because the effect was negligible.</w:t>
      </w:r>
    </w:p>
    <w:p w14:paraId="13472A84" w14:textId="77777777" w:rsidR="001F5397" w:rsidRPr="005B3E97" w:rsidRDefault="001F5397" w:rsidP="00783459">
      <w:pPr>
        <w:spacing w:line="480" w:lineRule="auto"/>
        <w:jc w:val="both"/>
        <w:rPr>
          <w:rFonts w:ascii="Arial" w:hAnsi="Arial" w:cs="Arial"/>
          <w:sz w:val="22"/>
          <w:szCs w:val="22"/>
        </w:rPr>
      </w:pPr>
    </w:p>
    <w:p w14:paraId="093DAD93" w14:textId="1D50650D" w:rsidR="005726A9" w:rsidRPr="005B3E97" w:rsidRDefault="001F5397" w:rsidP="005726A9">
      <w:pPr>
        <w:spacing w:line="480" w:lineRule="auto"/>
        <w:jc w:val="both"/>
        <w:rPr>
          <w:rFonts w:ascii="Arial" w:hAnsi="Arial" w:cs="Arial"/>
          <w:sz w:val="22"/>
          <w:szCs w:val="22"/>
        </w:rPr>
      </w:pPr>
      <w:r w:rsidRPr="005B3E97">
        <w:rPr>
          <w:rFonts w:ascii="Arial" w:hAnsi="Arial" w:cs="Arial"/>
          <w:sz w:val="22"/>
          <w:szCs w:val="22"/>
        </w:rPr>
        <w:t xml:space="preserve">These choices led to </w:t>
      </w:r>
      <w:r w:rsidR="00C93913" w:rsidRPr="005B3E97">
        <w:rPr>
          <w:rFonts w:ascii="Arial" w:hAnsi="Arial" w:cs="Arial"/>
          <w:sz w:val="22"/>
          <w:szCs w:val="22"/>
        </w:rPr>
        <w:t>an ensemble</w:t>
      </w:r>
      <w:r w:rsidR="005F3ECB" w:rsidRPr="005B3E97">
        <w:rPr>
          <w:rFonts w:ascii="Arial" w:hAnsi="Arial" w:cs="Arial"/>
          <w:sz w:val="22"/>
          <w:szCs w:val="22"/>
        </w:rPr>
        <w:t>[</w:t>
      </w:r>
      <w:proofErr w:type="spellStart"/>
      <w:r w:rsidR="005F3ECB" w:rsidRPr="005B3E97">
        <w:rPr>
          <w:rFonts w:ascii="Arial" w:hAnsi="Arial" w:cs="Arial"/>
          <w:sz w:val="22"/>
          <w:szCs w:val="22"/>
        </w:rPr>
        <w:t>Hoeting</w:t>
      </w:r>
      <w:proofErr w:type="spellEnd"/>
      <w:r w:rsidR="005F3ECB" w:rsidRPr="005B3E97">
        <w:rPr>
          <w:rFonts w:ascii="Arial" w:hAnsi="Arial" w:cs="Arial"/>
          <w:sz w:val="22"/>
          <w:szCs w:val="22"/>
        </w:rPr>
        <w:t>, 1999 #3706]</w:t>
      </w:r>
      <w:r w:rsidR="00C93913" w:rsidRPr="005B3E97">
        <w:rPr>
          <w:rFonts w:ascii="Arial" w:hAnsi="Arial" w:cs="Arial"/>
          <w:sz w:val="22"/>
          <w:szCs w:val="22"/>
        </w:rPr>
        <w:t xml:space="preserve"> </w:t>
      </w:r>
      <w:r w:rsidRPr="005B3E97">
        <w:rPr>
          <w:rFonts w:ascii="Arial" w:hAnsi="Arial" w:cs="Arial"/>
          <w:sz w:val="22"/>
          <w:szCs w:val="22"/>
        </w:rPr>
        <w:t xml:space="preserve">of </w:t>
      </w:r>
      <w:r w:rsidR="00D32FD6" w:rsidRPr="005B3E97">
        <w:rPr>
          <w:rFonts w:ascii="Arial" w:hAnsi="Arial" w:cs="Arial"/>
          <w:sz w:val="22"/>
          <w:szCs w:val="22"/>
        </w:rPr>
        <w:t>16</w:t>
      </w:r>
      <w:r w:rsidRPr="005B3E97">
        <w:rPr>
          <w:rFonts w:ascii="Arial" w:hAnsi="Arial" w:cs="Arial"/>
          <w:sz w:val="22"/>
          <w:szCs w:val="22"/>
        </w:rPr>
        <w:t xml:space="preserve"> </w:t>
      </w:r>
      <w:r w:rsidR="00D121FB" w:rsidRPr="005B3E97">
        <w:rPr>
          <w:rFonts w:ascii="Arial" w:hAnsi="Arial" w:cs="Arial"/>
          <w:sz w:val="22"/>
          <w:szCs w:val="22"/>
        </w:rPr>
        <w:t xml:space="preserve">short-term </w:t>
      </w:r>
      <w:r w:rsidR="00C93913" w:rsidRPr="005B3E97">
        <w:rPr>
          <w:rFonts w:ascii="Arial" w:hAnsi="Arial" w:cs="Arial"/>
          <w:sz w:val="22"/>
          <w:szCs w:val="22"/>
        </w:rPr>
        <w:t xml:space="preserve">Bayesian </w:t>
      </w:r>
      <w:r w:rsidR="00D121FB" w:rsidRPr="005B3E97">
        <w:rPr>
          <w:rFonts w:ascii="Arial" w:hAnsi="Arial" w:cs="Arial"/>
          <w:sz w:val="22"/>
          <w:szCs w:val="22"/>
        </w:rPr>
        <w:t>mortality projection models</w:t>
      </w:r>
      <w:r w:rsidR="000B7764" w:rsidRPr="005B3E97">
        <w:rPr>
          <w:rFonts w:ascii="Arial" w:hAnsi="Arial" w:cs="Arial"/>
          <w:sz w:val="22"/>
          <w:szCs w:val="22"/>
        </w:rPr>
        <w:t xml:space="preserve"> (2 trend options x 4 autoregressive options x 2 temperature options)</w:t>
      </w:r>
      <w:r w:rsidR="00D121FB" w:rsidRPr="005B3E97">
        <w:rPr>
          <w:rFonts w:ascii="Arial" w:hAnsi="Arial" w:cs="Arial"/>
          <w:sz w:val="22"/>
          <w:szCs w:val="22"/>
        </w:rPr>
        <w:t xml:space="preserve">. </w:t>
      </w:r>
      <w:r w:rsidR="0092794F" w:rsidRPr="005B3E97">
        <w:rPr>
          <w:rFonts w:ascii="Arial" w:hAnsi="Arial" w:cs="Arial"/>
          <w:sz w:val="22"/>
          <w:szCs w:val="22"/>
        </w:rPr>
        <w:t xml:space="preserve">We </w:t>
      </w:r>
      <w:r w:rsidR="0092794F" w:rsidRPr="005B3E97">
        <w:rPr>
          <w:rFonts w:ascii="Arial" w:hAnsi="Arial" w:cs="Arial"/>
          <w:sz w:val="22"/>
          <w:szCs w:val="22"/>
        </w:rPr>
        <w:lastRenderedPageBreak/>
        <w:t xml:space="preserve">used the time-series of weekly reported deaths from </w:t>
      </w:r>
      <w:r w:rsidR="00B81BAD" w:rsidRPr="005B3E97">
        <w:rPr>
          <w:rFonts w:ascii="Arial" w:hAnsi="Arial" w:cs="Arial"/>
          <w:sz w:val="22"/>
          <w:szCs w:val="22"/>
        </w:rPr>
        <w:t>the beginning of time series of data</w:t>
      </w:r>
      <w:r w:rsidR="0092794F" w:rsidRPr="005B3E97">
        <w:rPr>
          <w:rFonts w:ascii="Arial" w:hAnsi="Arial" w:cs="Arial"/>
          <w:sz w:val="22"/>
          <w:szCs w:val="22"/>
        </w:rPr>
        <w:t xml:space="preserve"> </w:t>
      </w:r>
      <w:r w:rsidR="00D518C6" w:rsidRPr="005B3E97">
        <w:rPr>
          <w:rFonts w:ascii="Arial" w:hAnsi="Arial" w:cs="Arial"/>
          <w:sz w:val="22"/>
          <w:szCs w:val="22"/>
        </w:rPr>
        <w:t xml:space="preserve">through </w:t>
      </w:r>
      <w:r w:rsidR="00D64289" w:rsidRPr="005B3E97">
        <w:rPr>
          <w:rFonts w:ascii="Arial" w:hAnsi="Arial" w:cs="Arial"/>
          <w:sz w:val="22"/>
          <w:szCs w:val="22"/>
        </w:rPr>
        <w:t>mid-February 2020</w:t>
      </w:r>
      <w:r w:rsidR="00F42065" w:rsidRPr="005B3E97">
        <w:rPr>
          <w:rFonts w:ascii="Arial" w:hAnsi="Arial" w:cs="Arial"/>
          <w:sz w:val="22"/>
          <w:szCs w:val="22"/>
        </w:rPr>
        <w:t xml:space="preserve"> </w:t>
      </w:r>
      <w:del w:id="186" w:author="Parks, Robbie M" w:date="2020-07-01T12:52:00Z">
        <w:r w:rsidR="0092794F" w:rsidRPr="005B3E97" w:rsidDel="000F23EB">
          <w:rPr>
            <w:rFonts w:ascii="Arial" w:hAnsi="Arial" w:cs="Arial"/>
            <w:sz w:val="22"/>
            <w:szCs w:val="22"/>
          </w:rPr>
          <w:delText xml:space="preserve"> </w:delText>
        </w:r>
      </w:del>
      <w:r w:rsidR="0092794F" w:rsidRPr="005B3E97">
        <w:rPr>
          <w:rFonts w:ascii="Arial" w:hAnsi="Arial" w:cs="Arial"/>
          <w:sz w:val="22"/>
          <w:szCs w:val="22"/>
        </w:rPr>
        <w:t xml:space="preserve">to estimate the parameters of each model, which was then used to predict death rates for subsequent weeks as estimates of </w:t>
      </w:r>
      <w:r w:rsidR="00D32FD6" w:rsidRPr="005B3E97">
        <w:rPr>
          <w:rFonts w:ascii="Arial" w:hAnsi="Arial" w:cs="Arial"/>
          <w:sz w:val="22"/>
          <w:szCs w:val="22"/>
        </w:rPr>
        <w:t xml:space="preserve">the </w:t>
      </w:r>
      <w:r w:rsidR="0092794F" w:rsidRPr="005B3E97">
        <w:rPr>
          <w:rFonts w:ascii="Arial" w:hAnsi="Arial" w:cs="Arial"/>
          <w:sz w:val="22"/>
          <w:szCs w:val="22"/>
        </w:rPr>
        <w:t xml:space="preserve">counterfactual </w:t>
      </w:r>
      <w:r w:rsidR="00412FFE" w:rsidRPr="005B3E97">
        <w:rPr>
          <w:rFonts w:ascii="Arial" w:hAnsi="Arial" w:cs="Arial"/>
          <w:sz w:val="22"/>
          <w:szCs w:val="22"/>
        </w:rPr>
        <w:t xml:space="preserve">death rates </w:t>
      </w:r>
      <w:r w:rsidR="0092794F" w:rsidRPr="005B3E97">
        <w:rPr>
          <w:rFonts w:ascii="Arial" w:hAnsi="Arial" w:cs="Arial"/>
          <w:sz w:val="22"/>
          <w:szCs w:val="22"/>
        </w:rPr>
        <w:t>(</w:t>
      </w:r>
      <w:r w:rsidR="00D32FD6" w:rsidRPr="005B3E97">
        <w:rPr>
          <w:rFonts w:ascii="Arial" w:hAnsi="Arial" w:cs="Arial"/>
          <w:sz w:val="22"/>
          <w:szCs w:val="22"/>
        </w:rPr>
        <w:t xml:space="preserve">i.e., if the </w:t>
      </w:r>
      <w:r w:rsidR="0092794F" w:rsidRPr="005B3E97">
        <w:rPr>
          <w:rFonts w:ascii="Arial" w:hAnsi="Arial" w:cs="Arial"/>
          <w:sz w:val="22"/>
          <w:szCs w:val="22"/>
        </w:rPr>
        <w:t>pandemic</w:t>
      </w:r>
      <w:r w:rsidR="00D32FD6" w:rsidRPr="005B3E97">
        <w:rPr>
          <w:rFonts w:ascii="Arial" w:hAnsi="Arial" w:cs="Arial"/>
          <w:sz w:val="22"/>
          <w:szCs w:val="22"/>
        </w:rPr>
        <w:t xml:space="preserve"> had not occurred</w:t>
      </w:r>
      <w:r w:rsidR="0092794F" w:rsidRPr="005B3E97">
        <w:rPr>
          <w:rFonts w:ascii="Arial" w:hAnsi="Arial" w:cs="Arial"/>
          <w:sz w:val="22"/>
          <w:szCs w:val="22"/>
        </w:rPr>
        <w:t xml:space="preserve">). </w:t>
      </w:r>
      <w:r w:rsidR="00F86701" w:rsidRPr="005B3E97">
        <w:rPr>
          <w:rFonts w:ascii="Arial" w:hAnsi="Arial" w:cs="Arial"/>
          <w:sz w:val="22"/>
          <w:szCs w:val="22"/>
        </w:rPr>
        <w:t>For the projection period,</w:t>
      </w:r>
      <w:r w:rsidR="009A53C5" w:rsidRPr="005B3E97">
        <w:rPr>
          <w:rFonts w:ascii="Arial" w:hAnsi="Arial" w:cs="Arial"/>
          <w:sz w:val="22"/>
          <w:szCs w:val="22"/>
        </w:rPr>
        <w:t xml:space="preserve"> we used </w:t>
      </w:r>
      <w:r w:rsidR="00F86701" w:rsidRPr="005B3E97">
        <w:rPr>
          <w:rFonts w:ascii="Arial" w:hAnsi="Arial" w:cs="Arial"/>
          <w:sz w:val="22"/>
          <w:szCs w:val="22"/>
        </w:rPr>
        <w:t xml:space="preserve">recorded </w:t>
      </w:r>
      <w:r w:rsidR="009A53C5" w:rsidRPr="005B3E97">
        <w:rPr>
          <w:rFonts w:ascii="Arial" w:hAnsi="Arial" w:cs="Arial"/>
          <w:sz w:val="22"/>
          <w:szCs w:val="22"/>
        </w:rPr>
        <w:t xml:space="preserve">temperature </w:t>
      </w:r>
      <w:r w:rsidR="00F86701" w:rsidRPr="005B3E97">
        <w:rPr>
          <w:rFonts w:ascii="Arial" w:hAnsi="Arial" w:cs="Arial"/>
          <w:sz w:val="22"/>
          <w:szCs w:val="22"/>
        </w:rPr>
        <w:t>so that our projections take into consideration actual temperature in 2020</w:t>
      </w:r>
      <w:r w:rsidR="009A53C5" w:rsidRPr="005B3E97">
        <w:rPr>
          <w:rFonts w:ascii="Arial" w:hAnsi="Arial" w:cs="Arial"/>
          <w:sz w:val="22"/>
          <w:szCs w:val="22"/>
        </w:rPr>
        <w:t xml:space="preserve">. </w:t>
      </w:r>
      <w:r w:rsidR="0092794F" w:rsidRPr="005B3E97">
        <w:rPr>
          <w:rFonts w:ascii="Arial" w:hAnsi="Arial" w:cs="Arial"/>
          <w:sz w:val="22"/>
          <w:szCs w:val="22"/>
        </w:rPr>
        <w:t xml:space="preserve">This choice of training and prediction periods assumes that the number of deaths </w:t>
      </w:r>
      <w:r w:rsidR="00CF0C09" w:rsidRPr="005B3E97">
        <w:rPr>
          <w:rFonts w:ascii="Arial" w:hAnsi="Arial" w:cs="Arial"/>
          <w:sz w:val="22"/>
          <w:szCs w:val="22"/>
        </w:rPr>
        <w:t>that are</w:t>
      </w:r>
      <w:r w:rsidR="0092794F" w:rsidRPr="005B3E97">
        <w:rPr>
          <w:rFonts w:ascii="Arial" w:hAnsi="Arial" w:cs="Arial"/>
          <w:sz w:val="22"/>
          <w:szCs w:val="22"/>
        </w:rPr>
        <w:t xml:space="preserve"> directly or indirectly</w:t>
      </w:r>
      <w:r w:rsidR="00CF0C09" w:rsidRPr="005B3E97">
        <w:rPr>
          <w:rFonts w:ascii="Arial" w:hAnsi="Arial" w:cs="Arial"/>
          <w:sz w:val="22"/>
          <w:szCs w:val="22"/>
        </w:rPr>
        <w:t xml:space="preserve"> related</w:t>
      </w:r>
      <w:r w:rsidR="0092794F" w:rsidRPr="005B3E97">
        <w:rPr>
          <w:rFonts w:ascii="Arial" w:hAnsi="Arial" w:cs="Arial"/>
          <w:sz w:val="22"/>
          <w:szCs w:val="22"/>
        </w:rPr>
        <w:t xml:space="preserve"> to the Covid-19 pandemic was negligible through </w:t>
      </w:r>
      <w:r w:rsidR="00D64289" w:rsidRPr="005B3E97">
        <w:rPr>
          <w:rFonts w:ascii="Arial" w:hAnsi="Arial" w:cs="Arial"/>
          <w:sz w:val="22"/>
          <w:szCs w:val="22"/>
        </w:rPr>
        <w:t>mid-February 2020</w:t>
      </w:r>
      <w:r w:rsidR="00B81BAD" w:rsidRPr="005B3E97">
        <w:rPr>
          <w:rFonts w:ascii="Arial" w:hAnsi="Arial" w:cs="Arial"/>
          <w:sz w:val="22"/>
          <w:szCs w:val="22"/>
        </w:rPr>
        <w:t xml:space="preserve"> in these countries</w:t>
      </w:r>
      <w:r w:rsidR="00092DCD" w:rsidRPr="005B3E97">
        <w:rPr>
          <w:rFonts w:ascii="Arial" w:hAnsi="Arial" w:cs="Arial"/>
          <w:sz w:val="22"/>
          <w:szCs w:val="22"/>
        </w:rPr>
        <w:t>,</w:t>
      </w:r>
      <w:r w:rsidR="0092794F" w:rsidRPr="005B3E97">
        <w:rPr>
          <w:rFonts w:ascii="Arial" w:hAnsi="Arial" w:cs="Arial"/>
          <w:sz w:val="22"/>
          <w:szCs w:val="22"/>
        </w:rPr>
        <w:t xml:space="preserve"> but it allows for impacts to have appeared in subsequent weeks. </w:t>
      </w:r>
    </w:p>
    <w:p w14:paraId="7CAA839A" w14:textId="77777777" w:rsidR="005726A9" w:rsidRPr="005B3E97" w:rsidRDefault="005726A9" w:rsidP="005726A9">
      <w:pPr>
        <w:spacing w:line="480" w:lineRule="auto"/>
        <w:jc w:val="both"/>
        <w:rPr>
          <w:rFonts w:ascii="Arial" w:hAnsi="Arial" w:cs="Arial"/>
          <w:sz w:val="22"/>
          <w:szCs w:val="22"/>
        </w:rPr>
      </w:pPr>
    </w:p>
    <w:p w14:paraId="4D2D49B1" w14:textId="50D7CA21" w:rsidR="001F5397" w:rsidRPr="005B3E97" w:rsidRDefault="00F2121C" w:rsidP="004C6151">
      <w:pPr>
        <w:spacing w:line="480" w:lineRule="auto"/>
        <w:jc w:val="both"/>
        <w:rPr>
          <w:rFonts w:ascii="Arial" w:hAnsi="Arial" w:cs="Arial"/>
          <w:sz w:val="22"/>
          <w:szCs w:val="22"/>
        </w:rPr>
      </w:pPr>
      <w:r w:rsidRPr="005B3E97">
        <w:rPr>
          <w:rFonts w:ascii="Arial" w:hAnsi="Arial" w:cs="Arial"/>
          <w:sz w:val="22"/>
          <w:szCs w:val="22"/>
        </w:rPr>
        <w:t>We used weakly</w:t>
      </w:r>
      <w:ins w:id="187" w:author="Parks, Robbie M" w:date="2020-07-01T13:44:00Z">
        <w:r w:rsidR="00C35E7E">
          <w:rPr>
            <w:rFonts w:ascii="Arial" w:hAnsi="Arial" w:cs="Arial"/>
            <w:sz w:val="22"/>
            <w:szCs w:val="22"/>
          </w:rPr>
          <w:t>-</w:t>
        </w:r>
      </w:ins>
      <w:del w:id="188" w:author="Parks, Robbie M" w:date="2020-07-01T13:44:00Z">
        <w:r w:rsidRPr="005B3E97" w:rsidDel="00C35E7E">
          <w:rPr>
            <w:rFonts w:ascii="Arial" w:hAnsi="Arial" w:cs="Arial"/>
            <w:sz w:val="22"/>
            <w:szCs w:val="22"/>
          </w:rPr>
          <w:delText xml:space="preserve"> </w:delText>
        </w:r>
      </w:del>
      <w:r w:rsidRPr="005B3E97">
        <w:rPr>
          <w:rFonts w:ascii="Arial" w:hAnsi="Arial" w:cs="Arial"/>
          <w:sz w:val="22"/>
          <w:szCs w:val="22"/>
        </w:rPr>
        <w:t>informative log gamma priors on log precision with both shape and rate equal to 0.01. We tested the sensitivity of the results to the choice of prior through the use of penalized complexity priors</w:t>
      </w:r>
      <w:r w:rsidR="00653DE3" w:rsidRPr="005B3E97">
        <w:rPr>
          <w:rFonts w:ascii="Arial" w:hAnsi="Arial" w:cs="Arial"/>
          <w:sz w:val="22"/>
          <w:szCs w:val="22"/>
        </w:rPr>
        <w:t xml:space="preserve"> and found that the results were similar</w:t>
      </w:r>
      <w:r w:rsidRPr="005B3E97">
        <w:rPr>
          <w:rFonts w:ascii="Arial" w:hAnsi="Arial" w:cs="Arial"/>
          <w:sz w:val="22"/>
          <w:szCs w:val="22"/>
        </w:rPr>
        <w:t xml:space="preserve">. </w:t>
      </w:r>
      <w:r w:rsidR="005726A9" w:rsidRPr="005B3E97">
        <w:rPr>
          <w:rFonts w:ascii="Arial" w:hAnsi="Arial" w:cs="Arial"/>
          <w:sz w:val="22"/>
          <w:szCs w:val="22"/>
        </w:rPr>
        <w:t>All models were fitted using integrated nested Laplace approximation (INLA),</w:t>
      </w:r>
      <w:r w:rsidR="00414EEC" w:rsidRPr="005B3E97">
        <w:rPr>
          <w:rFonts w:ascii="Arial" w:hAnsi="Arial" w:cs="Arial"/>
          <w:sz w:val="22"/>
          <w:szCs w:val="22"/>
        </w:rPr>
        <w:t>[Rue, 2009 #5536]</w:t>
      </w:r>
      <w:r w:rsidR="005726A9" w:rsidRPr="005B3E97">
        <w:rPr>
          <w:rFonts w:ascii="Arial" w:hAnsi="Arial" w:cs="Arial"/>
          <w:sz w:val="22"/>
          <w:szCs w:val="22"/>
        </w:rPr>
        <w:t xml:space="preserve"> implemented in the R-INLA software (version </w:t>
      </w:r>
      <w:r w:rsidR="00380CE0" w:rsidRPr="005B3E97">
        <w:rPr>
          <w:rFonts w:ascii="Arial" w:hAnsi="Arial" w:cs="Arial"/>
          <w:sz w:val="22"/>
          <w:szCs w:val="22"/>
        </w:rPr>
        <w:t>20.03</w:t>
      </w:r>
      <w:r w:rsidR="005726A9" w:rsidRPr="005B3E97">
        <w:rPr>
          <w:rFonts w:ascii="Arial" w:hAnsi="Arial" w:cs="Arial"/>
          <w:sz w:val="22"/>
          <w:szCs w:val="22"/>
        </w:rPr>
        <w:t xml:space="preserve">). </w:t>
      </w:r>
      <w:r w:rsidR="001F5397" w:rsidRPr="005B3E97">
        <w:rPr>
          <w:rFonts w:ascii="Arial" w:hAnsi="Arial" w:cs="Arial"/>
          <w:sz w:val="22"/>
          <w:szCs w:val="22"/>
        </w:rPr>
        <w:t xml:space="preserve">We took </w:t>
      </w:r>
      <w:r w:rsidR="002B4833" w:rsidRPr="005B3E97">
        <w:rPr>
          <w:rFonts w:ascii="Arial" w:hAnsi="Arial" w:cs="Arial"/>
          <w:sz w:val="22"/>
          <w:szCs w:val="22"/>
        </w:rPr>
        <w:t>1</w:t>
      </w:r>
      <w:r w:rsidR="00F86701" w:rsidRPr="005B3E97">
        <w:rPr>
          <w:rFonts w:ascii="Arial" w:hAnsi="Arial" w:cs="Arial"/>
          <w:sz w:val="22"/>
          <w:szCs w:val="22"/>
        </w:rPr>
        <w:t>,000</w:t>
      </w:r>
      <w:r w:rsidR="001F5397" w:rsidRPr="005B3E97">
        <w:rPr>
          <w:rFonts w:ascii="Arial" w:hAnsi="Arial" w:cs="Arial"/>
          <w:sz w:val="22"/>
          <w:szCs w:val="22"/>
        </w:rPr>
        <w:t xml:space="preserve"> draws from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under each model, and pooled the </w:t>
      </w:r>
      <w:r w:rsidR="00654CDB" w:rsidRPr="005B3E97">
        <w:rPr>
          <w:rFonts w:ascii="Arial" w:hAnsi="Arial" w:cs="Arial"/>
          <w:sz w:val="22"/>
          <w:szCs w:val="22"/>
        </w:rPr>
        <w:t xml:space="preserve">16,000 </w:t>
      </w:r>
      <w:r w:rsidR="001F5397" w:rsidRPr="005B3E97">
        <w:rPr>
          <w:rFonts w:ascii="Arial" w:hAnsi="Arial" w:cs="Arial"/>
          <w:sz w:val="22"/>
          <w:szCs w:val="22"/>
        </w:rPr>
        <w:t>draws to obtain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w:t>
      </w:r>
      <w:r w:rsidR="007B2C20" w:rsidRPr="005B3E97">
        <w:rPr>
          <w:rFonts w:ascii="Arial" w:hAnsi="Arial" w:cs="Arial"/>
          <w:sz w:val="22"/>
          <w:szCs w:val="22"/>
        </w:rPr>
        <w:t xml:space="preserve">if </w:t>
      </w:r>
      <w:r w:rsidR="007525A9" w:rsidRPr="005B3E97">
        <w:rPr>
          <w:rFonts w:ascii="Arial" w:hAnsi="Arial" w:cs="Arial"/>
          <w:sz w:val="22"/>
          <w:szCs w:val="22"/>
        </w:rPr>
        <w:t xml:space="preserve">the </w:t>
      </w:r>
      <w:r w:rsidR="007B2C20" w:rsidRPr="005B3E97">
        <w:rPr>
          <w:rFonts w:ascii="Arial" w:hAnsi="Arial" w:cs="Arial"/>
          <w:sz w:val="22"/>
          <w:szCs w:val="22"/>
        </w:rPr>
        <w:t>Covid-19 pandemic had not taken place.</w:t>
      </w:r>
      <w:r w:rsidR="005726A9" w:rsidRPr="005B3E97">
        <w:rPr>
          <w:rFonts w:ascii="Arial" w:hAnsi="Arial" w:cs="Arial"/>
          <w:sz w:val="22"/>
          <w:szCs w:val="22"/>
        </w:rPr>
        <w:t xml:space="preserve"> </w:t>
      </w:r>
      <w:r w:rsidR="00C4584C" w:rsidRPr="005B3E97">
        <w:rPr>
          <w:rFonts w:ascii="Arial" w:hAnsi="Arial" w:cs="Arial"/>
          <w:sz w:val="22"/>
          <w:szCs w:val="22"/>
        </w:rPr>
        <w:t>This approach incorporates both the uncertainty of estimates from each model and the uncertainty in the choice of model.</w:t>
      </w:r>
      <w:r w:rsidR="00C4584C">
        <w:rPr>
          <w:rFonts w:ascii="Arial" w:hAnsi="Arial" w:cs="Arial"/>
          <w:sz w:val="22"/>
          <w:szCs w:val="22"/>
        </w:rPr>
        <w:t xml:space="preserve"> </w:t>
      </w:r>
      <w:r w:rsidR="005726A9" w:rsidRPr="005B3E97">
        <w:rPr>
          <w:rFonts w:ascii="Arial" w:hAnsi="Arial" w:cs="Arial"/>
          <w:sz w:val="22"/>
          <w:szCs w:val="22"/>
        </w:rPr>
        <w:t>The reported credible intervals represent the 2.5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and 97.5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percentiles of the posterior distribution of the draws from the </w:t>
      </w:r>
      <w:r w:rsidR="0034561D" w:rsidRPr="005B3E97">
        <w:rPr>
          <w:rFonts w:ascii="Arial" w:hAnsi="Arial" w:cs="Arial"/>
          <w:sz w:val="22"/>
          <w:szCs w:val="22"/>
        </w:rPr>
        <w:t xml:space="preserve">entire </w:t>
      </w:r>
      <w:r w:rsidR="005726A9" w:rsidRPr="005B3E97">
        <w:rPr>
          <w:rFonts w:ascii="Arial" w:hAnsi="Arial" w:cs="Arial"/>
          <w:sz w:val="22"/>
          <w:szCs w:val="22"/>
        </w:rPr>
        <w:t>ensemble.</w:t>
      </w:r>
      <w:r w:rsidR="007B2C20" w:rsidRPr="005B3E97">
        <w:rPr>
          <w:rFonts w:ascii="Arial" w:hAnsi="Arial" w:cs="Arial"/>
          <w:sz w:val="22"/>
          <w:szCs w:val="22"/>
        </w:rPr>
        <w:t xml:space="preserve"> </w:t>
      </w:r>
      <w:r w:rsidR="004C6151" w:rsidRPr="004C6151">
        <w:rPr>
          <w:rFonts w:ascii="Arial" w:hAnsi="Arial" w:cs="Arial"/>
          <w:sz w:val="22"/>
          <w:szCs w:val="22"/>
        </w:rPr>
        <w:t>We also</w:t>
      </w:r>
      <w:r w:rsidR="004C6151">
        <w:rPr>
          <w:rFonts w:ascii="Arial" w:hAnsi="Arial" w:cs="Arial"/>
          <w:sz w:val="22"/>
          <w:szCs w:val="22"/>
        </w:rPr>
        <w:t xml:space="preserve"> </w:t>
      </w:r>
      <w:r w:rsidR="004C6151" w:rsidRPr="004C6151">
        <w:rPr>
          <w:rFonts w:ascii="Arial" w:hAnsi="Arial" w:cs="Arial"/>
          <w:sz w:val="22"/>
          <w:szCs w:val="22"/>
        </w:rPr>
        <w:t>report the posterior probability that an estimated increase</w:t>
      </w:r>
      <w:r w:rsidR="004C6151">
        <w:rPr>
          <w:rFonts w:ascii="Arial" w:hAnsi="Arial" w:cs="Arial"/>
          <w:sz w:val="22"/>
          <w:szCs w:val="22"/>
        </w:rPr>
        <w:t xml:space="preserve"> in deaths </w:t>
      </w:r>
      <w:r w:rsidR="004C6151" w:rsidRPr="004C6151">
        <w:rPr>
          <w:rFonts w:ascii="Arial" w:hAnsi="Arial" w:cs="Arial"/>
          <w:sz w:val="22"/>
          <w:szCs w:val="22"/>
        </w:rPr>
        <w:t xml:space="preserve">corresponds to a truly increasing </w:t>
      </w:r>
      <w:r w:rsidR="004C6151">
        <w:rPr>
          <w:rFonts w:ascii="Arial" w:hAnsi="Arial" w:cs="Arial"/>
          <w:sz w:val="22"/>
          <w:szCs w:val="22"/>
        </w:rPr>
        <w:t>(</w:t>
      </w:r>
      <w:r w:rsidR="004C6151" w:rsidRPr="004C6151">
        <w:rPr>
          <w:rFonts w:ascii="Arial" w:hAnsi="Arial" w:cs="Arial"/>
          <w:sz w:val="22"/>
          <w:szCs w:val="22"/>
        </w:rPr>
        <w:t>or</w:t>
      </w:r>
      <w:r w:rsidR="004C6151">
        <w:rPr>
          <w:rFonts w:ascii="Arial" w:hAnsi="Arial" w:cs="Arial"/>
          <w:sz w:val="22"/>
          <w:szCs w:val="22"/>
        </w:rPr>
        <w:t xml:space="preserve"> </w:t>
      </w:r>
      <w:r w:rsidR="004C6151" w:rsidRPr="004C6151">
        <w:rPr>
          <w:rFonts w:ascii="Arial" w:hAnsi="Arial" w:cs="Arial"/>
          <w:sz w:val="22"/>
          <w:szCs w:val="22"/>
        </w:rPr>
        <w:t>decreasing trend</w:t>
      </w:r>
      <w:r w:rsidR="004C6151">
        <w:rPr>
          <w:rFonts w:ascii="Arial" w:hAnsi="Arial" w:cs="Arial"/>
          <w:sz w:val="22"/>
          <w:szCs w:val="22"/>
        </w:rPr>
        <w:t>)</w:t>
      </w:r>
      <w:r w:rsidR="004C6151" w:rsidRPr="004C6151">
        <w:rPr>
          <w:rFonts w:ascii="Arial" w:hAnsi="Arial" w:cs="Arial"/>
          <w:sz w:val="22"/>
          <w:szCs w:val="22"/>
        </w:rPr>
        <w:t xml:space="preserve">. </w:t>
      </w:r>
      <w:r w:rsidR="004C6151">
        <w:rPr>
          <w:rFonts w:ascii="Arial" w:hAnsi="Arial" w:cs="Arial"/>
          <w:sz w:val="22"/>
          <w:szCs w:val="22"/>
        </w:rPr>
        <w:t>P</w:t>
      </w:r>
      <w:r w:rsidR="004C6151" w:rsidRPr="004C6151">
        <w:rPr>
          <w:rFonts w:ascii="Arial" w:hAnsi="Arial" w:cs="Arial"/>
          <w:sz w:val="22"/>
          <w:szCs w:val="22"/>
        </w:rPr>
        <w:t>osterior probability would be 0·50 in a country</w:t>
      </w:r>
      <w:r w:rsidR="004C6151">
        <w:rPr>
          <w:rFonts w:ascii="Arial" w:hAnsi="Arial" w:cs="Arial"/>
          <w:sz w:val="22"/>
          <w:szCs w:val="22"/>
        </w:rPr>
        <w:t xml:space="preserve"> and/or week</w:t>
      </w:r>
      <w:r w:rsidR="004C6151" w:rsidRPr="004C6151">
        <w:rPr>
          <w:rFonts w:ascii="Arial" w:hAnsi="Arial" w:cs="Arial"/>
          <w:sz w:val="22"/>
          <w:szCs w:val="22"/>
        </w:rPr>
        <w:t xml:space="preserve"> in which an increase is statistically</w:t>
      </w:r>
      <w:r w:rsidR="004C6151">
        <w:rPr>
          <w:rFonts w:ascii="Arial" w:hAnsi="Arial" w:cs="Arial"/>
          <w:sz w:val="22"/>
          <w:szCs w:val="22"/>
        </w:rPr>
        <w:t xml:space="preserve"> </w:t>
      </w:r>
      <w:r w:rsidR="004C6151" w:rsidRPr="004C6151">
        <w:rPr>
          <w:rFonts w:ascii="Arial" w:hAnsi="Arial" w:cs="Arial"/>
          <w:sz w:val="22"/>
          <w:szCs w:val="22"/>
        </w:rPr>
        <w:t>indistinguishable from a decrease, and larger posterior</w:t>
      </w:r>
      <w:r w:rsidR="004C6151">
        <w:rPr>
          <w:rFonts w:ascii="Arial" w:hAnsi="Arial" w:cs="Arial"/>
          <w:sz w:val="22"/>
          <w:szCs w:val="22"/>
        </w:rPr>
        <w:t xml:space="preserve"> </w:t>
      </w:r>
      <w:r w:rsidR="004C6151" w:rsidRPr="004C6151">
        <w:rPr>
          <w:rFonts w:ascii="Arial" w:hAnsi="Arial" w:cs="Arial"/>
          <w:sz w:val="22"/>
          <w:szCs w:val="22"/>
        </w:rPr>
        <w:t>probability indicates more certainty</w:t>
      </w:r>
      <w:r w:rsidR="004C6151">
        <w:rPr>
          <w:rFonts w:ascii="Arial" w:hAnsi="Arial" w:cs="Arial"/>
          <w:sz w:val="22"/>
          <w:szCs w:val="22"/>
        </w:rPr>
        <w:t xml:space="preserve"> in an increase</w:t>
      </w:r>
      <w:r w:rsidR="004C6151" w:rsidRPr="004C6151">
        <w:rPr>
          <w:rFonts w:ascii="Arial" w:hAnsi="Arial" w:cs="Arial"/>
          <w:sz w:val="22"/>
          <w:szCs w:val="22"/>
        </w:rPr>
        <w:t>.</w:t>
      </w:r>
    </w:p>
    <w:bookmarkEnd w:id="177"/>
    <w:p w14:paraId="4F769340" w14:textId="77777777" w:rsidR="001F5397" w:rsidRPr="005B3E97" w:rsidRDefault="001F5397" w:rsidP="00783459">
      <w:pPr>
        <w:spacing w:line="480" w:lineRule="auto"/>
        <w:jc w:val="both"/>
        <w:rPr>
          <w:rFonts w:ascii="Arial" w:hAnsi="Arial" w:cs="Arial"/>
          <w:sz w:val="22"/>
          <w:szCs w:val="22"/>
        </w:rPr>
      </w:pPr>
    </w:p>
    <w:p w14:paraId="5EBC1D09" w14:textId="1F769A2F" w:rsidR="006F39F8" w:rsidRPr="005B3E97" w:rsidRDefault="006F39F8" w:rsidP="006F39F8">
      <w:pPr>
        <w:spacing w:line="480" w:lineRule="auto"/>
        <w:jc w:val="both"/>
        <w:rPr>
          <w:rFonts w:ascii="Arial" w:hAnsi="Arial" w:cs="Arial"/>
          <w:sz w:val="22"/>
          <w:szCs w:val="22"/>
        </w:rPr>
      </w:pPr>
      <w:r w:rsidRPr="005B3E97">
        <w:rPr>
          <w:rFonts w:ascii="Arial" w:hAnsi="Arial" w:cs="Arial"/>
          <w:sz w:val="22"/>
          <w:szCs w:val="22"/>
        </w:rPr>
        <w:t>We did all analyses separately by sex and age group (0-</w:t>
      </w:r>
      <w:r w:rsidR="00B9797A">
        <w:rPr>
          <w:rFonts w:ascii="Arial" w:hAnsi="Arial" w:cs="Arial"/>
          <w:sz w:val="22"/>
          <w:szCs w:val="22"/>
        </w:rPr>
        <w:t>44</w:t>
      </w:r>
      <w:r w:rsidRPr="005B3E97">
        <w:rPr>
          <w:rFonts w:ascii="Arial" w:hAnsi="Arial" w:cs="Arial"/>
          <w:sz w:val="22"/>
          <w:szCs w:val="22"/>
        </w:rPr>
        <w:t> years, 45-64 years, 65+ years) because death rates, and how they are impacted by the pandemic, vary by age group and sex. To obtain estimates across age groups and both sexes, we summed draws from age-sex-specific estimates.</w:t>
      </w:r>
      <w:r w:rsidR="00BA040B" w:rsidRPr="005B3E97">
        <w:rPr>
          <w:rFonts w:ascii="Arial" w:hAnsi="Arial" w:cs="Arial"/>
          <w:sz w:val="22"/>
          <w:szCs w:val="22"/>
        </w:rPr>
        <w:t xml:space="preserve"> </w:t>
      </w:r>
    </w:p>
    <w:p w14:paraId="71B2CED7" w14:textId="1AEFBDDA" w:rsidR="006F39F8" w:rsidRDefault="006F39F8" w:rsidP="006F39F8">
      <w:pPr>
        <w:spacing w:line="480" w:lineRule="auto"/>
        <w:jc w:val="both"/>
        <w:rPr>
          <w:rFonts w:ascii="Arial" w:hAnsi="Arial" w:cs="Arial"/>
          <w:sz w:val="22"/>
          <w:szCs w:val="22"/>
        </w:rPr>
      </w:pPr>
    </w:p>
    <w:p w14:paraId="7A5305F2" w14:textId="19C8B217" w:rsidR="009D1ED2" w:rsidRPr="009D1ED2" w:rsidRDefault="009D1ED2" w:rsidP="006F39F8">
      <w:pPr>
        <w:spacing w:line="480" w:lineRule="auto"/>
        <w:jc w:val="both"/>
        <w:rPr>
          <w:rFonts w:ascii="Arial" w:hAnsi="Arial" w:cs="Arial"/>
          <w:i/>
          <w:iCs/>
          <w:sz w:val="22"/>
          <w:szCs w:val="22"/>
        </w:rPr>
      </w:pPr>
      <w:r w:rsidRPr="009D1ED2">
        <w:rPr>
          <w:rFonts w:ascii="Arial" w:hAnsi="Arial" w:cs="Arial"/>
          <w:i/>
          <w:iCs/>
          <w:sz w:val="22"/>
          <w:szCs w:val="22"/>
        </w:rPr>
        <w:t xml:space="preserve">Validation of </w:t>
      </w:r>
      <w:r w:rsidR="0070610D">
        <w:rPr>
          <w:rFonts w:ascii="Arial" w:hAnsi="Arial" w:cs="Arial"/>
          <w:i/>
          <w:iCs/>
          <w:sz w:val="22"/>
          <w:szCs w:val="22"/>
        </w:rPr>
        <w:t xml:space="preserve">no-pandemic baseline </w:t>
      </w:r>
      <w:r w:rsidRPr="009D1ED2">
        <w:rPr>
          <w:rFonts w:ascii="Arial" w:hAnsi="Arial" w:cs="Arial"/>
          <w:i/>
          <w:iCs/>
          <w:sz w:val="22"/>
          <w:szCs w:val="22"/>
        </w:rPr>
        <w:t xml:space="preserve">weekly </w:t>
      </w:r>
      <w:r w:rsidR="0070610D">
        <w:rPr>
          <w:rFonts w:ascii="Arial" w:hAnsi="Arial" w:cs="Arial"/>
          <w:i/>
          <w:iCs/>
          <w:sz w:val="22"/>
          <w:szCs w:val="22"/>
        </w:rPr>
        <w:t xml:space="preserve">deaths </w:t>
      </w:r>
    </w:p>
    <w:p w14:paraId="0BA9BB4F" w14:textId="0172267D" w:rsidR="006E3DF5" w:rsidRDefault="00684A05" w:rsidP="005346AF">
      <w:pPr>
        <w:spacing w:line="480" w:lineRule="auto"/>
        <w:jc w:val="both"/>
        <w:rPr>
          <w:rFonts w:ascii="Arial" w:hAnsi="Arial" w:cs="Arial"/>
          <w:sz w:val="22"/>
          <w:szCs w:val="22"/>
        </w:rPr>
      </w:pPr>
      <w:r w:rsidRPr="005B3E97">
        <w:rPr>
          <w:rFonts w:ascii="Arial" w:hAnsi="Arial" w:cs="Arial"/>
          <w:sz w:val="22"/>
          <w:szCs w:val="22"/>
        </w:rPr>
        <w:t xml:space="preserve">We tested </w:t>
      </w:r>
      <w:r w:rsidR="0070610D">
        <w:rPr>
          <w:rFonts w:ascii="Arial" w:hAnsi="Arial" w:cs="Arial"/>
          <w:sz w:val="22"/>
          <w:szCs w:val="22"/>
        </w:rPr>
        <w:t xml:space="preserve">how well our model ensemble estimates the number of deaths expected </w:t>
      </w:r>
      <w:del w:id="189" w:author="Rashid, Theo O" w:date="2020-07-01T13:05:00Z">
        <w:r w:rsidR="001C4E3B" w:rsidDel="000E6A2A">
          <w:rPr>
            <w:rFonts w:ascii="Arial" w:hAnsi="Arial" w:cs="Arial"/>
            <w:sz w:val="22"/>
            <w:szCs w:val="22"/>
          </w:rPr>
          <w:delText xml:space="preserve">in </w:delText>
        </w:r>
      </w:del>
      <w:ins w:id="190" w:author="Rashid, Theo O" w:date="2020-07-01T13:05:00Z">
        <w:r w:rsidR="000E6A2A">
          <w:rPr>
            <w:rFonts w:ascii="Arial" w:hAnsi="Arial" w:cs="Arial"/>
            <w:sz w:val="22"/>
            <w:szCs w:val="22"/>
          </w:rPr>
          <w:t xml:space="preserve">had </w:t>
        </w:r>
      </w:ins>
      <w:r w:rsidR="001C4E3B">
        <w:rPr>
          <w:rFonts w:ascii="Arial" w:hAnsi="Arial" w:cs="Arial"/>
          <w:sz w:val="22"/>
          <w:szCs w:val="22"/>
        </w:rPr>
        <w:t xml:space="preserve">the pandemic </w:t>
      </w:r>
      <w:del w:id="191" w:author="Rashid, Theo O" w:date="2020-07-01T13:05:00Z">
        <w:r w:rsidR="001C4E3B" w:rsidDel="000E6A2A">
          <w:rPr>
            <w:rFonts w:ascii="Arial" w:hAnsi="Arial" w:cs="Arial"/>
            <w:sz w:val="22"/>
            <w:szCs w:val="22"/>
          </w:rPr>
          <w:delText xml:space="preserve">had </w:delText>
        </w:r>
      </w:del>
      <w:r w:rsidR="001C4E3B">
        <w:rPr>
          <w:rFonts w:ascii="Arial" w:hAnsi="Arial" w:cs="Arial"/>
          <w:sz w:val="22"/>
          <w:szCs w:val="22"/>
        </w:rPr>
        <w:t>not occurred</w:t>
      </w:r>
      <w:r w:rsidR="00734479" w:rsidRPr="005B3E97">
        <w:rPr>
          <w:rFonts w:ascii="Arial" w:hAnsi="Arial" w:cs="Arial"/>
          <w:sz w:val="22"/>
          <w:szCs w:val="22"/>
        </w:rPr>
        <w:t xml:space="preserve"> </w:t>
      </w:r>
      <w:r w:rsidR="004A11DD" w:rsidRPr="005B3E97">
        <w:rPr>
          <w:rFonts w:ascii="Arial" w:hAnsi="Arial" w:cs="Arial"/>
          <w:sz w:val="22"/>
          <w:szCs w:val="22"/>
        </w:rPr>
        <w:t>by withholding</w:t>
      </w:r>
      <w:r w:rsidR="00771390" w:rsidRPr="005B3E97">
        <w:rPr>
          <w:rFonts w:ascii="Arial" w:hAnsi="Arial" w:cs="Arial"/>
          <w:sz w:val="22"/>
          <w:szCs w:val="22"/>
        </w:rPr>
        <w:t xml:space="preserve"> data for</w:t>
      </w:r>
      <w:r w:rsidR="00E74351" w:rsidRPr="005B3E97">
        <w:rPr>
          <w:rFonts w:ascii="Arial" w:hAnsi="Arial" w:cs="Arial"/>
          <w:sz w:val="22"/>
          <w:szCs w:val="22"/>
        </w:rPr>
        <w:t xml:space="preserve"> </w:t>
      </w:r>
      <w:commentRangeStart w:id="192"/>
      <w:commentRangeStart w:id="193"/>
      <w:r w:rsidR="00B9797A">
        <w:rPr>
          <w:rFonts w:ascii="Arial" w:hAnsi="Arial" w:cs="Arial"/>
          <w:sz w:val="22"/>
          <w:szCs w:val="22"/>
        </w:rPr>
        <w:t>XX</w:t>
      </w:r>
      <w:r w:rsidR="003B1F97" w:rsidRPr="005B3E97">
        <w:rPr>
          <w:rFonts w:ascii="Arial" w:hAnsi="Arial" w:cs="Arial"/>
          <w:sz w:val="22"/>
          <w:szCs w:val="22"/>
        </w:rPr>
        <w:t xml:space="preserve"> </w:t>
      </w:r>
      <w:commentRangeEnd w:id="192"/>
      <w:r w:rsidR="00B9797A">
        <w:rPr>
          <w:rStyle w:val="CommentReference"/>
          <w:rFonts w:asciiTheme="minorHAnsi" w:eastAsiaTheme="minorHAnsi" w:hAnsiTheme="minorHAnsi" w:cstheme="minorBidi"/>
          <w:lang w:eastAsia="en-US"/>
        </w:rPr>
        <w:commentReference w:id="192"/>
      </w:r>
      <w:commentRangeEnd w:id="193"/>
      <w:r w:rsidR="0076771D">
        <w:rPr>
          <w:rStyle w:val="CommentReference"/>
          <w:rFonts w:asciiTheme="minorHAnsi" w:eastAsiaTheme="minorHAnsi" w:hAnsiTheme="minorHAnsi" w:cstheme="minorBidi"/>
          <w:lang w:eastAsia="en-US"/>
        </w:rPr>
        <w:commentReference w:id="193"/>
      </w:r>
      <w:r w:rsidR="00E74351" w:rsidRPr="005B3E97">
        <w:rPr>
          <w:rFonts w:ascii="Arial" w:hAnsi="Arial" w:cs="Arial"/>
          <w:sz w:val="22"/>
          <w:szCs w:val="22"/>
        </w:rPr>
        <w:t>weeks</w:t>
      </w:r>
      <w:r w:rsidR="00771390" w:rsidRPr="005B3E97">
        <w:rPr>
          <w:rFonts w:ascii="Arial" w:hAnsi="Arial" w:cs="Arial"/>
          <w:sz w:val="22"/>
          <w:szCs w:val="22"/>
        </w:rPr>
        <w:t xml:space="preserve"> </w:t>
      </w:r>
      <w:r w:rsidR="003E134F" w:rsidRPr="005B3E97">
        <w:rPr>
          <w:rFonts w:ascii="Arial" w:hAnsi="Arial" w:cs="Arial"/>
          <w:sz w:val="22"/>
          <w:szCs w:val="22"/>
        </w:rPr>
        <w:t xml:space="preserve">starting from mid-February </w:t>
      </w:r>
      <w:r w:rsidR="00E74351" w:rsidRPr="005B3E97">
        <w:rPr>
          <w:rFonts w:ascii="Arial" w:hAnsi="Arial" w:cs="Arial"/>
          <w:sz w:val="22"/>
          <w:szCs w:val="22"/>
        </w:rPr>
        <w:t>(</w:t>
      </w:r>
      <w:r w:rsidR="00D3393A" w:rsidRPr="005B3E97">
        <w:rPr>
          <w:rFonts w:ascii="Arial" w:hAnsi="Arial" w:cs="Arial"/>
          <w:sz w:val="22"/>
          <w:szCs w:val="22"/>
        </w:rPr>
        <w:t>i.e.</w:t>
      </w:r>
      <w:r w:rsidR="00F806AC" w:rsidRPr="005B3E97">
        <w:rPr>
          <w:rFonts w:ascii="Arial" w:hAnsi="Arial" w:cs="Arial"/>
          <w:sz w:val="22"/>
          <w:szCs w:val="22"/>
        </w:rPr>
        <w:t>,</w:t>
      </w:r>
      <w:r w:rsidR="00D3393A" w:rsidRPr="005B3E97">
        <w:rPr>
          <w:rFonts w:ascii="Arial" w:hAnsi="Arial" w:cs="Arial"/>
          <w:sz w:val="22"/>
          <w:szCs w:val="22"/>
        </w:rPr>
        <w:t xml:space="preserve"> the same </w:t>
      </w:r>
      <w:r w:rsidR="00E74351" w:rsidRPr="005B3E97">
        <w:rPr>
          <w:rFonts w:ascii="Arial" w:hAnsi="Arial" w:cs="Arial"/>
          <w:sz w:val="22"/>
          <w:szCs w:val="22"/>
        </w:rPr>
        <w:t>projection</w:t>
      </w:r>
      <w:r w:rsidR="003E134F" w:rsidRPr="005B3E97">
        <w:rPr>
          <w:rFonts w:ascii="Arial" w:hAnsi="Arial" w:cs="Arial"/>
          <w:sz w:val="22"/>
          <w:szCs w:val="22"/>
        </w:rPr>
        <w:t xml:space="preserve"> period</w:t>
      </w:r>
      <w:r w:rsidR="00D3393A" w:rsidRPr="005B3E97">
        <w:rPr>
          <w:rFonts w:ascii="Arial" w:hAnsi="Arial" w:cs="Arial"/>
          <w:sz w:val="22"/>
          <w:szCs w:val="22"/>
        </w:rPr>
        <w:t xml:space="preserve"> as done</w:t>
      </w:r>
      <w:r w:rsidR="003E134F" w:rsidRPr="005B3E97">
        <w:rPr>
          <w:rFonts w:ascii="Arial" w:hAnsi="Arial" w:cs="Arial"/>
          <w:sz w:val="22"/>
          <w:szCs w:val="22"/>
        </w:rPr>
        <w:t xml:space="preserve"> for 2020</w:t>
      </w:r>
      <w:r w:rsidR="00E74351" w:rsidRPr="005B3E97">
        <w:rPr>
          <w:rFonts w:ascii="Arial" w:hAnsi="Arial" w:cs="Arial"/>
          <w:sz w:val="22"/>
          <w:szCs w:val="22"/>
        </w:rPr>
        <w:t xml:space="preserve">) </w:t>
      </w:r>
      <w:r w:rsidR="00771390" w:rsidRPr="005B3E97">
        <w:rPr>
          <w:rFonts w:ascii="Arial" w:hAnsi="Arial" w:cs="Arial"/>
          <w:sz w:val="22"/>
          <w:szCs w:val="22"/>
        </w:rPr>
        <w:t>for an earlier year and us</w:t>
      </w:r>
      <w:r w:rsidR="001C4E3B">
        <w:rPr>
          <w:rFonts w:ascii="Arial" w:hAnsi="Arial" w:cs="Arial"/>
          <w:sz w:val="22"/>
          <w:szCs w:val="22"/>
        </w:rPr>
        <w:t>ing</w:t>
      </w:r>
      <w:r w:rsidR="00771390" w:rsidRPr="005B3E97">
        <w:rPr>
          <w:rFonts w:ascii="Arial" w:hAnsi="Arial" w:cs="Arial"/>
          <w:sz w:val="22"/>
          <w:szCs w:val="22"/>
        </w:rPr>
        <w:t xml:space="preserve"> the preceding time-series of data to train the model</w:t>
      </w:r>
      <w:r w:rsidR="0092794F" w:rsidRPr="005B3E97">
        <w:rPr>
          <w:rFonts w:ascii="Arial" w:hAnsi="Arial" w:cs="Arial"/>
          <w:sz w:val="22"/>
          <w:szCs w:val="22"/>
        </w:rPr>
        <w:t>s</w:t>
      </w:r>
      <w:r w:rsidR="00771390" w:rsidRPr="005B3E97">
        <w:rPr>
          <w:rFonts w:ascii="Arial" w:hAnsi="Arial" w:cs="Arial"/>
          <w:sz w:val="22"/>
          <w:szCs w:val="22"/>
        </w:rPr>
        <w:t xml:space="preserve">. </w:t>
      </w:r>
      <w:r w:rsidR="001C4E3B">
        <w:rPr>
          <w:rFonts w:ascii="Arial" w:hAnsi="Arial" w:cs="Arial"/>
          <w:sz w:val="22"/>
          <w:szCs w:val="22"/>
        </w:rPr>
        <w:t xml:space="preserve">In other words, we created a situation akin to 2020 for an earlier year, when there had been no pandemic. </w:t>
      </w:r>
      <w:r w:rsidR="00771390" w:rsidRPr="005B3E97">
        <w:rPr>
          <w:rFonts w:ascii="Arial" w:hAnsi="Arial" w:cs="Arial"/>
          <w:sz w:val="22"/>
          <w:szCs w:val="22"/>
        </w:rPr>
        <w:t>We then projected</w:t>
      </w:r>
      <w:r w:rsidR="0092794F" w:rsidRPr="005B3E97">
        <w:rPr>
          <w:rFonts w:ascii="Arial" w:hAnsi="Arial" w:cs="Arial"/>
          <w:sz w:val="22"/>
          <w:szCs w:val="22"/>
        </w:rPr>
        <w:t xml:space="preserve"> death rates for </w:t>
      </w:r>
      <w:r w:rsidR="000B4F79" w:rsidRPr="005B3E97">
        <w:rPr>
          <w:rFonts w:ascii="Arial" w:hAnsi="Arial" w:cs="Arial"/>
          <w:sz w:val="22"/>
          <w:szCs w:val="22"/>
        </w:rPr>
        <w:t xml:space="preserve">the </w:t>
      </w:r>
      <w:r w:rsidR="0092794F" w:rsidRPr="005B3E97">
        <w:rPr>
          <w:rFonts w:ascii="Arial" w:hAnsi="Arial" w:cs="Arial"/>
          <w:sz w:val="22"/>
          <w:szCs w:val="22"/>
        </w:rPr>
        <w:t>weeks</w:t>
      </w:r>
      <w:r w:rsidR="000B4F79" w:rsidRPr="005B3E97">
        <w:rPr>
          <w:rFonts w:ascii="Arial" w:hAnsi="Arial" w:cs="Arial"/>
          <w:sz w:val="22"/>
          <w:szCs w:val="22"/>
        </w:rPr>
        <w:t xml:space="preserve"> with withheld data</w:t>
      </w:r>
      <w:r w:rsidR="0092794F" w:rsidRPr="005B3E97">
        <w:rPr>
          <w:rFonts w:ascii="Arial" w:hAnsi="Arial" w:cs="Arial"/>
          <w:sz w:val="22"/>
          <w:szCs w:val="22"/>
        </w:rPr>
        <w:t xml:space="preserve">, and evaluated how well the model ensemble projections reproduce the </w:t>
      </w:r>
      <w:r w:rsidR="000B4F79" w:rsidRPr="005B3E97">
        <w:rPr>
          <w:rFonts w:ascii="Arial" w:hAnsi="Arial" w:cs="Arial"/>
          <w:sz w:val="22"/>
          <w:szCs w:val="22"/>
        </w:rPr>
        <w:t xml:space="preserve">known-but-withheld </w:t>
      </w:r>
      <w:r w:rsidR="0025216D" w:rsidRPr="005B3E97">
        <w:rPr>
          <w:rFonts w:ascii="Arial" w:hAnsi="Arial" w:cs="Arial"/>
          <w:sz w:val="22"/>
          <w:szCs w:val="22"/>
        </w:rPr>
        <w:t>death rates</w:t>
      </w:r>
      <w:r w:rsidR="000B4F79" w:rsidRPr="005B3E97">
        <w:rPr>
          <w:rFonts w:ascii="Arial" w:hAnsi="Arial" w:cs="Arial"/>
          <w:sz w:val="22"/>
          <w:szCs w:val="22"/>
        </w:rPr>
        <w:t>.</w:t>
      </w:r>
      <w:r w:rsidR="005346AF" w:rsidRPr="005B3E97">
        <w:rPr>
          <w:rFonts w:ascii="Arial" w:hAnsi="Arial" w:cs="Arial"/>
          <w:sz w:val="22"/>
          <w:szCs w:val="22"/>
        </w:rPr>
        <w:t xml:space="preserve"> We repeated this for three different years: 2017 (i.e.</w:t>
      </w:r>
      <w:ins w:id="194" w:author="Parks, Robbie M" w:date="2020-07-01T13:44:00Z">
        <w:r w:rsidR="00C35E7E">
          <w:rPr>
            <w:rFonts w:ascii="Arial" w:hAnsi="Arial" w:cs="Arial"/>
            <w:sz w:val="22"/>
            <w:szCs w:val="22"/>
          </w:rPr>
          <w:t>,</w:t>
        </w:r>
      </w:ins>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25216D" w:rsidRPr="005B3E97">
        <w:rPr>
          <w:rFonts w:ascii="Arial" w:hAnsi="Arial" w:cs="Arial"/>
          <w:sz w:val="22"/>
          <w:szCs w:val="22"/>
        </w:rPr>
        <w:t>mid-February</w:t>
      </w:r>
      <w:r w:rsidR="005346AF" w:rsidRPr="005B3E97">
        <w:rPr>
          <w:rFonts w:ascii="Arial" w:hAnsi="Arial" w:cs="Arial"/>
          <w:sz w:val="22"/>
          <w:szCs w:val="22"/>
        </w:rPr>
        <w:t xml:space="preserve"> 2017 and test </w:t>
      </w:r>
      <w:r w:rsidR="003E134F" w:rsidRPr="005B3E97">
        <w:rPr>
          <w:rFonts w:ascii="Arial" w:hAnsi="Arial" w:cs="Arial"/>
          <w:sz w:val="22"/>
          <w:szCs w:val="22"/>
        </w:rPr>
        <w:t xml:space="preserve">for the subsequent </w:t>
      </w:r>
      <w:r w:rsidR="00B9797A" w:rsidRPr="004C6151">
        <w:rPr>
          <w:rFonts w:ascii="Arial" w:hAnsi="Arial" w:cs="Arial"/>
          <w:sz w:val="22"/>
          <w:szCs w:val="22"/>
          <w:highlight w:val="yellow"/>
        </w:rPr>
        <w:t>XX</w:t>
      </w:r>
      <w:r w:rsidR="00B9797A">
        <w:rPr>
          <w:rFonts w:ascii="Arial" w:hAnsi="Arial" w:cs="Arial"/>
          <w:sz w:val="22"/>
          <w:szCs w:val="22"/>
        </w:rPr>
        <w:t xml:space="preserve"> </w:t>
      </w:r>
      <w:r w:rsidR="003E134F" w:rsidRPr="005B3E97">
        <w:rPr>
          <w:rFonts w:ascii="Arial" w:hAnsi="Arial" w:cs="Arial"/>
          <w:sz w:val="22"/>
          <w:szCs w:val="22"/>
        </w:rPr>
        <w:t>weeks</w:t>
      </w:r>
      <w:r w:rsidR="005346AF" w:rsidRPr="005B3E97">
        <w:rPr>
          <w:rFonts w:ascii="Arial" w:hAnsi="Arial" w:cs="Arial"/>
          <w:sz w:val="22"/>
          <w:szCs w:val="22"/>
        </w:rPr>
        <w:t>), 2018 (i.e.</w:t>
      </w:r>
      <w:r w:rsidR="00E041A1" w:rsidRPr="005B3E97">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192C1F" w:rsidRPr="005B3E97">
        <w:rPr>
          <w:rFonts w:ascii="Arial" w:hAnsi="Arial" w:cs="Arial"/>
          <w:sz w:val="22"/>
          <w:szCs w:val="22"/>
        </w:rPr>
        <w:t xml:space="preserve">mid-February 2018 and test </w:t>
      </w:r>
      <w:r w:rsidR="003E134F" w:rsidRPr="005B3E97">
        <w:rPr>
          <w:rFonts w:ascii="Arial" w:hAnsi="Arial" w:cs="Arial"/>
          <w:sz w:val="22"/>
          <w:szCs w:val="22"/>
        </w:rPr>
        <w:t xml:space="preserve">for the subsequent </w:t>
      </w:r>
      <w:r w:rsidR="00B9797A" w:rsidRPr="004C6151">
        <w:rPr>
          <w:rFonts w:ascii="Arial" w:hAnsi="Arial" w:cs="Arial"/>
          <w:sz w:val="22"/>
          <w:szCs w:val="22"/>
          <w:highlight w:val="yellow"/>
        </w:rPr>
        <w:t>XX</w:t>
      </w:r>
      <w:r w:rsidR="003B1F97" w:rsidRPr="005B3E97">
        <w:rPr>
          <w:rFonts w:ascii="Arial" w:hAnsi="Arial" w:cs="Arial"/>
          <w:sz w:val="22"/>
          <w:szCs w:val="22"/>
        </w:rPr>
        <w:t xml:space="preserve"> </w:t>
      </w:r>
      <w:r w:rsidR="003E134F" w:rsidRPr="005B3E97">
        <w:rPr>
          <w:rFonts w:ascii="Arial" w:hAnsi="Arial" w:cs="Arial"/>
          <w:sz w:val="22"/>
          <w:szCs w:val="22"/>
        </w:rPr>
        <w:t>weeks</w:t>
      </w:r>
      <w:r w:rsidR="005346AF" w:rsidRPr="005B3E97">
        <w:rPr>
          <w:rFonts w:ascii="Arial" w:hAnsi="Arial" w:cs="Arial"/>
          <w:sz w:val="22"/>
          <w:szCs w:val="22"/>
        </w:rPr>
        <w:t>), and 2019</w:t>
      </w:r>
      <w:r w:rsidR="00192C1F" w:rsidRPr="005B3E97">
        <w:rPr>
          <w:rFonts w:ascii="Arial" w:hAnsi="Arial" w:cs="Arial"/>
          <w:sz w:val="22"/>
          <w:szCs w:val="22"/>
        </w:rPr>
        <w:t xml:space="preserve"> (i.e.</w:t>
      </w:r>
      <w:r w:rsidR="00D31C4C" w:rsidRPr="005B3E97">
        <w:rPr>
          <w:rFonts w:ascii="Arial" w:hAnsi="Arial" w:cs="Arial"/>
          <w:sz w:val="22"/>
          <w:szCs w:val="22"/>
        </w:rPr>
        <w:t>,</w:t>
      </w:r>
      <w:r w:rsidR="00192C1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192C1F" w:rsidRPr="005B3E97">
        <w:rPr>
          <w:rFonts w:ascii="Arial" w:hAnsi="Arial" w:cs="Arial"/>
          <w:sz w:val="22"/>
          <w:szCs w:val="22"/>
        </w:rPr>
        <w:t xml:space="preserve"> mid-February 2019 and test </w:t>
      </w:r>
      <w:r w:rsidR="003E134F" w:rsidRPr="005B3E97">
        <w:rPr>
          <w:rFonts w:ascii="Arial" w:hAnsi="Arial" w:cs="Arial"/>
          <w:sz w:val="22"/>
          <w:szCs w:val="22"/>
        </w:rPr>
        <w:t xml:space="preserve">for the subsequent </w:t>
      </w:r>
      <w:r w:rsidR="00B9797A" w:rsidRPr="00127342">
        <w:rPr>
          <w:rFonts w:ascii="Arial" w:hAnsi="Arial" w:cs="Arial"/>
          <w:sz w:val="22"/>
          <w:szCs w:val="22"/>
          <w:highlight w:val="yellow"/>
        </w:rPr>
        <w:t>XX</w:t>
      </w:r>
      <w:r w:rsidR="003B1F97" w:rsidRPr="005B3E97">
        <w:rPr>
          <w:rFonts w:ascii="Arial" w:hAnsi="Arial" w:cs="Arial"/>
          <w:sz w:val="22"/>
          <w:szCs w:val="22"/>
        </w:rPr>
        <w:t xml:space="preserve"> </w:t>
      </w:r>
      <w:r w:rsidR="003E134F" w:rsidRPr="005B3E97">
        <w:rPr>
          <w:rFonts w:ascii="Arial" w:hAnsi="Arial" w:cs="Arial"/>
          <w:sz w:val="22"/>
          <w:szCs w:val="22"/>
        </w:rPr>
        <w:t>weeks</w:t>
      </w:r>
      <w:r w:rsidR="00192C1F" w:rsidRPr="005B3E97">
        <w:rPr>
          <w:rFonts w:ascii="Arial" w:hAnsi="Arial" w:cs="Arial"/>
          <w:sz w:val="22"/>
          <w:szCs w:val="22"/>
        </w:rPr>
        <w:t>)</w:t>
      </w:r>
      <w:r w:rsidR="005346AF" w:rsidRPr="005B3E97">
        <w:rPr>
          <w:rFonts w:ascii="Arial" w:hAnsi="Arial" w:cs="Arial"/>
          <w:sz w:val="22"/>
          <w:szCs w:val="22"/>
        </w:rPr>
        <w:t>. We report the projection error (which measures systematic bias) and absolute forecast error (which measures any deviation</w:t>
      </w:r>
      <w:r w:rsidR="00A70521" w:rsidRPr="005B3E97">
        <w:rPr>
          <w:rFonts w:ascii="Arial" w:hAnsi="Arial" w:cs="Arial"/>
          <w:sz w:val="22"/>
          <w:szCs w:val="22"/>
        </w:rPr>
        <w:t xml:space="preserve"> </w:t>
      </w:r>
      <w:r w:rsidR="005346AF" w:rsidRPr="005B3E97">
        <w:rPr>
          <w:rFonts w:ascii="Arial" w:hAnsi="Arial" w:cs="Arial"/>
          <w:sz w:val="22"/>
          <w:szCs w:val="22"/>
        </w:rPr>
        <w:t xml:space="preserve">from the data). Additionally, we report coverage of </w:t>
      </w:r>
      <w:r w:rsidR="00A70521" w:rsidRPr="005B3E97">
        <w:rPr>
          <w:rFonts w:ascii="Arial" w:hAnsi="Arial" w:cs="Arial"/>
          <w:sz w:val="22"/>
          <w:szCs w:val="22"/>
        </w:rPr>
        <w:t xml:space="preserve">the projection </w:t>
      </w:r>
      <w:r w:rsidR="005346AF" w:rsidRPr="005B3E97">
        <w:rPr>
          <w:rFonts w:ascii="Arial" w:hAnsi="Arial" w:cs="Arial"/>
          <w:sz w:val="22"/>
          <w:szCs w:val="22"/>
        </w:rPr>
        <w:t xml:space="preserve">uncertainty; if </w:t>
      </w:r>
      <w:r w:rsidR="00A70521" w:rsidRPr="005B3E97">
        <w:rPr>
          <w:rFonts w:ascii="Arial" w:hAnsi="Arial" w:cs="Arial"/>
          <w:sz w:val="22"/>
          <w:szCs w:val="22"/>
        </w:rPr>
        <w:t>projected</w:t>
      </w:r>
      <w:r w:rsidR="005346AF" w:rsidRPr="005B3E97">
        <w:rPr>
          <w:rFonts w:ascii="Arial" w:hAnsi="Arial" w:cs="Arial"/>
          <w:sz w:val="22"/>
          <w:szCs w:val="22"/>
        </w:rPr>
        <w:t xml:space="preserve"> death rates and their uncertainties</w:t>
      </w:r>
      <w:r w:rsidR="00A70521" w:rsidRPr="005B3E97">
        <w:rPr>
          <w:rFonts w:ascii="Arial" w:hAnsi="Arial" w:cs="Arial"/>
          <w:sz w:val="22"/>
          <w:szCs w:val="22"/>
        </w:rPr>
        <w:t xml:space="preserve"> </w:t>
      </w:r>
      <w:r w:rsidR="005346AF" w:rsidRPr="005B3E97">
        <w:rPr>
          <w:rFonts w:ascii="Arial" w:hAnsi="Arial" w:cs="Arial"/>
          <w:sz w:val="22"/>
          <w:szCs w:val="22"/>
        </w:rPr>
        <w:t xml:space="preserve">are well estimated, </w:t>
      </w:r>
      <w:r w:rsidR="00A70521" w:rsidRPr="005B3E97">
        <w:rPr>
          <w:rFonts w:ascii="Arial" w:hAnsi="Arial" w:cs="Arial"/>
          <w:sz w:val="22"/>
          <w:szCs w:val="22"/>
        </w:rPr>
        <w:t xml:space="preserve">the </w:t>
      </w:r>
      <w:r w:rsidR="005346AF" w:rsidRPr="005B3E97">
        <w:rPr>
          <w:rFonts w:ascii="Arial" w:hAnsi="Arial" w:cs="Arial"/>
          <w:sz w:val="22"/>
          <w:szCs w:val="22"/>
        </w:rPr>
        <w:t>estimated 9</w:t>
      </w:r>
      <w:r w:rsidR="008C528A" w:rsidRPr="005B3E97">
        <w:rPr>
          <w:rFonts w:ascii="Arial" w:hAnsi="Arial" w:cs="Arial"/>
          <w:sz w:val="22"/>
          <w:szCs w:val="22"/>
        </w:rPr>
        <w:t>5</w:t>
      </w:r>
      <w:r w:rsidR="005346AF" w:rsidRPr="005B3E97">
        <w:rPr>
          <w:rFonts w:ascii="Arial" w:hAnsi="Arial" w:cs="Arial"/>
          <w:sz w:val="22"/>
          <w:szCs w:val="22"/>
        </w:rPr>
        <w:t>% credible intervals</w:t>
      </w:r>
      <w:r w:rsidR="00A70521" w:rsidRPr="005B3E97">
        <w:rPr>
          <w:rFonts w:ascii="Arial" w:hAnsi="Arial" w:cs="Arial"/>
          <w:sz w:val="22"/>
          <w:szCs w:val="22"/>
        </w:rPr>
        <w:t xml:space="preserve"> </w:t>
      </w:r>
      <w:r w:rsidR="005346AF" w:rsidRPr="005B3E97">
        <w:rPr>
          <w:rFonts w:ascii="Arial" w:hAnsi="Arial" w:cs="Arial"/>
          <w:sz w:val="22"/>
          <w:szCs w:val="22"/>
        </w:rPr>
        <w:t>should cover 9</w:t>
      </w:r>
      <w:r w:rsidR="008C528A" w:rsidRPr="005B3E97">
        <w:rPr>
          <w:rFonts w:ascii="Arial" w:hAnsi="Arial" w:cs="Arial"/>
          <w:sz w:val="22"/>
          <w:szCs w:val="22"/>
        </w:rPr>
        <w:t>5</w:t>
      </w:r>
      <w:r w:rsidR="005346AF" w:rsidRPr="005B3E97">
        <w:rPr>
          <w:rFonts w:ascii="Arial" w:hAnsi="Arial" w:cs="Arial"/>
          <w:sz w:val="22"/>
          <w:szCs w:val="22"/>
        </w:rPr>
        <w:t>% of the withheld data.</w:t>
      </w:r>
    </w:p>
    <w:p w14:paraId="2D7497C4" w14:textId="6CEF1756" w:rsidR="009C6B83" w:rsidRDefault="009C6B83" w:rsidP="005346AF">
      <w:pPr>
        <w:spacing w:line="480" w:lineRule="auto"/>
        <w:jc w:val="both"/>
        <w:rPr>
          <w:rFonts w:ascii="Arial" w:hAnsi="Arial" w:cs="Arial"/>
          <w:sz w:val="22"/>
          <w:szCs w:val="22"/>
        </w:rPr>
      </w:pPr>
    </w:p>
    <w:p w14:paraId="2B5F35FB" w14:textId="47400519" w:rsidR="009C6B83" w:rsidRPr="005B3E97" w:rsidRDefault="009C6B83" w:rsidP="005346AF">
      <w:pPr>
        <w:spacing w:line="480" w:lineRule="auto"/>
        <w:jc w:val="both"/>
        <w:rPr>
          <w:rFonts w:ascii="Arial" w:hAnsi="Arial" w:cs="Arial"/>
          <w:sz w:val="22"/>
          <w:szCs w:val="22"/>
        </w:rPr>
      </w:pPr>
      <w:r w:rsidRPr="009C6B83">
        <w:rPr>
          <w:rFonts w:ascii="Arial" w:hAnsi="Arial" w:cs="Arial"/>
          <w:sz w:val="22"/>
          <w:szCs w:val="22"/>
        </w:rPr>
        <w:t>The results of model validation (</w:t>
      </w:r>
      <w:r w:rsidR="009D1ED2">
        <w:rPr>
          <w:rFonts w:ascii="Arial" w:hAnsi="Arial" w:cs="Arial"/>
          <w:sz w:val="22"/>
          <w:szCs w:val="22"/>
        </w:rPr>
        <w:t>Extended Data Table XX</w:t>
      </w:r>
      <w:r w:rsidRPr="009C6B83">
        <w:rPr>
          <w:rFonts w:ascii="Arial" w:hAnsi="Arial" w:cs="Arial"/>
          <w:sz w:val="22"/>
          <w:szCs w:val="22"/>
        </w:rPr>
        <w:t>) show that the estimates of how many deaths would be expected in different weeks had the pandemic not occurred had mean projection errors &lt;</w:t>
      </w:r>
      <w:r w:rsidR="009D1ED2">
        <w:rPr>
          <w:rFonts w:ascii="Arial" w:hAnsi="Arial" w:cs="Arial"/>
          <w:sz w:val="22"/>
          <w:szCs w:val="22"/>
        </w:rPr>
        <w:t>XX</w:t>
      </w:r>
      <w:r w:rsidRPr="009C6B83">
        <w:rPr>
          <w:rFonts w:ascii="Arial" w:hAnsi="Arial" w:cs="Arial"/>
          <w:sz w:val="22"/>
          <w:szCs w:val="22"/>
        </w:rPr>
        <w:t>% in all age-sex groups. The mean absolute error was also &lt;</w:t>
      </w:r>
      <w:r w:rsidR="009D1ED2">
        <w:rPr>
          <w:rFonts w:ascii="Arial" w:hAnsi="Arial" w:cs="Arial"/>
          <w:sz w:val="22"/>
          <w:szCs w:val="22"/>
        </w:rPr>
        <w:t>XX</w:t>
      </w:r>
      <w:r w:rsidRPr="009C6B83">
        <w:rPr>
          <w:rFonts w:ascii="Arial" w:hAnsi="Arial" w:cs="Arial"/>
          <w:sz w:val="22"/>
          <w:szCs w:val="22"/>
        </w:rPr>
        <w:t xml:space="preserve">% in all age-sex groups except in </w:t>
      </w:r>
      <w:r w:rsidR="009D1ED2">
        <w:rPr>
          <w:rFonts w:ascii="Arial" w:hAnsi="Arial" w:cs="Arial"/>
          <w:sz w:val="22"/>
          <w:szCs w:val="22"/>
        </w:rPr>
        <w:t>XX</w:t>
      </w:r>
      <w:r w:rsidRPr="009C6B83">
        <w:rPr>
          <w:rFonts w:ascii="Arial" w:hAnsi="Arial" w:cs="Arial"/>
          <w:sz w:val="22"/>
          <w:szCs w:val="22"/>
        </w:rPr>
        <w:t>. 95% coverage, which measures how well the posterior distributions of projected deaths coincide with withheld data was &gt;</w:t>
      </w:r>
      <w:r w:rsidR="009D1ED2">
        <w:rPr>
          <w:rFonts w:ascii="Arial" w:hAnsi="Arial" w:cs="Arial"/>
          <w:sz w:val="22"/>
          <w:szCs w:val="22"/>
        </w:rPr>
        <w:t>XX</w:t>
      </w:r>
      <w:r w:rsidRPr="009C6B83">
        <w:rPr>
          <w:rFonts w:ascii="Arial" w:hAnsi="Arial" w:cs="Arial"/>
          <w:sz w:val="22"/>
          <w:szCs w:val="22"/>
        </w:rPr>
        <w:t xml:space="preserve">% for all age and sex groups which shows that the posterior distribution is </w:t>
      </w:r>
      <w:commentRangeStart w:id="195"/>
      <w:r w:rsidRPr="009C6B83">
        <w:rPr>
          <w:rFonts w:ascii="Arial" w:hAnsi="Arial" w:cs="Arial"/>
          <w:sz w:val="22"/>
          <w:szCs w:val="22"/>
        </w:rPr>
        <w:t>well</w:t>
      </w:r>
      <w:ins w:id="196" w:author="Parks, Robbie M" w:date="2020-07-01T13:46:00Z">
        <w:r w:rsidR="00931282">
          <w:rPr>
            <w:rFonts w:ascii="Arial" w:hAnsi="Arial" w:cs="Arial"/>
            <w:sz w:val="22"/>
            <w:szCs w:val="22"/>
          </w:rPr>
          <w:t xml:space="preserve"> </w:t>
        </w:r>
      </w:ins>
      <w:del w:id="197" w:author="Parks, Robbie M" w:date="2020-07-01T13:46:00Z">
        <w:r w:rsidRPr="009C6B83" w:rsidDel="00931282">
          <w:rPr>
            <w:rFonts w:ascii="Arial" w:hAnsi="Arial" w:cs="Arial"/>
            <w:sz w:val="22"/>
            <w:szCs w:val="22"/>
          </w:rPr>
          <w:delText>-</w:delText>
        </w:r>
      </w:del>
      <w:r w:rsidRPr="009C6B83">
        <w:rPr>
          <w:rFonts w:ascii="Arial" w:hAnsi="Arial" w:cs="Arial"/>
          <w:sz w:val="22"/>
          <w:szCs w:val="22"/>
        </w:rPr>
        <w:t>estimated</w:t>
      </w:r>
      <w:commentRangeEnd w:id="195"/>
      <w:r w:rsidR="00931282">
        <w:rPr>
          <w:rStyle w:val="CommentReference"/>
          <w:rFonts w:asciiTheme="minorHAnsi" w:eastAsiaTheme="minorHAnsi" w:hAnsiTheme="minorHAnsi" w:cstheme="minorBidi"/>
          <w:lang w:eastAsia="en-US"/>
        </w:rPr>
        <w:commentReference w:id="195"/>
      </w:r>
      <w:r w:rsidRPr="009C6B83">
        <w:rPr>
          <w:rFonts w:ascii="Arial" w:hAnsi="Arial" w:cs="Arial"/>
          <w:sz w:val="22"/>
          <w:szCs w:val="22"/>
        </w:rPr>
        <w:t>.</w:t>
      </w:r>
    </w:p>
    <w:p w14:paraId="79D09AC1" w14:textId="492E5C86" w:rsidR="00D31C4C" w:rsidRPr="005B3E97" w:rsidRDefault="00D31C4C" w:rsidP="005346AF">
      <w:pPr>
        <w:spacing w:line="480" w:lineRule="auto"/>
        <w:jc w:val="both"/>
        <w:rPr>
          <w:rFonts w:ascii="Arial" w:hAnsi="Arial" w:cs="Arial"/>
          <w:sz w:val="22"/>
          <w:szCs w:val="22"/>
        </w:rPr>
      </w:pPr>
    </w:p>
    <w:p w14:paraId="6B7A7214" w14:textId="4117C5CB" w:rsidR="004B51AE" w:rsidRPr="00B05119" w:rsidRDefault="00B05119" w:rsidP="00580F14">
      <w:pPr>
        <w:spacing w:line="480" w:lineRule="auto"/>
        <w:jc w:val="both"/>
        <w:rPr>
          <w:rFonts w:ascii="Arial" w:hAnsi="Arial" w:cs="Arial"/>
          <w:i/>
          <w:iCs/>
          <w:sz w:val="22"/>
          <w:szCs w:val="22"/>
        </w:rPr>
      </w:pPr>
      <w:r w:rsidRPr="00B05119">
        <w:rPr>
          <w:rFonts w:ascii="Arial" w:hAnsi="Arial" w:cs="Arial"/>
          <w:i/>
          <w:iCs/>
          <w:sz w:val="22"/>
          <w:szCs w:val="22"/>
        </w:rPr>
        <w:t>Strengths and limitations</w:t>
      </w:r>
    </w:p>
    <w:p w14:paraId="221B8542" w14:textId="3CFEFCE4" w:rsidR="001A6707" w:rsidRPr="001A6707" w:rsidRDefault="004B51AE" w:rsidP="004B51AE">
      <w:pPr>
        <w:spacing w:line="480" w:lineRule="auto"/>
        <w:jc w:val="both"/>
        <w:rPr>
          <w:rFonts w:ascii="Arial" w:hAnsi="Arial" w:cs="Arial"/>
          <w:sz w:val="22"/>
          <w:szCs w:val="22"/>
        </w:rPr>
      </w:pPr>
      <w:r w:rsidRPr="001A6707">
        <w:rPr>
          <w:rFonts w:ascii="Arial" w:hAnsi="Arial" w:cs="Arial"/>
          <w:sz w:val="22"/>
          <w:szCs w:val="22"/>
        </w:rPr>
        <w:t>The main strength of our work is the</w:t>
      </w:r>
      <w:r w:rsidR="00127342" w:rsidRPr="001A6707">
        <w:rPr>
          <w:rFonts w:ascii="Arial" w:hAnsi="Arial" w:cs="Arial"/>
          <w:sz w:val="22"/>
          <w:szCs w:val="22"/>
        </w:rPr>
        <w:t xml:space="preserve"> development and application of a method to</w:t>
      </w:r>
      <w:r w:rsidRPr="001A6707">
        <w:rPr>
          <w:rFonts w:ascii="Arial" w:hAnsi="Arial" w:cs="Arial"/>
          <w:sz w:val="22"/>
          <w:szCs w:val="22"/>
        </w:rPr>
        <w:t xml:space="preserve"> systematic</w:t>
      </w:r>
      <w:r w:rsidR="00127342" w:rsidRPr="001A6707">
        <w:rPr>
          <w:rFonts w:ascii="Arial" w:hAnsi="Arial" w:cs="Arial"/>
          <w:sz w:val="22"/>
          <w:szCs w:val="22"/>
        </w:rPr>
        <w:t xml:space="preserve">ally and </w:t>
      </w:r>
      <w:commentRangeStart w:id="198"/>
      <w:r w:rsidR="00127342" w:rsidRPr="001A6707">
        <w:rPr>
          <w:rFonts w:ascii="Arial" w:hAnsi="Arial" w:cs="Arial"/>
          <w:sz w:val="22"/>
          <w:szCs w:val="22"/>
        </w:rPr>
        <w:t xml:space="preserve">consistently </w:t>
      </w:r>
      <w:commentRangeEnd w:id="198"/>
      <w:r w:rsidR="00AD36B5">
        <w:rPr>
          <w:rStyle w:val="CommentReference"/>
          <w:rFonts w:asciiTheme="minorHAnsi" w:eastAsiaTheme="minorHAnsi" w:hAnsiTheme="minorHAnsi" w:cstheme="minorBidi"/>
          <w:lang w:eastAsia="en-US"/>
        </w:rPr>
        <w:commentReference w:id="198"/>
      </w:r>
      <w:r w:rsidRPr="001A6707">
        <w:rPr>
          <w:rFonts w:ascii="Arial" w:hAnsi="Arial" w:cs="Arial"/>
          <w:sz w:val="22"/>
          <w:szCs w:val="22"/>
        </w:rPr>
        <w:t xml:space="preserve">use of time-series data from 2010 to early 2020 to estimate </w:t>
      </w:r>
      <w:r w:rsidRPr="001A6707">
        <w:rPr>
          <w:rFonts w:ascii="Arial" w:hAnsi="Arial" w:cs="Arial"/>
          <w:sz w:val="22"/>
          <w:szCs w:val="22"/>
        </w:rPr>
        <w:lastRenderedPageBreak/>
        <w:t xml:space="preserve">how many deaths would be expected in the absence of pandemic. The models incorporated important features of mortality, including seasonality of death rates, how mortality in one week may depend on previous week(s) and the seasonally-variable role of </w:t>
      </w:r>
      <w:del w:id="199" w:author="Parks, Robbie M" w:date="2020-07-01T13:49:00Z">
        <w:r w:rsidRPr="001A6707" w:rsidDel="004877F8">
          <w:rPr>
            <w:rFonts w:ascii="Arial" w:hAnsi="Arial" w:cs="Arial"/>
            <w:sz w:val="22"/>
            <w:szCs w:val="22"/>
          </w:rPr>
          <w:delText xml:space="preserve">ambient </w:delText>
        </w:r>
      </w:del>
      <w:r w:rsidRPr="001A6707">
        <w:rPr>
          <w:rFonts w:ascii="Arial" w:hAnsi="Arial" w:cs="Arial"/>
          <w:sz w:val="22"/>
          <w:szCs w:val="22"/>
        </w:rPr>
        <w:t xml:space="preserve">temperature. </w:t>
      </w:r>
    </w:p>
    <w:p w14:paraId="74E1E6A3" w14:textId="5364455D" w:rsidR="004B51AE" w:rsidRPr="001A6707" w:rsidRDefault="001A6707" w:rsidP="004B51AE">
      <w:pPr>
        <w:spacing w:line="480" w:lineRule="auto"/>
        <w:jc w:val="both"/>
        <w:rPr>
          <w:rFonts w:ascii="Arial" w:hAnsi="Arial" w:cs="Arial"/>
          <w:sz w:val="22"/>
          <w:szCs w:val="22"/>
        </w:rPr>
      </w:pPr>
      <w:r w:rsidRPr="001A6707">
        <w:rPr>
          <w:rFonts w:ascii="Arial" w:hAnsi="Arial" w:cs="Arial"/>
          <w:sz w:val="22"/>
          <w:szCs w:val="22"/>
        </w:rPr>
        <w:t xml:space="preserve">This framework not only allows more robust estimation of the total impacts of the pandemic, but also enables comparisons of excess deaths across countries on a real-time basis. </w:t>
      </w:r>
      <w:r w:rsidR="004B51AE" w:rsidRPr="001A6707">
        <w:rPr>
          <w:rFonts w:ascii="Arial" w:hAnsi="Arial" w:cs="Arial"/>
          <w:sz w:val="22"/>
          <w:szCs w:val="22"/>
        </w:rPr>
        <w:t>The use of a modelling framework, as we have done, allowed us to make estimates by age group and sex, which, because of smaller numbers</w:t>
      </w:r>
      <w:r w:rsidRPr="001A6707">
        <w:rPr>
          <w:rFonts w:ascii="Arial" w:hAnsi="Arial" w:cs="Arial"/>
          <w:sz w:val="22"/>
          <w:szCs w:val="22"/>
        </w:rPr>
        <w:t xml:space="preserve"> of deaths</w:t>
      </w:r>
      <w:r w:rsidR="004B51AE" w:rsidRPr="001A6707">
        <w:rPr>
          <w:rFonts w:ascii="Arial" w:hAnsi="Arial" w:cs="Arial"/>
          <w:sz w:val="22"/>
          <w:szCs w:val="22"/>
        </w:rPr>
        <w:t xml:space="preserve">, </w:t>
      </w:r>
      <w:r w:rsidRPr="001A6707">
        <w:rPr>
          <w:rFonts w:ascii="Arial" w:hAnsi="Arial" w:cs="Arial"/>
          <w:sz w:val="22"/>
          <w:szCs w:val="22"/>
        </w:rPr>
        <w:t xml:space="preserve">is </w:t>
      </w:r>
      <w:r w:rsidR="004B51AE" w:rsidRPr="001A6707">
        <w:rPr>
          <w:rFonts w:ascii="Arial" w:hAnsi="Arial" w:cs="Arial"/>
          <w:sz w:val="22"/>
          <w:szCs w:val="22"/>
        </w:rPr>
        <w:t>not be possible</w:t>
      </w:r>
      <w:r w:rsidRPr="001A6707">
        <w:rPr>
          <w:rFonts w:ascii="Arial" w:hAnsi="Arial" w:cs="Arial"/>
          <w:sz w:val="22"/>
          <w:szCs w:val="22"/>
        </w:rPr>
        <w:t xml:space="preserve"> (or at least stable)</w:t>
      </w:r>
      <w:r w:rsidR="004B51AE" w:rsidRPr="001A6707">
        <w:rPr>
          <w:rFonts w:ascii="Arial" w:hAnsi="Arial" w:cs="Arial"/>
          <w:sz w:val="22"/>
          <w:szCs w:val="22"/>
        </w:rPr>
        <w:t xml:space="preserve"> </w:t>
      </w:r>
      <w:r w:rsidRPr="001A6707">
        <w:rPr>
          <w:rFonts w:ascii="Arial" w:hAnsi="Arial" w:cs="Arial"/>
          <w:sz w:val="22"/>
          <w:szCs w:val="22"/>
        </w:rPr>
        <w:t>otherwise</w:t>
      </w:r>
      <w:r w:rsidR="004B51AE" w:rsidRPr="001A6707">
        <w:rPr>
          <w:rFonts w:ascii="Arial" w:hAnsi="Arial" w:cs="Arial"/>
          <w:sz w:val="22"/>
          <w:szCs w:val="22"/>
        </w:rPr>
        <w:t xml:space="preserve">. </w:t>
      </w:r>
      <w:r w:rsidR="00127342" w:rsidRPr="001A6707">
        <w:rPr>
          <w:rFonts w:ascii="Arial" w:hAnsi="Arial" w:cs="Arial"/>
          <w:sz w:val="22"/>
          <w:szCs w:val="22"/>
        </w:rPr>
        <w:t xml:space="preserve">By modelling death rates, rather than simply the number of deaths as is done in most other analyses, we account for changes in population size and age structure. </w:t>
      </w:r>
      <w:r w:rsidR="004B51AE" w:rsidRPr="001A6707">
        <w:rPr>
          <w:rFonts w:ascii="Arial" w:hAnsi="Arial" w:cs="Arial"/>
          <w:sz w:val="22"/>
          <w:szCs w:val="22"/>
        </w:rPr>
        <w:t>We used an ensemble of models which typically leads to more robust projections and represent both the uncertainty associated with each individual model and that of model choice.[</w:t>
      </w:r>
      <w:proofErr w:type="spellStart"/>
      <w:r w:rsidR="004B51AE" w:rsidRPr="001A6707">
        <w:rPr>
          <w:rFonts w:ascii="Arial" w:hAnsi="Arial" w:cs="Arial"/>
          <w:sz w:val="22"/>
          <w:szCs w:val="22"/>
        </w:rPr>
        <w:t>Hoeting</w:t>
      </w:r>
      <w:proofErr w:type="spellEnd"/>
      <w:r w:rsidR="004B51AE" w:rsidRPr="001A6707">
        <w:rPr>
          <w:rFonts w:ascii="Arial" w:hAnsi="Arial" w:cs="Arial"/>
          <w:sz w:val="22"/>
          <w:szCs w:val="22"/>
        </w:rPr>
        <w:t xml:space="preserve">, 1999 #3706] </w:t>
      </w:r>
    </w:p>
    <w:p w14:paraId="195A035D" w14:textId="77777777" w:rsidR="004B51AE" w:rsidRPr="001A6707" w:rsidRDefault="004B51AE" w:rsidP="004B51AE">
      <w:pPr>
        <w:spacing w:line="480" w:lineRule="auto"/>
        <w:jc w:val="both"/>
        <w:rPr>
          <w:rFonts w:ascii="Arial" w:hAnsi="Arial" w:cs="Arial"/>
          <w:sz w:val="22"/>
          <w:szCs w:val="22"/>
        </w:rPr>
      </w:pPr>
    </w:p>
    <w:p w14:paraId="2D3FBBE9" w14:textId="4AF4B548" w:rsidR="004B51AE" w:rsidRPr="005B3E97" w:rsidRDefault="004B51AE" w:rsidP="004B51AE">
      <w:pPr>
        <w:spacing w:line="480" w:lineRule="auto"/>
        <w:jc w:val="both"/>
        <w:rPr>
          <w:rFonts w:ascii="Arial" w:hAnsi="Arial" w:cs="Arial"/>
          <w:sz w:val="22"/>
          <w:szCs w:val="22"/>
        </w:rPr>
      </w:pPr>
      <w:r w:rsidRPr="001A6707">
        <w:rPr>
          <w:rFonts w:ascii="Arial" w:hAnsi="Arial" w:cs="Arial"/>
          <w:sz w:val="22"/>
          <w:szCs w:val="22"/>
        </w:rPr>
        <w:t xml:space="preserve">The main limitation of our work is that we did not have data on underlying cause of death </w:t>
      </w:r>
      <w:commentRangeStart w:id="200"/>
      <w:r w:rsidRPr="001A6707">
        <w:rPr>
          <w:rFonts w:ascii="Arial" w:hAnsi="Arial" w:cs="Arial"/>
          <w:sz w:val="22"/>
          <w:szCs w:val="22"/>
        </w:rPr>
        <w:t>beyond the distinction between Covid-19 and non-</w:t>
      </w:r>
      <w:proofErr w:type="spellStart"/>
      <w:r w:rsidRPr="001A6707">
        <w:rPr>
          <w:rFonts w:ascii="Arial" w:hAnsi="Arial" w:cs="Arial"/>
          <w:sz w:val="22"/>
          <w:szCs w:val="22"/>
        </w:rPr>
        <w:t>Covid</w:t>
      </w:r>
      <w:proofErr w:type="spellEnd"/>
      <w:r w:rsidRPr="001A6707">
        <w:rPr>
          <w:rFonts w:ascii="Arial" w:hAnsi="Arial" w:cs="Arial"/>
          <w:sz w:val="22"/>
          <w:szCs w:val="22"/>
        </w:rPr>
        <w:t xml:space="preserve"> deaths</w:t>
      </w:r>
      <w:commentRangeEnd w:id="200"/>
      <w:r w:rsidR="000E6A2A">
        <w:rPr>
          <w:rStyle w:val="CommentReference"/>
          <w:rFonts w:asciiTheme="minorHAnsi" w:eastAsiaTheme="minorHAnsi" w:hAnsiTheme="minorHAnsi" w:cstheme="minorBidi"/>
          <w:lang w:eastAsia="en-US"/>
        </w:rPr>
        <w:commentReference w:id="200"/>
      </w:r>
      <w:r w:rsidRPr="001A6707">
        <w:rPr>
          <w:rFonts w:ascii="Arial" w:hAnsi="Arial" w:cs="Arial"/>
          <w:sz w:val="22"/>
          <w:szCs w:val="22"/>
        </w:rPr>
        <w:t xml:space="preserve">. Having a breakdown of deaths by underlying cause will help develop cause-specific models and understand which causes have exceeded or fallen below the levels expected. We also could not access age-specific </w:t>
      </w:r>
      <w:r w:rsidR="001A6707" w:rsidRPr="001A6707">
        <w:rPr>
          <w:rFonts w:ascii="Arial" w:hAnsi="Arial" w:cs="Arial"/>
          <w:sz w:val="22"/>
          <w:szCs w:val="22"/>
        </w:rPr>
        <w:t xml:space="preserve">and/or sex-specific </w:t>
      </w:r>
      <w:r w:rsidRPr="001A6707">
        <w:rPr>
          <w:rFonts w:ascii="Arial" w:hAnsi="Arial" w:cs="Arial"/>
          <w:sz w:val="22"/>
          <w:szCs w:val="22"/>
        </w:rPr>
        <w:t xml:space="preserve">data </w:t>
      </w:r>
      <w:r w:rsidR="001A6707" w:rsidRPr="001A6707">
        <w:rPr>
          <w:rFonts w:ascii="Arial" w:hAnsi="Arial" w:cs="Arial"/>
          <w:sz w:val="22"/>
          <w:szCs w:val="22"/>
        </w:rPr>
        <w:t>for a number of other countries</w:t>
      </w:r>
      <w:r w:rsidRPr="001A6707">
        <w:rPr>
          <w:rFonts w:ascii="Arial" w:hAnsi="Arial" w:cs="Arial"/>
          <w:sz w:val="22"/>
          <w:szCs w:val="22"/>
        </w:rPr>
        <w:t xml:space="preserve">. Nor did we have data on total mortality by socio-demographic status to understand inequalities in the impacts of the pandemic beyond deaths assigned to Covid-19 as the underlying cause of death. Releasing these data will allow more granular analysis of the impacts of the pandemic, which can in turn inform resource allocation and a more targeted approach to mitigating both the direct and indirect effects of Covid-19, now and for future waves of the pandemic. </w:t>
      </w:r>
    </w:p>
    <w:p w14:paraId="09620819" w14:textId="7AC44E31" w:rsidR="00B05119" w:rsidRPr="005B3E97" w:rsidRDefault="00B05119" w:rsidP="00580F14">
      <w:pPr>
        <w:spacing w:line="480" w:lineRule="auto"/>
        <w:jc w:val="both"/>
        <w:rPr>
          <w:rFonts w:ascii="Arial" w:hAnsi="Arial" w:cs="Arial"/>
          <w:sz w:val="22"/>
          <w:szCs w:val="22"/>
        </w:rPr>
      </w:pPr>
    </w:p>
    <w:p w14:paraId="77C3B36B" w14:textId="77777777" w:rsidR="008B5DAB" w:rsidRPr="008B5DAB" w:rsidRDefault="008B5DAB" w:rsidP="008B5DAB">
      <w:pPr>
        <w:spacing w:line="480" w:lineRule="auto"/>
        <w:jc w:val="both"/>
        <w:rPr>
          <w:rFonts w:ascii="Arial" w:hAnsi="Arial" w:cs="Arial"/>
          <w:b/>
          <w:bCs/>
          <w:sz w:val="22"/>
          <w:szCs w:val="22"/>
        </w:rPr>
      </w:pPr>
      <w:r w:rsidRPr="008B5DAB">
        <w:rPr>
          <w:rFonts w:ascii="Arial" w:hAnsi="Arial" w:cs="Arial"/>
          <w:b/>
          <w:bCs/>
          <w:sz w:val="22"/>
          <w:szCs w:val="22"/>
        </w:rPr>
        <w:t>Data availability</w:t>
      </w:r>
    </w:p>
    <w:p w14:paraId="29C7122C" w14:textId="49DE19D7" w:rsidR="008B5DAB" w:rsidRPr="008B5DAB"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Estimates of </w:t>
      </w:r>
      <w:r w:rsidR="001C3201">
        <w:rPr>
          <w:rFonts w:ascii="Arial" w:hAnsi="Arial" w:cs="Arial"/>
          <w:sz w:val="22"/>
          <w:szCs w:val="22"/>
        </w:rPr>
        <w:t>weekly excess deaths</w:t>
      </w:r>
      <w:r w:rsidRPr="008B5DAB">
        <w:rPr>
          <w:rFonts w:ascii="Arial" w:hAnsi="Arial" w:cs="Arial"/>
          <w:sz w:val="22"/>
          <w:szCs w:val="22"/>
        </w:rPr>
        <w:t xml:space="preserve"> by country will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upon publication of the paper. </w:t>
      </w:r>
      <w:commentRangeStart w:id="201"/>
      <w:commentRangeStart w:id="202"/>
      <w:commentRangeStart w:id="203"/>
      <w:r w:rsidRPr="008B5DAB">
        <w:rPr>
          <w:rFonts w:ascii="Arial" w:hAnsi="Arial" w:cs="Arial"/>
          <w:sz w:val="22"/>
          <w:szCs w:val="22"/>
        </w:rPr>
        <w:t>Input data</w:t>
      </w:r>
      <w:r w:rsidR="001C3201">
        <w:rPr>
          <w:rFonts w:ascii="Arial" w:hAnsi="Arial" w:cs="Arial"/>
          <w:sz w:val="22"/>
          <w:szCs w:val="22"/>
        </w:rPr>
        <w:t xml:space="preserve"> on </w:t>
      </w:r>
      <w:r w:rsidR="001C3201">
        <w:rPr>
          <w:rFonts w:ascii="Arial" w:hAnsi="Arial" w:cs="Arial"/>
          <w:sz w:val="22"/>
          <w:szCs w:val="22"/>
        </w:rPr>
        <w:lastRenderedPageBreak/>
        <w:t>deaths, population and temperature</w:t>
      </w:r>
      <w:r w:rsidRPr="008B5DAB">
        <w:rPr>
          <w:rFonts w:ascii="Arial" w:hAnsi="Arial" w:cs="Arial"/>
          <w:sz w:val="22"/>
          <w:szCs w:val="22"/>
        </w:rPr>
        <w:t xml:space="preserve"> </w:t>
      </w:r>
      <w:r w:rsidR="001C3201">
        <w:rPr>
          <w:rFonts w:ascii="Arial" w:hAnsi="Arial" w:cs="Arial"/>
          <w:sz w:val="22"/>
          <w:szCs w:val="22"/>
        </w:rPr>
        <w:t xml:space="preserve">will also be available in harmonised format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w:t>
      </w:r>
      <w:commentRangeEnd w:id="201"/>
      <w:r w:rsidR="001C3201">
        <w:rPr>
          <w:rStyle w:val="CommentReference"/>
          <w:rFonts w:asciiTheme="minorHAnsi" w:eastAsiaTheme="minorHAnsi" w:hAnsiTheme="minorHAnsi" w:cstheme="minorBidi"/>
          <w:lang w:eastAsia="en-US"/>
        </w:rPr>
        <w:commentReference w:id="201"/>
      </w:r>
      <w:commentRangeEnd w:id="202"/>
      <w:r w:rsidR="00370B6F">
        <w:rPr>
          <w:rStyle w:val="CommentReference"/>
          <w:rFonts w:asciiTheme="minorHAnsi" w:eastAsiaTheme="minorHAnsi" w:hAnsiTheme="minorHAnsi" w:cstheme="minorBidi"/>
          <w:lang w:eastAsia="en-US"/>
        </w:rPr>
        <w:commentReference w:id="202"/>
      </w:r>
      <w:commentRangeEnd w:id="203"/>
      <w:r w:rsidR="004A206A">
        <w:rPr>
          <w:rStyle w:val="CommentReference"/>
          <w:rFonts w:asciiTheme="minorHAnsi" w:eastAsiaTheme="minorHAnsi" w:hAnsiTheme="minorHAnsi" w:cstheme="minorBidi"/>
          <w:lang w:eastAsia="en-US"/>
        </w:rPr>
        <w:commentReference w:id="203"/>
      </w:r>
    </w:p>
    <w:p w14:paraId="5510F707" w14:textId="77777777" w:rsidR="008B5DAB" w:rsidRPr="008B5DAB" w:rsidRDefault="008B5DAB" w:rsidP="008B5DAB">
      <w:pPr>
        <w:spacing w:line="480" w:lineRule="auto"/>
        <w:jc w:val="both"/>
        <w:rPr>
          <w:rFonts w:ascii="Arial" w:hAnsi="Arial" w:cs="Arial"/>
          <w:sz w:val="22"/>
          <w:szCs w:val="22"/>
        </w:rPr>
      </w:pPr>
    </w:p>
    <w:p w14:paraId="06E1A79B" w14:textId="77777777" w:rsidR="008B5DAB" w:rsidRPr="006E1F02" w:rsidRDefault="008B5DAB" w:rsidP="008B5DAB">
      <w:pPr>
        <w:spacing w:line="480" w:lineRule="auto"/>
        <w:jc w:val="both"/>
        <w:rPr>
          <w:rFonts w:ascii="Arial" w:hAnsi="Arial" w:cs="Arial"/>
          <w:b/>
          <w:bCs/>
          <w:sz w:val="22"/>
          <w:szCs w:val="22"/>
        </w:rPr>
      </w:pPr>
      <w:r w:rsidRPr="006E1F02">
        <w:rPr>
          <w:rFonts w:ascii="Arial" w:hAnsi="Arial" w:cs="Arial"/>
          <w:b/>
          <w:bCs/>
          <w:sz w:val="22"/>
          <w:szCs w:val="22"/>
        </w:rPr>
        <w:t>Code availability</w:t>
      </w:r>
    </w:p>
    <w:p w14:paraId="1D336478" w14:textId="5C626D53" w:rsidR="00EC6C49"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The computer code for the Bayesian model </w:t>
      </w:r>
      <w:r w:rsidR="004637CD">
        <w:rPr>
          <w:rFonts w:ascii="Arial" w:hAnsi="Arial" w:cs="Arial"/>
          <w:sz w:val="22"/>
          <w:szCs w:val="22"/>
        </w:rPr>
        <w:t xml:space="preserve">ensemble </w:t>
      </w:r>
      <w:r w:rsidRPr="008B5DAB">
        <w:rPr>
          <w:rFonts w:ascii="Arial" w:hAnsi="Arial" w:cs="Arial"/>
          <w:sz w:val="22"/>
          <w:szCs w:val="22"/>
        </w:rPr>
        <w:t xml:space="preserve">used in this work </w:t>
      </w:r>
      <w:r w:rsidR="006E1F02">
        <w:rPr>
          <w:rFonts w:ascii="Arial" w:hAnsi="Arial" w:cs="Arial"/>
          <w:sz w:val="22"/>
          <w:szCs w:val="22"/>
        </w:rPr>
        <w:t>will be</w:t>
      </w:r>
      <w:r w:rsidRPr="008B5DAB">
        <w:rPr>
          <w:rFonts w:ascii="Arial" w:hAnsi="Arial" w:cs="Arial"/>
          <w:sz w:val="22"/>
          <w:szCs w:val="22"/>
        </w:rPr>
        <w:t xml:space="preserve"> available at </w:t>
      </w:r>
      <w:r w:rsidR="004637CD" w:rsidRPr="001C3201">
        <w:rPr>
          <w:rFonts w:ascii="Arial" w:hAnsi="Arial" w:cs="Arial"/>
          <w:sz w:val="22"/>
          <w:szCs w:val="22"/>
        </w:rPr>
        <w:t>http://globalenvhealth.org/code-data-download/</w:t>
      </w:r>
      <w:r w:rsidR="004637CD" w:rsidRPr="008B5DAB">
        <w:rPr>
          <w:rFonts w:ascii="Arial" w:hAnsi="Arial" w:cs="Arial"/>
          <w:sz w:val="22"/>
          <w:szCs w:val="22"/>
        </w:rPr>
        <w:t xml:space="preserve"> upon publication of the paper</w:t>
      </w:r>
      <w:r w:rsidRPr="008B5DAB">
        <w:rPr>
          <w:rFonts w:ascii="Arial" w:hAnsi="Arial" w:cs="Arial"/>
          <w:sz w:val="22"/>
          <w:szCs w:val="22"/>
        </w:rPr>
        <w:t>. </w:t>
      </w:r>
    </w:p>
    <w:p w14:paraId="42B20AFD" w14:textId="77777777" w:rsidR="008B5DAB" w:rsidRPr="005B3E97" w:rsidRDefault="008B5DAB" w:rsidP="00580F14">
      <w:pPr>
        <w:spacing w:line="480" w:lineRule="auto"/>
        <w:jc w:val="both"/>
        <w:rPr>
          <w:rFonts w:ascii="Arial" w:hAnsi="Arial" w:cs="Arial"/>
          <w:sz w:val="22"/>
          <w:szCs w:val="22"/>
        </w:rPr>
      </w:pPr>
    </w:p>
    <w:p w14:paraId="212E693F" w14:textId="65752F77" w:rsidR="005740EC" w:rsidRPr="005B3E97" w:rsidRDefault="005740EC" w:rsidP="00580F14">
      <w:pPr>
        <w:spacing w:line="480" w:lineRule="auto"/>
        <w:jc w:val="both"/>
        <w:rPr>
          <w:rFonts w:ascii="Arial" w:hAnsi="Arial" w:cs="Arial"/>
          <w:b/>
          <w:bCs/>
          <w:sz w:val="22"/>
          <w:szCs w:val="22"/>
        </w:rPr>
      </w:pPr>
      <w:r w:rsidRPr="005B3E97">
        <w:rPr>
          <w:rFonts w:ascii="Arial" w:hAnsi="Arial" w:cs="Arial"/>
          <w:b/>
          <w:bCs/>
          <w:sz w:val="22"/>
          <w:szCs w:val="22"/>
        </w:rPr>
        <w:t xml:space="preserve">Author </w:t>
      </w:r>
      <w:r w:rsidR="00581B40" w:rsidRPr="005B3E97">
        <w:rPr>
          <w:rFonts w:ascii="Arial" w:hAnsi="Arial" w:cs="Arial"/>
          <w:b/>
          <w:bCs/>
          <w:sz w:val="22"/>
          <w:szCs w:val="22"/>
        </w:rPr>
        <w:t>c</w:t>
      </w:r>
      <w:r w:rsidRPr="005B3E97">
        <w:rPr>
          <w:rFonts w:ascii="Arial" w:hAnsi="Arial" w:cs="Arial"/>
          <w:b/>
          <w:bCs/>
          <w:sz w:val="22"/>
          <w:szCs w:val="22"/>
        </w:rPr>
        <w:t>ontributions</w:t>
      </w:r>
    </w:p>
    <w:p w14:paraId="472D6BBE" w14:textId="51AC2448" w:rsidR="005740EC" w:rsidRPr="005B3E97" w:rsidRDefault="00773D02" w:rsidP="00580F14">
      <w:pPr>
        <w:spacing w:line="480" w:lineRule="auto"/>
        <w:jc w:val="both"/>
        <w:rPr>
          <w:rFonts w:ascii="Arial" w:hAnsi="Arial" w:cs="Arial"/>
          <w:sz w:val="22"/>
          <w:szCs w:val="22"/>
        </w:rPr>
      </w:pPr>
      <w:r>
        <w:rPr>
          <w:rFonts w:ascii="Arial" w:hAnsi="Arial" w:cs="Arial"/>
          <w:sz w:val="22"/>
          <w:szCs w:val="22"/>
        </w:rPr>
        <w:t>ME, VK and JEB</w:t>
      </w:r>
      <w:r w:rsidR="005740EC" w:rsidRPr="005B3E97">
        <w:rPr>
          <w:rFonts w:ascii="Arial" w:hAnsi="Arial" w:cs="Arial"/>
          <w:sz w:val="22"/>
          <w:szCs w:val="22"/>
        </w:rPr>
        <w:t xml:space="preserve"> </w:t>
      </w:r>
      <w:r>
        <w:rPr>
          <w:rFonts w:ascii="Arial" w:hAnsi="Arial" w:cs="Arial"/>
          <w:sz w:val="22"/>
          <w:szCs w:val="22"/>
        </w:rPr>
        <w:t xml:space="preserve">designed the </w:t>
      </w:r>
      <w:r w:rsidR="005740EC" w:rsidRPr="005B3E97">
        <w:rPr>
          <w:rFonts w:ascii="Arial" w:hAnsi="Arial" w:cs="Arial"/>
          <w:sz w:val="22"/>
          <w:szCs w:val="22"/>
        </w:rPr>
        <w:t xml:space="preserve">study. VK </w:t>
      </w:r>
      <w:r w:rsidR="003F787E" w:rsidRPr="005B3E97">
        <w:rPr>
          <w:rFonts w:ascii="Arial" w:hAnsi="Arial" w:cs="Arial"/>
          <w:sz w:val="22"/>
          <w:szCs w:val="22"/>
        </w:rPr>
        <w:t xml:space="preserve">and JEB </w:t>
      </w:r>
      <w:r w:rsidR="005740EC" w:rsidRPr="005B3E97">
        <w:rPr>
          <w:rFonts w:ascii="Arial" w:hAnsi="Arial" w:cs="Arial"/>
          <w:sz w:val="22"/>
          <w:szCs w:val="22"/>
        </w:rPr>
        <w:t xml:space="preserve">developed and tested statistical methods with input from </w:t>
      </w:r>
      <w:r>
        <w:rPr>
          <w:rFonts w:ascii="Arial" w:hAnsi="Arial" w:cs="Arial"/>
          <w:sz w:val="22"/>
          <w:szCs w:val="22"/>
        </w:rPr>
        <w:t>TR, RMP and ME</w:t>
      </w:r>
      <w:r w:rsidR="005740EC" w:rsidRPr="005B3E97">
        <w:rPr>
          <w:rFonts w:ascii="Arial" w:hAnsi="Arial" w:cs="Arial"/>
          <w:sz w:val="22"/>
          <w:szCs w:val="22"/>
        </w:rPr>
        <w:t>. VK, R</w:t>
      </w:r>
      <w:r w:rsidR="003545D1" w:rsidRPr="005B3E97">
        <w:rPr>
          <w:rFonts w:ascii="Arial" w:hAnsi="Arial" w:cs="Arial"/>
          <w:sz w:val="22"/>
          <w:szCs w:val="22"/>
        </w:rPr>
        <w:t>M</w:t>
      </w:r>
      <w:r w:rsidR="005740EC" w:rsidRPr="005B3E97">
        <w:rPr>
          <w:rFonts w:ascii="Arial" w:hAnsi="Arial" w:cs="Arial"/>
          <w:sz w:val="22"/>
          <w:szCs w:val="22"/>
        </w:rPr>
        <w:t xml:space="preserve">P, TR and JEB accessed, harmonised and analysed data. </w:t>
      </w:r>
      <w:r w:rsidR="003F787E" w:rsidRPr="005B3E97">
        <w:rPr>
          <w:rFonts w:ascii="Arial" w:hAnsi="Arial" w:cs="Arial"/>
          <w:sz w:val="22"/>
          <w:szCs w:val="22"/>
        </w:rPr>
        <w:t>VK</w:t>
      </w:r>
      <w:r w:rsidR="004072C8">
        <w:rPr>
          <w:rFonts w:ascii="Arial" w:hAnsi="Arial" w:cs="Arial"/>
          <w:sz w:val="22"/>
          <w:szCs w:val="22"/>
        </w:rPr>
        <w:t xml:space="preserve"> wrote computer code,</w:t>
      </w:r>
      <w:r w:rsidR="003F787E" w:rsidRPr="005B3E97">
        <w:rPr>
          <w:rFonts w:ascii="Arial" w:hAnsi="Arial" w:cs="Arial"/>
          <w:sz w:val="22"/>
          <w:szCs w:val="22"/>
        </w:rPr>
        <w:t xml:space="preserve"> </w:t>
      </w:r>
      <w:r w:rsidR="00C47C78" w:rsidRPr="005B3E97">
        <w:rPr>
          <w:rFonts w:ascii="Arial" w:hAnsi="Arial" w:cs="Arial"/>
          <w:sz w:val="22"/>
          <w:szCs w:val="22"/>
        </w:rPr>
        <w:t xml:space="preserve">conducted analysis and </w:t>
      </w:r>
      <w:r w:rsidR="003F787E" w:rsidRPr="005B3E97">
        <w:rPr>
          <w:rFonts w:ascii="Arial" w:hAnsi="Arial" w:cs="Arial"/>
          <w:sz w:val="22"/>
          <w:szCs w:val="22"/>
        </w:rPr>
        <w:t>prepared results. ME</w:t>
      </w:r>
      <w:r>
        <w:rPr>
          <w:rFonts w:ascii="Arial" w:hAnsi="Arial" w:cs="Arial"/>
          <w:sz w:val="22"/>
          <w:szCs w:val="22"/>
        </w:rPr>
        <w:t>, VK, JEB and JP-S</w:t>
      </w:r>
      <w:r w:rsidR="003F787E" w:rsidRPr="005B3E97">
        <w:rPr>
          <w:rFonts w:ascii="Arial" w:hAnsi="Arial" w:cs="Arial"/>
          <w:sz w:val="22"/>
          <w:szCs w:val="22"/>
        </w:rPr>
        <w:t xml:space="preserve"> wrote the first draft of the paper and other authors contributed to the paper. </w:t>
      </w:r>
    </w:p>
    <w:p w14:paraId="7BD6CCCD" w14:textId="7A7BBD4B" w:rsidR="00B20EA6" w:rsidRPr="005B3E97" w:rsidRDefault="00B20EA6" w:rsidP="00580F14">
      <w:pPr>
        <w:spacing w:line="480" w:lineRule="auto"/>
        <w:jc w:val="both"/>
        <w:rPr>
          <w:rFonts w:ascii="Arial" w:hAnsi="Arial" w:cs="Arial"/>
          <w:sz w:val="22"/>
          <w:szCs w:val="22"/>
        </w:rPr>
      </w:pPr>
    </w:p>
    <w:p w14:paraId="7CF049A8"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Author information </w:t>
      </w:r>
    </w:p>
    <w:p w14:paraId="06D7F54F" w14:textId="7C48FF4F" w:rsidR="00773D02" w:rsidRPr="00773D02" w:rsidRDefault="00581B40" w:rsidP="00773D02">
      <w:pPr>
        <w:spacing w:line="480" w:lineRule="auto"/>
        <w:jc w:val="both"/>
        <w:rPr>
          <w:rFonts w:ascii="Arial" w:hAnsi="Arial" w:cs="Arial"/>
          <w:sz w:val="22"/>
          <w:szCs w:val="22"/>
        </w:rPr>
      </w:pPr>
      <w:r w:rsidRPr="005B3E97">
        <w:rPr>
          <w:rFonts w:ascii="Arial" w:hAnsi="Arial" w:cs="Arial"/>
          <w:sz w:val="22"/>
          <w:szCs w:val="22"/>
        </w:rPr>
        <w:t>ME reports a charitable grant from the AstraZeneca Young Health Programme, and personal fees from Prudential, outside the submitted work.</w:t>
      </w:r>
      <w:r w:rsidR="0089507C" w:rsidRPr="005B3E97">
        <w:rPr>
          <w:rFonts w:ascii="Arial" w:hAnsi="Arial" w:cs="Arial"/>
          <w:sz w:val="22"/>
          <w:szCs w:val="22"/>
        </w:rPr>
        <w:t xml:space="preserve"> JP-S is vice-chair of the Royal Society for Public Health and reports personal fees from Novo Nordisk A/S and Lane, Clark &amp; Peacock LLP</w:t>
      </w:r>
      <w:r w:rsidR="000059FB" w:rsidRPr="005B3E97">
        <w:rPr>
          <w:rFonts w:ascii="Arial" w:hAnsi="Arial" w:cs="Arial"/>
          <w:sz w:val="22"/>
          <w:szCs w:val="22"/>
        </w:rPr>
        <w:t>,</w:t>
      </w:r>
      <w:r w:rsidR="0089507C" w:rsidRPr="005B3E97">
        <w:rPr>
          <w:rFonts w:ascii="Arial" w:hAnsi="Arial" w:cs="Arial"/>
          <w:sz w:val="22"/>
          <w:szCs w:val="22"/>
        </w:rPr>
        <w:t xml:space="preserve"> outside of the submitted work. </w:t>
      </w:r>
    </w:p>
    <w:p w14:paraId="25EA7CA4" w14:textId="77777777" w:rsidR="00773D02" w:rsidRPr="00773D02" w:rsidRDefault="00773D02" w:rsidP="00773D02">
      <w:pPr>
        <w:spacing w:line="480" w:lineRule="auto"/>
        <w:jc w:val="both"/>
        <w:rPr>
          <w:rFonts w:ascii="Arial" w:hAnsi="Arial" w:cs="Arial"/>
          <w:sz w:val="22"/>
          <w:szCs w:val="22"/>
        </w:rPr>
      </w:pPr>
    </w:p>
    <w:p w14:paraId="2FBC681C"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Corresponding author </w:t>
      </w:r>
    </w:p>
    <w:p w14:paraId="0B739620" w14:textId="69F2CD6A" w:rsidR="00773D02" w:rsidRDefault="00773D02" w:rsidP="00773D02">
      <w:pPr>
        <w:spacing w:line="480" w:lineRule="auto"/>
        <w:jc w:val="both"/>
        <w:rPr>
          <w:rFonts w:ascii="Arial" w:hAnsi="Arial" w:cs="Arial"/>
          <w:sz w:val="22"/>
          <w:szCs w:val="22"/>
        </w:rPr>
      </w:pPr>
      <w:r w:rsidRPr="00773D02">
        <w:rPr>
          <w:rFonts w:ascii="Arial" w:hAnsi="Arial" w:cs="Arial"/>
          <w:sz w:val="22"/>
          <w:szCs w:val="22"/>
        </w:rPr>
        <w:t>Correspondence to Majid Ezzati (majid.ezzati@imperial.ac.uk) </w:t>
      </w:r>
    </w:p>
    <w:p w14:paraId="631C1E0E" w14:textId="77777777" w:rsidR="00773D02" w:rsidRPr="005B3E97" w:rsidRDefault="00773D02" w:rsidP="00580F14">
      <w:pPr>
        <w:spacing w:line="480" w:lineRule="auto"/>
        <w:jc w:val="both"/>
        <w:rPr>
          <w:rFonts w:ascii="Arial" w:hAnsi="Arial" w:cs="Arial"/>
          <w:sz w:val="22"/>
          <w:szCs w:val="22"/>
        </w:rPr>
      </w:pPr>
    </w:p>
    <w:p w14:paraId="5B8678DD" w14:textId="77777777" w:rsidR="00B209F0" w:rsidRPr="005B3E97" w:rsidRDefault="00B209F0" w:rsidP="00580F14">
      <w:pPr>
        <w:spacing w:line="480" w:lineRule="auto"/>
        <w:jc w:val="both"/>
        <w:rPr>
          <w:rFonts w:ascii="Arial" w:hAnsi="Arial" w:cs="Arial"/>
          <w:sz w:val="22"/>
          <w:szCs w:val="22"/>
        </w:rPr>
      </w:pPr>
    </w:p>
    <w:p w14:paraId="3ECC2D7F" w14:textId="77777777" w:rsidR="00B209F0" w:rsidRPr="005B3E97" w:rsidRDefault="00B209F0">
      <w:pPr>
        <w:rPr>
          <w:rFonts w:ascii="Arial" w:hAnsi="Arial" w:cs="Arial"/>
          <w:sz w:val="22"/>
          <w:szCs w:val="22"/>
        </w:rPr>
      </w:pPr>
      <w:r w:rsidRPr="005B3E97">
        <w:rPr>
          <w:rFonts w:ascii="Arial" w:hAnsi="Arial" w:cs="Arial"/>
          <w:sz w:val="22"/>
          <w:szCs w:val="22"/>
        </w:rPr>
        <w:br w:type="page"/>
      </w:r>
    </w:p>
    <w:p w14:paraId="0722359C" w14:textId="18FFE1E1" w:rsidR="0099621B" w:rsidRPr="005B3E97" w:rsidRDefault="0099621B" w:rsidP="0099621B">
      <w:pPr>
        <w:spacing w:line="480" w:lineRule="auto"/>
        <w:jc w:val="both"/>
        <w:rPr>
          <w:rFonts w:ascii="Arial" w:hAnsi="Arial" w:cs="Arial"/>
          <w:sz w:val="22"/>
          <w:szCs w:val="22"/>
        </w:rPr>
      </w:pPr>
      <w:commentRangeStart w:id="204"/>
      <w:commentRangeStart w:id="205"/>
      <w:commentRangeStart w:id="206"/>
      <w:r w:rsidRPr="005B3E97">
        <w:rPr>
          <w:rFonts w:ascii="Arial" w:hAnsi="Arial" w:cs="Arial"/>
          <w:b/>
          <w:sz w:val="22"/>
          <w:szCs w:val="22"/>
        </w:rPr>
        <w:lastRenderedPageBreak/>
        <w:t>Fig. 1.</w:t>
      </w:r>
      <w:r w:rsidRPr="005B3E97">
        <w:rPr>
          <w:rFonts w:ascii="Arial" w:hAnsi="Arial" w:cs="Arial"/>
          <w:sz w:val="22"/>
          <w:szCs w:val="22"/>
        </w:rPr>
        <w:t xml:space="preserve"> </w:t>
      </w:r>
      <w:r w:rsidR="0027356E" w:rsidRPr="0027356E">
        <w:rPr>
          <w:rFonts w:ascii="Arial" w:hAnsi="Arial" w:cs="Arial"/>
          <w:sz w:val="22"/>
          <w:szCs w:val="22"/>
        </w:rPr>
        <w:t xml:space="preserve">Weekly number of deaths from January 2020 through May 2020. The points show reported deaths. The </w:t>
      </w:r>
      <w:r w:rsidR="00937EF5">
        <w:rPr>
          <w:rFonts w:ascii="Arial" w:hAnsi="Arial" w:cs="Arial"/>
          <w:sz w:val="22"/>
          <w:szCs w:val="22"/>
        </w:rPr>
        <w:t>turquoise</w:t>
      </w:r>
      <w:r w:rsidR="0027356E" w:rsidRPr="0027356E">
        <w:rPr>
          <w:rFonts w:ascii="Arial" w:hAnsi="Arial" w:cs="Arial"/>
          <w:sz w:val="22"/>
          <w:szCs w:val="22"/>
        </w:rPr>
        <w:t xml:space="preserve">-shaded areas show the predictions of how many deaths would have been expected from </w:t>
      </w:r>
      <w:r w:rsidR="0027356E">
        <w:rPr>
          <w:rFonts w:ascii="Arial" w:hAnsi="Arial" w:cs="Arial"/>
          <w:sz w:val="22"/>
          <w:szCs w:val="22"/>
        </w:rPr>
        <w:t>mid-February</w:t>
      </w:r>
      <w:r w:rsidR="0027356E" w:rsidRPr="0027356E">
        <w:rPr>
          <w:rFonts w:ascii="Arial" w:hAnsi="Arial" w:cs="Arial"/>
          <w:sz w:val="22"/>
          <w:szCs w:val="22"/>
        </w:rPr>
        <w:t xml:space="preserve"> had Covid-19 pandemic not taken place. The shading shows </w:t>
      </w:r>
      <w:r w:rsidR="0027356E" w:rsidRPr="005B3E97">
        <w:rPr>
          <w:rFonts w:ascii="Arial" w:hAnsi="Arial" w:cs="Arial"/>
          <w:sz w:val="22"/>
          <w:szCs w:val="22"/>
        </w:rPr>
        <w:t>the credible intervals around the median prediction, from 5% (dark) to 95% (light)</w:t>
      </w:r>
      <w:r w:rsidR="00ED1CC0">
        <w:rPr>
          <w:rFonts w:ascii="Arial" w:hAnsi="Arial" w:cs="Arial"/>
          <w:sz w:val="22"/>
          <w:szCs w:val="22"/>
        </w:rPr>
        <w:t xml:space="preserve"> in 10% increments</w:t>
      </w:r>
      <w:r w:rsidR="0027356E" w:rsidRPr="005B3E97">
        <w:rPr>
          <w:rFonts w:ascii="Arial" w:hAnsi="Arial" w:cs="Arial"/>
          <w:sz w:val="22"/>
          <w:szCs w:val="22"/>
        </w:rPr>
        <w:t>.</w:t>
      </w:r>
      <w:r w:rsidR="00C72A30">
        <w:rPr>
          <w:rFonts w:ascii="Arial" w:hAnsi="Arial" w:cs="Arial"/>
          <w:sz w:val="22"/>
          <w:szCs w:val="22"/>
        </w:rPr>
        <w:t xml:space="preserve"> </w:t>
      </w:r>
      <w:r w:rsidR="00C72A30" w:rsidRPr="005B3E97">
        <w:rPr>
          <w:rFonts w:ascii="Arial" w:hAnsi="Arial" w:cs="Arial"/>
          <w:sz w:val="22"/>
          <w:szCs w:val="22"/>
        </w:rPr>
        <w:t>See Extended Data Fig. XX for results by age group.</w:t>
      </w:r>
      <w:commentRangeEnd w:id="204"/>
      <w:r w:rsidR="00ED1CC0">
        <w:rPr>
          <w:rStyle w:val="CommentReference"/>
          <w:rFonts w:asciiTheme="minorHAnsi" w:eastAsiaTheme="minorHAnsi" w:hAnsiTheme="minorHAnsi" w:cstheme="minorBidi"/>
          <w:lang w:eastAsia="en-US"/>
        </w:rPr>
        <w:commentReference w:id="204"/>
      </w:r>
      <w:commentRangeEnd w:id="205"/>
      <w:r w:rsidR="0093459E">
        <w:rPr>
          <w:rStyle w:val="CommentReference"/>
          <w:rFonts w:asciiTheme="minorHAnsi" w:eastAsiaTheme="minorHAnsi" w:hAnsiTheme="minorHAnsi" w:cstheme="minorBidi"/>
          <w:lang w:eastAsia="en-US"/>
        </w:rPr>
        <w:commentReference w:id="205"/>
      </w:r>
      <w:commentRangeEnd w:id="206"/>
      <w:r w:rsidR="00F8614D">
        <w:rPr>
          <w:rStyle w:val="CommentReference"/>
          <w:rFonts w:asciiTheme="minorHAnsi" w:eastAsiaTheme="minorHAnsi" w:hAnsiTheme="minorHAnsi" w:cstheme="minorBidi"/>
          <w:lang w:eastAsia="en-US"/>
        </w:rPr>
        <w:commentReference w:id="206"/>
      </w:r>
    </w:p>
    <w:p w14:paraId="466F5838" w14:textId="77777777" w:rsidR="0099621B" w:rsidRPr="005B3E97" w:rsidRDefault="0099621B" w:rsidP="0099621B">
      <w:pPr>
        <w:spacing w:line="480" w:lineRule="auto"/>
        <w:jc w:val="both"/>
        <w:rPr>
          <w:rFonts w:ascii="Arial" w:hAnsi="Arial" w:cs="Arial"/>
          <w:sz w:val="22"/>
          <w:szCs w:val="22"/>
        </w:rPr>
      </w:pPr>
    </w:p>
    <w:p w14:paraId="38983F2D" w14:textId="77777777" w:rsidR="0099621B" w:rsidRPr="005B3E97" w:rsidRDefault="0099621B" w:rsidP="0099621B">
      <w:pPr>
        <w:spacing w:line="480" w:lineRule="auto"/>
        <w:jc w:val="both"/>
        <w:rPr>
          <w:rFonts w:ascii="Arial" w:hAnsi="Arial" w:cs="Arial"/>
          <w:sz w:val="22"/>
          <w:szCs w:val="22"/>
        </w:rPr>
      </w:pPr>
    </w:p>
    <w:p w14:paraId="43BC6B3A" w14:textId="77777777" w:rsidR="0099621B" w:rsidRPr="005B3E97" w:rsidRDefault="0099621B" w:rsidP="0099621B">
      <w:pPr>
        <w:spacing w:line="480" w:lineRule="auto"/>
        <w:jc w:val="both"/>
        <w:rPr>
          <w:rFonts w:ascii="Arial" w:hAnsi="Arial" w:cs="Arial"/>
          <w:sz w:val="22"/>
          <w:szCs w:val="22"/>
        </w:rPr>
      </w:pPr>
    </w:p>
    <w:p w14:paraId="2E6A6DA8" w14:textId="77777777" w:rsidR="0099621B" w:rsidRPr="005B3E97" w:rsidRDefault="0099621B" w:rsidP="0099621B">
      <w:pPr>
        <w:spacing w:after="200" w:line="276" w:lineRule="auto"/>
        <w:rPr>
          <w:rFonts w:ascii="Arial" w:hAnsi="Arial" w:cs="Arial"/>
          <w:sz w:val="22"/>
          <w:szCs w:val="22"/>
        </w:rPr>
      </w:pPr>
      <w:r w:rsidRPr="005B3E97">
        <w:rPr>
          <w:rFonts w:ascii="Arial" w:hAnsi="Arial" w:cs="Arial"/>
          <w:sz w:val="22"/>
          <w:szCs w:val="22"/>
        </w:rPr>
        <w:br w:type="page"/>
      </w:r>
    </w:p>
    <w:p w14:paraId="6926EE15" w14:textId="336733CA" w:rsidR="00CF4797" w:rsidRPr="005B3E97" w:rsidRDefault="00C13182" w:rsidP="00CF4797">
      <w:pPr>
        <w:spacing w:line="480" w:lineRule="auto"/>
        <w:jc w:val="both"/>
        <w:rPr>
          <w:rFonts w:ascii="Arial" w:hAnsi="Arial" w:cs="Arial"/>
          <w:sz w:val="22"/>
          <w:szCs w:val="22"/>
        </w:rPr>
      </w:pPr>
      <w:bookmarkStart w:id="207" w:name="_Hlk44097539"/>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2</w:t>
      </w:r>
      <w:r w:rsidRPr="005B3E97">
        <w:rPr>
          <w:rFonts w:ascii="Arial" w:hAnsi="Arial" w:cs="Arial"/>
          <w:b/>
          <w:sz w:val="22"/>
          <w:szCs w:val="22"/>
        </w:rPr>
        <w:t>.</w:t>
      </w:r>
      <w:r w:rsidRPr="005B3E97">
        <w:rPr>
          <w:rFonts w:ascii="Arial" w:hAnsi="Arial" w:cs="Arial"/>
          <w:sz w:val="22"/>
          <w:szCs w:val="22"/>
        </w:rPr>
        <w:t xml:space="preserve"> </w:t>
      </w:r>
      <w:r w:rsidR="00CF4797" w:rsidRPr="005B3E97">
        <w:rPr>
          <w:rFonts w:ascii="Arial" w:hAnsi="Arial" w:cs="Arial"/>
          <w:sz w:val="22"/>
          <w:szCs w:val="22"/>
        </w:rPr>
        <w:t>Posterior distribution of</w:t>
      </w:r>
      <w:r w:rsidR="00BA4119" w:rsidRPr="005B3E97">
        <w:rPr>
          <w:rFonts w:ascii="Arial" w:hAnsi="Arial" w:cs="Arial"/>
          <w:sz w:val="22"/>
          <w:szCs w:val="22"/>
        </w:rPr>
        <w:t xml:space="preserve"> (A) excess deaths </w:t>
      </w:r>
      <w:r w:rsidR="004C6151" w:rsidRPr="005B3E97">
        <w:rPr>
          <w:rFonts w:ascii="Arial" w:hAnsi="Arial" w:cs="Arial"/>
          <w:sz w:val="22"/>
          <w:szCs w:val="22"/>
        </w:rPr>
        <w:t xml:space="preserve">from any cause </w:t>
      </w:r>
      <w:r w:rsidR="00BA4119" w:rsidRPr="005B3E97">
        <w:rPr>
          <w:rFonts w:ascii="Arial" w:hAnsi="Arial" w:cs="Arial"/>
          <w:sz w:val="22"/>
          <w:szCs w:val="22"/>
        </w:rPr>
        <w:t xml:space="preserve">per 100,000 people; (B) percent increase in deaths from any cause from mid-February to end of May 2020. Gold </w:t>
      </w:r>
      <w:r w:rsidR="00CF4797" w:rsidRPr="005B3E97">
        <w:rPr>
          <w:rFonts w:ascii="Arial" w:hAnsi="Arial" w:cs="Arial"/>
          <w:sz w:val="22"/>
          <w:szCs w:val="22"/>
        </w:rPr>
        <w:t>dots show the posterior medians. Countries are ordered vertically by median</w:t>
      </w:r>
      <w:r w:rsidR="00BA4119" w:rsidRPr="005B3E97">
        <w:rPr>
          <w:rFonts w:ascii="Arial" w:hAnsi="Arial" w:cs="Arial"/>
          <w:sz w:val="22"/>
          <w:szCs w:val="22"/>
        </w:rPr>
        <w:t xml:space="preserve"> increase </w:t>
      </w:r>
      <w:r w:rsidR="00CF4797" w:rsidRPr="005B3E97">
        <w:rPr>
          <w:rFonts w:ascii="Arial" w:hAnsi="Arial" w:cs="Arial"/>
          <w:sz w:val="22"/>
          <w:szCs w:val="22"/>
        </w:rPr>
        <w:t>from smallest (at the bottom)</w:t>
      </w:r>
      <w:r w:rsidR="00BA4119" w:rsidRPr="005B3E97">
        <w:rPr>
          <w:rFonts w:ascii="Arial" w:hAnsi="Arial" w:cs="Arial"/>
          <w:sz w:val="22"/>
          <w:szCs w:val="22"/>
        </w:rPr>
        <w:t xml:space="preserve"> to the largest (at the top).</w:t>
      </w:r>
      <w:r w:rsidR="003F238B" w:rsidRPr="005B3E97">
        <w:rPr>
          <w:rFonts w:ascii="Arial" w:hAnsi="Arial" w:cs="Arial"/>
          <w:sz w:val="22"/>
          <w:szCs w:val="22"/>
        </w:rPr>
        <w:t xml:space="preserve"> See Extended Data Fig</w:t>
      </w:r>
      <w:r w:rsidR="00433361" w:rsidRPr="005B3E97">
        <w:rPr>
          <w:rFonts w:ascii="Arial" w:hAnsi="Arial" w:cs="Arial"/>
          <w:sz w:val="22"/>
          <w:szCs w:val="22"/>
        </w:rPr>
        <w:t>.</w:t>
      </w:r>
      <w:r w:rsidR="003F238B" w:rsidRPr="005B3E97">
        <w:rPr>
          <w:rFonts w:ascii="Arial" w:hAnsi="Arial" w:cs="Arial"/>
          <w:sz w:val="22"/>
          <w:szCs w:val="22"/>
        </w:rPr>
        <w:t xml:space="preserve"> XX for results by age group.</w:t>
      </w:r>
      <w:bookmarkEnd w:id="207"/>
    </w:p>
    <w:p w14:paraId="2FBBC682" w14:textId="77777777" w:rsidR="00CF4797" w:rsidRPr="005B3E97" w:rsidRDefault="00CF4797" w:rsidP="003E3668">
      <w:pPr>
        <w:spacing w:line="480" w:lineRule="auto"/>
        <w:jc w:val="both"/>
        <w:rPr>
          <w:rFonts w:ascii="Arial" w:hAnsi="Arial" w:cs="Arial"/>
          <w:sz w:val="22"/>
          <w:szCs w:val="22"/>
        </w:rPr>
      </w:pPr>
    </w:p>
    <w:p w14:paraId="029955F2" w14:textId="69CF2E42" w:rsidR="00F022C3" w:rsidRPr="005B3E97" w:rsidRDefault="00F022C3" w:rsidP="003E3668">
      <w:pPr>
        <w:spacing w:line="480" w:lineRule="auto"/>
        <w:jc w:val="both"/>
        <w:rPr>
          <w:rFonts w:ascii="Arial" w:hAnsi="Arial" w:cs="Arial"/>
          <w:sz w:val="22"/>
          <w:szCs w:val="22"/>
        </w:rPr>
      </w:pPr>
    </w:p>
    <w:p w14:paraId="212FED55" w14:textId="3928CC5F" w:rsidR="00C13182" w:rsidRPr="005B3E97" w:rsidRDefault="00C13182" w:rsidP="00C13182">
      <w:pPr>
        <w:spacing w:line="480" w:lineRule="auto"/>
        <w:jc w:val="both"/>
        <w:rPr>
          <w:rFonts w:ascii="Arial" w:hAnsi="Arial" w:cs="Arial"/>
          <w:sz w:val="22"/>
          <w:szCs w:val="22"/>
        </w:rPr>
      </w:pPr>
    </w:p>
    <w:p w14:paraId="6D35204A" w14:textId="2A24B789" w:rsidR="00CF1106" w:rsidRPr="005B3E97" w:rsidRDefault="00CF1106">
      <w:pPr>
        <w:spacing w:after="200" w:line="276" w:lineRule="auto"/>
        <w:rPr>
          <w:rFonts w:ascii="Arial" w:hAnsi="Arial" w:cs="Arial"/>
          <w:sz w:val="22"/>
          <w:szCs w:val="22"/>
        </w:rPr>
      </w:pPr>
      <w:r w:rsidRPr="005B3E97">
        <w:rPr>
          <w:rFonts w:ascii="Arial" w:hAnsi="Arial" w:cs="Arial"/>
          <w:sz w:val="22"/>
          <w:szCs w:val="22"/>
        </w:rPr>
        <w:br w:type="page"/>
      </w:r>
    </w:p>
    <w:p w14:paraId="6FA3ADF3" w14:textId="48CE7159" w:rsidR="002E7606" w:rsidRPr="005B3E97" w:rsidRDefault="00CF1106" w:rsidP="00CF1106">
      <w:pPr>
        <w:spacing w:line="480" w:lineRule="auto"/>
        <w:jc w:val="both"/>
        <w:rPr>
          <w:rFonts w:ascii="Arial" w:hAnsi="Arial" w:cs="Arial"/>
          <w:sz w:val="22"/>
          <w:szCs w:val="22"/>
        </w:rPr>
      </w:pPr>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sidR="00D826D9" w:rsidRPr="005B3E97">
        <w:rPr>
          <w:rFonts w:ascii="Arial" w:hAnsi="Arial" w:cs="Arial"/>
          <w:sz w:val="22"/>
          <w:szCs w:val="22"/>
        </w:rPr>
        <w:t xml:space="preserve">Weekly </w:t>
      </w:r>
      <w:r w:rsidR="003F238B" w:rsidRPr="005B3E97">
        <w:rPr>
          <w:rFonts w:ascii="Arial" w:hAnsi="Arial" w:cs="Arial"/>
          <w:sz w:val="22"/>
          <w:szCs w:val="22"/>
        </w:rPr>
        <w:t>percent increase in mortality</w:t>
      </w:r>
      <w:r w:rsidR="002E7606" w:rsidRPr="005B3E97">
        <w:rPr>
          <w:rFonts w:ascii="Arial" w:hAnsi="Arial" w:cs="Arial"/>
          <w:sz w:val="22"/>
          <w:szCs w:val="22"/>
        </w:rPr>
        <w:t xml:space="preserve"> as a result of the Covid-19 pandemic</w:t>
      </w:r>
      <w:r w:rsidR="003F238B" w:rsidRPr="005B3E97">
        <w:rPr>
          <w:rFonts w:ascii="Arial" w:hAnsi="Arial" w:cs="Arial"/>
          <w:sz w:val="22"/>
          <w:szCs w:val="22"/>
        </w:rPr>
        <w:t xml:space="preserve"> by country</w:t>
      </w:r>
      <w:r w:rsidR="002E7606" w:rsidRPr="005B3E97">
        <w:rPr>
          <w:rFonts w:ascii="Arial" w:hAnsi="Arial" w:cs="Arial"/>
          <w:sz w:val="22"/>
          <w:szCs w:val="22"/>
        </w:rPr>
        <w:t xml:space="preserve">. The </w:t>
      </w:r>
      <w:r w:rsidR="002D7495">
        <w:rPr>
          <w:rFonts w:ascii="Arial" w:hAnsi="Arial" w:cs="Arial"/>
          <w:sz w:val="22"/>
          <w:szCs w:val="22"/>
        </w:rPr>
        <w:t>turquoise</w:t>
      </w:r>
      <w:r w:rsidR="002D7495" w:rsidRPr="005B3E97">
        <w:rPr>
          <w:rFonts w:ascii="Arial" w:hAnsi="Arial" w:cs="Arial"/>
          <w:sz w:val="22"/>
          <w:szCs w:val="22"/>
        </w:rPr>
        <w:t xml:space="preserve"> </w:t>
      </w:r>
      <w:r w:rsidR="002E7606" w:rsidRPr="005B3E97">
        <w:rPr>
          <w:rFonts w:ascii="Arial" w:hAnsi="Arial" w:cs="Arial"/>
          <w:sz w:val="22"/>
          <w:szCs w:val="22"/>
        </w:rPr>
        <w:t>shading shows the credible intervals around the median prediction, from 5% (dark) to 95% (light)</w:t>
      </w:r>
      <w:r w:rsidR="00ED1CC0">
        <w:rPr>
          <w:rFonts w:ascii="Arial" w:hAnsi="Arial" w:cs="Arial"/>
          <w:sz w:val="22"/>
          <w:szCs w:val="22"/>
        </w:rPr>
        <w:t xml:space="preserve"> in 10% increments</w:t>
      </w:r>
      <w:r w:rsidR="002E7606" w:rsidRPr="005B3E97">
        <w:rPr>
          <w:rFonts w:ascii="Arial" w:hAnsi="Arial" w:cs="Arial"/>
          <w:sz w:val="22"/>
          <w:szCs w:val="22"/>
        </w:rPr>
        <w:t xml:space="preserve">. </w:t>
      </w:r>
      <w:commentRangeStart w:id="208"/>
      <w:commentRangeStart w:id="209"/>
      <w:r w:rsidR="005F6F68">
        <w:rPr>
          <w:rFonts w:ascii="Arial" w:hAnsi="Arial" w:cs="Arial"/>
          <w:sz w:val="22"/>
          <w:szCs w:val="22"/>
        </w:rPr>
        <w:t xml:space="preserve">The background shading </w:t>
      </w:r>
      <w:r w:rsidR="00513CD6">
        <w:rPr>
          <w:rFonts w:ascii="Arial" w:hAnsi="Arial" w:cs="Arial"/>
          <w:sz w:val="22"/>
          <w:szCs w:val="22"/>
        </w:rPr>
        <w:t xml:space="preserve">indicates the magnitude of the weekly increase that was detectable with a posterior probability of at least 90%. </w:t>
      </w:r>
      <w:commentRangeEnd w:id="208"/>
      <w:r w:rsidR="00513CD6">
        <w:rPr>
          <w:rStyle w:val="CommentReference"/>
          <w:rFonts w:asciiTheme="minorHAnsi" w:eastAsiaTheme="minorHAnsi" w:hAnsiTheme="minorHAnsi" w:cstheme="minorBidi"/>
          <w:lang w:eastAsia="en-US"/>
        </w:rPr>
        <w:commentReference w:id="208"/>
      </w:r>
      <w:commentRangeEnd w:id="209"/>
      <w:r w:rsidR="00B23A7B">
        <w:rPr>
          <w:rStyle w:val="CommentReference"/>
          <w:rFonts w:asciiTheme="minorHAnsi" w:eastAsiaTheme="minorHAnsi" w:hAnsiTheme="minorHAnsi" w:cstheme="minorBidi"/>
          <w:lang w:eastAsia="en-US"/>
        </w:rPr>
        <w:commentReference w:id="209"/>
      </w:r>
      <w:r w:rsidR="002E7606" w:rsidRPr="005B3E97">
        <w:rPr>
          <w:rFonts w:ascii="Arial" w:hAnsi="Arial" w:cs="Arial"/>
          <w:sz w:val="22"/>
          <w:szCs w:val="22"/>
        </w:rPr>
        <w:t>See Extended Data Fig</w:t>
      </w:r>
      <w:r w:rsidR="00433361" w:rsidRPr="005B3E97">
        <w:rPr>
          <w:rFonts w:ascii="Arial" w:hAnsi="Arial" w:cs="Arial"/>
          <w:sz w:val="22"/>
          <w:szCs w:val="22"/>
        </w:rPr>
        <w:t>.</w:t>
      </w:r>
      <w:r w:rsidR="002E7606" w:rsidRPr="005B3E97">
        <w:rPr>
          <w:rFonts w:ascii="Arial" w:hAnsi="Arial" w:cs="Arial"/>
          <w:sz w:val="22"/>
          <w:szCs w:val="22"/>
        </w:rPr>
        <w:t xml:space="preserve"> XX for by age group</w:t>
      </w:r>
      <w:r w:rsidR="003A477A">
        <w:rPr>
          <w:rFonts w:ascii="Arial" w:hAnsi="Arial" w:cs="Arial"/>
          <w:sz w:val="22"/>
          <w:szCs w:val="22"/>
        </w:rPr>
        <w:t>.</w:t>
      </w:r>
    </w:p>
    <w:p w14:paraId="5DA1D7F6" w14:textId="3CEC4585" w:rsidR="00CF1106" w:rsidRPr="005B3E97" w:rsidRDefault="00CF1106" w:rsidP="00C13182">
      <w:pPr>
        <w:spacing w:line="480" w:lineRule="auto"/>
        <w:jc w:val="both"/>
        <w:rPr>
          <w:rFonts w:ascii="Arial" w:hAnsi="Arial" w:cs="Arial"/>
          <w:sz w:val="22"/>
          <w:szCs w:val="22"/>
        </w:rPr>
      </w:pPr>
    </w:p>
    <w:p w14:paraId="4F33CA65" w14:textId="10E85EAF" w:rsidR="008D438C" w:rsidRPr="005B3E97" w:rsidRDefault="008D438C">
      <w:pPr>
        <w:spacing w:after="200" w:line="276" w:lineRule="auto"/>
        <w:rPr>
          <w:rFonts w:ascii="Arial" w:hAnsi="Arial" w:cs="Arial"/>
          <w:sz w:val="22"/>
          <w:szCs w:val="22"/>
        </w:rPr>
      </w:pPr>
      <w:r w:rsidRPr="005B3E97">
        <w:rPr>
          <w:rFonts w:ascii="Arial" w:hAnsi="Arial" w:cs="Arial"/>
          <w:sz w:val="22"/>
          <w:szCs w:val="22"/>
        </w:rPr>
        <w:br w:type="page"/>
      </w:r>
    </w:p>
    <w:p w14:paraId="25F2DA8E" w14:textId="42EC0B81" w:rsidR="008D438C" w:rsidRPr="005B3E97" w:rsidRDefault="008D438C" w:rsidP="008D438C">
      <w:pPr>
        <w:spacing w:line="480" w:lineRule="auto"/>
        <w:jc w:val="both"/>
        <w:rPr>
          <w:rFonts w:ascii="Arial" w:hAnsi="Arial" w:cs="Arial"/>
          <w:sz w:val="22"/>
          <w:szCs w:val="22"/>
        </w:rPr>
      </w:pPr>
      <w:r w:rsidRPr="005B3E97">
        <w:rPr>
          <w:rFonts w:ascii="Arial" w:hAnsi="Arial" w:cs="Arial"/>
          <w:b/>
          <w:sz w:val="22"/>
          <w:szCs w:val="22"/>
        </w:rPr>
        <w:lastRenderedPageBreak/>
        <w:t>Fig</w:t>
      </w:r>
      <w:r w:rsidR="00433361"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t>
      </w:r>
      <w:r w:rsidR="00433361" w:rsidRPr="005B3E97">
        <w:rPr>
          <w:rFonts w:ascii="Arial" w:hAnsi="Arial" w:cs="Arial"/>
          <w:sz w:val="22"/>
          <w:szCs w:val="22"/>
        </w:rPr>
        <w:t>Comparison of percent increase in deaths as a result of the Covid-19 pandemic between men and women, for all ages and by age group.</w:t>
      </w:r>
    </w:p>
    <w:p w14:paraId="70B74E54" w14:textId="77777777" w:rsidR="008D438C" w:rsidRPr="005B3E97" w:rsidRDefault="008D438C" w:rsidP="008D438C">
      <w:pPr>
        <w:spacing w:line="480" w:lineRule="auto"/>
        <w:jc w:val="both"/>
        <w:rPr>
          <w:rFonts w:ascii="Arial" w:hAnsi="Arial" w:cs="Arial"/>
          <w:sz w:val="22"/>
          <w:szCs w:val="22"/>
        </w:rPr>
      </w:pPr>
    </w:p>
    <w:p w14:paraId="0553BC81" w14:textId="77777777" w:rsidR="00D81EF3" w:rsidRPr="005B3E97" w:rsidRDefault="00D81EF3" w:rsidP="00DC5358">
      <w:pPr>
        <w:spacing w:line="480" w:lineRule="auto"/>
        <w:jc w:val="both"/>
        <w:rPr>
          <w:rFonts w:ascii="Arial" w:hAnsi="Arial" w:cs="Arial"/>
          <w:sz w:val="22"/>
          <w:szCs w:val="22"/>
        </w:rPr>
      </w:pPr>
    </w:p>
    <w:p w14:paraId="1A13A3F6" w14:textId="390D04B8" w:rsidR="000D0D91" w:rsidRDefault="000D0D91">
      <w:pPr>
        <w:spacing w:after="200" w:line="276" w:lineRule="auto"/>
        <w:rPr>
          <w:rFonts w:ascii="Arial" w:hAnsi="Arial" w:cs="Arial"/>
          <w:sz w:val="22"/>
          <w:szCs w:val="22"/>
        </w:rPr>
      </w:pPr>
      <w:r>
        <w:rPr>
          <w:rFonts w:ascii="Arial" w:hAnsi="Arial" w:cs="Arial"/>
          <w:sz w:val="22"/>
          <w:szCs w:val="22"/>
        </w:rPr>
        <w:br w:type="page"/>
      </w:r>
    </w:p>
    <w:p w14:paraId="11E8FFA8" w14:textId="45041CF2" w:rsidR="009C6B83" w:rsidRDefault="009C6B83" w:rsidP="000D0D91">
      <w:pPr>
        <w:spacing w:line="480" w:lineRule="auto"/>
        <w:jc w:val="both"/>
        <w:rPr>
          <w:rFonts w:ascii="Arial" w:hAnsi="Arial" w:cs="Arial"/>
          <w:sz w:val="22"/>
          <w:szCs w:val="22"/>
          <w:highlight w:val="cyan"/>
        </w:rPr>
      </w:pPr>
      <w:r w:rsidRPr="00263770">
        <w:rPr>
          <w:rFonts w:ascii="Arial" w:hAnsi="Arial" w:cs="Arial"/>
          <w:b/>
          <w:bCs/>
          <w:sz w:val="22"/>
          <w:szCs w:val="22"/>
        </w:rPr>
        <w:lastRenderedPageBreak/>
        <w:t>Extended Data Table 1.</w:t>
      </w:r>
      <w:r w:rsidRPr="004072C8">
        <w:rPr>
          <w:rFonts w:ascii="Arial" w:hAnsi="Arial" w:cs="Arial"/>
          <w:sz w:val="22"/>
          <w:szCs w:val="22"/>
        </w:rPr>
        <w:t xml:space="preserve"> </w:t>
      </w:r>
      <w:r w:rsidR="004072C8">
        <w:rPr>
          <w:rFonts w:ascii="Arial" w:hAnsi="Arial" w:cs="Arial"/>
          <w:sz w:val="22"/>
          <w:szCs w:val="22"/>
        </w:rPr>
        <w:t>Number of</w:t>
      </w:r>
      <w:r w:rsidR="004072C8" w:rsidRPr="004072C8">
        <w:rPr>
          <w:rFonts w:ascii="Arial" w:hAnsi="Arial" w:cs="Arial"/>
          <w:sz w:val="22"/>
          <w:szCs w:val="22"/>
        </w:rPr>
        <w:t xml:space="preserve"> excess </w:t>
      </w:r>
      <w:r w:rsidR="004072C8">
        <w:rPr>
          <w:rFonts w:ascii="Arial" w:hAnsi="Arial" w:cs="Arial"/>
          <w:sz w:val="22"/>
          <w:szCs w:val="22"/>
        </w:rPr>
        <w:t xml:space="preserve">deaths from any cause and deaths assigned to Covid-19 </w:t>
      </w:r>
      <w:r w:rsidR="004072C8" w:rsidRPr="004072C8">
        <w:rPr>
          <w:rFonts w:ascii="Arial" w:hAnsi="Arial" w:cs="Arial"/>
          <w:sz w:val="22"/>
          <w:szCs w:val="22"/>
        </w:rPr>
        <w:t>due from mid-February to end of May 2020, by country.</w:t>
      </w:r>
      <w:r w:rsidR="004072C8">
        <w:rPr>
          <w:rFonts w:ascii="Arial" w:hAnsi="Arial" w:cs="Arial"/>
          <w:sz w:val="22"/>
          <w:szCs w:val="22"/>
        </w:rPr>
        <w:t xml:space="preserve"> </w:t>
      </w:r>
    </w:p>
    <w:p w14:paraId="788DD4E9" w14:textId="03CA1EBC" w:rsidR="009C6B83" w:rsidRDefault="009C6B83" w:rsidP="000D0D91">
      <w:pPr>
        <w:spacing w:line="480" w:lineRule="auto"/>
        <w:jc w:val="both"/>
        <w:rPr>
          <w:rFonts w:ascii="Arial" w:hAnsi="Arial" w:cs="Arial"/>
          <w:sz w:val="22"/>
          <w:szCs w:val="22"/>
          <w:highlight w:val="cyan"/>
        </w:rPr>
      </w:pPr>
    </w:p>
    <w:p w14:paraId="7C09CD7D" w14:textId="6FADAEEC" w:rsidR="004072C8" w:rsidRPr="0070610D" w:rsidRDefault="004072C8" w:rsidP="000D0D91">
      <w:pPr>
        <w:spacing w:line="480" w:lineRule="auto"/>
        <w:jc w:val="both"/>
        <w:rPr>
          <w:rFonts w:ascii="Arial" w:hAnsi="Arial" w:cs="Arial"/>
          <w:sz w:val="22"/>
          <w:szCs w:val="22"/>
        </w:rPr>
      </w:pPr>
      <w:r w:rsidRPr="0070610D">
        <w:rPr>
          <w:rFonts w:ascii="Arial" w:hAnsi="Arial" w:cs="Arial"/>
          <w:b/>
          <w:bCs/>
          <w:sz w:val="22"/>
          <w:szCs w:val="22"/>
        </w:rPr>
        <w:t>Extended Data Table 2.</w:t>
      </w:r>
      <w:r w:rsidR="0070610D">
        <w:rPr>
          <w:rFonts w:ascii="Arial" w:hAnsi="Arial" w:cs="Arial"/>
          <w:sz w:val="22"/>
          <w:szCs w:val="22"/>
        </w:rPr>
        <w:t xml:space="preserve"> Sources of data on death and population used in the paper.</w:t>
      </w:r>
    </w:p>
    <w:p w14:paraId="69A2B88B" w14:textId="228E96AC" w:rsidR="004072C8" w:rsidRDefault="004072C8" w:rsidP="000D0D91">
      <w:pPr>
        <w:spacing w:line="480" w:lineRule="auto"/>
        <w:jc w:val="both"/>
        <w:rPr>
          <w:rFonts w:ascii="Arial" w:hAnsi="Arial" w:cs="Arial"/>
          <w:sz w:val="22"/>
          <w:szCs w:val="22"/>
          <w:highlight w:val="cyan"/>
        </w:rPr>
      </w:pPr>
    </w:p>
    <w:p w14:paraId="533706B8" w14:textId="08BAFD03" w:rsidR="004072C8" w:rsidRDefault="001C4E3B" w:rsidP="000D0D91">
      <w:pPr>
        <w:spacing w:line="480" w:lineRule="auto"/>
        <w:jc w:val="both"/>
        <w:rPr>
          <w:rFonts w:ascii="Arial" w:hAnsi="Arial" w:cs="Arial"/>
          <w:sz w:val="22"/>
          <w:szCs w:val="22"/>
        </w:rPr>
      </w:pPr>
      <w:r w:rsidRPr="0070610D">
        <w:rPr>
          <w:rFonts w:ascii="Arial" w:hAnsi="Arial" w:cs="Arial"/>
          <w:b/>
          <w:bCs/>
          <w:sz w:val="22"/>
          <w:szCs w:val="22"/>
        </w:rPr>
        <w:t xml:space="preserve">Extended Data Table </w:t>
      </w:r>
      <w:r w:rsidR="006749EF">
        <w:rPr>
          <w:rFonts w:ascii="Arial" w:hAnsi="Arial" w:cs="Arial"/>
          <w:b/>
          <w:bCs/>
          <w:sz w:val="22"/>
          <w:szCs w:val="22"/>
        </w:rPr>
        <w:t>3</w:t>
      </w:r>
      <w:r w:rsidRPr="0070610D">
        <w:rPr>
          <w:rFonts w:ascii="Arial" w:hAnsi="Arial" w:cs="Arial"/>
          <w:b/>
          <w:bCs/>
          <w:sz w:val="22"/>
          <w:szCs w:val="22"/>
        </w:rPr>
        <w:t>.</w:t>
      </w:r>
      <w:r w:rsidRPr="001C4E3B">
        <w:rPr>
          <w:rFonts w:ascii="Arial" w:hAnsi="Arial" w:cs="Arial"/>
          <w:sz w:val="22"/>
          <w:szCs w:val="22"/>
        </w:rPr>
        <w:t xml:space="preserve"> Results of the </w:t>
      </w:r>
      <w:r w:rsidR="00263770">
        <w:rPr>
          <w:rFonts w:ascii="Arial" w:hAnsi="Arial" w:cs="Arial"/>
          <w:sz w:val="22"/>
          <w:szCs w:val="22"/>
        </w:rPr>
        <w:t>external predictive validity (cross-validation)</w:t>
      </w:r>
      <w:r w:rsidRPr="001C4E3B">
        <w:rPr>
          <w:rFonts w:ascii="Arial" w:hAnsi="Arial" w:cs="Arial"/>
          <w:sz w:val="22"/>
          <w:szCs w:val="22"/>
        </w:rPr>
        <w:t xml:space="preserve"> </w:t>
      </w:r>
      <w:r w:rsidR="00263770">
        <w:rPr>
          <w:rFonts w:ascii="Arial" w:hAnsi="Arial" w:cs="Arial"/>
          <w:sz w:val="22"/>
          <w:szCs w:val="22"/>
        </w:rPr>
        <w:t xml:space="preserve">of the estimated </w:t>
      </w:r>
      <w:r w:rsidR="00263770" w:rsidRPr="00263770">
        <w:rPr>
          <w:rFonts w:ascii="Arial" w:hAnsi="Arial" w:cs="Arial"/>
          <w:sz w:val="22"/>
          <w:szCs w:val="22"/>
        </w:rPr>
        <w:t>no-pandemic baseline weekly deaths</w:t>
      </w:r>
      <w:r w:rsidR="00263770">
        <w:rPr>
          <w:rFonts w:ascii="Arial" w:hAnsi="Arial" w:cs="Arial"/>
          <w:sz w:val="22"/>
          <w:szCs w:val="22"/>
        </w:rPr>
        <w:t xml:space="preserve"> </w:t>
      </w:r>
      <w:r w:rsidRPr="001C4E3B">
        <w:rPr>
          <w:rFonts w:ascii="Arial" w:hAnsi="Arial" w:cs="Arial"/>
          <w:sz w:val="22"/>
          <w:szCs w:val="22"/>
        </w:rPr>
        <w:t xml:space="preserve">from the Bayesian model ensemble. Each number represents the average across </w:t>
      </w:r>
      <w:r w:rsidR="00263770">
        <w:rPr>
          <w:rFonts w:ascii="Arial" w:hAnsi="Arial" w:cs="Arial"/>
          <w:sz w:val="22"/>
          <w:szCs w:val="22"/>
        </w:rPr>
        <w:t xml:space="preserve">all countries and </w:t>
      </w:r>
      <w:r w:rsidRPr="001C4E3B">
        <w:rPr>
          <w:rFonts w:ascii="Arial" w:hAnsi="Arial" w:cs="Arial"/>
          <w:sz w:val="22"/>
          <w:szCs w:val="22"/>
        </w:rPr>
        <w:t>three validation runs, using data through mid-February 2017, 2018 and 2019 respectively.</w:t>
      </w:r>
    </w:p>
    <w:p w14:paraId="209DABE8" w14:textId="77777777" w:rsidR="00263770" w:rsidRDefault="00263770" w:rsidP="000D0D91">
      <w:pPr>
        <w:spacing w:line="480" w:lineRule="auto"/>
        <w:jc w:val="both"/>
        <w:rPr>
          <w:rFonts w:ascii="Arial" w:hAnsi="Arial" w:cs="Arial"/>
          <w:sz w:val="22"/>
          <w:szCs w:val="22"/>
          <w:highlight w:val="cyan"/>
        </w:rPr>
      </w:pPr>
    </w:p>
    <w:p w14:paraId="3AED9F1F" w14:textId="7EFB2EA6" w:rsidR="003A477A" w:rsidRDefault="000D0D91" w:rsidP="003A477A">
      <w:pPr>
        <w:spacing w:line="480" w:lineRule="auto"/>
        <w:jc w:val="both"/>
        <w:rPr>
          <w:rFonts w:ascii="Arial" w:hAnsi="Arial" w:cs="Arial"/>
          <w:sz w:val="22"/>
          <w:szCs w:val="22"/>
        </w:rPr>
      </w:pPr>
      <w:commentRangeStart w:id="210"/>
      <w:r w:rsidRPr="003A477A">
        <w:rPr>
          <w:rFonts w:ascii="Arial" w:hAnsi="Arial" w:cs="Arial"/>
          <w:b/>
          <w:bCs/>
          <w:sz w:val="22"/>
          <w:szCs w:val="22"/>
        </w:rPr>
        <w:t>Extended Data Fig. 1.</w:t>
      </w:r>
      <w:r w:rsidRPr="003A477A">
        <w:rPr>
          <w:rFonts w:ascii="Arial" w:hAnsi="Arial" w:cs="Arial"/>
          <w:sz w:val="22"/>
          <w:szCs w:val="22"/>
        </w:rPr>
        <w:t xml:space="preserve"> </w:t>
      </w:r>
      <w:r w:rsidR="003A477A" w:rsidRPr="0027356E">
        <w:rPr>
          <w:rFonts w:ascii="Arial" w:hAnsi="Arial" w:cs="Arial"/>
          <w:sz w:val="22"/>
          <w:szCs w:val="22"/>
        </w:rPr>
        <w:t>Weekly number of deaths from January 2020 through May 2020</w:t>
      </w:r>
      <w:r w:rsidR="003A477A">
        <w:rPr>
          <w:rFonts w:ascii="Arial" w:hAnsi="Arial" w:cs="Arial"/>
          <w:sz w:val="22"/>
          <w:szCs w:val="22"/>
        </w:rPr>
        <w:t xml:space="preserve">, </w:t>
      </w:r>
      <w:commentRangeEnd w:id="210"/>
      <w:r w:rsidR="00D222C1">
        <w:rPr>
          <w:rStyle w:val="CommentReference"/>
          <w:rFonts w:asciiTheme="minorHAnsi" w:eastAsiaTheme="minorHAnsi" w:hAnsiTheme="minorHAnsi" w:cstheme="minorBidi"/>
          <w:lang w:eastAsia="en-US"/>
        </w:rPr>
        <w:commentReference w:id="210"/>
      </w:r>
      <w:r w:rsidR="003A477A">
        <w:rPr>
          <w:rFonts w:ascii="Arial" w:hAnsi="Arial" w:cs="Arial"/>
          <w:sz w:val="22"/>
          <w:szCs w:val="22"/>
        </w:rPr>
        <w:t>by age group</w:t>
      </w:r>
      <w:r w:rsidR="003A477A" w:rsidRPr="0027356E">
        <w:rPr>
          <w:rFonts w:ascii="Arial" w:hAnsi="Arial" w:cs="Arial"/>
          <w:sz w:val="22"/>
          <w:szCs w:val="22"/>
        </w:rPr>
        <w:t xml:space="preserve">. The points show reported deaths. The grey-shaded areas show the predictions of how many deaths would have been expected from </w:t>
      </w:r>
      <w:r w:rsidR="003A477A">
        <w:rPr>
          <w:rFonts w:ascii="Arial" w:hAnsi="Arial" w:cs="Arial"/>
          <w:sz w:val="22"/>
          <w:szCs w:val="22"/>
        </w:rPr>
        <w:t>mid-February</w:t>
      </w:r>
      <w:r w:rsidR="003A477A" w:rsidRPr="0027356E">
        <w:rPr>
          <w:rFonts w:ascii="Arial" w:hAnsi="Arial" w:cs="Arial"/>
          <w:sz w:val="22"/>
          <w:szCs w:val="22"/>
        </w:rPr>
        <w:t xml:space="preserve"> had Covid-19 pandemic not taken place.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p>
    <w:p w14:paraId="7D4B52B4" w14:textId="4DB0C3F8" w:rsidR="003A477A" w:rsidRDefault="003A477A" w:rsidP="003A477A">
      <w:pPr>
        <w:spacing w:line="480" w:lineRule="auto"/>
        <w:jc w:val="both"/>
        <w:rPr>
          <w:rFonts w:ascii="Arial" w:hAnsi="Arial" w:cs="Arial"/>
          <w:sz w:val="22"/>
          <w:szCs w:val="22"/>
        </w:rPr>
      </w:pPr>
    </w:p>
    <w:p w14:paraId="115ACF3F" w14:textId="47D7700E" w:rsidR="003A477A" w:rsidRPr="005B3E97" w:rsidRDefault="003A477A" w:rsidP="003A477A">
      <w:pPr>
        <w:spacing w:line="480" w:lineRule="auto"/>
        <w:jc w:val="both"/>
        <w:rPr>
          <w:rFonts w:ascii="Arial" w:hAnsi="Arial" w:cs="Arial"/>
          <w:sz w:val="22"/>
          <w:szCs w:val="22"/>
        </w:rPr>
      </w:pPr>
      <w:r w:rsidRPr="003A477A">
        <w:rPr>
          <w:rFonts w:ascii="Arial" w:hAnsi="Arial" w:cs="Arial"/>
          <w:b/>
          <w:bCs/>
          <w:sz w:val="22"/>
          <w:szCs w:val="22"/>
        </w:rPr>
        <w:t xml:space="preserve">Extended Data Fig. </w:t>
      </w:r>
      <w:r>
        <w:rPr>
          <w:rFonts w:ascii="Arial" w:hAnsi="Arial" w:cs="Arial"/>
          <w:b/>
          <w:bCs/>
          <w:sz w:val="22"/>
          <w:szCs w:val="22"/>
        </w:rPr>
        <w:t>2</w:t>
      </w:r>
      <w:r w:rsidRPr="003A477A">
        <w:rPr>
          <w:rFonts w:ascii="Arial" w:hAnsi="Arial" w:cs="Arial"/>
          <w:b/>
          <w:bCs/>
          <w:sz w:val="22"/>
          <w:szCs w:val="22"/>
        </w:rPr>
        <w:t>.</w:t>
      </w:r>
      <w:r w:rsidRPr="003A477A">
        <w:rPr>
          <w:rFonts w:ascii="Arial" w:hAnsi="Arial" w:cs="Arial"/>
          <w:sz w:val="22"/>
          <w:szCs w:val="22"/>
        </w:rPr>
        <w:t xml:space="preserve"> Posterior distribution of (A) excess deaths per 100,000 people from any cause; (B) percent increase in deaths from any cause from mid-February to end of May 2020</w:t>
      </w:r>
      <w:r>
        <w:rPr>
          <w:rFonts w:ascii="Arial" w:hAnsi="Arial" w:cs="Arial"/>
          <w:sz w:val="22"/>
          <w:szCs w:val="22"/>
        </w:rPr>
        <w:t>, by age group</w:t>
      </w:r>
      <w:r w:rsidRPr="003A477A">
        <w:rPr>
          <w:rFonts w:ascii="Arial" w:hAnsi="Arial" w:cs="Arial"/>
          <w:sz w:val="22"/>
          <w:szCs w:val="22"/>
        </w:rPr>
        <w:t xml:space="preserve">. Gold dots show the posterior medians. Countries are ordered vertically by median increase from smallest (at the bottom) to the largest (at the top). </w:t>
      </w:r>
    </w:p>
    <w:p w14:paraId="19969E34" w14:textId="77777777" w:rsidR="003A477A" w:rsidRDefault="003A477A" w:rsidP="000D0D91">
      <w:pPr>
        <w:spacing w:line="480" w:lineRule="auto"/>
        <w:jc w:val="both"/>
        <w:rPr>
          <w:rFonts w:ascii="Arial" w:hAnsi="Arial" w:cs="Arial"/>
          <w:sz w:val="22"/>
          <w:szCs w:val="22"/>
          <w:highlight w:val="cyan"/>
        </w:rPr>
      </w:pPr>
    </w:p>
    <w:p w14:paraId="557D8EB0" w14:textId="3939249B" w:rsidR="00AA217B" w:rsidRPr="005B3E97" w:rsidRDefault="00AA217B" w:rsidP="00AA217B">
      <w:pPr>
        <w:spacing w:line="480" w:lineRule="auto"/>
        <w:jc w:val="both"/>
        <w:rPr>
          <w:rFonts w:ascii="Arial" w:hAnsi="Arial" w:cs="Arial"/>
          <w:sz w:val="22"/>
          <w:szCs w:val="22"/>
        </w:rPr>
      </w:pPr>
      <w:r w:rsidRPr="003A477A">
        <w:rPr>
          <w:rFonts w:ascii="Arial" w:hAnsi="Arial" w:cs="Arial"/>
          <w:b/>
          <w:bCs/>
          <w:sz w:val="22"/>
          <w:szCs w:val="22"/>
        </w:rPr>
        <w:t xml:space="preserve">Extended Data </w:t>
      </w:r>
      <w:r w:rsidRPr="005B3E97">
        <w:rPr>
          <w:rFonts w:ascii="Arial" w:hAnsi="Arial" w:cs="Arial"/>
          <w:b/>
          <w:sz w:val="22"/>
          <w:szCs w:val="22"/>
        </w:rPr>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Weekly percent increase in mortality as a result of the Covid-19 pandemic by country</w:t>
      </w:r>
      <w:r>
        <w:rPr>
          <w:rFonts w:ascii="Arial" w:hAnsi="Arial" w:cs="Arial"/>
          <w:sz w:val="22"/>
          <w:szCs w:val="22"/>
        </w:rPr>
        <w:t>, by age group</w:t>
      </w:r>
      <w:r w:rsidRPr="005B3E97">
        <w:rPr>
          <w:rFonts w:ascii="Arial" w:hAnsi="Arial" w:cs="Arial"/>
          <w:sz w:val="22"/>
          <w:szCs w:val="22"/>
        </w:rPr>
        <w:t xml:space="preserv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r w:rsidR="00513CD6" w:rsidRPr="00513CD6">
        <w:rPr>
          <w:rFonts w:ascii="Arial" w:hAnsi="Arial" w:cs="Arial"/>
          <w:sz w:val="22"/>
          <w:szCs w:val="22"/>
        </w:rPr>
        <w:t xml:space="preserve"> </w:t>
      </w:r>
      <w:r w:rsidR="00513CD6">
        <w:rPr>
          <w:rFonts w:ascii="Arial" w:hAnsi="Arial" w:cs="Arial"/>
          <w:sz w:val="22"/>
          <w:szCs w:val="22"/>
        </w:rPr>
        <w:t>The background shading indicates the magnitude of the weekly increase that was detectable with a posterior probability of at least 90%.</w:t>
      </w:r>
    </w:p>
    <w:p w14:paraId="29620DBA" w14:textId="77777777" w:rsidR="003A477A" w:rsidRDefault="003A477A" w:rsidP="000D0D91">
      <w:pPr>
        <w:spacing w:line="480" w:lineRule="auto"/>
        <w:jc w:val="both"/>
        <w:rPr>
          <w:rFonts w:ascii="Arial" w:hAnsi="Arial" w:cs="Arial"/>
          <w:sz w:val="22"/>
          <w:szCs w:val="22"/>
          <w:highlight w:val="cyan"/>
        </w:rPr>
      </w:pPr>
    </w:p>
    <w:p w14:paraId="1361807B" w14:textId="5079632F" w:rsidR="00931467" w:rsidRPr="005B3E97" w:rsidRDefault="00931467" w:rsidP="00580F14">
      <w:pPr>
        <w:spacing w:line="480" w:lineRule="auto"/>
        <w:jc w:val="both"/>
        <w:rPr>
          <w:rFonts w:ascii="Arial" w:hAnsi="Arial" w:cs="Arial"/>
          <w:sz w:val="22"/>
          <w:szCs w:val="22"/>
        </w:rPr>
      </w:pPr>
      <w:r w:rsidRPr="005B3E97">
        <w:rPr>
          <w:rFonts w:ascii="Arial" w:hAnsi="Arial" w:cs="Arial"/>
          <w:sz w:val="22"/>
          <w:szCs w:val="22"/>
        </w:rPr>
        <w:br w:type="page"/>
      </w:r>
    </w:p>
    <w:p w14:paraId="7C265E01" w14:textId="0A40AFC4" w:rsidR="00A933A3" w:rsidRPr="005B3E97" w:rsidRDefault="003053AD" w:rsidP="00580F14">
      <w:pPr>
        <w:spacing w:line="480" w:lineRule="auto"/>
        <w:jc w:val="both"/>
        <w:rPr>
          <w:rFonts w:ascii="Arial" w:hAnsi="Arial" w:cs="Arial"/>
          <w:b/>
          <w:sz w:val="22"/>
          <w:szCs w:val="22"/>
        </w:rPr>
      </w:pPr>
      <w:r w:rsidRPr="005B3E97">
        <w:rPr>
          <w:rFonts w:ascii="Arial" w:hAnsi="Arial" w:cs="Arial"/>
          <w:b/>
          <w:sz w:val="22"/>
          <w:szCs w:val="22"/>
        </w:rPr>
        <w:lastRenderedPageBreak/>
        <w:t>Reference</w:t>
      </w:r>
      <w:r w:rsidR="005728FF" w:rsidRPr="005B3E97">
        <w:rPr>
          <w:rFonts w:ascii="Arial" w:hAnsi="Arial" w:cs="Arial"/>
          <w:b/>
          <w:sz w:val="22"/>
          <w:szCs w:val="22"/>
        </w:rPr>
        <w:t>s</w:t>
      </w:r>
    </w:p>
    <w:p w14:paraId="5958437F" w14:textId="1E7EF5ED" w:rsidR="00141CE5" w:rsidRPr="005B3E97" w:rsidRDefault="00141CE5" w:rsidP="00580F14">
      <w:pPr>
        <w:spacing w:line="480" w:lineRule="auto"/>
        <w:jc w:val="both"/>
        <w:rPr>
          <w:rFonts w:ascii="Arial" w:hAnsi="Arial" w:cs="Arial"/>
          <w:b/>
          <w:sz w:val="22"/>
          <w:szCs w:val="22"/>
        </w:rPr>
      </w:pPr>
    </w:p>
    <w:p w14:paraId="07AD4B29" w14:textId="77777777" w:rsidR="008C0801" w:rsidRPr="005B3E97" w:rsidRDefault="008C0801" w:rsidP="00580F14">
      <w:pPr>
        <w:spacing w:line="480" w:lineRule="auto"/>
        <w:jc w:val="both"/>
        <w:rPr>
          <w:rFonts w:ascii="Arial" w:hAnsi="Arial" w:cs="Arial"/>
          <w:b/>
          <w:sz w:val="22"/>
          <w:szCs w:val="22"/>
        </w:rPr>
      </w:pPr>
    </w:p>
    <w:p w14:paraId="59195912" w14:textId="3C7AFD40" w:rsidR="008C0801" w:rsidRPr="005B3E97" w:rsidRDefault="008C0801" w:rsidP="00580F14">
      <w:pPr>
        <w:spacing w:line="480" w:lineRule="auto"/>
        <w:jc w:val="both"/>
        <w:rPr>
          <w:rFonts w:ascii="Arial" w:hAnsi="Arial" w:cs="Arial"/>
          <w:b/>
          <w:sz w:val="22"/>
          <w:szCs w:val="22"/>
        </w:rPr>
      </w:pPr>
    </w:p>
    <w:p w14:paraId="555267CD" w14:textId="6C47BF0C" w:rsidR="008C0801" w:rsidRPr="005B3E97" w:rsidRDefault="008C0801" w:rsidP="00580F14">
      <w:pPr>
        <w:spacing w:line="480" w:lineRule="auto"/>
        <w:jc w:val="both"/>
        <w:rPr>
          <w:rFonts w:ascii="Arial" w:hAnsi="Arial" w:cs="Arial"/>
          <w:b/>
          <w:sz w:val="22"/>
          <w:szCs w:val="22"/>
        </w:rPr>
      </w:pPr>
    </w:p>
    <w:sectPr w:rsidR="008C0801" w:rsidRPr="005B3E97" w:rsidSect="00A47755">
      <w:headerReference w:type="even" r:id="rId13"/>
      <w:headerReference w:type="default" r:id="rId14"/>
      <w:footerReference w:type="even" r:id="rId15"/>
      <w:footerReference w:type="default" r:id="rId1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Rashid, Theo O" w:date="2020-07-01T12:00:00Z" w:initials="RTO">
    <w:p w14:paraId="403F02FA" w14:textId="367F0865" w:rsidR="00370B6F" w:rsidRDefault="00370B6F">
      <w:pPr>
        <w:pStyle w:val="CommentText"/>
      </w:pPr>
      <w:r>
        <w:rPr>
          <w:rStyle w:val="CommentReference"/>
        </w:rPr>
        <w:annotationRef/>
      </w:r>
      <w:r>
        <w:t>Perhaps could simplify:</w:t>
      </w:r>
    </w:p>
    <w:p w14:paraId="66F25611" w14:textId="77777777" w:rsidR="00370B6F" w:rsidRDefault="00370B6F">
      <w:pPr>
        <w:pStyle w:val="CommentText"/>
      </w:pPr>
    </w:p>
    <w:p w14:paraId="3A7550FC" w14:textId="2713516E" w:rsidR="00370B6F" w:rsidRDefault="00370B6F">
      <w:pPr>
        <w:pStyle w:val="CommentText"/>
      </w:pPr>
      <w:r>
        <w:t>Comparing the dynamics of excess deaths during the first wave of the Covid-19 pandemic in 17 industrialised countries</w:t>
      </w:r>
    </w:p>
    <w:p w14:paraId="2EEAA3D1" w14:textId="77777777" w:rsidR="00370B6F" w:rsidRDefault="00370B6F">
      <w:pPr>
        <w:pStyle w:val="CommentText"/>
      </w:pPr>
    </w:p>
    <w:p w14:paraId="2C192FBC" w14:textId="3B367D82" w:rsidR="00370B6F" w:rsidRDefault="00370B6F">
      <w:pPr>
        <w:pStyle w:val="CommentText"/>
      </w:pPr>
      <w:r>
        <w:t>Add (better) suggestions to the thread</w:t>
      </w:r>
    </w:p>
  </w:comment>
  <w:comment w:id="2" w:author="Parks, Robbie M" w:date="2020-07-01T13:03:00Z" w:initials="PRM">
    <w:p w14:paraId="082D9200" w14:textId="2C907686" w:rsidR="000D18DD" w:rsidRDefault="000D18DD">
      <w:pPr>
        <w:pStyle w:val="CommentText"/>
      </w:pPr>
      <w:r>
        <w:rPr>
          <w:rStyle w:val="CommentReference"/>
        </w:rPr>
        <w:annotationRef/>
      </w:r>
      <w:r>
        <w:t>What about Marta? She’s on the E+W one</w:t>
      </w:r>
    </w:p>
  </w:comment>
  <w:comment w:id="3" w:author="Parks, Robbie M" w:date="2020-07-01T12:45:00Z" w:initials="PRM">
    <w:p w14:paraId="5914BADD" w14:textId="556315A0" w:rsidR="00A87187" w:rsidRDefault="00A87187">
      <w:pPr>
        <w:pStyle w:val="CommentText"/>
      </w:pPr>
      <w:r>
        <w:rPr>
          <w:rStyle w:val="CommentReference"/>
        </w:rPr>
        <w:annotationRef/>
      </w:r>
      <w:r w:rsidR="000D187D">
        <w:t>I</w:t>
      </w:r>
      <w:r w:rsidR="000D187D">
        <w:rPr>
          <w:color w:val="000000" w:themeColor="text1"/>
        </w:rPr>
        <w:t>f I can, I</w:t>
      </w:r>
      <w:r>
        <w:t>’d like to add</w:t>
      </w:r>
      <w:r w:rsidR="002912DA">
        <w:t>:</w:t>
      </w:r>
    </w:p>
    <w:p w14:paraId="554BDB58" w14:textId="77777777" w:rsidR="00A87187" w:rsidRDefault="00A87187">
      <w:pPr>
        <w:pStyle w:val="CommentText"/>
      </w:pPr>
    </w:p>
    <w:p w14:paraId="5C988D08" w14:textId="55418A78" w:rsidR="00A87187" w:rsidRPr="000D187D" w:rsidRDefault="00A87187" w:rsidP="00A87187">
      <w:pPr>
        <w:spacing w:line="480" w:lineRule="auto"/>
        <w:jc w:val="both"/>
        <w:rPr>
          <w:color w:val="000000" w:themeColor="text1"/>
        </w:rPr>
      </w:pPr>
      <w:r w:rsidRPr="007E7C3E">
        <w:rPr>
          <w:color w:val="000000" w:themeColor="text1"/>
        </w:rPr>
        <w:t xml:space="preserve">Department of Environmental Health Sciences, Mailman School of Public Health, Columbia University, New York, </w:t>
      </w:r>
      <w:r w:rsidR="002912DA">
        <w:rPr>
          <w:color w:val="000000" w:themeColor="text1"/>
        </w:rPr>
        <w:t>NY</w:t>
      </w:r>
      <w:r w:rsidRPr="007E7C3E">
        <w:rPr>
          <w:color w:val="000000" w:themeColor="text1"/>
        </w:rPr>
        <w:t>, USA</w:t>
      </w:r>
    </w:p>
  </w:comment>
  <w:comment w:id="4" w:author="Zhou, Bin" w:date="2020-07-01T13:37:00Z" w:initials="ZB">
    <w:p w14:paraId="24446D2E" w14:textId="31DAB1DB" w:rsidR="00280D2D" w:rsidRDefault="00280D2D">
      <w:pPr>
        <w:pStyle w:val="CommentText"/>
      </w:pPr>
      <w:r>
        <w:rPr>
          <w:rStyle w:val="CommentReference"/>
        </w:rPr>
        <w:annotationRef/>
      </w:r>
      <w:r>
        <w:t>Correct?</w:t>
      </w:r>
    </w:p>
  </w:comment>
  <w:comment w:id="5" w:author="Vasilis Kontis" w:date="2020-07-01T17:27:00Z" w:initials="VK">
    <w:p w14:paraId="5AA4B853" w14:textId="0EA96B9F" w:rsidR="00766C7C" w:rsidRDefault="00766C7C">
      <w:pPr>
        <w:pStyle w:val="CommentText"/>
      </w:pPr>
      <w:r>
        <w:rPr>
          <w:rStyle w:val="CommentReference"/>
        </w:rPr>
        <w:annotationRef/>
      </w:r>
      <w:r>
        <w:t>Yes, I wonder if we should also spell it out (</w:t>
      </w:r>
      <w:r w:rsidRPr="00766C7C">
        <w:t>Italian National Institute of Statistics</w:t>
      </w:r>
      <w:r>
        <w:t>)</w:t>
      </w:r>
    </w:p>
  </w:comment>
  <w:comment w:id="11" w:author="Parks, Robbie M" w:date="2020-07-01T13:10:00Z" w:initials="PRM">
    <w:p w14:paraId="335CB7B0" w14:textId="76AC15CA" w:rsidR="001F5A80" w:rsidRDefault="001F5A80">
      <w:pPr>
        <w:pStyle w:val="CommentText"/>
      </w:pPr>
      <w:r>
        <w:rPr>
          <w:rStyle w:val="CommentReference"/>
        </w:rPr>
        <w:annotationRef/>
      </w:r>
      <w:r>
        <w:t>To keep order consistent with just before</w:t>
      </w:r>
    </w:p>
  </w:comment>
  <w:comment w:id="13" w:author="Bennett, James E" w:date="2020-07-01T09:35:00Z" w:initials="BJE">
    <w:p w14:paraId="174A107D" w14:textId="77777777" w:rsidR="00977C1A" w:rsidRDefault="00977C1A">
      <w:pPr>
        <w:pStyle w:val="CommentText"/>
      </w:pPr>
      <w:r>
        <w:rPr>
          <w:rStyle w:val="CommentReference"/>
        </w:rPr>
        <w:annotationRef/>
      </w:r>
      <w:r>
        <w:t>Not all the models included temperature.</w:t>
      </w:r>
    </w:p>
    <w:p w14:paraId="5349864A" w14:textId="41A1452C" w:rsidR="00977C1A" w:rsidRDefault="00977C1A">
      <w:pPr>
        <w:pStyle w:val="CommentText"/>
      </w:pPr>
      <w:r>
        <w:t>And only E+W included Bank Holidays</w:t>
      </w:r>
    </w:p>
  </w:comment>
  <w:comment w:id="15" w:author="Parks, Robbie M" w:date="2020-07-01T12:59:00Z" w:initials="PRM">
    <w:p w14:paraId="2636C5FD" w14:textId="0A8168D7" w:rsidR="00302BAC" w:rsidRDefault="00302BAC">
      <w:pPr>
        <w:pStyle w:val="CommentText"/>
      </w:pPr>
      <w:r>
        <w:rPr>
          <w:rStyle w:val="CommentReference"/>
        </w:rPr>
        <w:annotationRef/>
      </w:r>
      <w:r>
        <w:t>‘Bank holidays’ is a term only used in the UK and Commonwealth. General term is ‘public holidays’.</w:t>
      </w:r>
    </w:p>
  </w:comment>
  <w:comment w:id="16" w:author="Bennett, James E" w:date="2020-07-01T09:37:00Z" w:initials="BJE">
    <w:p w14:paraId="62E773FC" w14:textId="5B89981B" w:rsidR="00977C1A" w:rsidRDefault="00977C1A">
      <w:pPr>
        <w:pStyle w:val="CommentText"/>
      </w:pPr>
      <w:r>
        <w:rPr>
          <w:rStyle w:val="CommentReference"/>
        </w:rPr>
        <w:annotationRef/>
      </w:r>
      <w:r>
        <w:t>Give a percentage? Seems a mismatch given we will have % of population.</w:t>
      </w:r>
    </w:p>
  </w:comment>
  <w:comment w:id="17" w:author="Ezzati, Majid" w:date="2020-07-01T05:30:00Z" w:initials="EM">
    <w:p w14:paraId="70CD5FF0" w14:textId="0A5AA526" w:rsidR="00284C81" w:rsidRDefault="00284C81">
      <w:pPr>
        <w:pStyle w:val="CommentText"/>
      </w:pPr>
      <w:r>
        <w:rPr>
          <w:rStyle w:val="CommentReference"/>
        </w:rPr>
        <w:annotationRef/>
      </w:r>
      <w:r>
        <w:t>To add</w:t>
      </w:r>
    </w:p>
  </w:comment>
  <w:comment w:id="18" w:author="Vasilis Kontis" w:date="2020-07-01T17:32:00Z" w:initials="VK">
    <w:p w14:paraId="3825C434" w14:textId="129A39BA" w:rsidR="00766C7C" w:rsidRDefault="00766C7C">
      <w:pPr>
        <w:pStyle w:val="CommentText"/>
      </w:pPr>
      <w:r>
        <w:rPr>
          <w:rStyle w:val="CommentReference"/>
        </w:rPr>
        <w:annotationRef/>
      </w:r>
      <w:r>
        <w:t xml:space="preserve">47%, includes all of Italy </w:t>
      </w:r>
    </w:p>
    <w:p w14:paraId="166F69E9" w14:textId="519D1778" w:rsidR="00766C7C" w:rsidRDefault="00766C7C">
      <w:pPr>
        <w:pStyle w:val="CommentText"/>
      </w:pPr>
      <w:r>
        <w:t xml:space="preserve">There are 344 million people in the countries we looked at </w:t>
      </w:r>
    </w:p>
  </w:comment>
  <w:comment w:id="23" w:author="Zhou, Bin" w:date="2020-07-01T14:36:00Z" w:initials="ZB">
    <w:p w14:paraId="1636E1F0" w14:textId="60B7E56F" w:rsidR="00BC7C55" w:rsidRDefault="00BC7C55">
      <w:pPr>
        <w:pStyle w:val="CommentText"/>
      </w:pPr>
      <w:r>
        <w:rPr>
          <w:rStyle w:val="CommentReference"/>
        </w:rPr>
        <w:annotationRef/>
      </w:r>
      <w:r>
        <w:t>For summary, should we go for an overall message? Something like the opening paragraph of “</w:t>
      </w:r>
      <w:r w:rsidRPr="00BC7C55">
        <w:t>Lessons from heterogeneous mortality impacts</w:t>
      </w:r>
      <w:r>
        <w:t>” section with some details here</w:t>
      </w:r>
    </w:p>
  </w:comment>
  <w:comment w:id="24" w:author="Vasilis Kontis" w:date="2020-07-01T17:35:00Z" w:initials="VK">
    <w:p w14:paraId="4705357A" w14:textId="153345AC" w:rsidR="00D76A14" w:rsidRDefault="00D76A14">
      <w:pPr>
        <w:pStyle w:val="CommentText"/>
      </w:pPr>
      <w:r>
        <w:rPr>
          <w:rStyle w:val="CommentReference"/>
        </w:rPr>
        <w:annotationRef/>
      </w:r>
      <w:r>
        <w:rPr>
          <w:rStyle w:val="CommentReference"/>
        </w:rPr>
        <w:t xml:space="preserve">I like the idea of having an overall message as first sentence, but </w:t>
      </w:r>
      <w:r w:rsidR="00E63E49">
        <w:rPr>
          <w:rStyle w:val="CommentReference"/>
        </w:rPr>
        <w:t xml:space="preserve">this gives the impression that the four groups are based on the following categories (75%, 75-90%, etc) while the “Lessons from…” section talks about a different grouping. So if we include this sentence </w:t>
      </w:r>
      <w:proofErr w:type="gramStart"/>
      <w:r w:rsidR="00E63E49">
        <w:rPr>
          <w:rStyle w:val="CommentReference"/>
        </w:rPr>
        <w:t>here</w:t>
      </w:r>
      <w:proofErr w:type="gramEnd"/>
      <w:r w:rsidR="00E63E49">
        <w:rPr>
          <w:rStyle w:val="CommentReference"/>
        </w:rPr>
        <w:t xml:space="preserve"> we need a second sentence to explain the grouping</w:t>
      </w:r>
    </w:p>
  </w:comment>
  <w:comment w:id="31" w:author="Bennett, James E" w:date="2020-07-01T09:44:00Z" w:initials="BJE">
    <w:p w14:paraId="7D6D13B2" w14:textId="75CEB393" w:rsidR="00977C1A" w:rsidRDefault="00977C1A">
      <w:pPr>
        <w:pStyle w:val="CommentText"/>
      </w:pPr>
      <w:r>
        <w:rPr>
          <w:rStyle w:val="CommentReference"/>
        </w:rPr>
        <w:annotationRef/>
      </w:r>
      <w:r>
        <w:t>Do we include</w:t>
      </w:r>
      <w:r w:rsidR="00F463D4">
        <w:t xml:space="preserve"> “95%</w:t>
      </w:r>
      <w:r>
        <w:t xml:space="preserve"> Credible Interval</w:t>
      </w:r>
      <w:r w:rsidR="00F463D4">
        <w:t>”</w:t>
      </w:r>
      <w:r>
        <w:t xml:space="preserve"> later as this is this </w:t>
      </w:r>
      <w:r w:rsidR="00F463D4">
        <w:t>the Summary?</w:t>
      </w:r>
    </w:p>
  </w:comment>
  <w:comment w:id="33" w:author="Vasilis Kontis" w:date="2020-07-01T17:39:00Z" w:initials="VK">
    <w:p w14:paraId="6B048676" w14:textId="48BB6F9C" w:rsidR="00E63E49" w:rsidRDefault="00E63E49">
      <w:pPr>
        <w:pStyle w:val="CommentText"/>
      </w:pPr>
      <w:r>
        <w:rPr>
          <w:rStyle w:val="CommentReference"/>
        </w:rPr>
        <w:annotationRef/>
      </w:r>
      <w:r>
        <w:t>Maybe “more than doubled” sounds better than “more than 100% increase” in the summary</w:t>
      </w:r>
    </w:p>
  </w:comment>
  <w:comment w:id="42" w:author="Ezzati, Majid" w:date="2020-06-26T19:12:00Z" w:initials="EM">
    <w:p w14:paraId="420DCC0A" w14:textId="3A645305" w:rsidR="00754128" w:rsidRDefault="00754128">
      <w:pPr>
        <w:pStyle w:val="CommentText"/>
      </w:pPr>
      <w:r>
        <w:rPr>
          <w:rStyle w:val="CommentReference"/>
        </w:rPr>
        <w:annotationRef/>
      </w:r>
      <w:r w:rsidRPr="009A44F2">
        <w:t>https://www.theguardian.com/society/2020/jun/26/millions-went-hungry-during-first-months-of-uk-lockdown-figures-show-coronavirus</w:t>
      </w:r>
    </w:p>
  </w:comment>
  <w:comment w:id="58" w:author="Ezzati, Majid" w:date="2020-07-01T05:33:00Z" w:initials="EM">
    <w:p w14:paraId="5DE12C16" w14:textId="2ABD79FF" w:rsidR="00284C81" w:rsidRDefault="00284C81">
      <w:pPr>
        <w:pStyle w:val="CommentText"/>
      </w:pPr>
      <w:r>
        <w:rPr>
          <w:rStyle w:val="CommentReference"/>
        </w:rPr>
        <w:annotationRef/>
      </w:r>
      <w:r w:rsidRPr="00284C81">
        <w:t>https://academic.oup.com/ije/article/doi/10.1093/ije/dyaa108/5864919?searchresult=1</w:t>
      </w:r>
    </w:p>
  </w:comment>
  <w:comment w:id="62" w:author="Ezzati, Majid" w:date="2020-06-26T21:19:00Z" w:initials="EM">
    <w:p w14:paraId="72D79921" w14:textId="6E8302D9" w:rsidR="00754128" w:rsidRDefault="00754128">
      <w:pPr>
        <w:pStyle w:val="CommentText"/>
      </w:pPr>
      <w:r>
        <w:rPr>
          <w:rStyle w:val="CommentReference"/>
        </w:rPr>
        <w:annotationRef/>
      </w:r>
      <w:r w:rsidRPr="00546FFC">
        <w:t>https://www.independent.co.uk/news/uk/politics/keir-starmer-boris-johnson-coronavirus-pmqs-uk-death-toll-update-labour-a9558436.html</w:t>
      </w:r>
    </w:p>
  </w:comment>
  <w:comment w:id="63" w:author="Zhou, Bin" w:date="2020-07-01T13:48:00Z" w:initials="ZB">
    <w:p w14:paraId="7CF9A189" w14:textId="660DC981" w:rsidR="00BC7C55" w:rsidRDefault="00BC7C55">
      <w:pPr>
        <w:pStyle w:val="CommentText"/>
      </w:pPr>
      <w:r>
        <w:rPr>
          <w:rStyle w:val="CommentReference"/>
        </w:rPr>
        <w:annotationRef/>
      </w:r>
      <w:r>
        <w:t xml:space="preserve">This reads as though we’ve past the first wave, which I’m not sure is the consensus at the moment. Perhaps add a sentence or two to justify the wording based on either </w:t>
      </w:r>
      <w:proofErr w:type="spellStart"/>
      <w:r>
        <w:t>Covid</w:t>
      </w:r>
      <w:proofErr w:type="spellEnd"/>
      <w:r>
        <w:t xml:space="preserve"> deaths or excess deaths.</w:t>
      </w:r>
    </w:p>
  </w:comment>
  <w:comment w:id="64" w:author="Ezzati, Majid" w:date="2020-06-25T07:02:00Z" w:initials="EM">
    <w:p w14:paraId="59C62E2B" w14:textId="3D047A51" w:rsidR="00754128" w:rsidRDefault="00754128">
      <w:pPr>
        <w:pStyle w:val="CommentText"/>
      </w:pPr>
      <w:r>
        <w:rPr>
          <w:rStyle w:val="CommentReference"/>
        </w:rPr>
        <w:annotationRef/>
      </w:r>
      <w:r>
        <w:t>And eventually Canada</w:t>
      </w:r>
    </w:p>
  </w:comment>
  <w:comment w:id="65" w:author="Zhou, Bin" w:date="2020-07-01T14:09:00Z" w:initials="ZB">
    <w:p w14:paraId="3662E535" w14:textId="77777777" w:rsidR="00BC7C55" w:rsidRDefault="00BC7C55">
      <w:pPr>
        <w:pStyle w:val="CommentText"/>
      </w:pPr>
      <w:r>
        <w:rPr>
          <w:rStyle w:val="CommentReference"/>
        </w:rPr>
        <w:annotationRef/>
      </w:r>
      <w:r>
        <w:t xml:space="preserve">What’s missing in this section is putting the excess deaths into the contexts of all deaths. I see it is mentioned when comparing men and women, but would be nice to have it here as well. </w:t>
      </w:r>
    </w:p>
    <w:p w14:paraId="16355BE6" w14:textId="77777777" w:rsidR="00BC7C55" w:rsidRDefault="00BC7C55">
      <w:pPr>
        <w:pStyle w:val="CommentText"/>
      </w:pPr>
    </w:p>
    <w:p w14:paraId="36F3A5E3" w14:textId="0AFFE65E" w:rsidR="00BC7C55" w:rsidRDefault="00BC7C55">
      <w:pPr>
        <w:pStyle w:val="CommentText"/>
      </w:pPr>
      <w:r>
        <w:t>maybe report the number of excess deaths relative to total deaths either during this period or for the whole year of 2019 (or any baseline year), and compare with a major cause of deaths (CVD, or cancer) and say it is already the top 3 (?) killer in xxx countries</w:t>
      </w:r>
    </w:p>
  </w:comment>
  <w:comment w:id="69" w:author="Bennett, James E" w:date="2020-07-01T11:10:00Z" w:initials="BJE">
    <w:p w14:paraId="2D828086" w14:textId="75CF8B13" w:rsidR="00B70EC5" w:rsidRDefault="00B70EC5">
      <w:pPr>
        <w:pStyle w:val="CommentText"/>
      </w:pPr>
      <w:r>
        <w:rPr>
          <w:rStyle w:val="CommentReference"/>
        </w:rPr>
        <w:annotationRef/>
      </w:r>
      <w:r>
        <w:t>Is this aggregate measure useful when there is such disparity between countries?</w:t>
      </w:r>
    </w:p>
  </w:comment>
  <w:comment w:id="70" w:author="Vasilis Kontis" w:date="2020-07-01T17:45:00Z" w:initials="VK">
    <w:p w14:paraId="5D5C66B0" w14:textId="5BB23CB2" w:rsidR="00C43E17" w:rsidRDefault="00C43E17">
      <w:pPr>
        <w:pStyle w:val="CommentText"/>
      </w:pPr>
      <w:r>
        <w:rPr>
          <w:rStyle w:val="CommentReference"/>
        </w:rPr>
        <w:annotationRef/>
      </w:r>
      <w:r>
        <w:rPr>
          <w:rStyle w:val="CommentReference"/>
        </w:rPr>
        <w:t xml:space="preserve">I think it is useful to give some relative measure as per Bin’s comment above. Instead of relative increase, an alternative would be to give the total number of actual deaths. </w:t>
      </w:r>
    </w:p>
  </w:comment>
  <w:comment w:id="71" w:author="Zhou, Bin" w:date="2020-07-01T14:16:00Z" w:initials="ZB">
    <w:p w14:paraId="5E9C25E7" w14:textId="77777777" w:rsidR="00BC7C55" w:rsidRDefault="00BC7C55">
      <w:pPr>
        <w:pStyle w:val="CommentText"/>
      </w:pPr>
      <w:r>
        <w:rPr>
          <w:rStyle w:val="CommentReference"/>
        </w:rPr>
        <w:annotationRef/>
      </w:r>
      <w:r>
        <w:t>Would be nice to provide some intuition on these probabilities:</w:t>
      </w:r>
    </w:p>
    <w:p w14:paraId="3512A896" w14:textId="77777777" w:rsidR="00BC7C55" w:rsidRDefault="00BC7C55">
      <w:pPr>
        <w:pStyle w:val="CommentText"/>
      </w:pPr>
    </w:p>
    <w:p w14:paraId="33DE90AC" w14:textId="7C7ED5AE" w:rsidR="00BC7C55" w:rsidRDefault="00BC7C55">
      <w:pPr>
        <w:pStyle w:val="CommentText"/>
      </w:pPr>
      <w:r>
        <w:rPr>
          <w:rFonts w:ascii="Arial" w:hAnsi="Arial" w:cs="Arial"/>
          <w:sz w:val="22"/>
          <w:szCs w:val="22"/>
        </w:rPr>
        <w:t>the higher the posterior probability the more certain data supports a rise in deaths; a posterior probability of 50% means we are as certain as using a coin toss to decide whether there has been a rise in deaths.</w:t>
      </w:r>
    </w:p>
  </w:comment>
  <w:comment w:id="72" w:author="Bennett, James E" w:date="2020-07-01T11:12:00Z" w:initials="BJE">
    <w:p w14:paraId="53F92A59" w14:textId="5E7A771D" w:rsidR="00D13841" w:rsidRDefault="00D13841">
      <w:pPr>
        <w:pStyle w:val="CommentText"/>
      </w:pPr>
      <w:r>
        <w:rPr>
          <w:rStyle w:val="CommentReference"/>
        </w:rPr>
        <w:annotationRef/>
      </w:r>
      <w:r>
        <w:t>Based on Fig 2A or 2B? need to always make it obvious which metric used.</w:t>
      </w:r>
    </w:p>
  </w:comment>
  <w:comment w:id="73" w:author="Ezzati, Majid" w:date="2020-07-01T05:37:00Z" w:initials="EM">
    <w:p w14:paraId="4B1F74D9" w14:textId="0BBCE8B3" w:rsidR="002607CF" w:rsidRDefault="002607CF">
      <w:pPr>
        <w:pStyle w:val="CommentText"/>
      </w:pPr>
      <w:r>
        <w:rPr>
          <w:rStyle w:val="CommentReference"/>
        </w:rPr>
        <w:annotationRef/>
      </w:r>
      <w:r>
        <w:t>All: the only place &lt;0.1 was males in NZ. So this is not strong. How can we say so that language is weaker?</w:t>
      </w:r>
    </w:p>
  </w:comment>
  <w:comment w:id="78" w:author="Ezzati, Majid" w:date="2020-07-01T05:51:00Z" w:initials="EM">
    <w:p w14:paraId="289AD571" w14:textId="0E019D53" w:rsidR="00493B51" w:rsidRDefault="00493B51">
      <w:pPr>
        <w:pStyle w:val="CommentText"/>
      </w:pPr>
      <w:r>
        <w:rPr>
          <w:rStyle w:val="CommentReference"/>
        </w:rPr>
        <w:annotationRef/>
      </w:r>
      <w:r>
        <w:t xml:space="preserve">See my email. It seems very large for Spain. Is </w:t>
      </w:r>
      <w:proofErr w:type="spellStart"/>
      <w:r>
        <w:t>Covid</w:t>
      </w:r>
      <w:proofErr w:type="spellEnd"/>
      <w:r>
        <w:t xml:space="preserve"> really only 27K</w:t>
      </w:r>
    </w:p>
    <w:p w14:paraId="6EFD3C23" w14:textId="03F8F365" w:rsidR="00493B51" w:rsidRDefault="00493B51">
      <w:pPr>
        <w:pStyle w:val="CommentText"/>
      </w:pPr>
    </w:p>
    <w:p w14:paraId="009E13BB" w14:textId="0E52DD00" w:rsidR="00493B51" w:rsidRDefault="00493B51">
      <w:pPr>
        <w:pStyle w:val="CommentText"/>
      </w:pPr>
      <w:r>
        <w:t>Portugal also large-</w:t>
      </w:r>
      <w:proofErr w:type="spellStart"/>
      <w:r>
        <w:t>ish</w:t>
      </w:r>
      <w:proofErr w:type="spellEnd"/>
    </w:p>
    <w:p w14:paraId="77361E8A" w14:textId="77777777" w:rsidR="00493B51" w:rsidRDefault="00493B51">
      <w:pPr>
        <w:pStyle w:val="CommentText"/>
      </w:pPr>
    </w:p>
    <w:p w14:paraId="211C1F45" w14:textId="77777777" w:rsidR="00493B51" w:rsidRDefault="00493B51">
      <w:pPr>
        <w:pStyle w:val="CommentText"/>
      </w:pPr>
      <w:r>
        <w:t xml:space="preserve">In France, </w:t>
      </w:r>
      <w:proofErr w:type="spellStart"/>
      <w:r>
        <w:t>Covid</w:t>
      </w:r>
      <w:proofErr w:type="spellEnd"/>
      <w:r>
        <w:t xml:space="preserve"> is larger than excess</w:t>
      </w:r>
    </w:p>
    <w:p w14:paraId="4343C487" w14:textId="77777777" w:rsidR="00493B51" w:rsidRDefault="00493B51">
      <w:pPr>
        <w:pStyle w:val="CommentText"/>
      </w:pPr>
    </w:p>
    <w:p w14:paraId="02702B52" w14:textId="77777777" w:rsidR="00493B51" w:rsidRDefault="00493B51">
      <w:pPr>
        <w:pStyle w:val="CommentText"/>
      </w:pPr>
      <w:r>
        <w:t>In Belgium the same</w:t>
      </w:r>
    </w:p>
    <w:p w14:paraId="782D8701" w14:textId="77777777" w:rsidR="00493B51" w:rsidRDefault="00493B51">
      <w:pPr>
        <w:pStyle w:val="CommentText"/>
      </w:pPr>
    </w:p>
    <w:p w14:paraId="4EF7C3D2" w14:textId="7CDEA1BF" w:rsidR="00493B51" w:rsidRDefault="00493B51">
      <w:pPr>
        <w:pStyle w:val="CommentText"/>
      </w:pPr>
      <w:r>
        <w:t>Any thoughts?</w:t>
      </w:r>
    </w:p>
  </w:comment>
  <w:comment w:id="79" w:author="Bennett, James E" w:date="2020-07-01T11:15:00Z" w:initials="BJE">
    <w:p w14:paraId="01E7C238" w14:textId="77777777" w:rsidR="00D13841" w:rsidRDefault="00D13841">
      <w:pPr>
        <w:pStyle w:val="CommentText"/>
      </w:pPr>
      <w:r>
        <w:rPr>
          <w:rStyle w:val="CommentReference"/>
        </w:rPr>
        <w:annotationRef/>
      </w:r>
      <w:r>
        <w:t xml:space="preserve">I think all are within </w:t>
      </w:r>
      <w:proofErr w:type="spellStart"/>
      <w:r>
        <w:t>CrI</w:t>
      </w:r>
      <w:proofErr w:type="spellEnd"/>
      <w:r>
        <w:t xml:space="preserve"> uncertainty  </w:t>
      </w:r>
    </w:p>
    <w:p w14:paraId="3A55A36A" w14:textId="77777777" w:rsidR="00D13841" w:rsidRDefault="00D13841">
      <w:pPr>
        <w:pStyle w:val="CommentText"/>
      </w:pPr>
      <w:r>
        <w:t>OR</w:t>
      </w:r>
    </w:p>
    <w:p w14:paraId="1B3870E7" w14:textId="042BBE9B" w:rsidR="00D13841" w:rsidRDefault="00D13841">
      <w:pPr>
        <w:pStyle w:val="CommentText"/>
      </w:pPr>
      <w:r>
        <w:t xml:space="preserve">Could we include a sentence to say this is precisely why Excess deaths is the better measure? </w:t>
      </w:r>
    </w:p>
  </w:comment>
  <w:comment w:id="80" w:author="Rashid, Theo O" w:date="2020-07-01T12:20:00Z" w:initials="RTO">
    <w:p w14:paraId="41FDBA66" w14:textId="13517FBD" w:rsidR="00327498" w:rsidRDefault="00327498">
      <w:pPr>
        <w:pStyle w:val="CommentText"/>
      </w:pPr>
      <w:r>
        <w:rPr>
          <w:rStyle w:val="CommentReference"/>
        </w:rPr>
        <w:annotationRef/>
      </w:r>
      <w:r>
        <w:t xml:space="preserve">The </w:t>
      </w:r>
      <w:proofErr w:type="spellStart"/>
      <w:r>
        <w:t>Covid</w:t>
      </w:r>
      <w:proofErr w:type="spellEnd"/>
      <w:r>
        <w:t xml:space="preserve"> death issues between sources are due to some countries only counting hospital deaths, some not giving </w:t>
      </w:r>
      <w:proofErr w:type="spellStart"/>
      <w:r>
        <w:t>Covid</w:t>
      </w:r>
      <w:proofErr w:type="spellEnd"/>
      <w:r>
        <w:t xml:space="preserve"> the primary cause, some countries needed a test and others using clinical diagnosis </w:t>
      </w:r>
      <w:hyperlink r:id="rId1" w:history="1">
        <w:r w:rsidRPr="00E40986">
          <w:rPr>
            <w:rStyle w:val="Hyperlink"/>
          </w:rPr>
          <w:t>https://dc-covid.site.ined.fr/en/presentation/</w:t>
        </w:r>
      </w:hyperlink>
    </w:p>
    <w:p w14:paraId="49671763" w14:textId="48355B55" w:rsidR="00327498" w:rsidRDefault="00327498">
      <w:pPr>
        <w:pStyle w:val="CommentText"/>
      </w:pPr>
    </w:p>
  </w:comment>
  <w:comment w:id="81" w:author="Vasilis Kontis" w:date="2020-07-01T17:57:00Z" w:initials="VK">
    <w:p w14:paraId="7A0CADA6" w14:textId="77777777" w:rsidR="003D6078" w:rsidRDefault="003D6078">
      <w:pPr>
        <w:pStyle w:val="CommentText"/>
      </w:pPr>
      <w:r>
        <w:rPr>
          <w:rStyle w:val="CommentReference"/>
        </w:rPr>
        <w:annotationRef/>
      </w:r>
      <w:r>
        <w:t xml:space="preserve">In some cases (Belgium, France, Portugal, Switzerland, etc) we are within our uncertainty range. In places like Spain, Italy, E&amp;W, it’s clear that a lot of </w:t>
      </w:r>
      <w:proofErr w:type="spellStart"/>
      <w:r>
        <w:t>covid</w:t>
      </w:r>
      <w:proofErr w:type="spellEnd"/>
      <w:r>
        <w:t xml:space="preserve"> deaths have not been counted, and it has to do with what Theo linked to. I am not so sure about Sweden, I would have thought they did a better job counting </w:t>
      </w:r>
      <w:proofErr w:type="spellStart"/>
      <w:r>
        <w:t>covid</w:t>
      </w:r>
      <w:proofErr w:type="spellEnd"/>
      <w:r>
        <w:t xml:space="preserve"> deaths, but they are just outside our 95% range.</w:t>
      </w:r>
    </w:p>
    <w:p w14:paraId="57F53763" w14:textId="77777777" w:rsidR="003D6078" w:rsidRDefault="003D6078">
      <w:pPr>
        <w:pStyle w:val="CommentText"/>
      </w:pPr>
    </w:p>
    <w:p w14:paraId="29D6ED3D" w14:textId="67BF62BB" w:rsidR="003D6078" w:rsidRDefault="003D6078">
      <w:pPr>
        <w:pStyle w:val="CommentText"/>
      </w:pPr>
      <w:r>
        <w:t xml:space="preserve">I agree with what James is suggesting, to emphasise that </w:t>
      </w:r>
      <w:proofErr w:type="spellStart"/>
      <w:r>
        <w:t>covid</w:t>
      </w:r>
      <w:proofErr w:type="spellEnd"/>
      <w:r>
        <w:t xml:space="preserve"> deaths don’t show the full picture (if we looked at </w:t>
      </w:r>
      <w:proofErr w:type="spellStart"/>
      <w:r>
        <w:t>covid</w:t>
      </w:r>
      <w:proofErr w:type="spellEnd"/>
      <w:r>
        <w:t xml:space="preserve"> deaths only, Spain would appear more or less like France, but it’s much worse) </w:t>
      </w:r>
    </w:p>
  </w:comment>
  <w:comment w:id="82" w:author="Ezzati, Majid" w:date="2020-07-01T06:08:00Z" w:initials="EM">
    <w:p w14:paraId="12C13D59" w14:textId="64EE8CB2" w:rsidR="00991436" w:rsidRDefault="00991436">
      <w:pPr>
        <w:pStyle w:val="CommentText"/>
      </w:pPr>
      <w:r>
        <w:rPr>
          <w:rStyle w:val="CommentReference"/>
        </w:rPr>
        <w:annotationRef/>
      </w:r>
      <w:r>
        <w:t>But what about large reduction in France? What drove down the excess?</w:t>
      </w:r>
    </w:p>
  </w:comment>
  <w:comment w:id="83" w:author="Zhou, Bin" w:date="2020-07-01T14:53:00Z" w:initials="ZB">
    <w:p w14:paraId="3B4AE513" w14:textId="3EB24113" w:rsidR="00BC7C55" w:rsidRDefault="00BC7C55" w:rsidP="00BC7C55">
      <w:pPr>
        <w:pStyle w:val="CommentText"/>
      </w:pPr>
      <w:r>
        <w:rPr>
          <w:rStyle w:val="CommentReference"/>
        </w:rPr>
        <w:annotationRef/>
      </w:r>
      <w:r>
        <w:t>Is injury mortality high in France? Like discussed later for NZ</w:t>
      </w:r>
    </w:p>
    <w:p w14:paraId="79D0B495" w14:textId="4342DF2C" w:rsidR="00BC7C55" w:rsidRDefault="00BC7C55">
      <w:pPr>
        <w:pStyle w:val="CommentText"/>
      </w:pPr>
    </w:p>
  </w:comment>
  <w:comment w:id="95" w:author="Bennett, James E" w:date="2020-07-01T11:22:00Z" w:initials="BJE">
    <w:p w14:paraId="26993BD8" w14:textId="23BD1E7F" w:rsidR="00D13841" w:rsidRDefault="00D13841">
      <w:pPr>
        <w:pStyle w:val="CommentText"/>
      </w:pPr>
      <w:r>
        <w:rPr>
          <w:rStyle w:val="CommentReference"/>
        </w:rPr>
        <w:annotationRef/>
      </w:r>
      <w:r>
        <w:t>?</w:t>
      </w:r>
    </w:p>
  </w:comment>
  <w:comment w:id="100" w:author="Zhou, Bin" w:date="2020-07-01T14:31:00Z" w:initials="ZB">
    <w:p w14:paraId="175A90A6" w14:textId="3EEBD308" w:rsidR="00BC7C55" w:rsidRDefault="00BC7C55">
      <w:pPr>
        <w:pStyle w:val="CommentText"/>
      </w:pPr>
      <w:r>
        <w:rPr>
          <w:rStyle w:val="CommentReference"/>
        </w:rPr>
        <w:annotationRef/>
      </w:r>
      <w:r>
        <w:t>Number or rate or both?</w:t>
      </w:r>
    </w:p>
  </w:comment>
  <w:comment w:id="107" w:author="Rashid, Theo O" w:date="2020-07-01T12:30:00Z" w:initials="RTO">
    <w:p w14:paraId="3B9B8BAC" w14:textId="7996AD8B" w:rsidR="000057EF" w:rsidRDefault="000057EF">
      <w:pPr>
        <w:pStyle w:val="CommentText"/>
      </w:pPr>
      <w:r>
        <w:rPr>
          <w:rStyle w:val="CommentReference"/>
        </w:rPr>
        <w:annotationRef/>
      </w:r>
      <w:r>
        <w:t xml:space="preserve">Vasilis, where are we getting the &lt;45 year data from? The NZ site only has &lt;/&gt;65 </w:t>
      </w:r>
      <w:hyperlink r:id="rId2" w:history="1">
        <w:r w:rsidRPr="00E40986">
          <w:rPr>
            <w:rStyle w:val="Hyperlink"/>
          </w:rPr>
          <w:t>https://www.stats.govt.nz/experimental/covid-19-data-portal</w:t>
        </w:r>
      </w:hyperlink>
    </w:p>
    <w:p w14:paraId="25E22EEC" w14:textId="084E36DE" w:rsidR="000057EF" w:rsidRDefault="000057EF">
      <w:pPr>
        <w:pStyle w:val="CommentText"/>
      </w:pPr>
    </w:p>
  </w:comment>
  <w:comment w:id="108" w:author="Vasilis Kontis" w:date="2020-07-01T18:13:00Z" w:initials="VK">
    <w:p w14:paraId="00A95390" w14:textId="0FF7D1E8" w:rsidR="001D2C27" w:rsidRDefault="001D2C27">
      <w:pPr>
        <w:pStyle w:val="CommentText"/>
      </w:pPr>
      <w:r>
        <w:rPr>
          <w:rStyle w:val="CommentReference"/>
        </w:rPr>
        <w:annotationRef/>
      </w:r>
      <w:r>
        <w:t>Indeed for NZ we have 0-64 and 65+ only so we need to make this statement about males under 65, it should still be valid</w:t>
      </w:r>
    </w:p>
  </w:comment>
  <w:comment w:id="113" w:author="Bennett, James E" w:date="2020-07-01T11:24:00Z" w:initials="BJE">
    <w:p w14:paraId="13034261" w14:textId="37EE1551" w:rsidR="00195988" w:rsidRDefault="00195988">
      <w:pPr>
        <w:pStyle w:val="CommentText"/>
      </w:pPr>
      <w:r>
        <w:rPr>
          <w:rStyle w:val="CommentReference"/>
        </w:rPr>
        <w:annotationRef/>
      </w:r>
      <w:r>
        <w:t xml:space="preserve">In theory could be decrease offsetting infections </w:t>
      </w:r>
    </w:p>
  </w:comment>
  <w:comment w:id="116" w:author="Ezzati, Majid" w:date="2020-06-30T14:10:00Z" w:initials="EM">
    <w:p w14:paraId="4FE4284F" w14:textId="36B27483" w:rsidR="00754128" w:rsidRDefault="00754128">
      <w:pPr>
        <w:pStyle w:val="CommentText"/>
      </w:pPr>
      <w:r>
        <w:rPr>
          <w:rStyle w:val="CommentReference"/>
        </w:rPr>
        <w:annotationRef/>
      </w:r>
      <w:r w:rsidR="006824EC">
        <w:t>Moderate sounds small. Should it be m</w:t>
      </w:r>
      <w:r>
        <w:t>edium?</w:t>
      </w:r>
    </w:p>
  </w:comment>
  <w:comment w:id="117" w:author="Bennett, James E" w:date="2020-07-01T11:25:00Z" w:initials="BJE">
    <w:p w14:paraId="43B48AC9" w14:textId="427D9539" w:rsidR="00195988" w:rsidRDefault="00195988">
      <w:pPr>
        <w:pStyle w:val="CommentText"/>
      </w:pPr>
      <w:r>
        <w:rPr>
          <w:rStyle w:val="CommentReference"/>
        </w:rPr>
        <w:annotationRef/>
      </w:r>
      <w:r>
        <w:t>Agree medium</w:t>
      </w:r>
    </w:p>
  </w:comment>
  <w:comment w:id="118" w:author="Bennett, James E" w:date="2020-07-01T11:27:00Z" w:initials="BJE">
    <w:p w14:paraId="66D28039" w14:textId="1059524A" w:rsidR="00195988" w:rsidRDefault="00195988">
      <w:pPr>
        <w:pStyle w:val="CommentText"/>
      </w:pPr>
      <w:r>
        <w:rPr>
          <w:rStyle w:val="CommentReference"/>
        </w:rPr>
        <w:annotationRef/>
      </w:r>
      <w:r>
        <w:t xml:space="preserve">This is the underlying cause of the real factors which </w:t>
      </w:r>
      <w:proofErr w:type="spellStart"/>
      <w:r>
        <w:t>increase</w:t>
      </w:r>
      <w:proofErr w:type="spellEnd"/>
      <w:r>
        <w:t xml:space="preserve"> risk of death (bad nutrition/obesity, jobs not able to work from home etc), do we want to distinguish here or not worth it?</w:t>
      </w:r>
    </w:p>
  </w:comment>
  <w:comment w:id="119" w:author="Zhou, Bin" w:date="2020-07-01T14:40:00Z" w:initials="ZB">
    <w:p w14:paraId="1A48FD97" w14:textId="7E7EC5EA" w:rsidR="00BC7C55" w:rsidRDefault="00BC7C55">
      <w:pPr>
        <w:pStyle w:val="CommentText"/>
      </w:pPr>
      <w:r>
        <w:rPr>
          <w:rStyle w:val="CommentReference"/>
        </w:rPr>
        <w:annotationRef/>
      </w:r>
      <w:r>
        <w:t>Cardiovascular disease too?</w:t>
      </w:r>
    </w:p>
  </w:comment>
  <w:comment w:id="120" w:author="Ezzati, Majid" w:date="2020-07-01T06:41:00Z" w:initials="EM">
    <w:p w14:paraId="26DA3DD8" w14:textId="11EB3811" w:rsidR="006824EC" w:rsidRDefault="006824EC">
      <w:pPr>
        <w:pStyle w:val="CommentText"/>
      </w:pPr>
      <w:r>
        <w:rPr>
          <w:rStyle w:val="CommentReference"/>
        </w:rPr>
        <w:annotationRef/>
      </w:r>
      <w:r>
        <w:t>Vasilis: actually perhaps share of population &gt; 65 is a better comparison. Presumably we have range for this</w:t>
      </w:r>
    </w:p>
  </w:comment>
  <w:comment w:id="121" w:author="Vasilis Kontis" w:date="2020-07-01T18:21:00Z" w:initials="VK">
    <w:p w14:paraId="43E52396" w14:textId="3EC61C71" w:rsidR="00D06B01" w:rsidRDefault="00D06B01">
      <w:pPr>
        <w:pStyle w:val="CommentText"/>
      </w:pPr>
      <w:r>
        <w:rPr>
          <w:rStyle w:val="CommentReference"/>
        </w:rPr>
        <w:annotationRef/>
      </w:r>
      <w:r>
        <w:t xml:space="preserve">Between 16% (NZ) and 23% (Italy) but it doesn’t seem to correlate with excess </w:t>
      </w:r>
    </w:p>
    <w:p w14:paraId="7A631E3B" w14:textId="478BC9ED" w:rsidR="00D06B01" w:rsidRDefault="00D06B01">
      <w:pPr>
        <w:pStyle w:val="CommentText"/>
      </w:pPr>
    </w:p>
    <w:p w14:paraId="45C9C17D"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         country pct_over_65</w:t>
      </w:r>
    </w:p>
    <w:p w14:paraId="6810A0B7"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    </w:t>
      </w:r>
      <w:proofErr w:type="spellStart"/>
      <w:r w:rsidRPr="00D06B01">
        <w:rPr>
          <w:rFonts w:ascii="Courier New" w:hAnsi="Courier New" w:cs="Courier New"/>
          <w:sz w:val="20"/>
          <w:szCs w:val="20"/>
        </w:rPr>
        <w:t>new_zealand</w:t>
      </w:r>
      <w:proofErr w:type="spellEnd"/>
      <w:r w:rsidRPr="00D06B01">
        <w:rPr>
          <w:rFonts w:ascii="Courier New" w:hAnsi="Courier New" w:cs="Courier New"/>
          <w:sz w:val="20"/>
          <w:szCs w:val="20"/>
        </w:rPr>
        <w:t xml:space="preserve">         16%</w:t>
      </w:r>
    </w:p>
    <w:p w14:paraId="60F2712F"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2         </w:t>
      </w:r>
      <w:proofErr w:type="spellStart"/>
      <w:r w:rsidRPr="00D06B01">
        <w:rPr>
          <w:rFonts w:ascii="Courier New" w:hAnsi="Courier New" w:cs="Courier New"/>
          <w:sz w:val="20"/>
          <w:szCs w:val="20"/>
        </w:rPr>
        <w:t>norway</w:t>
      </w:r>
      <w:proofErr w:type="spellEnd"/>
      <w:r w:rsidRPr="00D06B01">
        <w:rPr>
          <w:rFonts w:ascii="Courier New" w:hAnsi="Courier New" w:cs="Courier New"/>
          <w:sz w:val="20"/>
          <w:szCs w:val="20"/>
        </w:rPr>
        <w:t xml:space="preserve">         17%</w:t>
      </w:r>
    </w:p>
    <w:p w14:paraId="4FECF6B5"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3  </w:t>
      </w:r>
      <w:proofErr w:type="spellStart"/>
      <w:r w:rsidRPr="00D06B01">
        <w:rPr>
          <w:rFonts w:ascii="Courier New" w:hAnsi="Courier New" w:cs="Courier New"/>
          <w:sz w:val="20"/>
          <w:szCs w:val="20"/>
        </w:rPr>
        <w:t>england_wales</w:t>
      </w:r>
      <w:proofErr w:type="spellEnd"/>
      <w:r w:rsidRPr="00D06B01">
        <w:rPr>
          <w:rFonts w:ascii="Courier New" w:hAnsi="Courier New" w:cs="Courier New"/>
          <w:sz w:val="20"/>
          <w:szCs w:val="20"/>
        </w:rPr>
        <w:t xml:space="preserve">         19%</w:t>
      </w:r>
    </w:p>
    <w:p w14:paraId="50C16767"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4    </w:t>
      </w:r>
      <w:proofErr w:type="spellStart"/>
      <w:r w:rsidRPr="00D06B01">
        <w:rPr>
          <w:rFonts w:ascii="Courier New" w:hAnsi="Courier New" w:cs="Courier New"/>
          <w:sz w:val="20"/>
          <w:szCs w:val="20"/>
        </w:rPr>
        <w:t>switzerland</w:t>
      </w:r>
      <w:proofErr w:type="spellEnd"/>
      <w:r w:rsidRPr="00D06B01">
        <w:rPr>
          <w:rFonts w:ascii="Courier New" w:hAnsi="Courier New" w:cs="Courier New"/>
          <w:sz w:val="20"/>
          <w:szCs w:val="20"/>
        </w:rPr>
        <w:t xml:space="preserve">         19%</w:t>
      </w:r>
    </w:p>
    <w:p w14:paraId="26A8B89B"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5        </w:t>
      </w:r>
      <w:proofErr w:type="spellStart"/>
      <w:r w:rsidRPr="00D06B01">
        <w:rPr>
          <w:rFonts w:ascii="Courier New" w:hAnsi="Courier New" w:cs="Courier New"/>
          <w:sz w:val="20"/>
          <w:szCs w:val="20"/>
        </w:rPr>
        <w:t>austria</w:t>
      </w:r>
      <w:proofErr w:type="spellEnd"/>
      <w:r w:rsidRPr="00D06B01">
        <w:rPr>
          <w:rFonts w:ascii="Courier New" w:hAnsi="Courier New" w:cs="Courier New"/>
          <w:sz w:val="20"/>
          <w:szCs w:val="20"/>
        </w:rPr>
        <w:t xml:space="preserve">         19%</w:t>
      </w:r>
    </w:p>
    <w:p w14:paraId="31BED226"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6        </w:t>
      </w:r>
      <w:proofErr w:type="spellStart"/>
      <w:r w:rsidRPr="00D06B01">
        <w:rPr>
          <w:rFonts w:ascii="Courier New" w:hAnsi="Courier New" w:cs="Courier New"/>
          <w:sz w:val="20"/>
          <w:szCs w:val="20"/>
        </w:rPr>
        <w:t>belgium</w:t>
      </w:r>
      <w:proofErr w:type="spellEnd"/>
      <w:r w:rsidRPr="00D06B01">
        <w:rPr>
          <w:rFonts w:ascii="Courier New" w:hAnsi="Courier New" w:cs="Courier New"/>
          <w:sz w:val="20"/>
          <w:szCs w:val="20"/>
        </w:rPr>
        <w:t xml:space="preserve">         19%</w:t>
      </w:r>
    </w:p>
    <w:p w14:paraId="0090CC5B"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7          </w:t>
      </w:r>
      <w:proofErr w:type="spellStart"/>
      <w:r w:rsidRPr="00D06B01">
        <w:rPr>
          <w:rFonts w:ascii="Courier New" w:hAnsi="Courier New" w:cs="Courier New"/>
          <w:sz w:val="20"/>
          <w:szCs w:val="20"/>
        </w:rPr>
        <w:t>spain</w:t>
      </w:r>
      <w:proofErr w:type="spellEnd"/>
      <w:r w:rsidRPr="00D06B01">
        <w:rPr>
          <w:rFonts w:ascii="Courier New" w:hAnsi="Courier New" w:cs="Courier New"/>
          <w:sz w:val="20"/>
          <w:szCs w:val="20"/>
        </w:rPr>
        <w:t xml:space="preserve">         20%</w:t>
      </w:r>
    </w:p>
    <w:p w14:paraId="4DFC7CA6"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8    </w:t>
      </w:r>
      <w:proofErr w:type="spellStart"/>
      <w:r w:rsidRPr="00D06B01">
        <w:rPr>
          <w:rFonts w:ascii="Courier New" w:hAnsi="Courier New" w:cs="Courier New"/>
          <w:sz w:val="20"/>
          <w:szCs w:val="20"/>
        </w:rPr>
        <w:t>netherlands</w:t>
      </w:r>
      <w:proofErr w:type="spellEnd"/>
      <w:r w:rsidRPr="00D06B01">
        <w:rPr>
          <w:rFonts w:ascii="Courier New" w:hAnsi="Courier New" w:cs="Courier New"/>
          <w:sz w:val="20"/>
          <w:szCs w:val="20"/>
        </w:rPr>
        <w:t xml:space="preserve">         20%</w:t>
      </w:r>
    </w:p>
    <w:p w14:paraId="6A46D1FB"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9        </w:t>
      </w:r>
      <w:proofErr w:type="spellStart"/>
      <w:r w:rsidRPr="00D06B01">
        <w:rPr>
          <w:rFonts w:ascii="Courier New" w:hAnsi="Courier New" w:cs="Courier New"/>
          <w:sz w:val="20"/>
          <w:szCs w:val="20"/>
        </w:rPr>
        <w:t>hungary</w:t>
      </w:r>
      <w:proofErr w:type="spellEnd"/>
      <w:r w:rsidRPr="00D06B01">
        <w:rPr>
          <w:rFonts w:ascii="Courier New" w:hAnsi="Courier New" w:cs="Courier New"/>
          <w:sz w:val="20"/>
          <w:szCs w:val="20"/>
        </w:rPr>
        <w:t xml:space="preserve">         20%</w:t>
      </w:r>
    </w:p>
    <w:p w14:paraId="39F28225"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10       </w:t>
      </w:r>
      <w:proofErr w:type="spellStart"/>
      <w:r w:rsidRPr="00D06B01">
        <w:rPr>
          <w:rFonts w:ascii="Courier New" w:hAnsi="Courier New" w:cs="Courier New"/>
          <w:sz w:val="20"/>
          <w:szCs w:val="20"/>
        </w:rPr>
        <w:t>czechia</w:t>
      </w:r>
      <w:proofErr w:type="spellEnd"/>
      <w:r w:rsidRPr="00D06B01">
        <w:rPr>
          <w:rFonts w:ascii="Courier New" w:hAnsi="Courier New" w:cs="Courier New"/>
          <w:sz w:val="20"/>
          <w:szCs w:val="20"/>
        </w:rPr>
        <w:t xml:space="preserve">         20%</w:t>
      </w:r>
    </w:p>
    <w:p w14:paraId="277797DD"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11       </w:t>
      </w:r>
      <w:proofErr w:type="spellStart"/>
      <w:r w:rsidRPr="00D06B01">
        <w:rPr>
          <w:rFonts w:ascii="Courier New" w:hAnsi="Courier New" w:cs="Courier New"/>
          <w:sz w:val="20"/>
          <w:szCs w:val="20"/>
        </w:rPr>
        <w:t>denmark</w:t>
      </w:r>
      <w:proofErr w:type="spellEnd"/>
      <w:r w:rsidRPr="00D06B01">
        <w:rPr>
          <w:rFonts w:ascii="Courier New" w:hAnsi="Courier New" w:cs="Courier New"/>
          <w:sz w:val="20"/>
          <w:szCs w:val="20"/>
        </w:rPr>
        <w:t xml:space="preserve">         20%</w:t>
      </w:r>
    </w:p>
    <w:p w14:paraId="3209CBA2"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12        </w:t>
      </w:r>
      <w:proofErr w:type="spellStart"/>
      <w:r w:rsidRPr="00D06B01">
        <w:rPr>
          <w:rFonts w:ascii="Courier New" w:hAnsi="Courier New" w:cs="Courier New"/>
          <w:sz w:val="20"/>
          <w:szCs w:val="20"/>
        </w:rPr>
        <w:t>sweden</w:t>
      </w:r>
      <w:proofErr w:type="spellEnd"/>
      <w:r w:rsidRPr="00D06B01">
        <w:rPr>
          <w:rFonts w:ascii="Courier New" w:hAnsi="Courier New" w:cs="Courier New"/>
          <w:sz w:val="20"/>
          <w:szCs w:val="20"/>
        </w:rPr>
        <w:t xml:space="preserve">         20%</w:t>
      </w:r>
    </w:p>
    <w:p w14:paraId="3CD5D13B"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13        </w:t>
      </w:r>
      <w:proofErr w:type="spellStart"/>
      <w:r w:rsidRPr="00D06B01">
        <w:rPr>
          <w:rFonts w:ascii="Courier New" w:hAnsi="Courier New" w:cs="Courier New"/>
          <w:sz w:val="20"/>
          <w:szCs w:val="20"/>
        </w:rPr>
        <w:t>france</w:t>
      </w:r>
      <w:proofErr w:type="spellEnd"/>
      <w:r w:rsidRPr="00D06B01">
        <w:rPr>
          <w:rFonts w:ascii="Courier New" w:hAnsi="Courier New" w:cs="Courier New"/>
          <w:sz w:val="20"/>
          <w:szCs w:val="20"/>
        </w:rPr>
        <w:t xml:space="preserve">         21%</w:t>
      </w:r>
    </w:p>
    <w:p w14:paraId="71C893EE"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14      </w:t>
      </w:r>
      <w:proofErr w:type="spellStart"/>
      <w:r w:rsidRPr="00D06B01">
        <w:rPr>
          <w:rFonts w:ascii="Courier New" w:hAnsi="Courier New" w:cs="Courier New"/>
          <w:sz w:val="20"/>
          <w:szCs w:val="20"/>
        </w:rPr>
        <w:t>bulgaria</w:t>
      </w:r>
      <w:proofErr w:type="spellEnd"/>
      <w:r w:rsidRPr="00D06B01">
        <w:rPr>
          <w:rFonts w:ascii="Courier New" w:hAnsi="Courier New" w:cs="Courier New"/>
          <w:sz w:val="20"/>
          <w:szCs w:val="20"/>
        </w:rPr>
        <w:t xml:space="preserve">         21%</w:t>
      </w:r>
    </w:p>
    <w:p w14:paraId="36E006F3"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15       </w:t>
      </w:r>
      <w:proofErr w:type="spellStart"/>
      <w:r w:rsidRPr="00D06B01">
        <w:rPr>
          <w:rFonts w:ascii="Courier New" w:hAnsi="Courier New" w:cs="Courier New"/>
          <w:sz w:val="20"/>
          <w:szCs w:val="20"/>
        </w:rPr>
        <w:t>finland</w:t>
      </w:r>
      <w:proofErr w:type="spellEnd"/>
      <w:r w:rsidRPr="00D06B01">
        <w:rPr>
          <w:rFonts w:ascii="Courier New" w:hAnsi="Courier New" w:cs="Courier New"/>
          <w:sz w:val="20"/>
          <w:szCs w:val="20"/>
        </w:rPr>
        <w:t xml:space="preserve">         22%</w:t>
      </w:r>
    </w:p>
    <w:p w14:paraId="4B776AEC"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16      </w:t>
      </w:r>
      <w:proofErr w:type="spellStart"/>
      <w:r w:rsidRPr="00D06B01">
        <w:rPr>
          <w:rFonts w:ascii="Courier New" w:hAnsi="Courier New" w:cs="Courier New"/>
          <w:sz w:val="20"/>
          <w:szCs w:val="20"/>
        </w:rPr>
        <w:t>portugal</w:t>
      </w:r>
      <w:proofErr w:type="spellEnd"/>
      <w:r w:rsidRPr="00D06B01">
        <w:rPr>
          <w:rFonts w:ascii="Courier New" w:hAnsi="Courier New" w:cs="Courier New"/>
          <w:sz w:val="20"/>
          <w:szCs w:val="20"/>
        </w:rPr>
        <w:t xml:space="preserve">         23%</w:t>
      </w:r>
    </w:p>
    <w:p w14:paraId="3F4DC6FC" w14:textId="77777777" w:rsidR="00D06B01" w:rsidRPr="00D06B01" w:rsidRDefault="00D06B01" w:rsidP="00D06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06B01">
        <w:rPr>
          <w:rFonts w:ascii="Courier New" w:hAnsi="Courier New" w:cs="Courier New"/>
          <w:sz w:val="20"/>
          <w:szCs w:val="20"/>
        </w:rPr>
        <w:t xml:space="preserve">17         </w:t>
      </w:r>
      <w:proofErr w:type="spellStart"/>
      <w:r w:rsidRPr="00D06B01">
        <w:rPr>
          <w:rFonts w:ascii="Courier New" w:hAnsi="Courier New" w:cs="Courier New"/>
          <w:sz w:val="20"/>
          <w:szCs w:val="20"/>
        </w:rPr>
        <w:t>italy</w:t>
      </w:r>
      <w:proofErr w:type="spellEnd"/>
      <w:r w:rsidRPr="00D06B01">
        <w:rPr>
          <w:rFonts w:ascii="Courier New" w:hAnsi="Courier New" w:cs="Courier New"/>
          <w:sz w:val="20"/>
          <w:szCs w:val="20"/>
        </w:rPr>
        <w:t xml:space="preserve">         23%</w:t>
      </w:r>
    </w:p>
    <w:p w14:paraId="58CE52C0" w14:textId="77777777" w:rsidR="00D06B01" w:rsidRDefault="00D06B01">
      <w:pPr>
        <w:pStyle w:val="CommentText"/>
      </w:pPr>
    </w:p>
    <w:p w14:paraId="4CAF61EE" w14:textId="7FC85801" w:rsidR="00D06B01" w:rsidRDefault="00D06B01">
      <w:pPr>
        <w:pStyle w:val="CommentText"/>
      </w:pPr>
    </w:p>
  </w:comment>
  <w:comment w:id="122" w:author="Zhou, Bin" w:date="2020-07-01T14:41:00Z" w:initials="ZB">
    <w:p w14:paraId="607BA4E8" w14:textId="5D50002A" w:rsidR="00BC7C55" w:rsidRDefault="00BC7C55">
      <w:pPr>
        <w:pStyle w:val="CommentText"/>
      </w:pPr>
      <w:r>
        <w:rPr>
          <w:rStyle w:val="CommentReference"/>
        </w:rPr>
        <w:annotationRef/>
      </w:r>
      <w:r>
        <w:t>What about CVD burden?</w:t>
      </w:r>
    </w:p>
  </w:comment>
  <w:comment w:id="123" w:author="Vasilis Kontis" w:date="2020-07-01T18:25:00Z" w:initials="VK">
    <w:p w14:paraId="4B85B9E3" w14:textId="45AE6809" w:rsidR="00695919" w:rsidRDefault="00695919">
      <w:pPr>
        <w:pStyle w:val="CommentText"/>
      </w:pPr>
      <w:r>
        <w:rPr>
          <w:rStyle w:val="CommentReference"/>
        </w:rPr>
        <w:annotationRef/>
      </w:r>
      <w:r>
        <w:t xml:space="preserve">Is it worth to add any reference to smoking? I know the link with </w:t>
      </w:r>
      <w:proofErr w:type="spellStart"/>
      <w:r>
        <w:t>covid</w:t>
      </w:r>
      <w:proofErr w:type="spellEnd"/>
      <w:r>
        <w:t xml:space="preserve"> has been debated and perhaps is not as certain, but evidence tends to support there is one </w:t>
      </w:r>
      <w:hyperlink r:id="rId3" w:history="1">
        <w:r w:rsidRPr="009634C1">
          <w:rPr>
            <w:rStyle w:val="Hyperlink"/>
          </w:rPr>
          <w:t>https://www.who.int/news-room/commentaries/detail/smoking-and-covid-19</w:t>
        </w:r>
      </w:hyperlink>
      <w:r>
        <w:t xml:space="preserve"> </w:t>
      </w:r>
    </w:p>
  </w:comment>
  <w:comment w:id="124" w:author="Ezzati, Majid" w:date="2020-06-30T12:11:00Z" w:initials="EM">
    <w:p w14:paraId="3ADFB9A2" w14:textId="649BD040" w:rsidR="00754128" w:rsidRDefault="00754128">
      <w:pPr>
        <w:pStyle w:val="CommentText"/>
      </w:pPr>
      <w:r>
        <w:rPr>
          <w:rStyle w:val="CommentReference"/>
        </w:rPr>
        <w:annotationRef/>
      </w:r>
      <w:r w:rsidRPr="001236D3">
        <w:rPr>
          <w:noProof/>
        </w:rPr>
        <w:t>Palladino R, Tayu Lee J, Ashworth M, Triassi M, Millett C. Associations between multimorbidity, healthcare utilisation and health status: evidence from 16 European countries. Age and ageing. 2016;45(3):431-5</w:t>
      </w:r>
    </w:p>
  </w:comment>
  <w:comment w:id="125" w:author="Zhou, Bin" w:date="2020-07-01T14:42:00Z" w:initials="ZB">
    <w:p w14:paraId="27DC910D" w14:textId="603D0145" w:rsidR="00BC7C55" w:rsidRDefault="00BC7C55">
      <w:pPr>
        <w:pStyle w:val="CommentText"/>
      </w:pPr>
      <w:r>
        <w:rPr>
          <w:rStyle w:val="CommentReference"/>
        </w:rPr>
        <w:annotationRef/>
      </w:r>
      <w:r>
        <w:t>Number or rate or relative increase, or all of them?</w:t>
      </w:r>
    </w:p>
  </w:comment>
  <w:comment w:id="126" w:author="Ezzati, Majid" w:date="2020-06-30T12:20:00Z" w:initials="EM">
    <w:p w14:paraId="1E61BD27" w14:textId="3A68317B" w:rsidR="00754128" w:rsidRDefault="00754128">
      <w:pPr>
        <w:pStyle w:val="CommentText"/>
      </w:pPr>
      <w:r>
        <w:rPr>
          <w:rStyle w:val="CommentReference"/>
        </w:rPr>
        <w:annotationRef/>
      </w:r>
      <w:r w:rsidRPr="00D033CB">
        <w:rPr>
          <w:rFonts w:ascii="Arial" w:hAnsi="Arial" w:cs="Arial"/>
          <w:i/>
          <w:iCs/>
          <w:color w:val="333333"/>
          <w:sz w:val="21"/>
          <w:szCs w:val="21"/>
        </w:rPr>
        <w:t>OECD Income Distribution Database</w:t>
      </w:r>
      <w:r w:rsidRPr="00D033CB">
        <w:rPr>
          <w:rFonts w:ascii="Arial" w:hAnsi="Arial" w:cs="Arial"/>
          <w:color w:val="333333"/>
          <w:sz w:val="21"/>
          <w:szCs w:val="21"/>
        </w:rPr>
        <w:t>, </w:t>
      </w:r>
      <w:hyperlink r:id="rId4" w:tgtFrame="_blank" w:history="1">
        <w:r w:rsidRPr="00D033CB">
          <w:rPr>
            <w:rFonts w:ascii="Arial" w:hAnsi="Arial" w:cs="Arial"/>
            <w:color w:val="0068B6"/>
            <w:sz w:val="21"/>
            <w:szCs w:val="21"/>
            <w:u w:val="single"/>
          </w:rPr>
          <w:t>http://oe.cd/idd</w:t>
        </w:r>
      </w:hyperlink>
      <w:r w:rsidRPr="00D033CB">
        <w:rPr>
          <w:rFonts w:ascii="Arial" w:hAnsi="Arial" w:cs="Arial"/>
          <w:color w:val="333333"/>
          <w:sz w:val="21"/>
          <w:szCs w:val="21"/>
        </w:rPr>
        <w:t>.</w:t>
      </w:r>
    </w:p>
  </w:comment>
  <w:comment w:id="127" w:author="Ezzati, Majid" w:date="2020-06-30T12:48:00Z" w:initials="EM">
    <w:p w14:paraId="5B056183" w14:textId="566E87ED" w:rsidR="00754128" w:rsidRDefault="00754128">
      <w:pPr>
        <w:pStyle w:val="CommentText"/>
      </w:pPr>
      <w:r>
        <w:rPr>
          <w:rStyle w:val="CommentReference"/>
        </w:rPr>
        <w:annotationRef/>
      </w:r>
      <w:r>
        <w:t>All: we don’t want to downplay, especially poverty but is this reasonably ok?</w:t>
      </w:r>
    </w:p>
  </w:comment>
  <w:comment w:id="128" w:author="Bennett, James E" w:date="2020-07-01T11:30:00Z" w:initials="BJE">
    <w:p w14:paraId="1AE7431A" w14:textId="77777777" w:rsidR="00195988" w:rsidRDefault="00195988">
      <w:pPr>
        <w:pStyle w:val="CommentText"/>
      </w:pPr>
      <w:r>
        <w:rPr>
          <w:rStyle w:val="CommentReference"/>
        </w:rPr>
        <w:annotationRef/>
      </w:r>
      <w:r>
        <w:t xml:space="preserve">In my opinion, </w:t>
      </w:r>
      <w:r w:rsidRPr="00195988">
        <w:rPr>
          <w:b/>
          <w:bCs/>
        </w:rPr>
        <w:t>yes absolutely</w:t>
      </w:r>
      <w:r>
        <w:t xml:space="preserve"> – the main thing way above + beyond anything is how many people are infected.</w:t>
      </w:r>
    </w:p>
    <w:p w14:paraId="4DB69C00" w14:textId="304268A9" w:rsidR="00195988" w:rsidRDefault="00195988">
      <w:pPr>
        <w:pStyle w:val="CommentText"/>
      </w:pPr>
      <w:r>
        <w:t>For this reason I think the second paragraph on response and lockdown stringency etc should replace this as the first.</w:t>
      </w:r>
    </w:p>
  </w:comment>
  <w:comment w:id="129" w:author="Ezzati, Majid" w:date="2020-06-30T14:54:00Z" w:initials="EM">
    <w:p w14:paraId="3F1CEA1E" w14:textId="77777777" w:rsidR="00C415F9" w:rsidRDefault="00C415F9" w:rsidP="00C415F9">
      <w:pPr>
        <w:pStyle w:val="CommentText"/>
      </w:pPr>
      <w:r>
        <w:rPr>
          <w:rStyle w:val="CommentReference"/>
        </w:rPr>
        <w:annotationRef/>
      </w:r>
      <w:hyperlink r:id="rId5" w:history="1">
        <w:r w:rsidRPr="00E14872">
          <w:rPr>
            <w:rStyle w:val="Hyperlink"/>
          </w:rPr>
          <w:t>https://www.thelancet.com/journals/lancet/article/PIIS0140-6736(20)31357-X/fulltext</w:t>
        </w:r>
      </w:hyperlink>
    </w:p>
  </w:comment>
  <w:comment w:id="130" w:author="Ezzati, Majid" w:date="2020-06-30T15:10:00Z" w:initials="EM">
    <w:p w14:paraId="07257392" w14:textId="4F7AB623" w:rsidR="001135C1" w:rsidRDefault="001135C1">
      <w:pPr>
        <w:pStyle w:val="CommentText"/>
      </w:pPr>
      <w:r>
        <w:rPr>
          <w:rStyle w:val="CommentReference"/>
        </w:rPr>
        <w:annotationRef/>
      </w:r>
      <w:r>
        <w:t xml:space="preserve">Martin: over to you to change/expand + use the observatory materials </w:t>
      </w:r>
    </w:p>
  </w:comment>
  <w:comment w:id="131" w:author="Ezzati, Majid" w:date="2020-06-30T13:35:00Z" w:initials="EM">
    <w:p w14:paraId="62B240E6" w14:textId="596F76E3" w:rsidR="00754128" w:rsidRDefault="00754128">
      <w:pPr>
        <w:pStyle w:val="CommentText"/>
      </w:pPr>
      <w:r>
        <w:rPr>
          <w:rStyle w:val="CommentReference"/>
        </w:rPr>
        <w:annotationRef/>
      </w:r>
      <w:r w:rsidRPr="00AD59C7">
        <w:rPr>
          <w:rFonts w:ascii="Helvetica" w:hAnsi="Helvetica"/>
          <w:color w:val="2C3E50"/>
          <w:sz w:val="30"/>
          <w:szCs w:val="30"/>
          <w:shd w:val="clear" w:color="auto" w:fill="F7F5F4"/>
        </w:rPr>
        <w:t xml:space="preserve">Hale, Thomas, Sam Webster, Anna Petherick, Toby Phillips, and Beatriz Kira (2020). Oxford COVID-19 Government Response Tracker, </w:t>
      </w:r>
      <w:proofErr w:type="spellStart"/>
      <w:r w:rsidRPr="00AD59C7">
        <w:rPr>
          <w:rFonts w:ascii="Helvetica" w:hAnsi="Helvetica"/>
          <w:color w:val="2C3E50"/>
          <w:sz w:val="30"/>
          <w:szCs w:val="30"/>
          <w:shd w:val="clear" w:color="auto" w:fill="F7F5F4"/>
        </w:rPr>
        <w:t>Blavatnik</w:t>
      </w:r>
      <w:proofErr w:type="spellEnd"/>
      <w:r w:rsidRPr="00AD59C7">
        <w:rPr>
          <w:rFonts w:ascii="Helvetica" w:hAnsi="Helvetica"/>
          <w:color w:val="2C3E50"/>
          <w:sz w:val="30"/>
          <w:szCs w:val="30"/>
          <w:shd w:val="clear" w:color="auto" w:fill="F7F5F4"/>
        </w:rPr>
        <w:t xml:space="preserve"> School of Government. Data use policy: Creative Commons Attribution CC BY standard.</w:t>
      </w:r>
    </w:p>
  </w:comment>
  <w:comment w:id="132" w:author="Ezzati, Majid" w:date="2020-06-30T14:39:00Z" w:initials="EM">
    <w:p w14:paraId="6707CAD3" w14:textId="4BFAA17A" w:rsidR="00754128" w:rsidRDefault="00754128">
      <w:pPr>
        <w:pStyle w:val="CommentText"/>
      </w:pPr>
      <w:r>
        <w:rPr>
          <w:rStyle w:val="CommentReference"/>
        </w:rPr>
        <w:annotationRef/>
      </w:r>
      <w:r>
        <w:t xml:space="preserve">who else? Norway/Portugal here or …? </w:t>
      </w:r>
    </w:p>
  </w:comment>
  <w:comment w:id="133" w:author="Ezzati, Majid" w:date="2020-06-30T15:10:00Z" w:initials="EM">
    <w:p w14:paraId="03C2DF94" w14:textId="77777777" w:rsidR="001135C1" w:rsidRDefault="001135C1">
      <w:pPr>
        <w:pStyle w:val="CommentText"/>
        <w:rPr>
          <w:rFonts w:ascii="Helvetica" w:hAnsi="Helvetica"/>
          <w:color w:val="2C3E50"/>
          <w:sz w:val="30"/>
          <w:szCs w:val="30"/>
          <w:shd w:val="clear" w:color="auto" w:fill="F7F5F4"/>
        </w:rPr>
      </w:pPr>
      <w:r>
        <w:rPr>
          <w:rStyle w:val="CommentReference"/>
        </w:rPr>
        <w:annotationRef/>
      </w:r>
      <w:r w:rsidRPr="00AD59C7">
        <w:rPr>
          <w:rFonts w:ascii="Helvetica" w:hAnsi="Helvetica"/>
          <w:color w:val="2C3E50"/>
          <w:sz w:val="30"/>
          <w:szCs w:val="30"/>
          <w:shd w:val="clear" w:color="auto" w:fill="F7F5F4"/>
        </w:rPr>
        <w:t xml:space="preserve">Hale, Thomas, Sam Webster, Anna Petherick, Toby Phillips, and Beatriz Kira (2020). Oxford COVID-19 Government Response Tracker, </w:t>
      </w:r>
      <w:proofErr w:type="spellStart"/>
      <w:r w:rsidRPr="00AD59C7">
        <w:rPr>
          <w:rFonts w:ascii="Helvetica" w:hAnsi="Helvetica"/>
          <w:color w:val="2C3E50"/>
          <w:sz w:val="30"/>
          <w:szCs w:val="30"/>
          <w:shd w:val="clear" w:color="auto" w:fill="F7F5F4"/>
        </w:rPr>
        <w:t>Blavatnik</w:t>
      </w:r>
      <w:proofErr w:type="spellEnd"/>
      <w:r w:rsidRPr="00AD59C7">
        <w:rPr>
          <w:rFonts w:ascii="Helvetica" w:hAnsi="Helvetica"/>
          <w:color w:val="2C3E50"/>
          <w:sz w:val="30"/>
          <w:szCs w:val="30"/>
          <w:shd w:val="clear" w:color="auto" w:fill="F7F5F4"/>
        </w:rPr>
        <w:t xml:space="preserve"> School of Government. Data use policy: Creative Commons Attribution CC BY standard.</w:t>
      </w:r>
    </w:p>
    <w:p w14:paraId="588F6766" w14:textId="77777777" w:rsidR="004829D6" w:rsidRDefault="004829D6">
      <w:pPr>
        <w:pStyle w:val="CommentText"/>
        <w:rPr>
          <w:rFonts w:ascii="Helvetica" w:hAnsi="Helvetica"/>
          <w:color w:val="2C3E50"/>
          <w:sz w:val="30"/>
          <w:szCs w:val="30"/>
          <w:shd w:val="clear" w:color="auto" w:fill="F7F5F4"/>
        </w:rPr>
      </w:pPr>
    </w:p>
    <w:p w14:paraId="66046E99" w14:textId="77777777" w:rsidR="004829D6" w:rsidRDefault="004829D6">
      <w:pPr>
        <w:pStyle w:val="CommentText"/>
        <w:rPr>
          <w:rFonts w:ascii="Helvetica" w:hAnsi="Helvetica"/>
          <w:color w:val="2C3E50"/>
          <w:sz w:val="30"/>
          <w:szCs w:val="30"/>
          <w:shd w:val="clear" w:color="auto" w:fill="F7F5F4"/>
        </w:rPr>
      </w:pPr>
    </w:p>
    <w:p w14:paraId="647FFA0A" w14:textId="3995900B" w:rsidR="004829D6" w:rsidRDefault="004829D6">
      <w:pPr>
        <w:pStyle w:val="CommentText"/>
      </w:pPr>
      <w:r w:rsidRPr="004829D6">
        <w:t>https://pubmed.ncbi.nlm.nih.gov/32242173/</w:t>
      </w:r>
    </w:p>
  </w:comment>
  <w:comment w:id="135" w:author="Ezzati, Majid" w:date="2020-06-30T13:47:00Z" w:initials="EM">
    <w:p w14:paraId="3D88657F" w14:textId="3D8B9EC3" w:rsidR="00754128" w:rsidRDefault="00754128">
      <w:pPr>
        <w:pStyle w:val="CommentText"/>
      </w:pPr>
      <w:r>
        <w:rPr>
          <w:rStyle w:val="CommentReference"/>
        </w:rPr>
        <w:annotationRef/>
      </w:r>
      <w:r>
        <w:t>Denmark? Switzerland?</w:t>
      </w:r>
    </w:p>
  </w:comment>
  <w:comment w:id="138" w:author="Parks, Robbie M" w:date="2020-07-01T13:12:00Z" w:initials="PRM">
    <w:p w14:paraId="454C7E35" w14:textId="46DBF861" w:rsidR="00A14EE1" w:rsidRDefault="00A14EE1">
      <w:pPr>
        <w:pStyle w:val="CommentText"/>
      </w:pPr>
      <w:r>
        <w:rPr>
          <w:rStyle w:val="CommentReference"/>
        </w:rPr>
        <w:annotationRef/>
      </w:r>
      <w:r>
        <w:t>Didn’t we say that we’d use ‘pandemic’ throughout?</w:t>
      </w:r>
    </w:p>
  </w:comment>
  <w:comment w:id="139" w:author="Ezzati, Majid" w:date="2020-06-30T14:32:00Z" w:initials="EM">
    <w:p w14:paraId="727051F5" w14:textId="77777777" w:rsidR="00754128" w:rsidRDefault="00754128">
      <w:pPr>
        <w:pStyle w:val="CommentText"/>
      </w:pPr>
      <w:r>
        <w:rPr>
          <w:rStyle w:val="CommentReference"/>
        </w:rPr>
        <w:annotationRef/>
      </w:r>
      <w:r>
        <w:t>Where is Belgium?</w:t>
      </w:r>
    </w:p>
    <w:p w14:paraId="0E1AA751" w14:textId="77777777" w:rsidR="00754128" w:rsidRDefault="00754128">
      <w:pPr>
        <w:pStyle w:val="CommentText"/>
      </w:pPr>
    </w:p>
    <w:p w14:paraId="5D0436FC" w14:textId="611CDC38" w:rsidR="00754128" w:rsidRDefault="00754128">
      <w:pPr>
        <w:pStyle w:val="CommentText"/>
      </w:pPr>
      <w:r>
        <w:t xml:space="preserve">What led to the difference between say Spain/UK and France/Netherlands? A few days in terms of lockdown or </w:t>
      </w:r>
      <w:r w:rsidR="00F6121B">
        <w:t>somewhat better testing/cluster detection/contract tracing?</w:t>
      </w:r>
    </w:p>
  </w:comment>
  <w:comment w:id="143" w:author="Rashid, Theo O" w:date="2020-07-01T12:50:00Z" w:initials="RTO">
    <w:p w14:paraId="0D961218" w14:textId="3A30CB0B" w:rsidR="008552C4" w:rsidRDefault="008552C4">
      <w:pPr>
        <w:pStyle w:val="CommentText"/>
      </w:pPr>
      <w:r>
        <w:rPr>
          <w:rStyle w:val="CommentReference"/>
        </w:rPr>
        <w:annotationRef/>
      </w:r>
      <w:r>
        <w:t>Citing?</w:t>
      </w:r>
    </w:p>
  </w:comment>
  <w:comment w:id="144" w:author="Ezzati, Majid" w:date="2020-07-01T08:04:00Z" w:initials="EM">
    <w:p w14:paraId="6C88C094" w14:textId="438C4CF8" w:rsidR="004829D6" w:rsidRDefault="004829D6">
      <w:pPr>
        <w:pStyle w:val="CommentText"/>
      </w:pPr>
      <w:r>
        <w:rPr>
          <w:rStyle w:val="CommentReference"/>
        </w:rPr>
        <w:annotationRef/>
      </w:r>
      <w:r>
        <w:t>Presumably Spain also had weak test/trace/isolate mechanisms if any</w:t>
      </w:r>
    </w:p>
  </w:comment>
  <w:comment w:id="145" w:author="Zhou, Bin" w:date="2020-07-01T14:45:00Z" w:initials="ZB">
    <w:p w14:paraId="0D82B0B8" w14:textId="77777777" w:rsidR="00BC7C55" w:rsidRDefault="00BC7C55">
      <w:pPr>
        <w:pStyle w:val="CommentText"/>
      </w:pPr>
      <w:r>
        <w:rPr>
          <w:rStyle w:val="CommentReference"/>
        </w:rPr>
        <w:annotationRef/>
      </w:r>
      <w:r>
        <w:t>Implementation of lockdown? France/Italy was very strict whereas UK’s was more like guidance. Some mobility data may be useful</w:t>
      </w:r>
    </w:p>
    <w:p w14:paraId="7D9FFBBE" w14:textId="6D712544" w:rsidR="00BC7C55" w:rsidRDefault="00BC7C55">
      <w:pPr>
        <w:pStyle w:val="CommentText"/>
      </w:pPr>
      <w:r>
        <w:br/>
        <w:t>Sweden doesn’t have any form of lockdown</w:t>
      </w:r>
    </w:p>
  </w:comment>
  <w:comment w:id="146" w:author="Parks, Robbie M" w:date="2020-07-01T13:19:00Z" w:initials="PRM">
    <w:p w14:paraId="33BEA14F" w14:textId="77777777" w:rsidR="009C30C3" w:rsidRDefault="009C30C3">
      <w:pPr>
        <w:pStyle w:val="CommentText"/>
      </w:pPr>
      <w:r>
        <w:rPr>
          <w:rStyle w:val="CommentReference"/>
        </w:rPr>
        <w:annotationRef/>
      </w:r>
      <w:r>
        <w:t>Might temperature and humidity play a role in transmutability in these generally-warmer countries ? Not conclusive at all</w:t>
      </w:r>
    </w:p>
    <w:p w14:paraId="1755F4BE" w14:textId="77777777" w:rsidR="009C30C3" w:rsidRDefault="009C30C3">
      <w:pPr>
        <w:pStyle w:val="CommentText"/>
      </w:pPr>
    </w:p>
    <w:p w14:paraId="77A5F7FD" w14:textId="6D51BADD" w:rsidR="009C30C3" w:rsidRDefault="00C73F7F" w:rsidP="000727EA">
      <w:hyperlink r:id="rId6" w:history="1">
        <w:r w:rsidR="009C30C3">
          <w:rPr>
            <w:rStyle w:val="Hyperlink"/>
          </w:rPr>
          <w:t>https://science.sciencemag.org/content/early/2020/05/15/science.abc2535</w:t>
        </w:r>
      </w:hyperlink>
    </w:p>
  </w:comment>
  <w:comment w:id="148" w:author="Ezzati, Majid" w:date="2020-06-30T16:05:00Z" w:initials="EM">
    <w:p w14:paraId="73E55C38" w14:textId="162B7A2B" w:rsidR="00717F57" w:rsidRDefault="00717F57">
      <w:pPr>
        <w:pStyle w:val="CommentText"/>
      </w:pPr>
      <w:r>
        <w:rPr>
          <w:rStyle w:val="CommentReference"/>
        </w:rPr>
        <w:annotationRef/>
      </w:r>
      <w:r>
        <w:t>To add forthcoming DELVE Report</w:t>
      </w:r>
    </w:p>
  </w:comment>
  <w:comment w:id="150" w:author="Bennett, James E" w:date="2020-07-01T11:35:00Z" w:initials="BJE">
    <w:p w14:paraId="5592C183" w14:textId="2AB817BE" w:rsidR="004F4D68" w:rsidRDefault="004F4D68">
      <w:pPr>
        <w:pStyle w:val="CommentText"/>
      </w:pPr>
      <w:r>
        <w:rPr>
          <w:rStyle w:val="CommentReference"/>
        </w:rPr>
        <w:annotationRef/>
      </w:r>
      <w:r>
        <w:t>Conditional on level of infection in NZ, is this relevant?</w:t>
      </w:r>
    </w:p>
  </w:comment>
  <w:comment w:id="151" w:author="Ezzati, Majid" w:date="2020-06-30T16:01:00Z" w:initials="EM">
    <w:p w14:paraId="75E72124" w14:textId="427985ED" w:rsidR="00717F57" w:rsidRDefault="00717F57">
      <w:pPr>
        <w:pStyle w:val="CommentText"/>
      </w:pPr>
      <w:r>
        <w:rPr>
          <w:rStyle w:val="CommentReference"/>
        </w:rPr>
        <w:annotationRef/>
      </w:r>
      <w:hyperlink r:id="rId7" w:history="1">
        <w:r w:rsidR="006C398A" w:rsidRPr="00EE0060">
          <w:rPr>
            <w:rStyle w:val="Hyperlink"/>
          </w:rPr>
          <w:t>https://ltccovid.org/2020/04/12/mortality-associated-with-covid-19-outbreaks-in-care-homes-early-international-evidence/</w:t>
        </w:r>
      </w:hyperlink>
    </w:p>
    <w:p w14:paraId="4BC68EE5" w14:textId="77777777" w:rsidR="006C398A" w:rsidRDefault="006C398A">
      <w:pPr>
        <w:pStyle w:val="CommentText"/>
      </w:pPr>
    </w:p>
    <w:p w14:paraId="28028690" w14:textId="4B13A5A5" w:rsidR="006C398A" w:rsidRDefault="006C398A">
      <w:pPr>
        <w:pStyle w:val="CommentText"/>
      </w:pPr>
    </w:p>
  </w:comment>
  <w:comment w:id="152" w:author="Vasilis Kontis" w:date="2020-07-01T18:29:00Z" w:initials="VK">
    <w:p w14:paraId="5647E901" w14:textId="0EB01DC4" w:rsidR="0093459E" w:rsidRDefault="0093459E" w:rsidP="0093459E">
      <w:pPr>
        <w:pStyle w:val="CommentText"/>
      </w:pPr>
      <w:r>
        <w:rPr>
          <w:rStyle w:val="CommentReference"/>
        </w:rPr>
        <w:annotationRef/>
      </w:r>
      <w:r>
        <w:t xml:space="preserve">Sweden may have the largest % in care homes compared to all other countries, almost half of coronavirus deaths.  </w:t>
      </w:r>
    </w:p>
    <w:p w14:paraId="0F7150D4" w14:textId="0569F9D9" w:rsidR="0093459E" w:rsidRDefault="0093459E">
      <w:pPr>
        <w:pStyle w:val="CommentText"/>
      </w:pPr>
    </w:p>
  </w:comment>
  <w:comment w:id="153" w:author="Ezzati, Majid" w:date="2020-06-30T16:18:00Z" w:initials="EM">
    <w:p w14:paraId="3D49A104" w14:textId="026449A4" w:rsidR="006C398A" w:rsidRDefault="00E81862">
      <w:pPr>
        <w:pStyle w:val="CommentText"/>
      </w:pPr>
      <w:r>
        <w:rPr>
          <w:rStyle w:val="CommentReference"/>
        </w:rPr>
        <w:annotationRef/>
      </w:r>
      <w:r>
        <w:t>Martin: can we rely on you to say this more accurately</w:t>
      </w:r>
      <w:r w:rsidR="00D54CF5">
        <w:t xml:space="preserve"> in terms of weaker/stronger systems</w:t>
      </w:r>
    </w:p>
  </w:comment>
  <w:comment w:id="156" w:author="Ezzati, Majid" w:date="2020-06-30T16:21:00Z" w:initials="EM">
    <w:p w14:paraId="38CB7E66" w14:textId="753FC1E1" w:rsidR="006C398A" w:rsidRDefault="006C398A">
      <w:pPr>
        <w:pStyle w:val="CommentText"/>
      </w:pPr>
      <w:r>
        <w:rPr>
          <w:rStyle w:val="CommentReference"/>
        </w:rPr>
        <w:annotationRef/>
      </w:r>
      <w:r w:rsidRPr="008C77DB">
        <w:t>https://www.ons.gov.uk/peoplepopulationandcommunity/healthandsocialcare/healthcaresystem/articles/howdoesukhealthcarespendingcomparewithothercountries/2019-08-29</w:t>
      </w:r>
    </w:p>
  </w:comment>
  <w:comment w:id="158" w:author="Ezzati, Majid" w:date="2020-06-30T16:27:00Z" w:initials="EM">
    <w:p w14:paraId="5DCE07CA" w14:textId="5C53725A" w:rsidR="006C398A" w:rsidRDefault="006C398A">
      <w:pPr>
        <w:pStyle w:val="CommentText"/>
      </w:pPr>
      <w:r>
        <w:rPr>
          <w:rStyle w:val="CommentReference"/>
        </w:rPr>
        <w:annotationRef/>
      </w:r>
      <w:r w:rsidRPr="007E4A3C">
        <w:t>https://data.oecd.org/healtheqt/hospital-beds.htm</w:t>
      </w:r>
    </w:p>
  </w:comment>
  <w:comment w:id="157" w:author="Bennett, James E" w:date="2020-07-01T11:36:00Z" w:initials="BJE">
    <w:p w14:paraId="7373A192" w14:textId="5B5F2BBA" w:rsidR="004F4D68" w:rsidRDefault="004F4D68">
      <w:pPr>
        <w:pStyle w:val="CommentText"/>
      </w:pPr>
      <w:r>
        <w:rPr>
          <w:rStyle w:val="CommentReference"/>
        </w:rPr>
        <w:annotationRef/>
      </w:r>
      <w:r>
        <w:t xml:space="preserve">Do we want to spell out that although NHS capacity was not breeched (as far as I know) fear that it would be, led to poor policy of early discharge to care homes and of late admission of already deteriorated </w:t>
      </w:r>
      <w:proofErr w:type="spellStart"/>
      <w:proofErr w:type="gramStart"/>
      <w:r>
        <w:t>covids</w:t>
      </w:r>
      <w:proofErr w:type="spellEnd"/>
      <w:r>
        <w:t>.</w:t>
      </w:r>
      <w:proofErr w:type="gramEnd"/>
    </w:p>
  </w:comment>
  <w:comment w:id="159" w:author="Ezzati, Majid" w:date="2020-06-30T16:50:00Z" w:initials="EM">
    <w:p w14:paraId="4DB9ABD0" w14:textId="2E42CDB9" w:rsidR="00A84494" w:rsidRDefault="00A84494">
      <w:pPr>
        <w:pStyle w:val="CommentText"/>
      </w:pPr>
      <w:r>
        <w:rPr>
          <w:rStyle w:val="CommentReference"/>
        </w:rPr>
        <w:annotationRef/>
      </w:r>
      <w:r>
        <w:t>again, in a comparative way, what is this situation?</w:t>
      </w:r>
    </w:p>
  </w:comment>
  <w:comment w:id="161" w:author="Ezzati, Majid" w:date="2020-06-30T15:23:00Z" w:initials="EM">
    <w:p w14:paraId="6AE76021" w14:textId="123DCE8C" w:rsidR="00073BDB" w:rsidRDefault="00073BDB">
      <w:pPr>
        <w:pStyle w:val="CommentText"/>
      </w:pPr>
      <w:r>
        <w:rPr>
          <w:rStyle w:val="CommentReference"/>
        </w:rPr>
        <w:annotationRef/>
      </w:r>
      <w:r w:rsidRPr="00073BDB">
        <w:t>https://science.sciencemag.org/content/368/6493/860</w:t>
      </w:r>
    </w:p>
  </w:comment>
  <w:comment w:id="162" w:author="Ezzati, Majid" w:date="2020-06-30T15:26:00Z" w:initials="EM">
    <w:p w14:paraId="574211E1" w14:textId="65780496" w:rsidR="00C03A64" w:rsidRDefault="00C03A64">
      <w:pPr>
        <w:pStyle w:val="CommentText"/>
      </w:pPr>
      <w:r>
        <w:rPr>
          <w:rStyle w:val="CommentReference"/>
        </w:rPr>
        <w:annotationRef/>
      </w:r>
      <w:r>
        <w:t>cite</w:t>
      </w:r>
    </w:p>
  </w:comment>
  <w:comment w:id="166" w:author="Vasilis Kontis" w:date="2020-07-01T18:33:00Z" w:initials="VK">
    <w:p w14:paraId="77C12F52" w14:textId="76A8CAEB" w:rsidR="0093459E" w:rsidRDefault="0093459E">
      <w:pPr>
        <w:pStyle w:val="CommentText"/>
      </w:pPr>
      <w:r>
        <w:rPr>
          <w:rStyle w:val="CommentReference"/>
        </w:rPr>
        <w:annotationRef/>
      </w:r>
      <w:r>
        <w:rPr>
          <w:rStyle w:val="CommentReference"/>
        </w:rPr>
        <w:t xml:space="preserve">Is it worth mentioning targeted lockdowns as opposed to total lockdowns, as deaths highly concentrated in older </w:t>
      </w:r>
      <w:proofErr w:type="gramStart"/>
      <w:r>
        <w:rPr>
          <w:rStyle w:val="CommentReference"/>
        </w:rPr>
        <w:t>ages</w:t>
      </w:r>
      <w:proofErr w:type="gramEnd"/>
    </w:p>
  </w:comment>
  <w:comment w:id="167" w:author="Vasilis Kontis" w:date="2020-06-28T11:14:00Z" w:initials="VK">
    <w:p w14:paraId="06C40BB1" w14:textId="3E7D9495" w:rsidR="00754128" w:rsidRDefault="00754128">
      <w:pPr>
        <w:pStyle w:val="CommentText"/>
      </w:pPr>
      <w:r>
        <w:rPr>
          <w:rStyle w:val="CommentReference"/>
        </w:rPr>
        <w:annotationRef/>
      </w:r>
      <w:r>
        <w:rPr>
          <w:rStyle w:val="CommentReference"/>
        </w:rPr>
        <w:t>There is a chance (depending on whether it will have data up to end of May when we do the data update) that Slovakia also fulfils our criteria. NZ population according to UN is 4.8million so I chose a 4 million threshold (that filters out countries with data like Estonia, Iceland, Liechtenstein, Lithuania, Luxembourg)</w:t>
      </w:r>
    </w:p>
  </w:comment>
  <w:comment w:id="172" w:author="Parks, Robbie M" w:date="2020-07-01T13:25:00Z" w:initials="PRM">
    <w:p w14:paraId="662C127D" w14:textId="118153A4" w:rsidR="0034771D" w:rsidRDefault="0034771D">
      <w:pPr>
        <w:pStyle w:val="CommentText"/>
      </w:pPr>
      <w:r>
        <w:rPr>
          <w:rStyle w:val="CommentReference"/>
        </w:rPr>
        <w:annotationRef/>
      </w:r>
      <w:r>
        <w:t>Generally should be age group and sex if used in that order in abstract I think</w:t>
      </w:r>
      <w:r w:rsidR="00587E86">
        <w:t xml:space="preserve"> just for </w:t>
      </w:r>
      <w:proofErr w:type="spellStart"/>
      <w:r w:rsidR="00587E86">
        <w:t>consitency’s</w:t>
      </w:r>
      <w:proofErr w:type="spellEnd"/>
      <w:r w:rsidR="00587E86">
        <w:t xml:space="preserve"> sake</w:t>
      </w:r>
    </w:p>
  </w:comment>
  <w:comment w:id="173" w:author="Ezzati, Majid" w:date="2020-06-30T11:58:00Z" w:initials="EM">
    <w:p w14:paraId="678B520C" w14:textId="4C845D9C" w:rsidR="00754128" w:rsidRDefault="00754128">
      <w:pPr>
        <w:pStyle w:val="CommentText"/>
      </w:pPr>
      <w:r>
        <w:rPr>
          <w:rStyle w:val="CommentReference"/>
        </w:rPr>
        <w:annotationRef/>
      </w:r>
      <w:r>
        <w:t>To check after data update</w:t>
      </w:r>
    </w:p>
  </w:comment>
  <w:comment w:id="180" w:author="Parks, Robbie M" w:date="2020-07-01T13:33:00Z" w:initials="PRM">
    <w:p w14:paraId="55568B21" w14:textId="27314D1B" w:rsidR="00E04A51" w:rsidRDefault="00E04A51">
      <w:pPr>
        <w:pStyle w:val="CommentText"/>
      </w:pPr>
      <w:r>
        <w:rPr>
          <w:rStyle w:val="CommentReference"/>
        </w:rPr>
        <w:annotationRef/>
      </w:r>
      <w:r>
        <w:t>Is this a standard phrase for forecasting?</w:t>
      </w:r>
    </w:p>
  </w:comment>
  <w:comment w:id="183" w:author="Parks, Robbie M" w:date="2020-07-01T13:37:00Z" w:initials="PRM">
    <w:p w14:paraId="3E7B7F35" w14:textId="23FA8A03" w:rsidR="00FE5596" w:rsidRDefault="00FE5596">
      <w:pPr>
        <w:pStyle w:val="CommentText"/>
      </w:pPr>
      <w:r>
        <w:rPr>
          <w:rStyle w:val="CommentReference"/>
        </w:rPr>
        <w:annotationRef/>
      </w:r>
      <w:r>
        <w:t>This doesn’t work grammatically if s is in brackets</w:t>
      </w:r>
      <w:r w:rsidR="00FD4698">
        <w:t>.</w:t>
      </w:r>
    </w:p>
  </w:comment>
  <w:comment w:id="192" w:author="Ezzati, Majid" w:date="2020-06-26T16:18:00Z" w:initials="EM">
    <w:p w14:paraId="4EECBE79" w14:textId="0FFEF761" w:rsidR="00754128" w:rsidRDefault="00754128">
      <w:pPr>
        <w:pStyle w:val="CommentText"/>
      </w:pPr>
      <w:r>
        <w:rPr>
          <w:rStyle w:val="CommentReference"/>
        </w:rPr>
        <w:annotationRef/>
      </w:r>
      <w:r>
        <w:t>number</w:t>
      </w:r>
    </w:p>
  </w:comment>
  <w:comment w:id="193" w:author="Vasilis Kontis" w:date="2020-06-28T11:24:00Z" w:initials="VK">
    <w:p w14:paraId="747A45A1" w14:textId="67C9D4B3" w:rsidR="00754128" w:rsidRDefault="00754128">
      <w:pPr>
        <w:pStyle w:val="CommentText"/>
      </w:pPr>
      <w:r>
        <w:rPr>
          <w:rStyle w:val="CommentReference"/>
        </w:rPr>
        <w:annotationRef/>
      </w:r>
      <w:r>
        <w:t>This will be 14 or 15 weeks. Let’s leave it empty until we’ve done a data update and ran validation, because we should have as many weeks in validation as in our final prediction</w:t>
      </w:r>
    </w:p>
  </w:comment>
  <w:comment w:id="195" w:author="Parks, Robbie M" w:date="2020-07-01T13:47:00Z" w:initials="PRM">
    <w:p w14:paraId="7E1072C2" w14:textId="49DC151C" w:rsidR="00931282" w:rsidRDefault="00931282">
      <w:pPr>
        <w:pStyle w:val="CommentText"/>
      </w:pPr>
      <w:r>
        <w:rPr>
          <w:rStyle w:val="CommentReference"/>
        </w:rPr>
        <w:annotationRef/>
      </w:r>
      <w:r>
        <w:t>My hyphen game is not impeccable, but I think you use them when you’re making an adverb or an adjective which comes before a noun.</w:t>
      </w:r>
    </w:p>
  </w:comment>
  <w:comment w:id="198" w:author="Parks, Robbie M" w:date="2020-07-01T13:48:00Z" w:initials="PRM">
    <w:p w14:paraId="0F87870F" w14:textId="78D975C1" w:rsidR="00AD36B5" w:rsidRDefault="00AD36B5">
      <w:pPr>
        <w:pStyle w:val="CommentText"/>
      </w:pPr>
      <w:r>
        <w:rPr>
          <w:rStyle w:val="CommentReference"/>
        </w:rPr>
        <w:annotationRef/>
      </w:r>
      <w:r>
        <w:t>Couldn’t someone pedantic say it’s not consistent if it’s not always from 2010?</w:t>
      </w:r>
    </w:p>
  </w:comment>
  <w:comment w:id="200" w:author="Rashid, Theo O" w:date="2020-07-01T13:08:00Z" w:initials="RTO">
    <w:p w14:paraId="1D5386D0" w14:textId="6473041A" w:rsidR="000E6A2A" w:rsidRDefault="000E6A2A">
      <w:pPr>
        <w:pStyle w:val="CommentText"/>
      </w:pPr>
      <w:r>
        <w:rPr>
          <w:rStyle w:val="CommentReference"/>
        </w:rPr>
        <w:annotationRef/>
      </w:r>
      <w:r>
        <w:t>We no longer use this by sex and age group anyway</w:t>
      </w:r>
    </w:p>
  </w:comment>
  <w:comment w:id="201" w:author="Ezzati, Majid" w:date="2020-06-26T17:38:00Z" w:initials="EM">
    <w:p w14:paraId="4012F39D" w14:textId="1368EF1C" w:rsidR="00754128" w:rsidRDefault="00754128">
      <w:pPr>
        <w:pStyle w:val="CommentText"/>
      </w:pPr>
      <w:r>
        <w:rPr>
          <w:rStyle w:val="CommentReference"/>
        </w:rPr>
        <w:annotationRef/>
      </w:r>
      <w:r>
        <w:rPr>
          <w:rStyle w:val="CommentReference"/>
        </w:rPr>
        <w:t>Presumably cannot for Canada but can for others</w:t>
      </w:r>
    </w:p>
  </w:comment>
  <w:comment w:id="202" w:author="Rashid, Theo O" w:date="2020-07-01T12:06:00Z" w:initials="RTO">
    <w:p w14:paraId="2F496592" w14:textId="0D319995" w:rsidR="00370B6F" w:rsidRDefault="00370B6F">
      <w:pPr>
        <w:pStyle w:val="CommentText"/>
      </w:pPr>
      <w:r>
        <w:rPr>
          <w:rStyle w:val="CommentReference"/>
        </w:rPr>
        <w:annotationRef/>
      </w:r>
      <w:r>
        <w:t xml:space="preserve">Perhaps it’s worth starting a </w:t>
      </w:r>
      <w:proofErr w:type="spellStart"/>
      <w:r>
        <w:t>globalenvhealth</w:t>
      </w:r>
      <w:proofErr w:type="spellEnd"/>
      <w:r>
        <w:t xml:space="preserve"> </w:t>
      </w:r>
      <w:proofErr w:type="spellStart"/>
      <w:r>
        <w:t>github</w:t>
      </w:r>
      <w:proofErr w:type="spellEnd"/>
      <w:r>
        <w:t xml:space="preserve">? Or we can use the Imperial College </w:t>
      </w:r>
      <w:proofErr w:type="spellStart"/>
      <w:r>
        <w:t>github</w:t>
      </w:r>
      <w:proofErr w:type="spellEnd"/>
      <w:r>
        <w:t xml:space="preserve"> as DIDE have been doing. As we don’t need to reupload all the data files, simply point to the line in the code that accesses the site holding the data. Thoughts Bin?</w:t>
      </w:r>
    </w:p>
  </w:comment>
  <w:comment w:id="203" w:author="Parks, Robbie M" w:date="2020-07-01T13:50:00Z" w:initials="PRM">
    <w:p w14:paraId="2CA267A0" w14:textId="22B9635F" w:rsidR="004A206A" w:rsidRDefault="004A206A">
      <w:pPr>
        <w:pStyle w:val="CommentText"/>
      </w:pPr>
      <w:r>
        <w:rPr>
          <w:rStyle w:val="CommentReference"/>
        </w:rPr>
        <w:annotationRef/>
      </w:r>
      <w:r>
        <w:t>I think good idea if there is a clear long-term consistent strategy</w:t>
      </w:r>
      <w:r w:rsidR="001E19A8">
        <w:t xml:space="preserve"> to use it</w:t>
      </w:r>
      <w:r w:rsidR="00F8614D">
        <w:t>.</w:t>
      </w:r>
    </w:p>
  </w:comment>
  <w:comment w:id="204" w:author="Ezzati, Majid" w:date="2020-07-01T08:12:00Z" w:initials="EM">
    <w:p w14:paraId="621BDA70" w14:textId="77777777" w:rsidR="00ED1CC0" w:rsidRDefault="00ED1CC0">
      <w:pPr>
        <w:pStyle w:val="CommentText"/>
      </w:pPr>
      <w:r>
        <w:rPr>
          <w:rStyle w:val="CommentReference"/>
        </w:rPr>
        <w:annotationRef/>
      </w:r>
      <w:r>
        <w:t xml:space="preserve">All: should this start </w:t>
      </w:r>
    </w:p>
    <w:p w14:paraId="1AFFF6DA" w14:textId="77777777" w:rsidR="00ED1CC0" w:rsidRDefault="00ED1CC0">
      <w:pPr>
        <w:pStyle w:val="CommentText"/>
      </w:pPr>
    </w:p>
    <w:p w14:paraId="3D425509" w14:textId="77777777" w:rsidR="00ED1CC0" w:rsidRDefault="00ED1CC0" w:rsidP="00ED1CC0">
      <w:pPr>
        <w:pStyle w:val="CommentText"/>
        <w:numPr>
          <w:ilvl w:val="0"/>
          <w:numId w:val="34"/>
        </w:numPr>
      </w:pPr>
      <w:r>
        <w:t>As is</w:t>
      </w:r>
    </w:p>
    <w:p w14:paraId="23CCAF4F" w14:textId="77777777" w:rsidR="00ED1CC0" w:rsidRDefault="00ED1CC0" w:rsidP="00ED1CC0">
      <w:pPr>
        <w:pStyle w:val="CommentText"/>
        <w:numPr>
          <w:ilvl w:val="0"/>
          <w:numId w:val="34"/>
        </w:numPr>
      </w:pPr>
      <w:r>
        <w:t>Mid-February i.e. only projection period</w:t>
      </w:r>
    </w:p>
    <w:p w14:paraId="28CF9BF2" w14:textId="725CA8E5" w:rsidR="00ED1CC0" w:rsidRDefault="00ED1CC0" w:rsidP="00ED1CC0">
      <w:pPr>
        <w:pStyle w:val="CommentText"/>
        <w:numPr>
          <w:ilvl w:val="0"/>
          <w:numId w:val="34"/>
        </w:numPr>
      </w:pPr>
      <w:r>
        <w:t>Beginning of 2019 so that it shows the broader temporal pattern</w:t>
      </w:r>
    </w:p>
  </w:comment>
  <w:comment w:id="205" w:author="Vasilis Kontis" w:date="2020-07-01T18:36:00Z" w:initials="VK">
    <w:p w14:paraId="447D8D83" w14:textId="523FA6F5" w:rsidR="0093459E" w:rsidRDefault="0093459E">
      <w:pPr>
        <w:pStyle w:val="CommentText"/>
      </w:pPr>
      <w:r>
        <w:rPr>
          <w:rStyle w:val="CommentReference"/>
        </w:rPr>
        <w:annotationRef/>
      </w:r>
      <w:r>
        <w:t xml:space="preserve">I prefer as is. If we want to show earlier years, we can superimpose the same period from past N years (but I think </w:t>
      </w:r>
      <w:proofErr w:type="spellStart"/>
      <w:r>
        <w:t>eg</w:t>
      </w:r>
      <w:proofErr w:type="spellEnd"/>
      <w:r>
        <w:t xml:space="preserve"> June-November 2019 don’t add much and make it more difficult to focus on 2020)</w:t>
      </w:r>
    </w:p>
  </w:comment>
  <w:comment w:id="206" w:author="Parks, Robbie M" w:date="2020-07-01T13:52:00Z" w:initials="PRM">
    <w:p w14:paraId="3D25E856" w14:textId="2826DA02" w:rsidR="00F8614D" w:rsidRDefault="00F8614D">
      <w:pPr>
        <w:pStyle w:val="CommentText"/>
      </w:pPr>
      <w:r>
        <w:rPr>
          <w:rStyle w:val="CommentReference"/>
        </w:rPr>
        <w:annotationRef/>
      </w:r>
      <w:r>
        <w:t>Agree with Vasilis</w:t>
      </w:r>
    </w:p>
  </w:comment>
  <w:comment w:id="208" w:author="Ezzati, Majid" w:date="2020-07-01T08:16:00Z" w:initials="EM">
    <w:p w14:paraId="45D677EA" w14:textId="1113E1F3" w:rsidR="00513CD6" w:rsidRDefault="00513CD6">
      <w:pPr>
        <w:pStyle w:val="CommentText"/>
      </w:pPr>
      <w:r>
        <w:rPr>
          <w:rStyle w:val="CommentReference"/>
        </w:rPr>
        <w:annotationRef/>
      </w:r>
      <w:r>
        <w:t>Reword as needed</w:t>
      </w:r>
    </w:p>
  </w:comment>
  <w:comment w:id="209" w:author="Vasilis Kontis" w:date="2020-07-01T18:38:00Z" w:initials="VK">
    <w:p w14:paraId="531E11E8" w14:textId="559444C4" w:rsidR="00B23A7B" w:rsidRDefault="00B23A7B">
      <w:pPr>
        <w:pStyle w:val="CommentText"/>
      </w:pPr>
      <w:r>
        <w:rPr>
          <w:rStyle w:val="CommentReference"/>
        </w:rPr>
        <w:annotationRef/>
      </w:r>
      <w:r>
        <w:t xml:space="preserve">I think this explains it well. Should I simplify the legend and remove </w:t>
      </w:r>
      <w:proofErr w:type="spellStart"/>
      <w:r>
        <w:t>frence</w:t>
      </w:r>
      <w:proofErr w:type="spellEnd"/>
      <w:r>
        <w:t xml:space="preserve"> to “with &gt;90% probability”? </w:t>
      </w:r>
    </w:p>
  </w:comment>
  <w:comment w:id="210" w:author="Ezzati, Majid" w:date="2020-07-01T08:14:00Z" w:initials="EM">
    <w:p w14:paraId="49D74BA0" w14:textId="2FE73F36" w:rsidR="00D222C1" w:rsidRDefault="00D222C1">
      <w:pPr>
        <w:pStyle w:val="CommentText"/>
      </w:pPr>
      <w:r>
        <w:rPr>
          <w:rStyle w:val="CommentReference"/>
        </w:rPr>
        <w:annotationRef/>
      </w:r>
      <w:r>
        <w:t>To use the same start date as Figure 1, whatever it becomes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C192FBC" w15:done="0"/>
  <w15:commentEx w15:paraId="082D9200" w15:done="0"/>
  <w15:commentEx w15:paraId="5C988D08" w15:done="0"/>
  <w15:commentEx w15:paraId="24446D2E" w15:done="0"/>
  <w15:commentEx w15:paraId="5AA4B853" w15:paraIdParent="24446D2E" w15:done="0"/>
  <w15:commentEx w15:paraId="335CB7B0" w15:done="0"/>
  <w15:commentEx w15:paraId="5349864A" w15:done="0"/>
  <w15:commentEx w15:paraId="2636C5FD" w15:done="0"/>
  <w15:commentEx w15:paraId="62E773FC" w15:done="0"/>
  <w15:commentEx w15:paraId="70CD5FF0" w15:done="0"/>
  <w15:commentEx w15:paraId="166F69E9" w15:paraIdParent="70CD5FF0" w15:done="0"/>
  <w15:commentEx w15:paraId="1636E1F0" w15:done="0"/>
  <w15:commentEx w15:paraId="4705357A" w15:paraIdParent="1636E1F0" w15:done="0"/>
  <w15:commentEx w15:paraId="7D6D13B2" w15:done="0"/>
  <w15:commentEx w15:paraId="6B048676" w15:done="0"/>
  <w15:commentEx w15:paraId="420DCC0A" w15:done="0"/>
  <w15:commentEx w15:paraId="5DE12C16" w15:done="0"/>
  <w15:commentEx w15:paraId="72D79921" w15:done="0"/>
  <w15:commentEx w15:paraId="7CF9A189" w15:done="0"/>
  <w15:commentEx w15:paraId="59C62E2B" w15:done="0"/>
  <w15:commentEx w15:paraId="36F3A5E3" w15:done="0"/>
  <w15:commentEx w15:paraId="2D828086" w15:done="0"/>
  <w15:commentEx w15:paraId="5D5C66B0" w15:paraIdParent="2D828086" w15:done="0"/>
  <w15:commentEx w15:paraId="33DE90AC" w15:done="0"/>
  <w15:commentEx w15:paraId="53F92A59" w15:done="0"/>
  <w15:commentEx w15:paraId="4B1F74D9" w15:done="0"/>
  <w15:commentEx w15:paraId="4EF7C3D2" w15:done="0"/>
  <w15:commentEx w15:paraId="1B3870E7" w15:paraIdParent="4EF7C3D2" w15:done="0"/>
  <w15:commentEx w15:paraId="49671763" w15:paraIdParent="4EF7C3D2" w15:done="0"/>
  <w15:commentEx w15:paraId="29D6ED3D" w15:paraIdParent="4EF7C3D2" w15:done="0"/>
  <w15:commentEx w15:paraId="12C13D59" w15:done="0"/>
  <w15:commentEx w15:paraId="79D0B495" w15:paraIdParent="12C13D59" w15:done="0"/>
  <w15:commentEx w15:paraId="26993BD8" w15:done="0"/>
  <w15:commentEx w15:paraId="175A90A6" w15:done="0"/>
  <w15:commentEx w15:paraId="25E22EEC" w15:done="0"/>
  <w15:commentEx w15:paraId="00A95390" w15:paraIdParent="25E22EEC" w15:done="0"/>
  <w15:commentEx w15:paraId="13034261" w15:done="0"/>
  <w15:commentEx w15:paraId="4FE4284F" w15:done="0"/>
  <w15:commentEx w15:paraId="43B48AC9" w15:paraIdParent="4FE4284F" w15:done="0"/>
  <w15:commentEx w15:paraId="66D28039" w15:done="0"/>
  <w15:commentEx w15:paraId="1A48FD97" w15:done="0"/>
  <w15:commentEx w15:paraId="26DA3DD8" w15:done="0"/>
  <w15:commentEx w15:paraId="4CAF61EE" w15:paraIdParent="26DA3DD8" w15:done="0"/>
  <w15:commentEx w15:paraId="607BA4E8" w15:done="0"/>
  <w15:commentEx w15:paraId="4B85B9E3" w15:done="0"/>
  <w15:commentEx w15:paraId="3ADFB9A2" w15:done="0"/>
  <w15:commentEx w15:paraId="27DC910D" w15:done="0"/>
  <w15:commentEx w15:paraId="1E61BD27" w15:done="0"/>
  <w15:commentEx w15:paraId="5B056183" w15:done="0"/>
  <w15:commentEx w15:paraId="4DB69C00" w15:paraIdParent="5B056183" w15:done="0"/>
  <w15:commentEx w15:paraId="3F1CEA1E" w15:done="0"/>
  <w15:commentEx w15:paraId="07257392" w15:done="0"/>
  <w15:commentEx w15:paraId="62B240E6" w15:done="0"/>
  <w15:commentEx w15:paraId="6707CAD3" w15:done="0"/>
  <w15:commentEx w15:paraId="647FFA0A" w15:done="0"/>
  <w15:commentEx w15:paraId="3D88657F" w15:done="0"/>
  <w15:commentEx w15:paraId="454C7E35" w15:done="0"/>
  <w15:commentEx w15:paraId="5D0436FC" w15:done="0"/>
  <w15:commentEx w15:paraId="0D961218" w15:done="0"/>
  <w15:commentEx w15:paraId="6C88C094" w15:done="0"/>
  <w15:commentEx w15:paraId="7D9FFBBE" w15:done="0"/>
  <w15:commentEx w15:paraId="77A5F7FD" w15:paraIdParent="7D9FFBBE" w15:done="0"/>
  <w15:commentEx w15:paraId="73E55C38" w15:done="0"/>
  <w15:commentEx w15:paraId="5592C183" w15:done="0"/>
  <w15:commentEx w15:paraId="28028690" w15:done="0"/>
  <w15:commentEx w15:paraId="0F7150D4" w15:paraIdParent="28028690" w15:done="0"/>
  <w15:commentEx w15:paraId="3D49A104" w15:done="0"/>
  <w15:commentEx w15:paraId="38CB7E66" w15:done="0"/>
  <w15:commentEx w15:paraId="5DCE07CA" w15:done="0"/>
  <w15:commentEx w15:paraId="7373A192" w15:done="0"/>
  <w15:commentEx w15:paraId="4DB9ABD0" w15:done="0"/>
  <w15:commentEx w15:paraId="6AE76021" w15:done="0"/>
  <w15:commentEx w15:paraId="574211E1" w15:done="0"/>
  <w15:commentEx w15:paraId="77C12F52" w15:done="0"/>
  <w15:commentEx w15:paraId="06C40BB1" w15:done="0"/>
  <w15:commentEx w15:paraId="662C127D" w15:done="0"/>
  <w15:commentEx w15:paraId="678B520C" w15:done="0"/>
  <w15:commentEx w15:paraId="55568B21" w15:done="0"/>
  <w15:commentEx w15:paraId="3E7B7F35" w15:done="0"/>
  <w15:commentEx w15:paraId="4EECBE79" w15:done="0"/>
  <w15:commentEx w15:paraId="747A45A1" w15:paraIdParent="4EECBE79" w15:done="0"/>
  <w15:commentEx w15:paraId="7E1072C2" w15:done="0"/>
  <w15:commentEx w15:paraId="0F87870F" w15:done="0"/>
  <w15:commentEx w15:paraId="1D5386D0" w15:done="0"/>
  <w15:commentEx w15:paraId="4012F39D" w15:done="0"/>
  <w15:commentEx w15:paraId="2F496592" w15:paraIdParent="4012F39D" w15:done="0"/>
  <w15:commentEx w15:paraId="2CA267A0" w15:paraIdParent="4012F39D" w15:done="0"/>
  <w15:commentEx w15:paraId="28CF9BF2" w15:done="0"/>
  <w15:commentEx w15:paraId="447D8D83" w15:paraIdParent="28CF9BF2" w15:done="0"/>
  <w15:commentEx w15:paraId="3D25E856" w15:paraIdParent="28CF9BF2" w15:done="0"/>
  <w15:commentEx w15:paraId="45D677EA" w15:done="0"/>
  <w15:commentEx w15:paraId="531E11E8" w15:paraIdParent="45D677EA" w15:done="0"/>
  <w15:commentEx w15:paraId="49D74B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6F945" w16cex:dateUtc="2020-07-01T11:00:00Z"/>
  <w16cex:commentExtensible w16cex:durableId="22A70829" w16cex:dateUtc="2020-07-01T17:03:00Z"/>
  <w16cex:commentExtensible w16cex:durableId="22A703E6" w16cex:dateUtc="2020-07-01T16:45:00Z"/>
  <w16cex:commentExtensible w16cex:durableId="22A71049" w16cex:dateUtc="2020-07-01T12:37:00Z"/>
  <w16cex:commentExtensible w16cex:durableId="22A7460F" w16cex:dateUtc="2020-07-01T14:27:00Z"/>
  <w16cex:commentExtensible w16cex:durableId="22A709C6" w16cex:dateUtc="2020-07-01T17:10:00Z"/>
  <w16cex:commentExtensible w16cex:durableId="22A7073D" w16cex:dateUtc="2020-07-01T16:59:00Z"/>
  <w16cex:commentExtensible w16cex:durableId="22A74732" w16cex:dateUtc="2020-07-01T14:32:00Z"/>
  <w16cex:commentExtensible w16cex:durableId="22A71DF4" w16cex:dateUtc="2020-07-01T13:36:00Z"/>
  <w16cex:commentExtensible w16cex:durableId="22A747DB" w16cex:dateUtc="2020-07-01T14:35:00Z"/>
  <w16cex:commentExtensible w16cex:durableId="22A748C5" w16cex:dateUtc="2020-07-01T14:39:00Z"/>
  <w16cex:commentExtensible w16cex:durableId="22A712B4" w16cex:dateUtc="2020-07-01T12:48:00Z"/>
  <w16cex:commentExtensible w16cex:durableId="22A7178A" w16cex:dateUtc="2020-07-01T13:09:00Z"/>
  <w16cex:commentExtensible w16cex:durableId="22A74A3E" w16cex:dateUtc="2020-07-01T14:45:00Z"/>
  <w16cex:commentExtensible w16cex:durableId="22A71943" w16cex:dateUtc="2020-07-01T13:16:00Z"/>
  <w16cex:commentExtensible w16cex:durableId="22A6FE1E" w16cex:dateUtc="2020-07-01T11:20:00Z"/>
  <w16cex:commentExtensible w16cex:durableId="22A74D11" w16cex:dateUtc="2020-07-01T14:57:00Z"/>
  <w16cex:commentExtensible w16cex:durableId="22A721D6" w16cex:dateUtc="2020-07-01T13:53:00Z"/>
  <w16cex:commentExtensible w16cex:durableId="22A71CA6" w16cex:dateUtc="2020-07-01T13:31:00Z"/>
  <w16cex:commentExtensible w16cex:durableId="22A70073" w16cex:dateUtc="2020-07-01T11:30:00Z"/>
  <w16cex:commentExtensible w16cex:durableId="22A750C4" w16cex:dateUtc="2020-07-01T15:13:00Z"/>
  <w16cex:commentExtensible w16cex:durableId="22A71EED" w16cex:dateUtc="2020-07-01T13:40:00Z"/>
  <w16cex:commentExtensible w16cex:durableId="22A752AA" w16cex:dateUtc="2020-07-01T15:21:00Z"/>
  <w16cex:commentExtensible w16cex:durableId="22A71F0E" w16cex:dateUtc="2020-07-01T13:41:00Z"/>
  <w16cex:commentExtensible w16cex:durableId="22A753A0" w16cex:dateUtc="2020-07-01T15:25:00Z"/>
  <w16cex:commentExtensible w16cex:durableId="22A71F6D" w16cex:dateUtc="2020-07-01T13:42:00Z"/>
  <w16cex:commentExtensible w16cex:durableId="22A70A3C" w16cex:dateUtc="2020-07-01T17:12:00Z"/>
  <w16cex:commentExtensible w16cex:durableId="22A7052D" w16cex:dateUtc="2020-07-01T11:50:00Z"/>
  <w16cex:commentExtensible w16cex:durableId="22A72016" w16cex:dateUtc="2020-07-01T13:45:00Z"/>
  <w16cex:commentExtensible w16cex:durableId="22A70BD1" w16cex:dateUtc="2020-07-01T17:19:00Z"/>
  <w16cex:commentExtensible w16cex:durableId="22A75473" w16cex:dateUtc="2020-07-01T15:29:00Z"/>
  <w16cex:commentExtensible w16cex:durableId="22A75596" w16cex:dateUtc="2020-07-01T15:33:00Z"/>
  <w16cex:commentExtensible w16cex:durableId="22A2FA33" w16cex:dateUtc="2020-06-28T10:14:00Z"/>
  <w16cex:commentExtensible w16cex:durableId="22A70D64" w16cex:dateUtc="2020-07-01T17:25:00Z"/>
  <w16cex:commentExtensible w16cex:durableId="22A70F3F" w16cex:dateUtc="2020-07-01T17:33:00Z"/>
  <w16cex:commentExtensible w16cex:durableId="22A71006" w16cex:dateUtc="2020-07-01T17:37:00Z"/>
  <w16cex:commentExtensible w16cex:durableId="22A2FC81" w16cex:dateUtc="2020-06-28T10:24:00Z"/>
  <w16cex:commentExtensible w16cex:durableId="22A71259" w16cex:dateUtc="2020-07-01T17:47:00Z"/>
  <w16cex:commentExtensible w16cex:durableId="22A712C6" w16cex:dateUtc="2020-07-01T17:48:00Z"/>
  <w16cex:commentExtensible w16cex:durableId="22A7094E" w16cex:dateUtc="2020-07-01T12:08:00Z"/>
  <w16cex:commentExtensible w16cex:durableId="22A6FAC1" w16cex:dateUtc="2020-07-01T11:06:00Z"/>
  <w16cex:commentExtensible w16cex:durableId="22A7133A" w16cex:dateUtc="2020-07-01T17:50:00Z"/>
  <w16cex:commentExtensible w16cex:durableId="22A75617" w16cex:dateUtc="2020-07-01T15:36:00Z"/>
  <w16cex:commentExtensible w16cex:durableId="22A71388" w16cex:dateUtc="2020-07-01T17:52:00Z"/>
  <w16cex:commentExtensible w16cex:durableId="22A7569B" w16cex:dateUtc="2020-07-01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C192FBC" w16cid:durableId="22A6F945"/>
  <w16cid:commentId w16cid:paraId="082D9200" w16cid:durableId="22A70829"/>
  <w16cid:commentId w16cid:paraId="5C988D08" w16cid:durableId="22A703E6"/>
  <w16cid:commentId w16cid:paraId="24446D2E" w16cid:durableId="22A71049"/>
  <w16cid:commentId w16cid:paraId="5AA4B853" w16cid:durableId="22A7460F"/>
  <w16cid:commentId w16cid:paraId="335CB7B0" w16cid:durableId="22A709C6"/>
  <w16cid:commentId w16cid:paraId="5349864A" w16cid:durableId="22A6D763"/>
  <w16cid:commentId w16cid:paraId="2636C5FD" w16cid:durableId="22A7073D"/>
  <w16cid:commentId w16cid:paraId="62E773FC" w16cid:durableId="22A6D7D0"/>
  <w16cid:commentId w16cid:paraId="70CD5FF0" w16cid:durableId="22A69E04"/>
  <w16cid:commentId w16cid:paraId="166F69E9" w16cid:durableId="22A74732"/>
  <w16cid:commentId w16cid:paraId="1636E1F0" w16cid:durableId="22A71DF4"/>
  <w16cid:commentId w16cid:paraId="4705357A" w16cid:durableId="22A747DB"/>
  <w16cid:commentId w16cid:paraId="7D6D13B2" w16cid:durableId="22A6D972"/>
  <w16cid:commentId w16cid:paraId="6B048676" w16cid:durableId="22A748C5"/>
  <w16cid:commentId w16cid:paraId="420DCC0A" w16cid:durableId="22A0C702"/>
  <w16cid:commentId w16cid:paraId="5DE12C16" w16cid:durableId="22A69EB0"/>
  <w16cid:commentId w16cid:paraId="72D79921" w16cid:durableId="22A0E4CD"/>
  <w16cid:commentId w16cid:paraId="7CF9A189" w16cid:durableId="22A712B4"/>
  <w16cid:commentId w16cid:paraId="59C62E2B" w16cid:durableId="229ECA9F"/>
  <w16cid:commentId w16cid:paraId="36F3A5E3" w16cid:durableId="22A7178A"/>
  <w16cid:commentId w16cid:paraId="2D828086" w16cid:durableId="22A6EDAD"/>
  <w16cid:commentId w16cid:paraId="5D5C66B0" w16cid:durableId="22A74A3E"/>
  <w16cid:commentId w16cid:paraId="33DE90AC" w16cid:durableId="22A71943"/>
  <w16cid:commentId w16cid:paraId="53F92A59" w16cid:durableId="22A6EE39"/>
  <w16cid:commentId w16cid:paraId="4B1F74D9" w16cid:durableId="22A69F8B"/>
  <w16cid:commentId w16cid:paraId="4EF7C3D2" w16cid:durableId="22A6A2E6"/>
  <w16cid:commentId w16cid:paraId="1B3870E7" w16cid:durableId="22A6EEBD"/>
  <w16cid:commentId w16cid:paraId="49671763" w16cid:durableId="22A6FE1E"/>
  <w16cid:commentId w16cid:paraId="29D6ED3D" w16cid:durableId="22A74D11"/>
  <w16cid:commentId w16cid:paraId="12C13D59" w16cid:durableId="22A6A6F4"/>
  <w16cid:commentId w16cid:paraId="79D0B495" w16cid:durableId="22A721D6"/>
  <w16cid:commentId w16cid:paraId="26993BD8" w16cid:durableId="22A6F07A"/>
  <w16cid:commentId w16cid:paraId="175A90A6" w16cid:durableId="22A71CA6"/>
  <w16cid:commentId w16cid:paraId="25E22EEC" w16cid:durableId="22A70073"/>
  <w16cid:commentId w16cid:paraId="00A95390" w16cid:durableId="22A750C4"/>
  <w16cid:commentId w16cid:paraId="13034261" w16cid:durableId="22A6F0E8"/>
  <w16cid:commentId w16cid:paraId="4FE4284F" w16cid:durableId="22A5C641"/>
  <w16cid:commentId w16cid:paraId="43B48AC9" w16cid:durableId="22A6F124"/>
  <w16cid:commentId w16cid:paraId="66D28039" w16cid:durableId="22A6F19C"/>
  <w16cid:commentId w16cid:paraId="1A48FD97" w16cid:durableId="22A71EED"/>
  <w16cid:commentId w16cid:paraId="26DA3DD8" w16cid:durableId="22A6AEA6"/>
  <w16cid:commentId w16cid:paraId="4CAF61EE" w16cid:durableId="22A752AA"/>
  <w16cid:commentId w16cid:paraId="607BA4E8" w16cid:durableId="22A71F0E"/>
  <w16cid:commentId w16cid:paraId="4B85B9E3" w16cid:durableId="22A753A0"/>
  <w16cid:commentId w16cid:paraId="3ADFB9A2" w16cid:durableId="22A5AA79"/>
  <w16cid:commentId w16cid:paraId="27DC910D" w16cid:durableId="22A71F6D"/>
  <w16cid:commentId w16cid:paraId="1E61BD27" w16cid:durableId="22A5AC99"/>
  <w16cid:commentId w16cid:paraId="5B056183" w16cid:durableId="22A5B306"/>
  <w16cid:commentId w16cid:paraId="4DB69C00" w16cid:durableId="22A6F251"/>
  <w16cid:commentId w16cid:paraId="3F1CEA1E" w16cid:durableId="22A5D095"/>
  <w16cid:commentId w16cid:paraId="07257392" w16cid:durableId="22A5D474"/>
  <w16cid:commentId w16cid:paraId="62B240E6" w16cid:durableId="22A5BE23"/>
  <w16cid:commentId w16cid:paraId="6707CAD3" w16cid:durableId="22A5CD34"/>
  <w16cid:commentId w16cid:paraId="647FFA0A" w16cid:durableId="22A5D46C"/>
  <w16cid:commentId w16cid:paraId="3D88657F" w16cid:durableId="22A5C0FC"/>
  <w16cid:commentId w16cid:paraId="454C7E35" w16cid:durableId="22A70A3C"/>
  <w16cid:commentId w16cid:paraId="5D0436FC" w16cid:durableId="22A5CB64"/>
  <w16cid:commentId w16cid:paraId="0D961218" w16cid:durableId="22A7052D"/>
  <w16cid:commentId w16cid:paraId="6C88C094" w16cid:durableId="22A6C21F"/>
  <w16cid:commentId w16cid:paraId="7D9FFBBE" w16cid:durableId="22A72016"/>
  <w16cid:commentId w16cid:paraId="77A5F7FD" w16cid:durableId="22A70BD1"/>
  <w16cid:commentId w16cid:paraId="73E55C38" w16cid:durableId="22A5E13C"/>
  <w16cid:commentId w16cid:paraId="5592C183" w16cid:durableId="22A6F373"/>
  <w16cid:commentId w16cid:paraId="28028690" w16cid:durableId="22A5E057"/>
  <w16cid:commentId w16cid:paraId="0F7150D4" w16cid:durableId="22A75473"/>
  <w16cid:commentId w16cid:paraId="3D49A104" w16cid:durableId="22A5E443"/>
  <w16cid:commentId w16cid:paraId="38CB7E66" w16cid:durableId="22A5E526"/>
  <w16cid:commentId w16cid:paraId="5DCE07CA" w16cid:durableId="22A5E68B"/>
  <w16cid:commentId w16cid:paraId="7373A192" w16cid:durableId="22A6F3A6"/>
  <w16cid:commentId w16cid:paraId="4DB9ABD0" w16cid:durableId="22A5EBC8"/>
  <w16cid:commentId w16cid:paraId="6AE76021" w16cid:durableId="22A5D758"/>
  <w16cid:commentId w16cid:paraId="574211E1" w16cid:durableId="22A5D80D"/>
  <w16cid:commentId w16cid:paraId="77C12F52" w16cid:durableId="22A75596"/>
  <w16cid:commentId w16cid:paraId="06C40BB1" w16cid:durableId="22A2FA33"/>
  <w16cid:commentId w16cid:paraId="662C127D" w16cid:durableId="22A70D64"/>
  <w16cid:commentId w16cid:paraId="678B520C" w16cid:durableId="22A5A755"/>
  <w16cid:commentId w16cid:paraId="55568B21" w16cid:durableId="22A70F3F"/>
  <w16cid:commentId w16cid:paraId="3E7B7F35" w16cid:durableId="22A71006"/>
  <w16cid:commentId w16cid:paraId="4EECBE79" w16cid:durableId="22A09E69"/>
  <w16cid:commentId w16cid:paraId="747A45A1" w16cid:durableId="22A2FC81"/>
  <w16cid:commentId w16cid:paraId="7E1072C2" w16cid:durableId="22A71259"/>
  <w16cid:commentId w16cid:paraId="0F87870F" w16cid:durableId="22A712C6"/>
  <w16cid:commentId w16cid:paraId="1D5386D0" w16cid:durableId="22A7094E"/>
  <w16cid:commentId w16cid:paraId="4012F39D" w16cid:durableId="22A0B118"/>
  <w16cid:commentId w16cid:paraId="2F496592" w16cid:durableId="22A6FAC1"/>
  <w16cid:commentId w16cid:paraId="2CA267A0" w16cid:durableId="22A7133A"/>
  <w16cid:commentId w16cid:paraId="28CF9BF2" w16cid:durableId="22A6C3D8"/>
  <w16cid:commentId w16cid:paraId="447D8D83" w16cid:durableId="22A75617"/>
  <w16cid:commentId w16cid:paraId="3D25E856" w16cid:durableId="22A71388"/>
  <w16cid:commentId w16cid:paraId="45D677EA" w16cid:durableId="22A6C4DD"/>
  <w16cid:commentId w16cid:paraId="531E11E8" w16cid:durableId="22A7569B"/>
  <w16cid:commentId w16cid:paraId="49D74BA0" w16cid:durableId="22A6C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FE9A6C" w14:textId="77777777" w:rsidR="00C73F7F" w:rsidRDefault="00C73F7F" w:rsidP="005C0096">
      <w:r>
        <w:separator/>
      </w:r>
    </w:p>
  </w:endnote>
  <w:endnote w:type="continuationSeparator" w:id="0">
    <w:p w14:paraId="03AC279B" w14:textId="77777777" w:rsidR="00C73F7F" w:rsidRDefault="00C73F7F" w:rsidP="005C0096">
      <w:r>
        <w:continuationSeparator/>
      </w:r>
    </w:p>
  </w:endnote>
  <w:endnote w:type="continuationNotice" w:id="1">
    <w:p w14:paraId="612A9F61" w14:textId="77777777" w:rsidR="00C73F7F" w:rsidRDefault="00C73F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Arial"/>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754128" w:rsidRDefault="00754128"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754128" w:rsidRDefault="00754128"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754128" w:rsidRDefault="00754128"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754128" w:rsidRDefault="00754128"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863496" w14:textId="77777777" w:rsidR="00C73F7F" w:rsidRDefault="00C73F7F" w:rsidP="005C0096">
      <w:r>
        <w:separator/>
      </w:r>
    </w:p>
  </w:footnote>
  <w:footnote w:type="continuationSeparator" w:id="0">
    <w:p w14:paraId="765224BD" w14:textId="77777777" w:rsidR="00C73F7F" w:rsidRDefault="00C73F7F" w:rsidP="005C0096">
      <w:r>
        <w:continuationSeparator/>
      </w:r>
    </w:p>
  </w:footnote>
  <w:footnote w:type="continuationNotice" w:id="1">
    <w:p w14:paraId="7F78202C" w14:textId="77777777" w:rsidR="00C73F7F" w:rsidRDefault="00C73F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754128" w:rsidRDefault="00754128"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754128" w:rsidRDefault="00754128"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754128" w:rsidRDefault="00754128"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232B4"/>
    <w:multiLevelType w:val="hybridMultilevel"/>
    <w:tmpl w:val="4A3C6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B02AFF"/>
    <w:multiLevelType w:val="hybridMultilevel"/>
    <w:tmpl w:val="08CCE5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8A03B4"/>
    <w:multiLevelType w:val="hybridMultilevel"/>
    <w:tmpl w:val="915CDA3C"/>
    <w:lvl w:ilvl="0" w:tplc="493CFCD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D1D6E8F"/>
    <w:multiLevelType w:val="hybridMultilevel"/>
    <w:tmpl w:val="42ECD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9"/>
  </w:num>
  <w:num w:numId="2">
    <w:abstractNumId w:val="19"/>
  </w:num>
  <w:num w:numId="3">
    <w:abstractNumId w:val="25"/>
  </w:num>
  <w:num w:numId="4">
    <w:abstractNumId w:val="31"/>
  </w:num>
  <w:num w:numId="5">
    <w:abstractNumId w:val="32"/>
  </w:num>
  <w:num w:numId="6">
    <w:abstractNumId w:val="13"/>
  </w:num>
  <w:num w:numId="7">
    <w:abstractNumId w:val="15"/>
  </w:num>
  <w:num w:numId="8">
    <w:abstractNumId w:val="3"/>
  </w:num>
  <w:num w:numId="9">
    <w:abstractNumId w:val="22"/>
  </w:num>
  <w:num w:numId="10">
    <w:abstractNumId w:val="2"/>
  </w:num>
  <w:num w:numId="11">
    <w:abstractNumId w:val="24"/>
  </w:num>
  <w:num w:numId="12">
    <w:abstractNumId w:val="10"/>
  </w:num>
  <w:num w:numId="13">
    <w:abstractNumId w:val="0"/>
  </w:num>
  <w:num w:numId="14">
    <w:abstractNumId w:val="8"/>
  </w:num>
  <w:num w:numId="15">
    <w:abstractNumId w:val="18"/>
  </w:num>
  <w:num w:numId="16">
    <w:abstractNumId w:val="5"/>
  </w:num>
  <w:num w:numId="17">
    <w:abstractNumId w:val="27"/>
  </w:num>
  <w:num w:numId="18">
    <w:abstractNumId w:val="9"/>
  </w:num>
  <w:num w:numId="19">
    <w:abstractNumId w:val="30"/>
  </w:num>
  <w:num w:numId="20">
    <w:abstractNumId w:val="33"/>
  </w:num>
  <w:num w:numId="21">
    <w:abstractNumId w:val="17"/>
  </w:num>
  <w:num w:numId="22">
    <w:abstractNumId w:val="7"/>
  </w:num>
  <w:num w:numId="23">
    <w:abstractNumId w:val="23"/>
  </w:num>
  <w:num w:numId="24">
    <w:abstractNumId w:val="1"/>
  </w:num>
  <w:num w:numId="25">
    <w:abstractNumId w:val="11"/>
  </w:num>
  <w:num w:numId="26">
    <w:abstractNumId w:val="12"/>
  </w:num>
  <w:num w:numId="27">
    <w:abstractNumId w:val="4"/>
  </w:num>
  <w:num w:numId="28">
    <w:abstractNumId w:val="28"/>
  </w:num>
  <w:num w:numId="29">
    <w:abstractNumId w:val="14"/>
  </w:num>
  <w:num w:numId="30">
    <w:abstractNumId w:val="20"/>
  </w:num>
  <w:num w:numId="31">
    <w:abstractNumId w:val="26"/>
  </w:num>
  <w:num w:numId="32">
    <w:abstractNumId w:val="21"/>
  </w:num>
  <w:num w:numId="33">
    <w:abstractNumId w:val="6"/>
  </w:num>
  <w:num w:numId="3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Zhou, Bin">
    <w15:presenceInfo w15:providerId="AD" w15:userId="S::bz113@ic.ac.uk::8c35dda6-4b43-4a7e-98be-7daf3500150d"/>
  </w15:person>
  <w15:person w15:author="Rashid, Theo O">
    <w15:presenceInfo w15:providerId="AD" w15:userId="S::tar15@ic.ac.uk::baabc62a-ffe6-47a4-95c7-549b3ea5cd4d"/>
  </w15:person>
  <w15:person w15:author="Parks, Robbie M">
    <w15:presenceInfo w15:providerId="AD" w15:userId="S::rmp15@ic.ac.uk::cb6b7f8d-c7e1-44f5-b2d9-a44f305898c3"/>
  </w15:person>
  <w15:person w15:author="Vasilis Kontis">
    <w15:presenceInfo w15:providerId="Windows Live" w15:userId="bc36d35e85c1f299"/>
  </w15:person>
  <w15:person w15:author="Bennett, James E">
    <w15:presenceInfo w15:providerId="AD" w15:userId="S::umahx99@ic.ac.uk::69b75617-9440-4f3c-8dd3-68616e7e15e7"/>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241"/>
    <w:rsid w:val="00000E9A"/>
    <w:rsid w:val="00000EE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295"/>
    <w:rsid w:val="000056CF"/>
    <w:rsid w:val="000057EF"/>
    <w:rsid w:val="00005912"/>
    <w:rsid w:val="000059FB"/>
    <w:rsid w:val="00005D6D"/>
    <w:rsid w:val="00005E7F"/>
    <w:rsid w:val="00005FCD"/>
    <w:rsid w:val="00006338"/>
    <w:rsid w:val="00006410"/>
    <w:rsid w:val="0000671D"/>
    <w:rsid w:val="00006C2D"/>
    <w:rsid w:val="000071FC"/>
    <w:rsid w:val="0000745C"/>
    <w:rsid w:val="00007479"/>
    <w:rsid w:val="00007C85"/>
    <w:rsid w:val="0001039B"/>
    <w:rsid w:val="000112C1"/>
    <w:rsid w:val="00011D7B"/>
    <w:rsid w:val="000120C6"/>
    <w:rsid w:val="00012AAE"/>
    <w:rsid w:val="00013762"/>
    <w:rsid w:val="000143C7"/>
    <w:rsid w:val="00014440"/>
    <w:rsid w:val="00014ACA"/>
    <w:rsid w:val="00015262"/>
    <w:rsid w:val="00015FEF"/>
    <w:rsid w:val="000166AF"/>
    <w:rsid w:val="0001689D"/>
    <w:rsid w:val="00016A40"/>
    <w:rsid w:val="00016EC5"/>
    <w:rsid w:val="00017051"/>
    <w:rsid w:val="00017A15"/>
    <w:rsid w:val="00017DF8"/>
    <w:rsid w:val="00021A49"/>
    <w:rsid w:val="00021DF5"/>
    <w:rsid w:val="00022477"/>
    <w:rsid w:val="00022650"/>
    <w:rsid w:val="0002290A"/>
    <w:rsid w:val="00022DBB"/>
    <w:rsid w:val="000236AF"/>
    <w:rsid w:val="00023AF5"/>
    <w:rsid w:val="000240C3"/>
    <w:rsid w:val="000247AC"/>
    <w:rsid w:val="00024830"/>
    <w:rsid w:val="000254EC"/>
    <w:rsid w:val="00025E23"/>
    <w:rsid w:val="0002618A"/>
    <w:rsid w:val="000262BF"/>
    <w:rsid w:val="00026373"/>
    <w:rsid w:val="0002654E"/>
    <w:rsid w:val="000268B2"/>
    <w:rsid w:val="00026BB4"/>
    <w:rsid w:val="00027026"/>
    <w:rsid w:val="000273A4"/>
    <w:rsid w:val="0002762B"/>
    <w:rsid w:val="000277DC"/>
    <w:rsid w:val="0002792C"/>
    <w:rsid w:val="00027B63"/>
    <w:rsid w:val="000302DA"/>
    <w:rsid w:val="00030713"/>
    <w:rsid w:val="000308D5"/>
    <w:rsid w:val="00030B66"/>
    <w:rsid w:val="000317C8"/>
    <w:rsid w:val="00031A44"/>
    <w:rsid w:val="000328C4"/>
    <w:rsid w:val="00032953"/>
    <w:rsid w:val="00032B16"/>
    <w:rsid w:val="00032B7E"/>
    <w:rsid w:val="00032BFC"/>
    <w:rsid w:val="00032D52"/>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85A"/>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EEF"/>
    <w:rsid w:val="00050F98"/>
    <w:rsid w:val="000511C7"/>
    <w:rsid w:val="00051400"/>
    <w:rsid w:val="00052277"/>
    <w:rsid w:val="000522C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B02"/>
    <w:rsid w:val="00056DF3"/>
    <w:rsid w:val="00056ED3"/>
    <w:rsid w:val="00057179"/>
    <w:rsid w:val="0005743C"/>
    <w:rsid w:val="000576A5"/>
    <w:rsid w:val="00057923"/>
    <w:rsid w:val="000601A0"/>
    <w:rsid w:val="00060511"/>
    <w:rsid w:val="0006123D"/>
    <w:rsid w:val="00061514"/>
    <w:rsid w:val="0006167D"/>
    <w:rsid w:val="00061AC3"/>
    <w:rsid w:val="000623C7"/>
    <w:rsid w:val="00062D1E"/>
    <w:rsid w:val="000633B3"/>
    <w:rsid w:val="0006380A"/>
    <w:rsid w:val="00063ED2"/>
    <w:rsid w:val="00064168"/>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EA"/>
    <w:rsid w:val="000727FF"/>
    <w:rsid w:val="00072AF0"/>
    <w:rsid w:val="00072F06"/>
    <w:rsid w:val="00072FFF"/>
    <w:rsid w:val="000733E6"/>
    <w:rsid w:val="000733F4"/>
    <w:rsid w:val="00073BDB"/>
    <w:rsid w:val="00073EFE"/>
    <w:rsid w:val="000742C4"/>
    <w:rsid w:val="000746ED"/>
    <w:rsid w:val="00074C3A"/>
    <w:rsid w:val="0007503E"/>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1D"/>
    <w:rsid w:val="0008425E"/>
    <w:rsid w:val="00084332"/>
    <w:rsid w:val="0008468B"/>
    <w:rsid w:val="000847E8"/>
    <w:rsid w:val="00085233"/>
    <w:rsid w:val="000853A6"/>
    <w:rsid w:val="000854DC"/>
    <w:rsid w:val="000856E3"/>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1978"/>
    <w:rsid w:val="00092061"/>
    <w:rsid w:val="00092903"/>
    <w:rsid w:val="00092C82"/>
    <w:rsid w:val="00092DCD"/>
    <w:rsid w:val="000930BF"/>
    <w:rsid w:val="00093117"/>
    <w:rsid w:val="0009399C"/>
    <w:rsid w:val="00094290"/>
    <w:rsid w:val="00094864"/>
    <w:rsid w:val="00095B05"/>
    <w:rsid w:val="00095EAA"/>
    <w:rsid w:val="00095F70"/>
    <w:rsid w:val="00096200"/>
    <w:rsid w:val="0009650C"/>
    <w:rsid w:val="000966F0"/>
    <w:rsid w:val="00096897"/>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4249"/>
    <w:rsid w:val="000A5776"/>
    <w:rsid w:val="000A67A3"/>
    <w:rsid w:val="000A6A30"/>
    <w:rsid w:val="000A794C"/>
    <w:rsid w:val="000B0E42"/>
    <w:rsid w:val="000B10AB"/>
    <w:rsid w:val="000B117D"/>
    <w:rsid w:val="000B1F62"/>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6F30"/>
    <w:rsid w:val="000B7195"/>
    <w:rsid w:val="000B75C3"/>
    <w:rsid w:val="000B7764"/>
    <w:rsid w:val="000B7A4B"/>
    <w:rsid w:val="000B7AE8"/>
    <w:rsid w:val="000C024D"/>
    <w:rsid w:val="000C0411"/>
    <w:rsid w:val="000C051B"/>
    <w:rsid w:val="000C0B2F"/>
    <w:rsid w:val="000C0BFD"/>
    <w:rsid w:val="000C0C7B"/>
    <w:rsid w:val="000C0CFE"/>
    <w:rsid w:val="000C16E7"/>
    <w:rsid w:val="000C1AFE"/>
    <w:rsid w:val="000C2519"/>
    <w:rsid w:val="000C2821"/>
    <w:rsid w:val="000C2B17"/>
    <w:rsid w:val="000C328F"/>
    <w:rsid w:val="000C3960"/>
    <w:rsid w:val="000C3E8D"/>
    <w:rsid w:val="000C479B"/>
    <w:rsid w:val="000C4AF8"/>
    <w:rsid w:val="000C4E9E"/>
    <w:rsid w:val="000C5305"/>
    <w:rsid w:val="000C55BA"/>
    <w:rsid w:val="000C578A"/>
    <w:rsid w:val="000C64E8"/>
    <w:rsid w:val="000C7184"/>
    <w:rsid w:val="000C7690"/>
    <w:rsid w:val="000C77D8"/>
    <w:rsid w:val="000C7C1F"/>
    <w:rsid w:val="000C7F78"/>
    <w:rsid w:val="000D0319"/>
    <w:rsid w:val="000D0D91"/>
    <w:rsid w:val="000D0FC1"/>
    <w:rsid w:val="000D11A8"/>
    <w:rsid w:val="000D187D"/>
    <w:rsid w:val="000D18DD"/>
    <w:rsid w:val="000D193B"/>
    <w:rsid w:val="000D2488"/>
    <w:rsid w:val="000D24BD"/>
    <w:rsid w:val="000D25BE"/>
    <w:rsid w:val="000D36A9"/>
    <w:rsid w:val="000D3EAF"/>
    <w:rsid w:val="000D4482"/>
    <w:rsid w:val="000D46A3"/>
    <w:rsid w:val="000D479A"/>
    <w:rsid w:val="000D4FE9"/>
    <w:rsid w:val="000D5028"/>
    <w:rsid w:val="000D5687"/>
    <w:rsid w:val="000D57A6"/>
    <w:rsid w:val="000D5870"/>
    <w:rsid w:val="000D59C2"/>
    <w:rsid w:val="000D5BDA"/>
    <w:rsid w:val="000D64E8"/>
    <w:rsid w:val="000D70FD"/>
    <w:rsid w:val="000D790A"/>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1DD"/>
    <w:rsid w:val="000E4943"/>
    <w:rsid w:val="000E49B5"/>
    <w:rsid w:val="000E4C83"/>
    <w:rsid w:val="000E4FEB"/>
    <w:rsid w:val="000E523E"/>
    <w:rsid w:val="000E5CFA"/>
    <w:rsid w:val="000E65EE"/>
    <w:rsid w:val="000E66B9"/>
    <w:rsid w:val="000E6A2A"/>
    <w:rsid w:val="000E6AD3"/>
    <w:rsid w:val="000E6D6E"/>
    <w:rsid w:val="000E72B5"/>
    <w:rsid w:val="000E72F2"/>
    <w:rsid w:val="000E75D2"/>
    <w:rsid w:val="000E76C2"/>
    <w:rsid w:val="000E792D"/>
    <w:rsid w:val="000E7A48"/>
    <w:rsid w:val="000E7DC6"/>
    <w:rsid w:val="000F0F58"/>
    <w:rsid w:val="000F14E2"/>
    <w:rsid w:val="000F1618"/>
    <w:rsid w:val="000F18E8"/>
    <w:rsid w:val="000F1DD8"/>
    <w:rsid w:val="000F23EB"/>
    <w:rsid w:val="000F26D9"/>
    <w:rsid w:val="000F329C"/>
    <w:rsid w:val="000F3748"/>
    <w:rsid w:val="000F3E88"/>
    <w:rsid w:val="000F3F0A"/>
    <w:rsid w:val="000F4053"/>
    <w:rsid w:val="000F408F"/>
    <w:rsid w:val="000F4ED6"/>
    <w:rsid w:val="000F505F"/>
    <w:rsid w:val="000F5742"/>
    <w:rsid w:val="000F62F9"/>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9B2"/>
    <w:rsid w:val="00105D13"/>
    <w:rsid w:val="00106C19"/>
    <w:rsid w:val="001074F4"/>
    <w:rsid w:val="00107E1F"/>
    <w:rsid w:val="00110510"/>
    <w:rsid w:val="00112225"/>
    <w:rsid w:val="001128C2"/>
    <w:rsid w:val="00112BF5"/>
    <w:rsid w:val="00112C09"/>
    <w:rsid w:val="001135C1"/>
    <w:rsid w:val="001142FC"/>
    <w:rsid w:val="001147EF"/>
    <w:rsid w:val="00114A52"/>
    <w:rsid w:val="00114F72"/>
    <w:rsid w:val="001150E0"/>
    <w:rsid w:val="001152C0"/>
    <w:rsid w:val="0011546A"/>
    <w:rsid w:val="00115725"/>
    <w:rsid w:val="00115B3F"/>
    <w:rsid w:val="00115C2F"/>
    <w:rsid w:val="00116597"/>
    <w:rsid w:val="001168DF"/>
    <w:rsid w:val="00116A46"/>
    <w:rsid w:val="0011769E"/>
    <w:rsid w:val="00117ADB"/>
    <w:rsid w:val="00120AC0"/>
    <w:rsid w:val="00120E16"/>
    <w:rsid w:val="001216EA"/>
    <w:rsid w:val="00121760"/>
    <w:rsid w:val="00121B70"/>
    <w:rsid w:val="00121BAF"/>
    <w:rsid w:val="0012241D"/>
    <w:rsid w:val="0012257C"/>
    <w:rsid w:val="00122826"/>
    <w:rsid w:val="00122957"/>
    <w:rsid w:val="00122ABD"/>
    <w:rsid w:val="0012398E"/>
    <w:rsid w:val="00124DA9"/>
    <w:rsid w:val="00124F26"/>
    <w:rsid w:val="0012530B"/>
    <w:rsid w:val="001258B5"/>
    <w:rsid w:val="0012597E"/>
    <w:rsid w:val="00125A33"/>
    <w:rsid w:val="00125C9B"/>
    <w:rsid w:val="00125D43"/>
    <w:rsid w:val="00126059"/>
    <w:rsid w:val="001260FD"/>
    <w:rsid w:val="0012645D"/>
    <w:rsid w:val="001269EF"/>
    <w:rsid w:val="001272BE"/>
    <w:rsid w:val="00127303"/>
    <w:rsid w:val="00127342"/>
    <w:rsid w:val="001308E6"/>
    <w:rsid w:val="001312BD"/>
    <w:rsid w:val="00131ED3"/>
    <w:rsid w:val="00131EDA"/>
    <w:rsid w:val="00131F9D"/>
    <w:rsid w:val="0013216F"/>
    <w:rsid w:val="001326AD"/>
    <w:rsid w:val="001327EC"/>
    <w:rsid w:val="00132A85"/>
    <w:rsid w:val="001341C2"/>
    <w:rsid w:val="001341E3"/>
    <w:rsid w:val="00134644"/>
    <w:rsid w:val="00134EE3"/>
    <w:rsid w:val="00134FE0"/>
    <w:rsid w:val="001355CF"/>
    <w:rsid w:val="00135A9B"/>
    <w:rsid w:val="0013688C"/>
    <w:rsid w:val="00137B4F"/>
    <w:rsid w:val="001401D1"/>
    <w:rsid w:val="001401E9"/>
    <w:rsid w:val="00140D74"/>
    <w:rsid w:val="00140E25"/>
    <w:rsid w:val="00141C23"/>
    <w:rsid w:val="00141CE5"/>
    <w:rsid w:val="001426E8"/>
    <w:rsid w:val="0014288F"/>
    <w:rsid w:val="00143109"/>
    <w:rsid w:val="00143634"/>
    <w:rsid w:val="00143832"/>
    <w:rsid w:val="0014389C"/>
    <w:rsid w:val="0014431B"/>
    <w:rsid w:val="00144F74"/>
    <w:rsid w:val="00145739"/>
    <w:rsid w:val="0014591D"/>
    <w:rsid w:val="0014591F"/>
    <w:rsid w:val="00145E44"/>
    <w:rsid w:val="001465B1"/>
    <w:rsid w:val="00146D4F"/>
    <w:rsid w:val="001476E4"/>
    <w:rsid w:val="001500A5"/>
    <w:rsid w:val="00150182"/>
    <w:rsid w:val="0015079D"/>
    <w:rsid w:val="0015124F"/>
    <w:rsid w:val="00151981"/>
    <w:rsid w:val="00151D5E"/>
    <w:rsid w:val="0015286B"/>
    <w:rsid w:val="00152D62"/>
    <w:rsid w:val="001538A0"/>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618B"/>
    <w:rsid w:val="00166C62"/>
    <w:rsid w:val="00167077"/>
    <w:rsid w:val="001675AF"/>
    <w:rsid w:val="00167B8A"/>
    <w:rsid w:val="00170E4D"/>
    <w:rsid w:val="001716CF"/>
    <w:rsid w:val="00171C60"/>
    <w:rsid w:val="00172306"/>
    <w:rsid w:val="00172B52"/>
    <w:rsid w:val="00172B66"/>
    <w:rsid w:val="00172BD6"/>
    <w:rsid w:val="00174348"/>
    <w:rsid w:val="001746E6"/>
    <w:rsid w:val="00174AE4"/>
    <w:rsid w:val="00174C35"/>
    <w:rsid w:val="00175871"/>
    <w:rsid w:val="00175BCE"/>
    <w:rsid w:val="00175C7B"/>
    <w:rsid w:val="00175C9D"/>
    <w:rsid w:val="00176074"/>
    <w:rsid w:val="00176169"/>
    <w:rsid w:val="0017620F"/>
    <w:rsid w:val="00176244"/>
    <w:rsid w:val="00176661"/>
    <w:rsid w:val="0017707E"/>
    <w:rsid w:val="001773B3"/>
    <w:rsid w:val="00177634"/>
    <w:rsid w:val="001802E9"/>
    <w:rsid w:val="0018067E"/>
    <w:rsid w:val="001809B8"/>
    <w:rsid w:val="00181CFD"/>
    <w:rsid w:val="00181E7F"/>
    <w:rsid w:val="001822A4"/>
    <w:rsid w:val="00182629"/>
    <w:rsid w:val="00182992"/>
    <w:rsid w:val="00182AAE"/>
    <w:rsid w:val="00182B12"/>
    <w:rsid w:val="00182D7E"/>
    <w:rsid w:val="0018319D"/>
    <w:rsid w:val="001836B8"/>
    <w:rsid w:val="001837C5"/>
    <w:rsid w:val="00183B2E"/>
    <w:rsid w:val="00183D84"/>
    <w:rsid w:val="00184829"/>
    <w:rsid w:val="001853E9"/>
    <w:rsid w:val="00185A30"/>
    <w:rsid w:val="00185DD5"/>
    <w:rsid w:val="00185EF2"/>
    <w:rsid w:val="001861D2"/>
    <w:rsid w:val="00186589"/>
    <w:rsid w:val="00186E67"/>
    <w:rsid w:val="00186F0B"/>
    <w:rsid w:val="00187410"/>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2C29"/>
    <w:rsid w:val="00192EE5"/>
    <w:rsid w:val="001935E5"/>
    <w:rsid w:val="00193A64"/>
    <w:rsid w:val="001945F3"/>
    <w:rsid w:val="00195642"/>
    <w:rsid w:val="00195988"/>
    <w:rsid w:val="00195D9C"/>
    <w:rsid w:val="00195E03"/>
    <w:rsid w:val="001963FE"/>
    <w:rsid w:val="00196EC9"/>
    <w:rsid w:val="00197600"/>
    <w:rsid w:val="001A064A"/>
    <w:rsid w:val="001A066A"/>
    <w:rsid w:val="001A08E3"/>
    <w:rsid w:val="001A0E64"/>
    <w:rsid w:val="001A0EC6"/>
    <w:rsid w:val="001A175F"/>
    <w:rsid w:val="001A1A8D"/>
    <w:rsid w:val="001A2453"/>
    <w:rsid w:val="001A26D0"/>
    <w:rsid w:val="001A2EB7"/>
    <w:rsid w:val="001A3A0D"/>
    <w:rsid w:val="001A3B41"/>
    <w:rsid w:val="001A4216"/>
    <w:rsid w:val="001A455E"/>
    <w:rsid w:val="001A4F03"/>
    <w:rsid w:val="001A4F49"/>
    <w:rsid w:val="001A5C53"/>
    <w:rsid w:val="001A5E6C"/>
    <w:rsid w:val="001A646F"/>
    <w:rsid w:val="001A6707"/>
    <w:rsid w:val="001A684D"/>
    <w:rsid w:val="001A6AF2"/>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2C4"/>
    <w:rsid w:val="001B449D"/>
    <w:rsid w:val="001B49F0"/>
    <w:rsid w:val="001B573E"/>
    <w:rsid w:val="001B5A9D"/>
    <w:rsid w:val="001B5AF5"/>
    <w:rsid w:val="001B6041"/>
    <w:rsid w:val="001B69F2"/>
    <w:rsid w:val="001B7023"/>
    <w:rsid w:val="001B7378"/>
    <w:rsid w:val="001B74EA"/>
    <w:rsid w:val="001C0869"/>
    <w:rsid w:val="001C12DB"/>
    <w:rsid w:val="001C13A3"/>
    <w:rsid w:val="001C25F0"/>
    <w:rsid w:val="001C2BB9"/>
    <w:rsid w:val="001C2BBB"/>
    <w:rsid w:val="001C2C5A"/>
    <w:rsid w:val="001C30DF"/>
    <w:rsid w:val="001C3201"/>
    <w:rsid w:val="001C33BF"/>
    <w:rsid w:val="001C36AE"/>
    <w:rsid w:val="001C3870"/>
    <w:rsid w:val="001C3A13"/>
    <w:rsid w:val="001C3EFC"/>
    <w:rsid w:val="001C3FD0"/>
    <w:rsid w:val="001C402B"/>
    <w:rsid w:val="001C42E7"/>
    <w:rsid w:val="001C4E3B"/>
    <w:rsid w:val="001C5374"/>
    <w:rsid w:val="001C53C9"/>
    <w:rsid w:val="001C601D"/>
    <w:rsid w:val="001C6645"/>
    <w:rsid w:val="001C68AA"/>
    <w:rsid w:val="001C750F"/>
    <w:rsid w:val="001C76AB"/>
    <w:rsid w:val="001C7763"/>
    <w:rsid w:val="001D03F0"/>
    <w:rsid w:val="001D0D38"/>
    <w:rsid w:val="001D0FF1"/>
    <w:rsid w:val="001D1355"/>
    <w:rsid w:val="001D14BE"/>
    <w:rsid w:val="001D1778"/>
    <w:rsid w:val="001D1818"/>
    <w:rsid w:val="001D208A"/>
    <w:rsid w:val="001D2C27"/>
    <w:rsid w:val="001D3291"/>
    <w:rsid w:val="001D37D7"/>
    <w:rsid w:val="001D39E9"/>
    <w:rsid w:val="001D3A25"/>
    <w:rsid w:val="001D3DDE"/>
    <w:rsid w:val="001D406E"/>
    <w:rsid w:val="001D4900"/>
    <w:rsid w:val="001D513E"/>
    <w:rsid w:val="001D548B"/>
    <w:rsid w:val="001D596D"/>
    <w:rsid w:val="001D7606"/>
    <w:rsid w:val="001D79FD"/>
    <w:rsid w:val="001D7AAE"/>
    <w:rsid w:val="001E0114"/>
    <w:rsid w:val="001E049E"/>
    <w:rsid w:val="001E0B04"/>
    <w:rsid w:val="001E0BFF"/>
    <w:rsid w:val="001E0DB2"/>
    <w:rsid w:val="001E108D"/>
    <w:rsid w:val="001E10E8"/>
    <w:rsid w:val="001E116C"/>
    <w:rsid w:val="001E194C"/>
    <w:rsid w:val="001E19A8"/>
    <w:rsid w:val="001E19B1"/>
    <w:rsid w:val="001E23ED"/>
    <w:rsid w:val="001E24A9"/>
    <w:rsid w:val="001E25E3"/>
    <w:rsid w:val="001E3206"/>
    <w:rsid w:val="001E3601"/>
    <w:rsid w:val="001E3879"/>
    <w:rsid w:val="001E41A5"/>
    <w:rsid w:val="001E47BA"/>
    <w:rsid w:val="001E4D24"/>
    <w:rsid w:val="001E4EB5"/>
    <w:rsid w:val="001E5016"/>
    <w:rsid w:val="001E50ED"/>
    <w:rsid w:val="001E5182"/>
    <w:rsid w:val="001E54B7"/>
    <w:rsid w:val="001E61A6"/>
    <w:rsid w:val="001E6A29"/>
    <w:rsid w:val="001E7006"/>
    <w:rsid w:val="001E7008"/>
    <w:rsid w:val="001E71E1"/>
    <w:rsid w:val="001E758F"/>
    <w:rsid w:val="001E7C90"/>
    <w:rsid w:val="001F045D"/>
    <w:rsid w:val="001F05B8"/>
    <w:rsid w:val="001F0AE9"/>
    <w:rsid w:val="001F0C67"/>
    <w:rsid w:val="001F0DF6"/>
    <w:rsid w:val="001F112C"/>
    <w:rsid w:val="001F1613"/>
    <w:rsid w:val="001F1627"/>
    <w:rsid w:val="001F1CDF"/>
    <w:rsid w:val="001F23F2"/>
    <w:rsid w:val="001F28EB"/>
    <w:rsid w:val="001F2ECC"/>
    <w:rsid w:val="001F400F"/>
    <w:rsid w:val="001F4058"/>
    <w:rsid w:val="001F42B6"/>
    <w:rsid w:val="001F45AD"/>
    <w:rsid w:val="001F4766"/>
    <w:rsid w:val="001F497A"/>
    <w:rsid w:val="001F4A23"/>
    <w:rsid w:val="001F4E86"/>
    <w:rsid w:val="001F5397"/>
    <w:rsid w:val="001F5431"/>
    <w:rsid w:val="001F58C1"/>
    <w:rsid w:val="001F5A80"/>
    <w:rsid w:val="001F6317"/>
    <w:rsid w:val="001F6336"/>
    <w:rsid w:val="001F64CB"/>
    <w:rsid w:val="001F6B1E"/>
    <w:rsid w:val="001F7399"/>
    <w:rsid w:val="001F7AE9"/>
    <w:rsid w:val="001F7D31"/>
    <w:rsid w:val="00200527"/>
    <w:rsid w:val="002011D5"/>
    <w:rsid w:val="002012F4"/>
    <w:rsid w:val="002019F0"/>
    <w:rsid w:val="00202B6D"/>
    <w:rsid w:val="002044E7"/>
    <w:rsid w:val="00205777"/>
    <w:rsid w:val="0020587F"/>
    <w:rsid w:val="00205E89"/>
    <w:rsid w:val="00206060"/>
    <w:rsid w:val="002064AA"/>
    <w:rsid w:val="00206669"/>
    <w:rsid w:val="00206B08"/>
    <w:rsid w:val="00206DC6"/>
    <w:rsid w:val="00206F6E"/>
    <w:rsid w:val="00207A28"/>
    <w:rsid w:val="00207CFC"/>
    <w:rsid w:val="00207EBB"/>
    <w:rsid w:val="0021087F"/>
    <w:rsid w:val="00211A50"/>
    <w:rsid w:val="00211DB0"/>
    <w:rsid w:val="00211EF7"/>
    <w:rsid w:val="00212188"/>
    <w:rsid w:val="00212458"/>
    <w:rsid w:val="0021248B"/>
    <w:rsid w:val="00212A5B"/>
    <w:rsid w:val="002132E2"/>
    <w:rsid w:val="0021389E"/>
    <w:rsid w:val="00213FDD"/>
    <w:rsid w:val="002142E9"/>
    <w:rsid w:val="0021455E"/>
    <w:rsid w:val="002153EE"/>
    <w:rsid w:val="00215C10"/>
    <w:rsid w:val="002162B7"/>
    <w:rsid w:val="002164BB"/>
    <w:rsid w:val="0021677D"/>
    <w:rsid w:val="00216A30"/>
    <w:rsid w:val="00217805"/>
    <w:rsid w:val="0021791E"/>
    <w:rsid w:val="00220402"/>
    <w:rsid w:val="002206C3"/>
    <w:rsid w:val="00220853"/>
    <w:rsid w:val="00220DA7"/>
    <w:rsid w:val="0022151C"/>
    <w:rsid w:val="0022244B"/>
    <w:rsid w:val="0022253D"/>
    <w:rsid w:val="00223051"/>
    <w:rsid w:val="0022330C"/>
    <w:rsid w:val="00223455"/>
    <w:rsid w:val="0022347E"/>
    <w:rsid w:val="0022360E"/>
    <w:rsid w:val="00223AD3"/>
    <w:rsid w:val="00223F01"/>
    <w:rsid w:val="00223F7B"/>
    <w:rsid w:val="002246CC"/>
    <w:rsid w:val="00224C75"/>
    <w:rsid w:val="00225268"/>
    <w:rsid w:val="00225497"/>
    <w:rsid w:val="00225CC1"/>
    <w:rsid w:val="002267A0"/>
    <w:rsid w:val="00227F00"/>
    <w:rsid w:val="002303FF"/>
    <w:rsid w:val="002307F1"/>
    <w:rsid w:val="002312AC"/>
    <w:rsid w:val="002314CF"/>
    <w:rsid w:val="002319A4"/>
    <w:rsid w:val="00232013"/>
    <w:rsid w:val="002320CC"/>
    <w:rsid w:val="002322BC"/>
    <w:rsid w:val="0023243A"/>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45D8"/>
    <w:rsid w:val="0024504B"/>
    <w:rsid w:val="002457B3"/>
    <w:rsid w:val="00245A2B"/>
    <w:rsid w:val="00245A82"/>
    <w:rsid w:val="00247826"/>
    <w:rsid w:val="00247E7D"/>
    <w:rsid w:val="00247F7E"/>
    <w:rsid w:val="002500A5"/>
    <w:rsid w:val="00250811"/>
    <w:rsid w:val="00250D64"/>
    <w:rsid w:val="00251022"/>
    <w:rsid w:val="002510DF"/>
    <w:rsid w:val="00251761"/>
    <w:rsid w:val="0025216D"/>
    <w:rsid w:val="002525D3"/>
    <w:rsid w:val="00252788"/>
    <w:rsid w:val="00253055"/>
    <w:rsid w:val="00253293"/>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7CF"/>
    <w:rsid w:val="00260808"/>
    <w:rsid w:val="00260AE5"/>
    <w:rsid w:val="0026168C"/>
    <w:rsid w:val="00262816"/>
    <w:rsid w:val="00262E46"/>
    <w:rsid w:val="0026355B"/>
    <w:rsid w:val="00263770"/>
    <w:rsid w:val="002639C2"/>
    <w:rsid w:val="00264658"/>
    <w:rsid w:val="002647FD"/>
    <w:rsid w:val="002654C4"/>
    <w:rsid w:val="002657E8"/>
    <w:rsid w:val="00265B5A"/>
    <w:rsid w:val="00266033"/>
    <w:rsid w:val="00266110"/>
    <w:rsid w:val="002661C4"/>
    <w:rsid w:val="00266431"/>
    <w:rsid w:val="00266453"/>
    <w:rsid w:val="0026667A"/>
    <w:rsid w:val="00267766"/>
    <w:rsid w:val="00267856"/>
    <w:rsid w:val="002679EB"/>
    <w:rsid w:val="00267CF8"/>
    <w:rsid w:val="00267D4D"/>
    <w:rsid w:val="0027037A"/>
    <w:rsid w:val="0027037D"/>
    <w:rsid w:val="00270714"/>
    <w:rsid w:val="00270FAB"/>
    <w:rsid w:val="002710AC"/>
    <w:rsid w:val="002713D6"/>
    <w:rsid w:val="00271B7C"/>
    <w:rsid w:val="00272264"/>
    <w:rsid w:val="002725F2"/>
    <w:rsid w:val="002729BD"/>
    <w:rsid w:val="00272E98"/>
    <w:rsid w:val="00273454"/>
    <w:rsid w:val="0027356E"/>
    <w:rsid w:val="00273691"/>
    <w:rsid w:val="00274177"/>
    <w:rsid w:val="00274392"/>
    <w:rsid w:val="00274639"/>
    <w:rsid w:val="00274676"/>
    <w:rsid w:val="00275CD4"/>
    <w:rsid w:val="00275DDD"/>
    <w:rsid w:val="00276055"/>
    <w:rsid w:val="00276463"/>
    <w:rsid w:val="00276EC1"/>
    <w:rsid w:val="00277084"/>
    <w:rsid w:val="0027744A"/>
    <w:rsid w:val="00277C4D"/>
    <w:rsid w:val="00277EAB"/>
    <w:rsid w:val="002803A2"/>
    <w:rsid w:val="0028041F"/>
    <w:rsid w:val="0028098A"/>
    <w:rsid w:val="002809B0"/>
    <w:rsid w:val="00280D2D"/>
    <w:rsid w:val="002822A6"/>
    <w:rsid w:val="00282981"/>
    <w:rsid w:val="00282B75"/>
    <w:rsid w:val="00283264"/>
    <w:rsid w:val="00283492"/>
    <w:rsid w:val="00283C9B"/>
    <w:rsid w:val="00283F23"/>
    <w:rsid w:val="002842EF"/>
    <w:rsid w:val="00284633"/>
    <w:rsid w:val="00284C35"/>
    <w:rsid w:val="00284C81"/>
    <w:rsid w:val="002853EB"/>
    <w:rsid w:val="00285F59"/>
    <w:rsid w:val="0028611C"/>
    <w:rsid w:val="00286375"/>
    <w:rsid w:val="00286B23"/>
    <w:rsid w:val="00286BC5"/>
    <w:rsid w:val="00287192"/>
    <w:rsid w:val="002873AE"/>
    <w:rsid w:val="002874AC"/>
    <w:rsid w:val="002878D8"/>
    <w:rsid w:val="002903EC"/>
    <w:rsid w:val="002911C5"/>
    <w:rsid w:val="002912DA"/>
    <w:rsid w:val="00291F67"/>
    <w:rsid w:val="002926F0"/>
    <w:rsid w:val="00292BFE"/>
    <w:rsid w:val="002936FF"/>
    <w:rsid w:val="00293A76"/>
    <w:rsid w:val="00293CF0"/>
    <w:rsid w:val="00293FA7"/>
    <w:rsid w:val="0029406D"/>
    <w:rsid w:val="002949F2"/>
    <w:rsid w:val="0029565D"/>
    <w:rsid w:val="00295AA9"/>
    <w:rsid w:val="00295D9F"/>
    <w:rsid w:val="00295FF3"/>
    <w:rsid w:val="002967D4"/>
    <w:rsid w:val="00296B57"/>
    <w:rsid w:val="00296D4E"/>
    <w:rsid w:val="00296E79"/>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5F67"/>
    <w:rsid w:val="002A7410"/>
    <w:rsid w:val="002A746E"/>
    <w:rsid w:val="002A7FCD"/>
    <w:rsid w:val="002B00CF"/>
    <w:rsid w:val="002B0C32"/>
    <w:rsid w:val="002B1021"/>
    <w:rsid w:val="002B11BF"/>
    <w:rsid w:val="002B11C5"/>
    <w:rsid w:val="002B1A11"/>
    <w:rsid w:val="002B1D04"/>
    <w:rsid w:val="002B21EC"/>
    <w:rsid w:val="002B2657"/>
    <w:rsid w:val="002B3365"/>
    <w:rsid w:val="002B39C7"/>
    <w:rsid w:val="002B4833"/>
    <w:rsid w:val="002B5539"/>
    <w:rsid w:val="002B5AC1"/>
    <w:rsid w:val="002B5B32"/>
    <w:rsid w:val="002B5BFC"/>
    <w:rsid w:val="002B5E12"/>
    <w:rsid w:val="002B714E"/>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44D"/>
    <w:rsid w:val="002D0ACF"/>
    <w:rsid w:val="002D0E26"/>
    <w:rsid w:val="002D1F33"/>
    <w:rsid w:val="002D1FE4"/>
    <w:rsid w:val="002D27CF"/>
    <w:rsid w:val="002D2975"/>
    <w:rsid w:val="002D4573"/>
    <w:rsid w:val="002D5401"/>
    <w:rsid w:val="002D5DC1"/>
    <w:rsid w:val="002D7177"/>
    <w:rsid w:val="002D7495"/>
    <w:rsid w:val="002D7B6F"/>
    <w:rsid w:val="002D7C1F"/>
    <w:rsid w:val="002D7F70"/>
    <w:rsid w:val="002E0980"/>
    <w:rsid w:val="002E12A5"/>
    <w:rsid w:val="002E1385"/>
    <w:rsid w:val="002E2A3F"/>
    <w:rsid w:val="002E311F"/>
    <w:rsid w:val="002E3326"/>
    <w:rsid w:val="002E3914"/>
    <w:rsid w:val="002E39B9"/>
    <w:rsid w:val="002E39E9"/>
    <w:rsid w:val="002E4229"/>
    <w:rsid w:val="002E451B"/>
    <w:rsid w:val="002E4E18"/>
    <w:rsid w:val="002E5E0F"/>
    <w:rsid w:val="002E5EB7"/>
    <w:rsid w:val="002E62F7"/>
    <w:rsid w:val="002E6443"/>
    <w:rsid w:val="002E7606"/>
    <w:rsid w:val="002E7719"/>
    <w:rsid w:val="002E7CF2"/>
    <w:rsid w:val="002E7EF2"/>
    <w:rsid w:val="002F01C2"/>
    <w:rsid w:val="002F049A"/>
    <w:rsid w:val="002F0834"/>
    <w:rsid w:val="002F0917"/>
    <w:rsid w:val="002F0FE6"/>
    <w:rsid w:val="002F1133"/>
    <w:rsid w:val="002F1636"/>
    <w:rsid w:val="002F217E"/>
    <w:rsid w:val="002F258D"/>
    <w:rsid w:val="002F25C4"/>
    <w:rsid w:val="002F25C8"/>
    <w:rsid w:val="002F3150"/>
    <w:rsid w:val="002F38F5"/>
    <w:rsid w:val="002F4DA8"/>
    <w:rsid w:val="002F4EB0"/>
    <w:rsid w:val="002F59F6"/>
    <w:rsid w:val="002F6200"/>
    <w:rsid w:val="002F6245"/>
    <w:rsid w:val="002F6F22"/>
    <w:rsid w:val="002F6F37"/>
    <w:rsid w:val="002F7625"/>
    <w:rsid w:val="00301009"/>
    <w:rsid w:val="003013D8"/>
    <w:rsid w:val="00301508"/>
    <w:rsid w:val="00301B20"/>
    <w:rsid w:val="00301BC3"/>
    <w:rsid w:val="00302049"/>
    <w:rsid w:val="003021E7"/>
    <w:rsid w:val="0030298B"/>
    <w:rsid w:val="00302BAC"/>
    <w:rsid w:val="00302BE6"/>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30F"/>
    <w:rsid w:val="00312E57"/>
    <w:rsid w:val="00313431"/>
    <w:rsid w:val="003135F6"/>
    <w:rsid w:val="00313643"/>
    <w:rsid w:val="00314038"/>
    <w:rsid w:val="003145F0"/>
    <w:rsid w:val="00314648"/>
    <w:rsid w:val="00314C7F"/>
    <w:rsid w:val="00314C94"/>
    <w:rsid w:val="003155B4"/>
    <w:rsid w:val="0031629A"/>
    <w:rsid w:val="003162EE"/>
    <w:rsid w:val="00316947"/>
    <w:rsid w:val="003169BD"/>
    <w:rsid w:val="00316C10"/>
    <w:rsid w:val="003170DA"/>
    <w:rsid w:val="0031712F"/>
    <w:rsid w:val="00317A96"/>
    <w:rsid w:val="003203A6"/>
    <w:rsid w:val="00320DE4"/>
    <w:rsid w:val="0032194B"/>
    <w:rsid w:val="00322FDA"/>
    <w:rsid w:val="00323248"/>
    <w:rsid w:val="00323BBC"/>
    <w:rsid w:val="0032494E"/>
    <w:rsid w:val="00324A05"/>
    <w:rsid w:val="00325675"/>
    <w:rsid w:val="00326583"/>
    <w:rsid w:val="00326919"/>
    <w:rsid w:val="00326D17"/>
    <w:rsid w:val="00327077"/>
    <w:rsid w:val="00327498"/>
    <w:rsid w:val="003300EC"/>
    <w:rsid w:val="003308E8"/>
    <w:rsid w:val="00330CDA"/>
    <w:rsid w:val="0033107E"/>
    <w:rsid w:val="00331464"/>
    <w:rsid w:val="0033196B"/>
    <w:rsid w:val="0033200B"/>
    <w:rsid w:val="0033211D"/>
    <w:rsid w:val="0033288A"/>
    <w:rsid w:val="003329F9"/>
    <w:rsid w:val="00332DC7"/>
    <w:rsid w:val="00333070"/>
    <w:rsid w:val="00333137"/>
    <w:rsid w:val="003335DE"/>
    <w:rsid w:val="003337B3"/>
    <w:rsid w:val="00333909"/>
    <w:rsid w:val="00334566"/>
    <w:rsid w:val="00334DFB"/>
    <w:rsid w:val="00334EF1"/>
    <w:rsid w:val="00335085"/>
    <w:rsid w:val="003353E0"/>
    <w:rsid w:val="00335529"/>
    <w:rsid w:val="003358AD"/>
    <w:rsid w:val="00335AF9"/>
    <w:rsid w:val="00335E1B"/>
    <w:rsid w:val="00336055"/>
    <w:rsid w:val="00336774"/>
    <w:rsid w:val="0033692F"/>
    <w:rsid w:val="00336DFF"/>
    <w:rsid w:val="003373E6"/>
    <w:rsid w:val="003376DA"/>
    <w:rsid w:val="00337B67"/>
    <w:rsid w:val="00337B8F"/>
    <w:rsid w:val="00337C3A"/>
    <w:rsid w:val="00337DBF"/>
    <w:rsid w:val="003400D6"/>
    <w:rsid w:val="0034088B"/>
    <w:rsid w:val="0034107C"/>
    <w:rsid w:val="00342065"/>
    <w:rsid w:val="00342159"/>
    <w:rsid w:val="003422CC"/>
    <w:rsid w:val="003428BF"/>
    <w:rsid w:val="0034312D"/>
    <w:rsid w:val="00343A47"/>
    <w:rsid w:val="00343A6F"/>
    <w:rsid w:val="0034454A"/>
    <w:rsid w:val="00344CAF"/>
    <w:rsid w:val="0034539C"/>
    <w:rsid w:val="003453F5"/>
    <w:rsid w:val="0034561D"/>
    <w:rsid w:val="00345DF9"/>
    <w:rsid w:val="00345F18"/>
    <w:rsid w:val="003462B0"/>
    <w:rsid w:val="00346303"/>
    <w:rsid w:val="00346902"/>
    <w:rsid w:val="00346A29"/>
    <w:rsid w:val="00346CDC"/>
    <w:rsid w:val="00346E15"/>
    <w:rsid w:val="0034771D"/>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6F"/>
    <w:rsid w:val="00370BDD"/>
    <w:rsid w:val="00370D44"/>
    <w:rsid w:val="003722B6"/>
    <w:rsid w:val="0037265B"/>
    <w:rsid w:val="00372A97"/>
    <w:rsid w:val="00372E0B"/>
    <w:rsid w:val="0037357B"/>
    <w:rsid w:val="00373A2C"/>
    <w:rsid w:val="00374D15"/>
    <w:rsid w:val="003754C8"/>
    <w:rsid w:val="00375546"/>
    <w:rsid w:val="0037560C"/>
    <w:rsid w:val="003756C2"/>
    <w:rsid w:val="003757C6"/>
    <w:rsid w:val="00376538"/>
    <w:rsid w:val="00376664"/>
    <w:rsid w:val="00377198"/>
    <w:rsid w:val="003776C4"/>
    <w:rsid w:val="00377A2D"/>
    <w:rsid w:val="00377C03"/>
    <w:rsid w:val="00377CED"/>
    <w:rsid w:val="0038006F"/>
    <w:rsid w:val="00380BAE"/>
    <w:rsid w:val="00380BC5"/>
    <w:rsid w:val="00380BE7"/>
    <w:rsid w:val="00380CE0"/>
    <w:rsid w:val="00380D52"/>
    <w:rsid w:val="003810E4"/>
    <w:rsid w:val="0038141E"/>
    <w:rsid w:val="00381B05"/>
    <w:rsid w:val="0038227D"/>
    <w:rsid w:val="0038248A"/>
    <w:rsid w:val="003827E6"/>
    <w:rsid w:val="00383540"/>
    <w:rsid w:val="003838DC"/>
    <w:rsid w:val="00383C9D"/>
    <w:rsid w:val="003844A7"/>
    <w:rsid w:val="00384E8D"/>
    <w:rsid w:val="00385A5F"/>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3AAF"/>
    <w:rsid w:val="00393AEC"/>
    <w:rsid w:val="00393F8E"/>
    <w:rsid w:val="00395F59"/>
    <w:rsid w:val="00395FCF"/>
    <w:rsid w:val="00397733"/>
    <w:rsid w:val="00397D64"/>
    <w:rsid w:val="003A057D"/>
    <w:rsid w:val="003A096D"/>
    <w:rsid w:val="003A0EF7"/>
    <w:rsid w:val="003A0F80"/>
    <w:rsid w:val="003A1276"/>
    <w:rsid w:val="003A1512"/>
    <w:rsid w:val="003A1AC5"/>
    <w:rsid w:val="003A22FD"/>
    <w:rsid w:val="003A2DE7"/>
    <w:rsid w:val="003A3181"/>
    <w:rsid w:val="003A3937"/>
    <w:rsid w:val="003A3A21"/>
    <w:rsid w:val="003A4691"/>
    <w:rsid w:val="003A477A"/>
    <w:rsid w:val="003A48B6"/>
    <w:rsid w:val="003A56BA"/>
    <w:rsid w:val="003A580C"/>
    <w:rsid w:val="003A598E"/>
    <w:rsid w:val="003A59AC"/>
    <w:rsid w:val="003A6645"/>
    <w:rsid w:val="003A7939"/>
    <w:rsid w:val="003A7BBB"/>
    <w:rsid w:val="003B08B8"/>
    <w:rsid w:val="003B1006"/>
    <w:rsid w:val="003B1015"/>
    <w:rsid w:val="003B12F5"/>
    <w:rsid w:val="003B1537"/>
    <w:rsid w:val="003B1B76"/>
    <w:rsid w:val="003B1C63"/>
    <w:rsid w:val="003B1ED6"/>
    <w:rsid w:val="003B1F97"/>
    <w:rsid w:val="003B21A0"/>
    <w:rsid w:val="003B243F"/>
    <w:rsid w:val="003B2869"/>
    <w:rsid w:val="003B2ABC"/>
    <w:rsid w:val="003B2FDF"/>
    <w:rsid w:val="003B30C6"/>
    <w:rsid w:val="003B3911"/>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3FDA"/>
    <w:rsid w:val="003C424B"/>
    <w:rsid w:val="003C48E1"/>
    <w:rsid w:val="003C4BB4"/>
    <w:rsid w:val="003C6DEF"/>
    <w:rsid w:val="003C6E09"/>
    <w:rsid w:val="003C7607"/>
    <w:rsid w:val="003D00B5"/>
    <w:rsid w:val="003D03D5"/>
    <w:rsid w:val="003D05CF"/>
    <w:rsid w:val="003D07B9"/>
    <w:rsid w:val="003D0B1E"/>
    <w:rsid w:val="003D0C20"/>
    <w:rsid w:val="003D14E1"/>
    <w:rsid w:val="003D1643"/>
    <w:rsid w:val="003D2A52"/>
    <w:rsid w:val="003D2ABD"/>
    <w:rsid w:val="003D2E8B"/>
    <w:rsid w:val="003D3707"/>
    <w:rsid w:val="003D37D0"/>
    <w:rsid w:val="003D39A9"/>
    <w:rsid w:val="003D41DC"/>
    <w:rsid w:val="003D4A01"/>
    <w:rsid w:val="003D4D56"/>
    <w:rsid w:val="003D4F70"/>
    <w:rsid w:val="003D5053"/>
    <w:rsid w:val="003D55B0"/>
    <w:rsid w:val="003D59DA"/>
    <w:rsid w:val="003D5B76"/>
    <w:rsid w:val="003D6078"/>
    <w:rsid w:val="003D63FE"/>
    <w:rsid w:val="003D6D84"/>
    <w:rsid w:val="003D71B0"/>
    <w:rsid w:val="003D7280"/>
    <w:rsid w:val="003D7636"/>
    <w:rsid w:val="003D77D6"/>
    <w:rsid w:val="003D7B4B"/>
    <w:rsid w:val="003D7FAD"/>
    <w:rsid w:val="003E0CB4"/>
    <w:rsid w:val="003E134F"/>
    <w:rsid w:val="003E1439"/>
    <w:rsid w:val="003E167E"/>
    <w:rsid w:val="003E1753"/>
    <w:rsid w:val="003E1BD5"/>
    <w:rsid w:val="003E2730"/>
    <w:rsid w:val="003E2A8C"/>
    <w:rsid w:val="003E3235"/>
    <w:rsid w:val="003E3668"/>
    <w:rsid w:val="003E366F"/>
    <w:rsid w:val="003E38FB"/>
    <w:rsid w:val="003E41F1"/>
    <w:rsid w:val="003E460B"/>
    <w:rsid w:val="003E48C2"/>
    <w:rsid w:val="003E4BC8"/>
    <w:rsid w:val="003E56AC"/>
    <w:rsid w:val="003E662E"/>
    <w:rsid w:val="003E743D"/>
    <w:rsid w:val="003F0634"/>
    <w:rsid w:val="003F181D"/>
    <w:rsid w:val="003F1AFE"/>
    <w:rsid w:val="003F1BB2"/>
    <w:rsid w:val="003F1BE1"/>
    <w:rsid w:val="003F238B"/>
    <w:rsid w:val="003F274C"/>
    <w:rsid w:val="003F2A5D"/>
    <w:rsid w:val="003F2F47"/>
    <w:rsid w:val="003F3459"/>
    <w:rsid w:val="003F38D8"/>
    <w:rsid w:val="003F3D85"/>
    <w:rsid w:val="003F3E0F"/>
    <w:rsid w:val="003F43C1"/>
    <w:rsid w:val="003F4AF6"/>
    <w:rsid w:val="003F4BE7"/>
    <w:rsid w:val="003F4FD3"/>
    <w:rsid w:val="003F5256"/>
    <w:rsid w:val="003F5FDA"/>
    <w:rsid w:val="003F613F"/>
    <w:rsid w:val="003F6219"/>
    <w:rsid w:val="003F66D1"/>
    <w:rsid w:val="003F6705"/>
    <w:rsid w:val="003F6E2D"/>
    <w:rsid w:val="003F72C2"/>
    <w:rsid w:val="003F75C3"/>
    <w:rsid w:val="003F7607"/>
    <w:rsid w:val="003F787E"/>
    <w:rsid w:val="003F7C2B"/>
    <w:rsid w:val="00400AA4"/>
    <w:rsid w:val="00400C92"/>
    <w:rsid w:val="00401094"/>
    <w:rsid w:val="004011F4"/>
    <w:rsid w:val="0040137C"/>
    <w:rsid w:val="00401F1B"/>
    <w:rsid w:val="00402783"/>
    <w:rsid w:val="00402A12"/>
    <w:rsid w:val="00402CBC"/>
    <w:rsid w:val="00403E57"/>
    <w:rsid w:val="00403EB4"/>
    <w:rsid w:val="00404368"/>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2C8"/>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20182"/>
    <w:rsid w:val="00420A88"/>
    <w:rsid w:val="00421065"/>
    <w:rsid w:val="004212FC"/>
    <w:rsid w:val="00421A15"/>
    <w:rsid w:val="00421FA1"/>
    <w:rsid w:val="004223ED"/>
    <w:rsid w:val="004223F6"/>
    <w:rsid w:val="0042240F"/>
    <w:rsid w:val="00423830"/>
    <w:rsid w:val="0042399C"/>
    <w:rsid w:val="0042415D"/>
    <w:rsid w:val="00424438"/>
    <w:rsid w:val="0042454E"/>
    <w:rsid w:val="004247EB"/>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0B1"/>
    <w:rsid w:val="0043252E"/>
    <w:rsid w:val="00432B4E"/>
    <w:rsid w:val="00433361"/>
    <w:rsid w:val="004339D7"/>
    <w:rsid w:val="0043401C"/>
    <w:rsid w:val="004340DF"/>
    <w:rsid w:val="00434F00"/>
    <w:rsid w:val="0043650A"/>
    <w:rsid w:val="00437169"/>
    <w:rsid w:val="004372DF"/>
    <w:rsid w:val="0043731C"/>
    <w:rsid w:val="004373D2"/>
    <w:rsid w:val="00437DDB"/>
    <w:rsid w:val="0044050A"/>
    <w:rsid w:val="0044089F"/>
    <w:rsid w:val="00440A57"/>
    <w:rsid w:val="0044128E"/>
    <w:rsid w:val="004419D2"/>
    <w:rsid w:val="00442F00"/>
    <w:rsid w:val="00443C4D"/>
    <w:rsid w:val="00443C62"/>
    <w:rsid w:val="00444CCA"/>
    <w:rsid w:val="00445053"/>
    <w:rsid w:val="004453D2"/>
    <w:rsid w:val="00446804"/>
    <w:rsid w:val="00447111"/>
    <w:rsid w:val="00447469"/>
    <w:rsid w:val="0044747F"/>
    <w:rsid w:val="00447642"/>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55FF7"/>
    <w:rsid w:val="004601EE"/>
    <w:rsid w:val="00460224"/>
    <w:rsid w:val="004604D4"/>
    <w:rsid w:val="004612FB"/>
    <w:rsid w:val="004619D9"/>
    <w:rsid w:val="00461E6C"/>
    <w:rsid w:val="00462592"/>
    <w:rsid w:val="004627DF"/>
    <w:rsid w:val="0046286E"/>
    <w:rsid w:val="00462D7A"/>
    <w:rsid w:val="00463104"/>
    <w:rsid w:val="004637CD"/>
    <w:rsid w:val="00463AF9"/>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4A9"/>
    <w:rsid w:val="0048055D"/>
    <w:rsid w:val="0048075E"/>
    <w:rsid w:val="0048076C"/>
    <w:rsid w:val="00480799"/>
    <w:rsid w:val="00480AD4"/>
    <w:rsid w:val="00481556"/>
    <w:rsid w:val="0048183A"/>
    <w:rsid w:val="00482397"/>
    <w:rsid w:val="00482447"/>
    <w:rsid w:val="004829D6"/>
    <w:rsid w:val="00482B20"/>
    <w:rsid w:val="00482BB4"/>
    <w:rsid w:val="00482D0C"/>
    <w:rsid w:val="00482E4F"/>
    <w:rsid w:val="004833F3"/>
    <w:rsid w:val="00483DC5"/>
    <w:rsid w:val="004840AD"/>
    <w:rsid w:val="004841D2"/>
    <w:rsid w:val="00484426"/>
    <w:rsid w:val="00484FAA"/>
    <w:rsid w:val="004863E2"/>
    <w:rsid w:val="00486704"/>
    <w:rsid w:val="00486AA9"/>
    <w:rsid w:val="004877F8"/>
    <w:rsid w:val="0049039A"/>
    <w:rsid w:val="00490499"/>
    <w:rsid w:val="00491117"/>
    <w:rsid w:val="004919A8"/>
    <w:rsid w:val="0049233E"/>
    <w:rsid w:val="0049260A"/>
    <w:rsid w:val="004927C7"/>
    <w:rsid w:val="00492F19"/>
    <w:rsid w:val="00492F2B"/>
    <w:rsid w:val="004932A5"/>
    <w:rsid w:val="00493540"/>
    <w:rsid w:val="004936DA"/>
    <w:rsid w:val="00493B51"/>
    <w:rsid w:val="00493BF9"/>
    <w:rsid w:val="00493CF1"/>
    <w:rsid w:val="00494CB4"/>
    <w:rsid w:val="00494D12"/>
    <w:rsid w:val="004952E7"/>
    <w:rsid w:val="0049576E"/>
    <w:rsid w:val="0049586C"/>
    <w:rsid w:val="00495975"/>
    <w:rsid w:val="00495AAA"/>
    <w:rsid w:val="00495C9B"/>
    <w:rsid w:val="00495EF1"/>
    <w:rsid w:val="004A0405"/>
    <w:rsid w:val="004A0553"/>
    <w:rsid w:val="004A11DD"/>
    <w:rsid w:val="004A1414"/>
    <w:rsid w:val="004A199B"/>
    <w:rsid w:val="004A1E40"/>
    <w:rsid w:val="004A206A"/>
    <w:rsid w:val="004A234B"/>
    <w:rsid w:val="004A241B"/>
    <w:rsid w:val="004A2467"/>
    <w:rsid w:val="004A30F3"/>
    <w:rsid w:val="004A31D6"/>
    <w:rsid w:val="004A3788"/>
    <w:rsid w:val="004A3B70"/>
    <w:rsid w:val="004A4A71"/>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1CCB"/>
    <w:rsid w:val="004B2607"/>
    <w:rsid w:val="004B2B5D"/>
    <w:rsid w:val="004B32DF"/>
    <w:rsid w:val="004B35E6"/>
    <w:rsid w:val="004B3AA5"/>
    <w:rsid w:val="004B3D4C"/>
    <w:rsid w:val="004B3EC3"/>
    <w:rsid w:val="004B49A4"/>
    <w:rsid w:val="004B51AE"/>
    <w:rsid w:val="004B56A8"/>
    <w:rsid w:val="004B58F8"/>
    <w:rsid w:val="004B5D45"/>
    <w:rsid w:val="004B5D5B"/>
    <w:rsid w:val="004B6092"/>
    <w:rsid w:val="004B66CC"/>
    <w:rsid w:val="004B6C22"/>
    <w:rsid w:val="004B6EF0"/>
    <w:rsid w:val="004B7216"/>
    <w:rsid w:val="004B7F96"/>
    <w:rsid w:val="004C05BE"/>
    <w:rsid w:val="004C1462"/>
    <w:rsid w:val="004C1600"/>
    <w:rsid w:val="004C1649"/>
    <w:rsid w:val="004C1EF2"/>
    <w:rsid w:val="004C299D"/>
    <w:rsid w:val="004C2D0C"/>
    <w:rsid w:val="004C2D69"/>
    <w:rsid w:val="004C2E36"/>
    <w:rsid w:val="004C30C0"/>
    <w:rsid w:val="004C448E"/>
    <w:rsid w:val="004C526B"/>
    <w:rsid w:val="004C6151"/>
    <w:rsid w:val="004C61B5"/>
    <w:rsid w:val="004C6312"/>
    <w:rsid w:val="004C632F"/>
    <w:rsid w:val="004C6E64"/>
    <w:rsid w:val="004C70B3"/>
    <w:rsid w:val="004C71C9"/>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3EA4"/>
    <w:rsid w:val="004D4C12"/>
    <w:rsid w:val="004D4F8D"/>
    <w:rsid w:val="004D50CA"/>
    <w:rsid w:val="004D52FA"/>
    <w:rsid w:val="004D57AF"/>
    <w:rsid w:val="004D5F9F"/>
    <w:rsid w:val="004D60AC"/>
    <w:rsid w:val="004D69E1"/>
    <w:rsid w:val="004D6A10"/>
    <w:rsid w:val="004D6AF5"/>
    <w:rsid w:val="004D6E67"/>
    <w:rsid w:val="004D72A3"/>
    <w:rsid w:val="004D77B7"/>
    <w:rsid w:val="004D781D"/>
    <w:rsid w:val="004D7F3B"/>
    <w:rsid w:val="004E023D"/>
    <w:rsid w:val="004E065C"/>
    <w:rsid w:val="004E068C"/>
    <w:rsid w:val="004E10DD"/>
    <w:rsid w:val="004E159D"/>
    <w:rsid w:val="004E15A3"/>
    <w:rsid w:val="004E17F7"/>
    <w:rsid w:val="004E18C1"/>
    <w:rsid w:val="004E1B01"/>
    <w:rsid w:val="004E2521"/>
    <w:rsid w:val="004E2BFA"/>
    <w:rsid w:val="004E36EA"/>
    <w:rsid w:val="004E4568"/>
    <w:rsid w:val="004E45B4"/>
    <w:rsid w:val="004E4A7F"/>
    <w:rsid w:val="004E4B94"/>
    <w:rsid w:val="004E4D24"/>
    <w:rsid w:val="004E4D62"/>
    <w:rsid w:val="004E4F4D"/>
    <w:rsid w:val="004E51C1"/>
    <w:rsid w:val="004E529C"/>
    <w:rsid w:val="004E53BD"/>
    <w:rsid w:val="004E5538"/>
    <w:rsid w:val="004E57A8"/>
    <w:rsid w:val="004E6044"/>
    <w:rsid w:val="004E609A"/>
    <w:rsid w:val="004E6139"/>
    <w:rsid w:val="004E6EF6"/>
    <w:rsid w:val="004E70D2"/>
    <w:rsid w:val="004E7430"/>
    <w:rsid w:val="004E7DAD"/>
    <w:rsid w:val="004F0883"/>
    <w:rsid w:val="004F099F"/>
    <w:rsid w:val="004F0C49"/>
    <w:rsid w:val="004F1A99"/>
    <w:rsid w:val="004F1DBE"/>
    <w:rsid w:val="004F2D0C"/>
    <w:rsid w:val="004F3336"/>
    <w:rsid w:val="004F348E"/>
    <w:rsid w:val="004F372F"/>
    <w:rsid w:val="004F4012"/>
    <w:rsid w:val="004F4264"/>
    <w:rsid w:val="004F4B3F"/>
    <w:rsid w:val="004F4C60"/>
    <w:rsid w:val="004F4D68"/>
    <w:rsid w:val="004F59FB"/>
    <w:rsid w:val="004F5FDA"/>
    <w:rsid w:val="004F62DB"/>
    <w:rsid w:val="004F6654"/>
    <w:rsid w:val="004F669C"/>
    <w:rsid w:val="004F6A0C"/>
    <w:rsid w:val="004F7B7D"/>
    <w:rsid w:val="0050011C"/>
    <w:rsid w:val="0050135B"/>
    <w:rsid w:val="00501554"/>
    <w:rsid w:val="00501880"/>
    <w:rsid w:val="00501BAF"/>
    <w:rsid w:val="00501BEF"/>
    <w:rsid w:val="005025DD"/>
    <w:rsid w:val="00502AAF"/>
    <w:rsid w:val="0050334D"/>
    <w:rsid w:val="005035BD"/>
    <w:rsid w:val="00504EC0"/>
    <w:rsid w:val="005059E6"/>
    <w:rsid w:val="00505B97"/>
    <w:rsid w:val="00505F20"/>
    <w:rsid w:val="005066E3"/>
    <w:rsid w:val="005069B3"/>
    <w:rsid w:val="005100F7"/>
    <w:rsid w:val="00510F20"/>
    <w:rsid w:val="0051108E"/>
    <w:rsid w:val="00511A07"/>
    <w:rsid w:val="00512E5C"/>
    <w:rsid w:val="00513109"/>
    <w:rsid w:val="005131C9"/>
    <w:rsid w:val="00513ADC"/>
    <w:rsid w:val="00513CD6"/>
    <w:rsid w:val="00513F3F"/>
    <w:rsid w:val="00514FE7"/>
    <w:rsid w:val="005165F3"/>
    <w:rsid w:val="00516634"/>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E7F"/>
    <w:rsid w:val="005250E4"/>
    <w:rsid w:val="005251DD"/>
    <w:rsid w:val="005254E4"/>
    <w:rsid w:val="005257D5"/>
    <w:rsid w:val="00526CE1"/>
    <w:rsid w:val="00527229"/>
    <w:rsid w:val="005274C9"/>
    <w:rsid w:val="00527629"/>
    <w:rsid w:val="00527C63"/>
    <w:rsid w:val="00527E37"/>
    <w:rsid w:val="005302F7"/>
    <w:rsid w:val="00530333"/>
    <w:rsid w:val="005305AF"/>
    <w:rsid w:val="00530BD0"/>
    <w:rsid w:val="005314ED"/>
    <w:rsid w:val="0053187D"/>
    <w:rsid w:val="005318F3"/>
    <w:rsid w:val="00531951"/>
    <w:rsid w:val="00531AD5"/>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2D"/>
    <w:rsid w:val="005405E4"/>
    <w:rsid w:val="00540635"/>
    <w:rsid w:val="00540A4F"/>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6FFC"/>
    <w:rsid w:val="005472F5"/>
    <w:rsid w:val="00547FFE"/>
    <w:rsid w:val="0055053E"/>
    <w:rsid w:val="005506DE"/>
    <w:rsid w:val="00550AF8"/>
    <w:rsid w:val="00550FE2"/>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2D8"/>
    <w:rsid w:val="00563871"/>
    <w:rsid w:val="00563ACE"/>
    <w:rsid w:val="005643EE"/>
    <w:rsid w:val="005646D0"/>
    <w:rsid w:val="00564F49"/>
    <w:rsid w:val="0056567B"/>
    <w:rsid w:val="00566C17"/>
    <w:rsid w:val="00567373"/>
    <w:rsid w:val="00567561"/>
    <w:rsid w:val="0056774D"/>
    <w:rsid w:val="0057038F"/>
    <w:rsid w:val="005706B0"/>
    <w:rsid w:val="00570C45"/>
    <w:rsid w:val="00571989"/>
    <w:rsid w:val="00571A57"/>
    <w:rsid w:val="00571A87"/>
    <w:rsid w:val="005725A5"/>
    <w:rsid w:val="005726A9"/>
    <w:rsid w:val="005728FF"/>
    <w:rsid w:val="00572C71"/>
    <w:rsid w:val="00572F50"/>
    <w:rsid w:val="005734A0"/>
    <w:rsid w:val="005734F6"/>
    <w:rsid w:val="0057360E"/>
    <w:rsid w:val="005740EC"/>
    <w:rsid w:val="005749CD"/>
    <w:rsid w:val="00574FD0"/>
    <w:rsid w:val="00575621"/>
    <w:rsid w:val="00575C09"/>
    <w:rsid w:val="00575EA2"/>
    <w:rsid w:val="00575EF7"/>
    <w:rsid w:val="005769FE"/>
    <w:rsid w:val="00576A15"/>
    <w:rsid w:val="00577094"/>
    <w:rsid w:val="00577274"/>
    <w:rsid w:val="00577683"/>
    <w:rsid w:val="00577D01"/>
    <w:rsid w:val="00580F14"/>
    <w:rsid w:val="00581169"/>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87E86"/>
    <w:rsid w:val="0059048A"/>
    <w:rsid w:val="00590C67"/>
    <w:rsid w:val="005913AB"/>
    <w:rsid w:val="005923E1"/>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3EF1"/>
    <w:rsid w:val="005A4AC3"/>
    <w:rsid w:val="005A4DF0"/>
    <w:rsid w:val="005A548A"/>
    <w:rsid w:val="005A5914"/>
    <w:rsid w:val="005A593C"/>
    <w:rsid w:val="005A6461"/>
    <w:rsid w:val="005A67C5"/>
    <w:rsid w:val="005A7109"/>
    <w:rsid w:val="005A78A3"/>
    <w:rsid w:val="005B0095"/>
    <w:rsid w:val="005B02E2"/>
    <w:rsid w:val="005B0745"/>
    <w:rsid w:val="005B07CA"/>
    <w:rsid w:val="005B172D"/>
    <w:rsid w:val="005B17BC"/>
    <w:rsid w:val="005B186F"/>
    <w:rsid w:val="005B2853"/>
    <w:rsid w:val="005B28BF"/>
    <w:rsid w:val="005B30E2"/>
    <w:rsid w:val="005B3554"/>
    <w:rsid w:val="005B3698"/>
    <w:rsid w:val="005B391C"/>
    <w:rsid w:val="005B3A0D"/>
    <w:rsid w:val="005B3E97"/>
    <w:rsid w:val="005B3FB8"/>
    <w:rsid w:val="005B559B"/>
    <w:rsid w:val="005B5821"/>
    <w:rsid w:val="005B5B9A"/>
    <w:rsid w:val="005B5C42"/>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5CD4"/>
    <w:rsid w:val="005C6572"/>
    <w:rsid w:val="005C65ED"/>
    <w:rsid w:val="005C6E03"/>
    <w:rsid w:val="005C754B"/>
    <w:rsid w:val="005C755A"/>
    <w:rsid w:val="005C79E8"/>
    <w:rsid w:val="005C7DDD"/>
    <w:rsid w:val="005D098B"/>
    <w:rsid w:val="005D0A2F"/>
    <w:rsid w:val="005D0D8B"/>
    <w:rsid w:val="005D16E9"/>
    <w:rsid w:val="005D1B51"/>
    <w:rsid w:val="005D261F"/>
    <w:rsid w:val="005D30F9"/>
    <w:rsid w:val="005D325A"/>
    <w:rsid w:val="005D3BCD"/>
    <w:rsid w:val="005D491E"/>
    <w:rsid w:val="005D497E"/>
    <w:rsid w:val="005D49B5"/>
    <w:rsid w:val="005D4A06"/>
    <w:rsid w:val="005D4D08"/>
    <w:rsid w:val="005D55AE"/>
    <w:rsid w:val="005D5C91"/>
    <w:rsid w:val="005D6824"/>
    <w:rsid w:val="005D6B33"/>
    <w:rsid w:val="005D6FB2"/>
    <w:rsid w:val="005D7377"/>
    <w:rsid w:val="005D7541"/>
    <w:rsid w:val="005D7FE1"/>
    <w:rsid w:val="005E04C1"/>
    <w:rsid w:val="005E0EA3"/>
    <w:rsid w:val="005E14EF"/>
    <w:rsid w:val="005E1EFF"/>
    <w:rsid w:val="005E2309"/>
    <w:rsid w:val="005E30C9"/>
    <w:rsid w:val="005E31B0"/>
    <w:rsid w:val="005E31B9"/>
    <w:rsid w:val="005E33CD"/>
    <w:rsid w:val="005E36F8"/>
    <w:rsid w:val="005E3784"/>
    <w:rsid w:val="005E39A3"/>
    <w:rsid w:val="005E44C7"/>
    <w:rsid w:val="005E4511"/>
    <w:rsid w:val="005E4A15"/>
    <w:rsid w:val="005E4BC4"/>
    <w:rsid w:val="005E4C10"/>
    <w:rsid w:val="005E4C8E"/>
    <w:rsid w:val="005E52E9"/>
    <w:rsid w:val="005E5303"/>
    <w:rsid w:val="005E633D"/>
    <w:rsid w:val="005E66A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40F9"/>
    <w:rsid w:val="005F559F"/>
    <w:rsid w:val="005F5648"/>
    <w:rsid w:val="005F60C6"/>
    <w:rsid w:val="005F685F"/>
    <w:rsid w:val="005F6F68"/>
    <w:rsid w:val="005F71B8"/>
    <w:rsid w:val="005F7A69"/>
    <w:rsid w:val="005F7AFF"/>
    <w:rsid w:val="00600BE9"/>
    <w:rsid w:val="00600D28"/>
    <w:rsid w:val="00600FD4"/>
    <w:rsid w:val="006013B5"/>
    <w:rsid w:val="00601DA6"/>
    <w:rsid w:val="00602168"/>
    <w:rsid w:val="00602804"/>
    <w:rsid w:val="00602A2D"/>
    <w:rsid w:val="00602B9B"/>
    <w:rsid w:val="00602E49"/>
    <w:rsid w:val="006030A1"/>
    <w:rsid w:val="00603572"/>
    <w:rsid w:val="00604BD6"/>
    <w:rsid w:val="00604E47"/>
    <w:rsid w:val="0060508C"/>
    <w:rsid w:val="006053CC"/>
    <w:rsid w:val="0060590B"/>
    <w:rsid w:val="00605924"/>
    <w:rsid w:val="00605BB8"/>
    <w:rsid w:val="006060BB"/>
    <w:rsid w:val="00606385"/>
    <w:rsid w:val="00606506"/>
    <w:rsid w:val="00607E34"/>
    <w:rsid w:val="00610384"/>
    <w:rsid w:val="006104BB"/>
    <w:rsid w:val="00610533"/>
    <w:rsid w:val="006113BE"/>
    <w:rsid w:val="0061145A"/>
    <w:rsid w:val="006119E7"/>
    <w:rsid w:val="006120F3"/>
    <w:rsid w:val="006123E5"/>
    <w:rsid w:val="006126F5"/>
    <w:rsid w:val="00612BDF"/>
    <w:rsid w:val="00612C7D"/>
    <w:rsid w:val="0061327A"/>
    <w:rsid w:val="00613533"/>
    <w:rsid w:val="006135D1"/>
    <w:rsid w:val="00613DE0"/>
    <w:rsid w:val="00613F38"/>
    <w:rsid w:val="00614486"/>
    <w:rsid w:val="006145DA"/>
    <w:rsid w:val="006146B3"/>
    <w:rsid w:val="00615176"/>
    <w:rsid w:val="00615697"/>
    <w:rsid w:val="00615707"/>
    <w:rsid w:val="00615C48"/>
    <w:rsid w:val="00616253"/>
    <w:rsid w:val="00616790"/>
    <w:rsid w:val="0061760D"/>
    <w:rsid w:val="0061791B"/>
    <w:rsid w:val="00620484"/>
    <w:rsid w:val="00620833"/>
    <w:rsid w:val="00620956"/>
    <w:rsid w:val="00621F76"/>
    <w:rsid w:val="006220F2"/>
    <w:rsid w:val="00622923"/>
    <w:rsid w:val="00622E8B"/>
    <w:rsid w:val="006230BD"/>
    <w:rsid w:val="0062399C"/>
    <w:rsid w:val="006253CB"/>
    <w:rsid w:val="006265B9"/>
    <w:rsid w:val="0062687F"/>
    <w:rsid w:val="00626ABD"/>
    <w:rsid w:val="006271D5"/>
    <w:rsid w:val="0063003E"/>
    <w:rsid w:val="00630563"/>
    <w:rsid w:val="006305D5"/>
    <w:rsid w:val="00630B1E"/>
    <w:rsid w:val="00632224"/>
    <w:rsid w:val="006329FC"/>
    <w:rsid w:val="00632BF8"/>
    <w:rsid w:val="00632DCC"/>
    <w:rsid w:val="00633638"/>
    <w:rsid w:val="00633965"/>
    <w:rsid w:val="00633A2E"/>
    <w:rsid w:val="00633DAD"/>
    <w:rsid w:val="006342E0"/>
    <w:rsid w:val="00634F6C"/>
    <w:rsid w:val="006351BA"/>
    <w:rsid w:val="006352E6"/>
    <w:rsid w:val="0063640A"/>
    <w:rsid w:val="0063676E"/>
    <w:rsid w:val="00636D76"/>
    <w:rsid w:val="00637F37"/>
    <w:rsid w:val="00637FB2"/>
    <w:rsid w:val="00640046"/>
    <w:rsid w:val="00640211"/>
    <w:rsid w:val="00640296"/>
    <w:rsid w:val="00640783"/>
    <w:rsid w:val="00641F73"/>
    <w:rsid w:val="0064204C"/>
    <w:rsid w:val="00642D5E"/>
    <w:rsid w:val="00642F2B"/>
    <w:rsid w:val="0064391E"/>
    <w:rsid w:val="00643DC1"/>
    <w:rsid w:val="00644402"/>
    <w:rsid w:val="00644650"/>
    <w:rsid w:val="0064482F"/>
    <w:rsid w:val="00645995"/>
    <w:rsid w:val="00645B4B"/>
    <w:rsid w:val="0064613E"/>
    <w:rsid w:val="006463A7"/>
    <w:rsid w:val="0064663F"/>
    <w:rsid w:val="00646CC8"/>
    <w:rsid w:val="00647492"/>
    <w:rsid w:val="006478BE"/>
    <w:rsid w:val="006478C2"/>
    <w:rsid w:val="00650087"/>
    <w:rsid w:val="00650DFE"/>
    <w:rsid w:val="00651700"/>
    <w:rsid w:val="006525DD"/>
    <w:rsid w:val="00652EA9"/>
    <w:rsid w:val="00652FBB"/>
    <w:rsid w:val="006530C1"/>
    <w:rsid w:val="0065369A"/>
    <w:rsid w:val="006536C2"/>
    <w:rsid w:val="00653DE3"/>
    <w:rsid w:val="006540D6"/>
    <w:rsid w:val="00654CDB"/>
    <w:rsid w:val="00654F7D"/>
    <w:rsid w:val="00655353"/>
    <w:rsid w:val="006567F3"/>
    <w:rsid w:val="00657D09"/>
    <w:rsid w:val="006619F8"/>
    <w:rsid w:val="00661A43"/>
    <w:rsid w:val="00661B02"/>
    <w:rsid w:val="00662AF3"/>
    <w:rsid w:val="00662C84"/>
    <w:rsid w:val="0066309E"/>
    <w:rsid w:val="00663884"/>
    <w:rsid w:val="00663A3E"/>
    <w:rsid w:val="00663BA0"/>
    <w:rsid w:val="00663F26"/>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380A"/>
    <w:rsid w:val="0067460C"/>
    <w:rsid w:val="00674625"/>
    <w:rsid w:val="006749EF"/>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4EC"/>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5FDA"/>
    <w:rsid w:val="00686987"/>
    <w:rsid w:val="00687E73"/>
    <w:rsid w:val="006901BB"/>
    <w:rsid w:val="00690C02"/>
    <w:rsid w:val="00690D75"/>
    <w:rsid w:val="006912BA"/>
    <w:rsid w:val="0069193D"/>
    <w:rsid w:val="0069239B"/>
    <w:rsid w:val="00692D56"/>
    <w:rsid w:val="00693424"/>
    <w:rsid w:val="0069378D"/>
    <w:rsid w:val="00693875"/>
    <w:rsid w:val="006939D4"/>
    <w:rsid w:val="00694271"/>
    <w:rsid w:val="00694775"/>
    <w:rsid w:val="0069479E"/>
    <w:rsid w:val="00694CC5"/>
    <w:rsid w:val="0069506D"/>
    <w:rsid w:val="006958AA"/>
    <w:rsid w:val="00695919"/>
    <w:rsid w:val="006959BB"/>
    <w:rsid w:val="00695F45"/>
    <w:rsid w:val="00696319"/>
    <w:rsid w:val="006966E5"/>
    <w:rsid w:val="00696C59"/>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A7E56"/>
    <w:rsid w:val="006B0280"/>
    <w:rsid w:val="006B07E7"/>
    <w:rsid w:val="006B0C93"/>
    <w:rsid w:val="006B0CB8"/>
    <w:rsid w:val="006B0E31"/>
    <w:rsid w:val="006B1177"/>
    <w:rsid w:val="006B1708"/>
    <w:rsid w:val="006B20F4"/>
    <w:rsid w:val="006B29B0"/>
    <w:rsid w:val="006B29C5"/>
    <w:rsid w:val="006B2B5E"/>
    <w:rsid w:val="006B2F37"/>
    <w:rsid w:val="006B307E"/>
    <w:rsid w:val="006B3894"/>
    <w:rsid w:val="006B38D6"/>
    <w:rsid w:val="006B3BED"/>
    <w:rsid w:val="006B3D28"/>
    <w:rsid w:val="006B3F61"/>
    <w:rsid w:val="006B4428"/>
    <w:rsid w:val="006B473D"/>
    <w:rsid w:val="006B4F87"/>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897"/>
    <w:rsid w:val="006C3519"/>
    <w:rsid w:val="006C3842"/>
    <w:rsid w:val="006C38B1"/>
    <w:rsid w:val="006C398A"/>
    <w:rsid w:val="006C3A64"/>
    <w:rsid w:val="006C3E61"/>
    <w:rsid w:val="006C3EB2"/>
    <w:rsid w:val="006C59A3"/>
    <w:rsid w:val="006C5A10"/>
    <w:rsid w:val="006C5A95"/>
    <w:rsid w:val="006C5BEC"/>
    <w:rsid w:val="006C65F4"/>
    <w:rsid w:val="006C6D3A"/>
    <w:rsid w:val="006D03E7"/>
    <w:rsid w:val="006D0585"/>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1F02"/>
    <w:rsid w:val="006E30D4"/>
    <w:rsid w:val="006E377F"/>
    <w:rsid w:val="006E3918"/>
    <w:rsid w:val="006E39C0"/>
    <w:rsid w:val="006E3B66"/>
    <w:rsid w:val="006E3C41"/>
    <w:rsid w:val="006E3DF5"/>
    <w:rsid w:val="006E3E96"/>
    <w:rsid w:val="006E3EE2"/>
    <w:rsid w:val="006E40EC"/>
    <w:rsid w:val="006E41CD"/>
    <w:rsid w:val="006E4A28"/>
    <w:rsid w:val="006E4A5A"/>
    <w:rsid w:val="006E55A3"/>
    <w:rsid w:val="006E6334"/>
    <w:rsid w:val="006E677E"/>
    <w:rsid w:val="006E679B"/>
    <w:rsid w:val="006E6A4E"/>
    <w:rsid w:val="006E6C1F"/>
    <w:rsid w:val="006E6D84"/>
    <w:rsid w:val="006E6DB6"/>
    <w:rsid w:val="006E6E49"/>
    <w:rsid w:val="006E725A"/>
    <w:rsid w:val="006E786E"/>
    <w:rsid w:val="006E7E37"/>
    <w:rsid w:val="006F09AE"/>
    <w:rsid w:val="006F09C0"/>
    <w:rsid w:val="006F0A26"/>
    <w:rsid w:val="006F0D93"/>
    <w:rsid w:val="006F15CD"/>
    <w:rsid w:val="006F1A0B"/>
    <w:rsid w:val="006F1DE3"/>
    <w:rsid w:val="006F218D"/>
    <w:rsid w:val="006F271B"/>
    <w:rsid w:val="006F2B56"/>
    <w:rsid w:val="006F2BF3"/>
    <w:rsid w:val="006F2C41"/>
    <w:rsid w:val="006F39F8"/>
    <w:rsid w:val="006F3B28"/>
    <w:rsid w:val="006F3D77"/>
    <w:rsid w:val="006F4638"/>
    <w:rsid w:val="006F479D"/>
    <w:rsid w:val="006F4A32"/>
    <w:rsid w:val="006F4CD5"/>
    <w:rsid w:val="006F4D01"/>
    <w:rsid w:val="006F4EE7"/>
    <w:rsid w:val="006F5686"/>
    <w:rsid w:val="006F609E"/>
    <w:rsid w:val="006F60B2"/>
    <w:rsid w:val="006F64C6"/>
    <w:rsid w:val="006F6662"/>
    <w:rsid w:val="006F6690"/>
    <w:rsid w:val="006F7C0D"/>
    <w:rsid w:val="007001EA"/>
    <w:rsid w:val="007007A7"/>
    <w:rsid w:val="0070082B"/>
    <w:rsid w:val="00700C35"/>
    <w:rsid w:val="007010C5"/>
    <w:rsid w:val="00701327"/>
    <w:rsid w:val="00701F1B"/>
    <w:rsid w:val="00702DCD"/>
    <w:rsid w:val="007033BB"/>
    <w:rsid w:val="007039B3"/>
    <w:rsid w:val="00703B26"/>
    <w:rsid w:val="0070427F"/>
    <w:rsid w:val="0070610D"/>
    <w:rsid w:val="00706205"/>
    <w:rsid w:val="0070671E"/>
    <w:rsid w:val="00706B45"/>
    <w:rsid w:val="007072B7"/>
    <w:rsid w:val="007072BE"/>
    <w:rsid w:val="007079B2"/>
    <w:rsid w:val="00707B89"/>
    <w:rsid w:val="00707D2E"/>
    <w:rsid w:val="00707E26"/>
    <w:rsid w:val="007101A4"/>
    <w:rsid w:val="0071034E"/>
    <w:rsid w:val="0071075A"/>
    <w:rsid w:val="00711496"/>
    <w:rsid w:val="0071194E"/>
    <w:rsid w:val="00711BC5"/>
    <w:rsid w:val="0071218F"/>
    <w:rsid w:val="007126BE"/>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17F"/>
    <w:rsid w:val="007171D8"/>
    <w:rsid w:val="00717522"/>
    <w:rsid w:val="00717E47"/>
    <w:rsid w:val="00717F57"/>
    <w:rsid w:val="0072002B"/>
    <w:rsid w:val="0072034D"/>
    <w:rsid w:val="00720421"/>
    <w:rsid w:val="007219E2"/>
    <w:rsid w:val="00721D0E"/>
    <w:rsid w:val="00721D74"/>
    <w:rsid w:val="007225E2"/>
    <w:rsid w:val="0072284C"/>
    <w:rsid w:val="00723414"/>
    <w:rsid w:val="00723967"/>
    <w:rsid w:val="00723CD0"/>
    <w:rsid w:val="007240F3"/>
    <w:rsid w:val="007246D2"/>
    <w:rsid w:val="00724A97"/>
    <w:rsid w:val="00724CA3"/>
    <w:rsid w:val="007264F9"/>
    <w:rsid w:val="00726CE2"/>
    <w:rsid w:val="00726D68"/>
    <w:rsid w:val="0072715E"/>
    <w:rsid w:val="00730E15"/>
    <w:rsid w:val="007327C2"/>
    <w:rsid w:val="00732DF5"/>
    <w:rsid w:val="007335AC"/>
    <w:rsid w:val="0073362F"/>
    <w:rsid w:val="00733823"/>
    <w:rsid w:val="00733AAB"/>
    <w:rsid w:val="00733C58"/>
    <w:rsid w:val="00733F47"/>
    <w:rsid w:val="00734054"/>
    <w:rsid w:val="00734306"/>
    <w:rsid w:val="00734479"/>
    <w:rsid w:val="00734E47"/>
    <w:rsid w:val="0073575A"/>
    <w:rsid w:val="007359FD"/>
    <w:rsid w:val="00735F79"/>
    <w:rsid w:val="007363A3"/>
    <w:rsid w:val="007364E1"/>
    <w:rsid w:val="007365B6"/>
    <w:rsid w:val="00736D44"/>
    <w:rsid w:val="00737752"/>
    <w:rsid w:val="0074005E"/>
    <w:rsid w:val="007409F1"/>
    <w:rsid w:val="00741395"/>
    <w:rsid w:val="00741924"/>
    <w:rsid w:val="00741DE9"/>
    <w:rsid w:val="00741FFF"/>
    <w:rsid w:val="0074283C"/>
    <w:rsid w:val="00743986"/>
    <w:rsid w:val="0074399C"/>
    <w:rsid w:val="0074408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0E7"/>
    <w:rsid w:val="00754128"/>
    <w:rsid w:val="0075469F"/>
    <w:rsid w:val="00754CBE"/>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BD7"/>
    <w:rsid w:val="00763C1A"/>
    <w:rsid w:val="0076537F"/>
    <w:rsid w:val="00765A16"/>
    <w:rsid w:val="00765CA9"/>
    <w:rsid w:val="0076622C"/>
    <w:rsid w:val="007663F8"/>
    <w:rsid w:val="0076687F"/>
    <w:rsid w:val="00766C7C"/>
    <w:rsid w:val="007672FC"/>
    <w:rsid w:val="0076771D"/>
    <w:rsid w:val="00767D5A"/>
    <w:rsid w:val="007700DE"/>
    <w:rsid w:val="00770117"/>
    <w:rsid w:val="00770502"/>
    <w:rsid w:val="007705D6"/>
    <w:rsid w:val="00770767"/>
    <w:rsid w:val="007712E3"/>
    <w:rsid w:val="00771390"/>
    <w:rsid w:val="007713E9"/>
    <w:rsid w:val="007714BA"/>
    <w:rsid w:val="00771DE9"/>
    <w:rsid w:val="00773314"/>
    <w:rsid w:val="0077392E"/>
    <w:rsid w:val="00773A69"/>
    <w:rsid w:val="00773D02"/>
    <w:rsid w:val="00774136"/>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2F81"/>
    <w:rsid w:val="00783459"/>
    <w:rsid w:val="00783672"/>
    <w:rsid w:val="00784355"/>
    <w:rsid w:val="00784532"/>
    <w:rsid w:val="007845CC"/>
    <w:rsid w:val="0078491C"/>
    <w:rsid w:val="00784B70"/>
    <w:rsid w:val="007852CB"/>
    <w:rsid w:val="00786035"/>
    <w:rsid w:val="0078617F"/>
    <w:rsid w:val="00786BC0"/>
    <w:rsid w:val="00787B65"/>
    <w:rsid w:val="00790052"/>
    <w:rsid w:val="007901E3"/>
    <w:rsid w:val="0079094A"/>
    <w:rsid w:val="00790A59"/>
    <w:rsid w:val="00790DA5"/>
    <w:rsid w:val="0079169D"/>
    <w:rsid w:val="007916E3"/>
    <w:rsid w:val="00791738"/>
    <w:rsid w:val="00791B0B"/>
    <w:rsid w:val="00792706"/>
    <w:rsid w:val="007930A0"/>
    <w:rsid w:val="007930C0"/>
    <w:rsid w:val="0079336D"/>
    <w:rsid w:val="007933B8"/>
    <w:rsid w:val="00793D6B"/>
    <w:rsid w:val="0079435A"/>
    <w:rsid w:val="00794473"/>
    <w:rsid w:val="00794EB0"/>
    <w:rsid w:val="00795694"/>
    <w:rsid w:val="007960F7"/>
    <w:rsid w:val="00796673"/>
    <w:rsid w:val="00796AA0"/>
    <w:rsid w:val="00797172"/>
    <w:rsid w:val="00797572"/>
    <w:rsid w:val="00797646"/>
    <w:rsid w:val="00797E96"/>
    <w:rsid w:val="007A0708"/>
    <w:rsid w:val="007A09AA"/>
    <w:rsid w:val="007A0C48"/>
    <w:rsid w:val="007A1149"/>
    <w:rsid w:val="007A170E"/>
    <w:rsid w:val="007A25BC"/>
    <w:rsid w:val="007A31BF"/>
    <w:rsid w:val="007A41E2"/>
    <w:rsid w:val="007A4D43"/>
    <w:rsid w:val="007A55B8"/>
    <w:rsid w:val="007A58D2"/>
    <w:rsid w:val="007A6465"/>
    <w:rsid w:val="007A6BBF"/>
    <w:rsid w:val="007A72FC"/>
    <w:rsid w:val="007A7663"/>
    <w:rsid w:val="007A7D22"/>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910"/>
    <w:rsid w:val="007B5F82"/>
    <w:rsid w:val="007B5FF1"/>
    <w:rsid w:val="007B6232"/>
    <w:rsid w:val="007B65AF"/>
    <w:rsid w:val="007B6745"/>
    <w:rsid w:val="007B67C7"/>
    <w:rsid w:val="007B69B3"/>
    <w:rsid w:val="007B7203"/>
    <w:rsid w:val="007B7209"/>
    <w:rsid w:val="007B730D"/>
    <w:rsid w:val="007B773D"/>
    <w:rsid w:val="007B7A8C"/>
    <w:rsid w:val="007B7FD8"/>
    <w:rsid w:val="007C01EF"/>
    <w:rsid w:val="007C058D"/>
    <w:rsid w:val="007C128B"/>
    <w:rsid w:val="007C17E8"/>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10D2"/>
    <w:rsid w:val="007D1549"/>
    <w:rsid w:val="007D1B1D"/>
    <w:rsid w:val="007D2259"/>
    <w:rsid w:val="007D2325"/>
    <w:rsid w:val="007D2B87"/>
    <w:rsid w:val="007D2BBA"/>
    <w:rsid w:val="007D3185"/>
    <w:rsid w:val="007D40E8"/>
    <w:rsid w:val="007D4104"/>
    <w:rsid w:val="007D4169"/>
    <w:rsid w:val="007D426B"/>
    <w:rsid w:val="007D4313"/>
    <w:rsid w:val="007D4C34"/>
    <w:rsid w:val="007D618A"/>
    <w:rsid w:val="007D6443"/>
    <w:rsid w:val="007D686D"/>
    <w:rsid w:val="007D72B6"/>
    <w:rsid w:val="007D7526"/>
    <w:rsid w:val="007D75A1"/>
    <w:rsid w:val="007D7EAA"/>
    <w:rsid w:val="007E061E"/>
    <w:rsid w:val="007E074C"/>
    <w:rsid w:val="007E0C22"/>
    <w:rsid w:val="007E0C49"/>
    <w:rsid w:val="007E17A4"/>
    <w:rsid w:val="007E21B4"/>
    <w:rsid w:val="007E224E"/>
    <w:rsid w:val="007E23FE"/>
    <w:rsid w:val="007E2734"/>
    <w:rsid w:val="007E3997"/>
    <w:rsid w:val="007E3B6A"/>
    <w:rsid w:val="007E3BE2"/>
    <w:rsid w:val="007E3CA9"/>
    <w:rsid w:val="007E41C7"/>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DA4"/>
    <w:rsid w:val="007F1F34"/>
    <w:rsid w:val="007F323E"/>
    <w:rsid w:val="007F3242"/>
    <w:rsid w:val="007F33E2"/>
    <w:rsid w:val="007F3974"/>
    <w:rsid w:val="007F4030"/>
    <w:rsid w:val="007F4182"/>
    <w:rsid w:val="007F481F"/>
    <w:rsid w:val="007F4A2A"/>
    <w:rsid w:val="007F575B"/>
    <w:rsid w:val="007F57E3"/>
    <w:rsid w:val="007F61AF"/>
    <w:rsid w:val="007F6E9B"/>
    <w:rsid w:val="007F72A1"/>
    <w:rsid w:val="007F768C"/>
    <w:rsid w:val="007F78FF"/>
    <w:rsid w:val="00801592"/>
    <w:rsid w:val="00802046"/>
    <w:rsid w:val="0080215A"/>
    <w:rsid w:val="0080225D"/>
    <w:rsid w:val="008025B4"/>
    <w:rsid w:val="00802CC9"/>
    <w:rsid w:val="00803111"/>
    <w:rsid w:val="008032D5"/>
    <w:rsid w:val="00803532"/>
    <w:rsid w:val="00803865"/>
    <w:rsid w:val="00804537"/>
    <w:rsid w:val="008054D9"/>
    <w:rsid w:val="00806A07"/>
    <w:rsid w:val="008072EC"/>
    <w:rsid w:val="008078B2"/>
    <w:rsid w:val="00807968"/>
    <w:rsid w:val="00807ADE"/>
    <w:rsid w:val="00807EE5"/>
    <w:rsid w:val="0081086D"/>
    <w:rsid w:val="0081095F"/>
    <w:rsid w:val="0081099E"/>
    <w:rsid w:val="008110F6"/>
    <w:rsid w:val="008116EA"/>
    <w:rsid w:val="00811C22"/>
    <w:rsid w:val="008127DC"/>
    <w:rsid w:val="008129E0"/>
    <w:rsid w:val="0081317A"/>
    <w:rsid w:val="00813A87"/>
    <w:rsid w:val="00813D47"/>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1D8"/>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057"/>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2E6C"/>
    <w:rsid w:val="0083381B"/>
    <w:rsid w:val="00834346"/>
    <w:rsid w:val="00834CFF"/>
    <w:rsid w:val="00834E6B"/>
    <w:rsid w:val="00835143"/>
    <w:rsid w:val="00835197"/>
    <w:rsid w:val="00840249"/>
    <w:rsid w:val="008404EB"/>
    <w:rsid w:val="0084053F"/>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D38"/>
    <w:rsid w:val="00847E96"/>
    <w:rsid w:val="0085002B"/>
    <w:rsid w:val="008506AE"/>
    <w:rsid w:val="00850FE9"/>
    <w:rsid w:val="0085137F"/>
    <w:rsid w:val="00851847"/>
    <w:rsid w:val="00852338"/>
    <w:rsid w:val="00853AE3"/>
    <w:rsid w:val="00853FEB"/>
    <w:rsid w:val="008541DD"/>
    <w:rsid w:val="00854952"/>
    <w:rsid w:val="00854FC5"/>
    <w:rsid w:val="00855008"/>
    <w:rsid w:val="00855086"/>
    <w:rsid w:val="008552C4"/>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98B"/>
    <w:rsid w:val="00863A02"/>
    <w:rsid w:val="008640D6"/>
    <w:rsid w:val="0086418D"/>
    <w:rsid w:val="00864385"/>
    <w:rsid w:val="008645E1"/>
    <w:rsid w:val="0086487B"/>
    <w:rsid w:val="00864E6D"/>
    <w:rsid w:val="008654C0"/>
    <w:rsid w:val="00865823"/>
    <w:rsid w:val="00865A93"/>
    <w:rsid w:val="008668A6"/>
    <w:rsid w:val="00866CBC"/>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938"/>
    <w:rsid w:val="00874AD0"/>
    <w:rsid w:val="00874C0A"/>
    <w:rsid w:val="00874CA6"/>
    <w:rsid w:val="00875072"/>
    <w:rsid w:val="008752F5"/>
    <w:rsid w:val="008758D9"/>
    <w:rsid w:val="00875FB7"/>
    <w:rsid w:val="0087639D"/>
    <w:rsid w:val="008763F5"/>
    <w:rsid w:val="00876757"/>
    <w:rsid w:val="008769D5"/>
    <w:rsid w:val="00876A4E"/>
    <w:rsid w:val="00877E95"/>
    <w:rsid w:val="008800E7"/>
    <w:rsid w:val="008801DD"/>
    <w:rsid w:val="00880A0A"/>
    <w:rsid w:val="00880F25"/>
    <w:rsid w:val="00881F17"/>
    <w:rsid w:val="00882BAD"/>
    <w:rsid w:val="00882BE5"/>
    <w:rsid w:val="008835E9"/>
    <w:rsid w:val="008835FF"/>
    <w:rsid w:val="008840D0"/>
    <w:rsid w:val="0088478C"/>
    <w:rsid w:val="00884CB9"/>
    <w:rsid w:val="00884E20"/>
    <w:rsid w:val="00886569"/>
    <w:rsid w:val="00886AE6"/>
    <w:rsid w:val="00886DDB"/>
    <w:rsid w:val="008872C2"/>
    <w:rsid w:val="00887A5B"/>
    <w:rsid w:val="008902B8"/>
    <w:rsid w:val="00890CB3"/>
    <w:rsid w:val="0089197C"/>
    <w:rsid w:val="008920C5"/>
    <w:rsid w:val="0089299E"/>
    <w:rsid w:val="00892AFB"/>
    <w:rsid w:val="00892BFC"/>
    <w:rsid w:val="00893142"/>
    <w:rsid w:val="00893333"/>
    <w:rsid w:val="008937BB"/>
    <w:rsid w:val="0089474C"/>
    <w:rsid w:val="00894958"/>
    <w:rsid w:val="00894BA8"/>
    <w:rsid w:val="0089507C"/>
    <w:rsid w:val="008952BE"/>
    <w:rsid w:val="008957D4"/>
    <w:rsid w:val="00895D72"/>
    <w:rsid w:val="00895DCA"/>
    <w:rsid w:val="008969E8"/>
    <w:rsid w:val="008A04A2"/>
    <w:rsid w:val="008A09D6"/>
    <w:rsid w:val="008A0D96"/>
    <w:rsid w:val="008A143D"/>
    <w:rsid w:val="008A1E4C"/>
    <w:rsid w:val="008A2092"/>
    <w:rsid w:val="008A2117"/>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8E"/>
    <w:rsid w:val="008B2C9B"/>
    <w:rsid w:val="008B2DEC"/>
    <w:rsid w:val="008B3223"/>
    <w:rsid w:val="008B32AF"/>
    <w:rsid w:val="008B3515"/>
    <w:rsid w:val="008B35C6"/>
    <w:rsid w:val="008B3690"/>
    <w:rsid w:val="008B3B4D"/>
    <w:rsid w:val="008B3CA5"/>
    <w:rsid w:val="008B40E6"/>
    <w:rsid w:val="008B411E"/>
    <w:rsid w:val="008B4AFE"/>
    <w:rsid w:val="008B4D3B"/>
    <w:rsid w:val="008B4E18"/>
    <w:rsid w:val="008B52D3"/>
    <w:rsid w:val="008B5DAB"/>
    <w:rsid w:val="008B7728"/>
    <w:rsid w:val="008B7A84"/>
    <w:rsid w:val="008B7C62"/>
    <w:rsid w:val="008B7D7E"/>
    <w:rsid w:val="008C0801"/>
    <w:rsid w:val="008C08CC"/>
    <w:rsid w:val="008C1704"/>
    <w:rsid w:val="008C1917"/>
    <w:rsid w:val="008C274A"/>
    <w:rsid w:val="008C2A12"/>
    <w:rsid w:val="008C36F5"/>
    <w:rsid w:val="008C37CD"/>
    <w:rsid w:val="008C3FD1"/>
    <w:rsid w:val="008C4306"/>
    <w:rsid w:val="008C4949"/>
    <w:rsid w:val="008C4B24"/>
    <w:rsid w:val="008C504A"/>
    <w:rsid w:val="008C528A"/>
    <w:rsid w:val="008C5294"/>
    <w:rsid w:val="008C55D6"/>
    <w:rsid w:val="008C577C"/>
    <w:rsid w:val="008C5B9A"/>
    <w:rsid w:val="008C6272"/>
    <w:rsid w:val="008C6F7A"/>
    <w:rsid w:val="008C721F"/>
    <w:rsid w:val="008C7268"/>
    <w:rsid w:val="008C77B4"/>
    <w:rsid w:val="008C7806"/>
    <w:rsid w:val="008C78D4"/>
    <w:rsid w:val="008C7C57"/>
    <w:rsid w:val="008D00E5"/>
    <w:rsid w:val="008D06DD"/>
    <w:rsid w:val="008D0831"/>
    <w:rsid w:val="008D0D24"/>
    <w:rsid w:val="008D1E97"/>
    <w:rsid w:val="008D1FD7"/>
    <w:rsid w:val="008D2508"/>
    <w:rsid w:val="008D288C"/>
    <w:rsid w:val="008D386B"/>
    <w:rsid w:val="008D3DE1"/>
    <w:rsid w:val="008D4198"/>
    <w:rsid w:val="008D437C"/>
    <w:rsid w:val="008D438C"/>
    <w:rsid w:val="008D545B"/>
    <w:rsid w:val="008D555B"/>
    <w:rsid w:val="008D5847"/>
    <w:rsid w:val="008D5B56"/>
    <w:rsid w:val="008D5E03"/>
    <w:rsid w:val="008D6732"/>
    <w:rsid w:val="008D67BE"/>
    <w:rsid w:val="008D7081"/>
    <w:rsid w:val="008D7B5E"/>
    <w:rsid w:val="008D7FE0"/>
    <w:rsid w:val="008E05B3"/>
    <w:rsid w:val="008E0635"/>
    <w:rsid w:val="008E0A90"/>
    <w:rsid w:val="008E10A9"/>
    <w:rsid w:val="008E1B46"/>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416"/>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0B89"/>
    <w:rsid w:val="008F112F"/>
    <w:rsid w:val="008F15E3"/>
    <w:rsid w:val="008F19BF"/>
    <w:rsid w:val="008F1E1A"/>
    <w:rsid w:val="008F2527"/>
    <w:rsid w:val="008F300E"/>
    <w:rsid w:val="008F304F"/>
    <w:rsid w:val="008F44EA"/>
    <w:rsid w:val="008F4D3F"/>
    <w:rsid w:val="008F5A4B"/>
    <w:rsid w:val="008F6DAB"/>
    <w:rsid w:val="008F702A"/>
    <w:rsid w:val="008F79F9"/>
    <w:rsid w:val="008F7C72"/>
    <w:rsid w:val="0090023E"/>
    <w:rsid w:val="00900E07"/>
    <w:rsid w:val="0090127B"/>
    <w:rsid w:val="009013B7"/>
    <w:rsid w:val="009016F8"/>
    <w:rsid w:val="00902367"/>
    <w:rsid w:val="00902619"/>
    <w:rsid w:val="009026FB"/>
    <w:rsid w:val="009035E3"/>
    <w:rsid w:val="0090361F"/>
    <w:rsid w:val="00903941"/>
    <w:rsid w:val="00904DD6"/>
    <w:rsid w:val="009050F6"/>
    <w:rsid w:val="00905144"/>
    <w:rsid w:val="009053D0"/>
    <w:rsid w:val="009061F9"/>
    <w:rsid w:val="009065C0"/>
    <w:rsid w:val="00907212"/>
    <w:rsid w:val="00907D90"/>
    <w:rsid w:val="00911C5F"/>
    <w:rsid w:val="009127B9"/>
    <w:rsid w:val="00912C32"/>
    <w:rsid w:val="0091344F"/>
    <w:rsid w:val="00913989"/>
    <w:rsid w:val="00913C03"/>
    <w:rsid w:val="00914830"/>
    <w:rsid w:val="00914846"/>
    <w:rsid w:val="00914F39"/>
    <w:rsid w:val="00916763"/>
    <w:rsid w:val="00917540"/>
    <w:rsid w:val="00917BE8"/>
    <w:rsid w:val="00917E2C"/>
    <w:rsid w:val="00920DC7"/>
    <w:rsid w:val="009211BD"/>
    <w:rsid w:val="0092196A"/>
    <w:rsid w:val="009219AA"/>
    <w:rsid w:val="0092206C"/>
    <w:rsid w:val="0092222B"/>
    <w:rsid w:val="0092260E"/>
    <w:rsid w:val="00922AE3"/>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82"/>
    <w:rsid w:val="009312CD"/>
    <w:rsid w:val="00931467"/>
    <w:rsid w:val="009314DD"/>
    <w:rsid w:val="0093167E"/>
    <w:rsid w:val="00932AA6"/>
    <w:rsid w:val="00932FDE"/>
    <w:rsid w:val="0093320D"/>
    <w:rsid w:val="00933885"/>
    <w:rsid w:val="00933B2D"/>
    <w:rsid w:val="00933C47"/>
    <w:rsid w:val="00933C8E"/>
    <w:rsid w:val="00933D80"/>
    <w:rsid w:val="00934155"/>
    <w:rsid w:val="0093459E"/>
    <w:rsid w:val="009345AD"/>
    <w:rsid w:val="00934808"/>
    <w:rsid w:val="009350D5"/>
    <w:rsid w:val="00935661"/>
    <w:rsid w:val="00935BC1"/>
    <w:rsid w:val="009364DF"/>
    <w:rsid w:val="009365A8"/>
    <w:rsid w:val="009366DA"/>
    <w:rsid w:val="00936C43"/>
    <w:rsid w:val="00936FFC"/>
    <w:rsid w:val="0093794E"/>
    <w:rsid w:val="00937C06"/>
    <w:rsid w:val="00937EF5"/>
    <w:rsid w:val="00940C4E"/>
    <w:rsid w:val="00940C91"/>
    <w:rsid w:val="00941830"/>
    <w:rsid w:val="00941A2E"/>
    <w:rsid w:val="00941DD8"/>
    <w:rsid w:val="00942376"/>
    <w:rsid w:val="0094273B"/>
    <w:rsid w:val="00942EE7"/>
    <w:rsid w:val="00943062"/>
    <w:rsid w:val="00943067"/>
    <w:rsid w:val="009435B1"/>
    <w:rsid w:val="0094365A"/>
    <w:rsid w:val="00943AE8"/>
    <w:rsid w:val="009442AA"/>
    <w:rsid w:val="0094462E"/>
    <w:rsid w:val="0094486D"/>
    <w:rsid w:val="009448B5"/>
    <w:rsid w:val="00944D89"/>
    <w:rsid w:val="00944E16"/>
    <w:rsid w:val="00944E7C"/>
    <w:rsid w:val="009450D7"/>
    <w:rsid w:val="009452C0"/>
    <w:rsid w:val="009456D6"/>
    <w:rsid w:val="00946650"/>
    <w:rsid w:val="009467AC"/>
    <w:rsid w:val="009468FF"/>
    <w:rsid w:val="00946C48"/>
    <w:rsid w:val="00946EF7"/>
    <w:rsid w:val="00947A76"/>
    <w:rsid w:val="0095064E"/>
    <w:rsid w:val="00950AC8"/>
    <w:rsid w:val="00951455"/>
    <w:rsid w:val="009515E1"/>
    <w:rsid w:val="009523F2"/>
    <w:rsid w:val="009525C4"/>
    <w:rsid w:val="009525EE"/>
    <w:rsid w:val="00952632"/>
    <w:rsid w:val="00952DA9"/>
    <w:rsid w:val="00952E91"/>
    <w:rsid w:val="009536C6"/>
    <w:rsid w:val="00953C6D"/>
    <w:rsid w:val="0095547D"/>
    <w:rsid w:val="00955D0F"/>
    <w:rsid w:val="009565B4"/>
    <w:rsid w:val="009566AB"/>
    <w:rsid w:val="00956D3A"/>
    <w:rsid w:val="00956F2B"/>
    <w:rsid w:val="009579FE"/>
    <w:rsid w:val="00957AFD"/>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56"/>
    <w:rsid w:val="009644DD"/>
    <w:rsid w:val="00964F4F"/>
    <w:rsid w:val="009655FE"/>
    <w:rsid w:val="00965BDA"/>
    <w:rsid w:val="009661D2"/>
    <w:rsid w:val="0096630C"/>
    <w:rsid w:val="00966406"/>
    <w:rsid w:val="0096675B"/>
    <w:rsid w:val="00966D72"/>
    <w:rsid w:val="00967767"/>
    <w:rsid w:val="00967813"/>
    <w:rsid w:val="009678DE"/>
    <w:rsid w:val="00967AFF"/>
    <w:rsid w:val="00970809"/>
    <w:rsid w:val="00970920"/>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6122"/>
    <w:rsid w:val="0097612C"/>
    <w:rsid w:val="009761A8"/>
    <w:rsid w:val="00976254"/>
    <w:rsid w:val="0097671B"/>
    <w:rsid w:val="00976D29"/>
    <w:rsid w:val="0097773E"/>
    <w:rsid w:val="00977AEF"/>
    <w:rsid w:val="00977C1A"/>
    <w:rsid w:val="00977CEF"/>
    <w:rsid w:val="009801A6"/>
    <w:rsid w:val="00980EAE"/>
    <w:rsid w:val="00981B4B"/>
    <w:rsid w:val="00981D6E"/>
    <w:rsid w:val="009824D1"/>
    <w:rsid w:val="0098267E"/>
    <w:rsid w:val="00982B3A"/>
    <w:rsid w:val="00982B78"/>
    <w:rsid w:val="00983537"/>
    <w:rsid w:val="00983BE4"/>
    <w:rsid w:val="009842D0"/>
    <w:rsid w:val="009844AB"/>
    <w:rsid w:val="00984689"/>
    <w:rsid w:val="0098504E"/>
    <w:rsid w:val="00985D83"/>
    <w:rsid w:val="00985EBA"/>
    <w:rsid w:val="009861E4"/>
    <w:rsid w:val="00986697"/>
    <w:rsid w:val="00986C83"/>
    <w:rsid w:val="00986E9C"/>
    <w:rsid w:val="009870D8"/>
    <w:rsid w:val="00987622"/>
    <w:rsid w:val="009876B4"/>
    <w:rsid w:val="009901CC"/>
    <w:rsid w:val="009902C3"/>
    <w:rsid w:val="009908D4"/>
    <w:rsid w:val="00990C05"/>
    <w:rsid w:val="009910DB"/>
    <w:rsid w:val="00991242"/>
    <w:rsid w:val="00991436"/>
    <w:rsid w:val="009915C3"/>
    <w:rsid w:val="009917F5"/>
    <w:rsid w:val="00991FC9"/>
    <w:rsid w:val="00992713"/>
    <w:rsid w:val="00992B26"/>
    <w:rsid w:val="00993280"/>
    <w:rsid w:val="00994FDC"/>
    <w:rsid w:val="00995175"/>
    <w:rsid w:val="0099589B"/>
    <w:rsid w:val="00995A53"/>
    <w:rsid w:val="00995B02"/>
    <w:rsid w:val="00995CE1"/>
    <w:rsid w:val="0099621B"/>
    <w:rsid w:val="009967FB"/>
    <w:rsid w:val="009979E8"/>
    <w:rsid w:val="00997B7B"/>
    <w:rsid w:val="00997F52"/>
    <w:rsid w:val="009A03D4"/>
    <w:rsid w:val="009A0713"/>
    <w:rsid w:val="009A0B24"/>
    <w:rsid w:val="009A0D45"/>
    <w:rsid w:val="009A1E3D"/>
    <w:rsid w:val="009A2F13"/>
    <w:rsid w:val="009A3C8E"/>
    <w:rsid w:val="009A44F2"/>
    <w:rsid w:val="009A4957"/>
    <w:rsid w:val="009A4FAA"/>
    <w:rsid w:val="009A5308"/>
    <w:rsid w:val="009A532C"/>
    <w:rsid w:val="009A53C5"/>
    <w:rsid w:val="009A55B9"/>
    <w:rsid w:val="009A5635"/>
    <w:rsid w:val="009A5711"/>
    <w:rsid w:val="009A5B96"/>
    <w:rsid w:val="009A5F61"/>
    <w:rsid w:val="009A671B"/>
    <w:rsid w:val="009A68A5"/>
    <w:rsid w:val="009A6DA5"/>
    <w:rsid w:val="009A6F96"/>
    <w:rsid w:val="009B0A33"/>
    <w:rsid w:val="009B0C2F"/>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0C3"/>
    <w:rsid w:val="009C334B"/>
    <w:rsid w:val="009C365E"/>
    <w:rsid w:val="009C37CB"/>
    <w:rsid w:val="009C380C"/>
    <w:rsid w:val="009C3A36"/>
    <w:rsid w:val="009C4749"/>
    <w:rsid w:val="009C4C98"/>
    <w:rsid w:val="009C51A3"/>
    <w:rsid w:val="009C57A3"/>
    <w:rsid w:val="009C621E"/>
    <w:rsid w:val="009C657B"/>
    <w:rsid w:val="009C6603"/>
    <w:rsid w:val="009C6B83"/>
    <w:rsid w:val="009C74AE"/>
    <w:rsid w:val="009C7C51"/>
    <w:rsid w:val="009C7C8E"/>
    <w:rsid w:val="009D00C6"/>
    <w:rsid w:val="009D0361"/>
    <w:rsid w:val="009D0404"/>
    <w:rsid w:val="009D120F"/>
    <w:rsid w:val="009D1385"/>
    <w:rsid w:val="009D152E"/>
    <w:rsid w:val="009D1A54"/>
    <w:rsid w:val="009D1B97"/>
    <w:rsid w:val="009D1ED2"/>
    <w:rsid w:val="009D22AC"/>
    <w:rsid w:val="009D248F"/>
    <w:rsid w:val="009D295B"/>
    <w:rsid w:val="009D2C5D"/>
    <w:rsid w:val="009D3204"/>
    <w:rsid w:val="009D3540"/>
    <w:rsid w:val="009D386C"/>
    <w:rsid w:val="009D398C"/>
    <w:rsid w:val="009D3C06"/>
    <w:rsid w:val="009D443F"/>
    <w:rsid w:val="009D4496"/>
    <w:rsid w:val="009D475C"/>
    <w:rsid w:val="009D4A69"/>
    <w:rsid w:val="009D4F1B"/>
    <w:rsid w:val="009D5AD7"/>
    <w:rsid w:val="009D5EFE"/>
    <w:rsid w:val="009D664F"/>
    <w:rsid w:val="009D6C4C"/>
    <w:rsid w:val="009D6D40"/>
    <w:rsid w:val="009D74F2"/>
    <w:rsid w:val="009D7F1F"/>
    <w:rsid w:val="009E1725"/>
    <w:rsid w:val="009E19B8"/>
    <w:rsid w:val="009E324C"/>
    <w:rsid w:val="009E335E"/>
    <w:rsid w:val="009E365A"/>
    <w:rsid w:val="009E3B33"/>
    <w:rsid w:val="009E4050"/>
    <w:rsid w:val="009E407F"/>
    <w:rsid w:val="009E4968"/>
    <w:rsid w:val="009E4DC6"/>
    <w:rsid w:val="009E510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3D83"/>
    <w:rsid w:val="009F4871"/>
    <w:rsid w:val="009F4FD7"/>
    <w:rsid w:val="009F6417"/>
    <w:rsid w:val="009F6725"/>
    <w:rsid w:val="009F6CC0"/>
    <w:rsid w:val="009F6EBE"/>
    <w:rsid w:val="009F703C"/>
    <w:rsid w:val="009F78A7"/>
    <w:rsid w:val="00A00117"/>
    <w:rsid w:val="00A010BD"/>
    <w:rsid w:val="00A01277"/>
    <w:rsid w:val="00A0215B"/>
    <w:rsid w:val="00A023B5"/>
    <w:rsid w:val="00A02549"/>
    <w:rsid w:val="00A02F73"/>
    <w:rsid w:val="00A033EB"/>
    <w:rsid w:val="00A03625"/>
    <w:rsid w:val="00A03D24"/>
    <w:rsid w:val="00A0406E"/>
    <w:rsid w:val="00A0437E"/>
    <w:rsid w:val="00A056B7"/>
    <w:rsid w:val="00A05725"/>
    <w:rsid w:val="00A05C71"/>
    <w:rsid w:val="00A05F68"/>
    <w:rsid w:val="00A07F32"/>
    <w:rsid w:val="00A10079"/>
    <w:rsid w:val="00A10249"/>
    <w:rsid w:val="00A10263"/>
    <w:rsid w:val="00A10A0D"/>
    <w:rsid w:val="00A10DB1"/>
    <w:rsid w:val="00A1143C"/>
    <w:rsid w:val="00A1167B"/>
    <w:rsid w:val="00A11BD7"/>
    <w:rsid w:val="00A11E93"/>
    <w:rsid w:val="00A1249B"/>
    <w:rsid w:val="00A12656"/>
    <w:rsid w:val="00A1309E"/>
    <w:rsid w:val="00A13C60"/>
    <w:rsid w:val="00A14141"/>
    <w:rsid w:val="00A14499"/>
    <w:rsid w:val="00A149D1"/>
    <w:rsid w:val="00A14EE1"/>
    <w:rsid w:val="00A15299"/>
    <w:rsid w:val="00A153CB"/>
    <w:rsid w:val="00A15FFA"/>
    <w:rsid w:val="00A16093"/>
    <w:rsid w:val="00A167DE"/>
    <w:rsid w:val="00A1716C"/>
    <w:rsid w:val="00A1739F"/>
    <w:rsid w:val="00A17DCE"/>
    <w:rsid w:val="00A2016C"/>
    <w:rsid w:val="00A20434"/>
    <w:rsid w:val="00A213E1"/>
    <w:rsid w:val="00A21924"/>
    <w:rsid w:val="00A23F35"/>
    <w:rsid w:val="00A240DD"/>
    <w:rsid w:val="00A2419F"/>
    <w:rsid w:val="00A2446D"/>
    <w:rsid w:val="00A2452F"/>
    <w:rsid w:val="00A24659"/>
    <w:rsid w:val="00A249A1"/>
    <w:rsid w:val="00A24B2B"/>
    <w:rsid w:val="00A24CBC"/>
    <w:rsid w:val="00A252B4"/>
    <w:rsid w:val="00A252CC"/>
    <w:rsid w:val="00A253EE"/>
    <w:rsid w:val="00A25951"/>
    <w:rsid w:val="00A26142"/>
    <w:rsid w:val="00A26308"/>
    <w:rsid w:val="00A26FDB"/>
    <w:rsid w:val="00A271A0"/>
    <w:rsid w:val="00A2730B"/>
    <w:rsid w:val="00A27A7B"/>
    <w:rsid w:val="00A27AE2"/>
    <w:rsid w:val="00A27EE4"/>
    <w:rsid w:val="00A30BBA"/>
    <w:rsid w:val="00A30C1C"/>
    <w:rsid w:val="00A30D82"/>
    <w:rsid w:val="00A310A6"/>
    <w:rsid w:val="00A31F29"/>
    <w:rsid w:val="00A3224C"/>
    <w:rsid w:val="00A322A8"/>
    <w:rsid w:val="00A324C2"/>
    <w:rsid w:val="00A325D6"/>
    <w:rsid w:val="00A32652"/>
    <w:rsid w:val="00A328F4"/>
    <w:rsid w:val="00A33082"/>
    <w:rsid w:val="00A33584"/>
    <w:rsid w:val="00A338D5"/>
    <w:rsid w:val="00A339B0"/>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3EB"/>
    <w:rsid w:val="00A41419"/>
    <w:rsid w:val="00A4163B"/>
    <w:rsid w:val="00A41CDE"/>
    <w:rsid w:val="00A431E5"/>
    <w:rsid w:val="00A43794"/>
    <w:rsid w:val="00A43BEB"/>
    <w:rsid w:val="00A43DE3"/>
    <w:rsid w:val="00A4416E"/>
    <w:rsid w:val="00A465B7"/>
    <w:rsid w:val="00A466D6"/>
    <w:rsid w:val="00A47755"/>
    <w:rsid w:val="00A47BAD"/>
    <w:rsid w:val="00A47D7E"/>
    <w:rsid w:val="00A50053"/>
    <w:rsid w:val="00A500AE"/>
    <w:rsid w:val="00A50308"/>
    <w:rsid w:val="00A50D19"/>
    <w:rsid w:val="00A51013"/>
    <w:rsid w:val="00A51B25"/>
    <w:rsid w:val="00A52F73"/>
    <w:rsid w:val="00A53233"/>
    <w:rsid w:val="00A534E5"/>
    <w:rsid w:val="00A534FD"/>
    <w:rsid w:val="00A537BA"/>
    <w:rsid w:val="00A54315"/>
    <w:rsid w:val="00A54465"/>
    <w:rsid w:val="00A5468A"/>
    <w:rsid w:val="00A54977"/>
    <w:rsid w:val="00A54D39"/>
    <w:rsid w:val="00A54E4E"/>
    <w:rsid w:val="00A55127"/>
    <w:rsid w:val="00A553F2"/>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448A"/>
    <w:rsid w:val="00A64681"/>
    <w:rsid w:val="00A65B19"/>
    <w:rsid w:val="00A65F29"/>
    <w:rsid w:val="00A663A5"/>
    <w:rsid w:val="00A66A97"/>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E7D"/>
    <w:rsid w:val="00A820C2"/>
    <w:rsid w:val="00A8222A"/>
    <w:rsid w:val="00A82AF4"/>
    <w:rsid w:val="00A82BEF"/>
    <w:rsid w:val="00A83062"/>
    <w:rsid w:val="00A84494"/>
    <w:rsid w:val="00A845F5"/>
    <w:rsid w:val="00A84CE0"/>
    <w:rsid w:val="00A84EF1"/>
    <w:rsid w:val="00A85833"/>
    <w:rsid w:val="00A8603C"/>
    <w:rsid w:val="00A86108"/>
    <w:rsid w:val="00A86187"/>
    <w:rsid w:val="00A87187"/>
    <w:rsid w:val="00A875A4"/>
    <w:rsid w:val="00A87897"/>
    <w:rsid w:val="00A87ED0"/>
    <w:rsid w:val="00A901D3"/>
    <w:rsid w:val="00A91463"/>
    <w:rsid w:val="00A91887"/>
    <w:rsid w:val="00A933A3"/>
    <w:rsid w:val="00A9346E"/>
    <w:rsid w:val="00A935DE"/>
    <w:rsid w:val="00A93BAD"/>
    <w:rsid w:val="00A93E79"/>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1CF3"/>
    <w:rsid w:val="00AA217B"/>
    <w:rsid w:val="00AA27A5"/>
    <w:rsid w:val="00AA462F"/>
    <w:rsid w:val="00AA4A98"/>
    <w:rsid w:val="00AA4CD2"/>
    <w:rsid w:val="00AA5050"/>
    <w:rsid w:val="00AA5A51"/>
    <w:rsid w:val="00AA5D5D"/>
    <w:rsid w:val="00AA6864"/>
    <w:rsid w:val="00AA727F"/>
    <w:rsid w:val="00AA7403"/>
    <w:rsid w:val="00AA7470"/>
    <w:rsid w:val="00AA78EA"/>
    <w:rsid w:val="00AA7918"/>
    <w:rsid w:val="00AB01CD"/>
    <w:rsid w:val="00AB0BE2"/>
    <w:rsid w:val="00AB0F55"/>
    <w:rsid w:val="00AB1449"/>
    <w:rsid w:val="00AB16B5"/>
    <w:rsid w:val="00AB1A5C"/>
    <w:rsid w:val="00AB1B85"/>
    <w:rsid w:val="00AB1E63"/>
    <w:rsid w:val="00AB2831"/>
    <w:rsid w:val="00AB3008"/>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758D"/>
    <w:rsid w:val="00AB75D0"/>
    <w:rsid w:val="00AB76F7"/>
    <w:rsid w:val="00AB7F05"/>
    <w:rsid w:val="00AC0341"/>
    <w:rsid w:val="00AC0397"/>
    <w:rsid w:val="00AC0A01"/>
    <w:rsid w:val="00AC1605"/>
    <w:rsid w:val="00AC1921"/>
    <w:rsid w:val="00AC2184"/>
    <w:rsid w:val="00AC21B0"/>
    <w:rsid w:val="00AC22EB"/>
    <w:rsid w:val="00AC242B"/>
    <w:rsid w:val="00AC246E"/>
    <w:rsid w:val="00AC2664"/>
    <w:rsid w:val="00AC26E4"/>
    <w:rsid w:val="00AC2F2D"/>
    <w:rsid w:val="00AC3094"/>
    <w:rsid w:val="00AC3508"/>
    <w:rsid w:val="00AC36D5"/>
    <w:rsid w:val="00AC4BBE"/>
    <w:rsid w:val="00AC4ED7"/>
    <w:rsid w:val="00AC4FE3"/>
    <w:rsid w:val="00AC5577"/>
    <w:rsid w:val="00AC5841"/>
    <w:rsid w:val="00AC5904"/>
    <w:rsid w:val="00AC6ABC"/>
    <w:rsid w:val="00AC7111"/>
    <w:rsid w:val="00AC76CF"/>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6B5"/>
    <w:rsid w:val="00AD39A8"/>
    <w:rsid w:val="00AD3A85"/>
    <w:rsid w:val="00AD404A"/>
    <w:rsid w:val="00AD41A9"/>
    <w:rsid w:val="00AD48F0"/>
    <w:rsid w:val="00AD4D8F"/>
    <w:rsid w:val="00AD4E87"/>
    <w:rsid w:val="00AD5126"/>
    <w:rsid w:val="00AD5569"/>
    <w:rsid w:val="00AD56EC"/>
    <w:rsid w:val="00AD5934"/>
    <w:rsid w:val="00AD730F"/>
    <w:rsid w:val="00AD7BA4"/>
    <w:rsid w:val="00AD7BDB"/>
    <w:rsid w:val="00AE06A1"/>
    <w:rsid w:val="00AE0DD4"/>
    <w:rsid w:val="00AE0DE5"/>
    <w:rsid w:val="00AE0E7A"/>
    <w:rsid w:val="00AE1E3B"/>
    <w:rsid w:val="00AE1FFF"/>
    <w:rsid w:val="00AE2275"/>
    <w:rsid w:val="00AE313B"/>
    <w:rsid w:val="00AE3268"/>
    <w:rsid w:val="00AE37E0"/>
    <w:rsid w:val="00AE39CA"/>
    <w:rsid w:val="00AE4B25"/>
    <w:rsid w:val="00AE515B"/>
    <w:rsid w:val="00AE54FD"/>
    <w:rsid w:val="00AE55B8"/>
    <w:rsid w:val="00AE5C45"/>
    <w:rsid w:val="00AE6925"/>
    <w:rsid w:val="00AE730B"/>
    <w:rsid w:val="00AE73C5"/>
    <w:rsid w:val="00AE7CD3"/>
    <w:rsid w:val="00AF01FB"/>
    <w:rsid w:val="00AF089E"/>
    <w:rsid w:val="00AF0D81"/>
    <w:rsid w:val="00AF2069"/>
    <w:rsid w:val="00AF2544"/>
    <w:rsid w:val="00AF27E5"/>
    <w:rsid w:val="00AF29A4"/>
    <w:rsid w:val="00AF2A24"/>
    <w:rsid w:val="00AF2AD9"/>
    <w:rsid w:val="00AF2C99"/>
    <w:rsid w:val="00AF3FD1"/>
    <w:rsid w:val="00AF4DFC"/>
    <w:rsid w:val="00AF5DCA"/>
    <w:rsid w:val="00AF6062"/>
    <w:rsid w:val="00AF63E7"/>
    <w:rsid w:val="00AF642B"/>
    <w:rsid w:val="00AF6507"/>
    <w:rsid w:val="00AF6724"/>
    <w:rsid w:val="00AF672E"/>
    <w:rsid w:val="00AF67AB"/>
    <w:rsid w:val="00AF6B2D"/>
    <w:rsid w:val="00AF6BD0"/>
    <w:rsid w:val="00AF712D"/>
    <w:rsid w:val="00B00B1A"/>
    <w:rsid w:val="00B00C0D"/>
    <w:rsid w:val="00B00CB1"/>
    <w:rsid w:val="00B01705"/>
    <w:rsid w:val="00B01836"/>
    <w:rsid w:val="00B01C57"/>
    <w:rsid w:val="00B02088"/>
    <w:rsid w:val="00B0238F"/>
    <w:rsid w:val="00B02911"/>
    <w:rsid w:val="00B02913"/>
    <w:rsid w:val="00B02B34"/>
    <w:rsid w:val="00B0313B"/>
    <w:rsid w:val="00B035F6"/>
    <w:rsid w:val="00B03712"/>
    <w:rsid w:val="00B0385B"/>
    <w:rsid w:val="00B038FE"/>
    <w:rsid w:val="00B03D1A"/>
    <w:rsid w:val="00B0441F"/>
    <w:rsid w:val="00B04593"/>
    <w:rsid w:val="00B04A71"/>
    <w:rsid w:val="00B04D93"/>
    <w:rsid w:val="00B05119"/>
    <w:rsid w:val="00B05A98"/>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127F"/>
    <w:rsid w:val="00B121D9"/>
    <w:rsid w:val="00B1220B"/>
    <w:rsid w:val="00B124C2"/>
    <w:rsid w:val="00B12E91"/>
    <w:rsid w:val="00B13436"/>
    <w:rsid w:val="00B13AD5"/>
    <w:rsid w:val="00B14DE1"/>
    <w:rsid w:val="00B1532E"/>
    <w:rsid w:val="00B15410"/>
    <w:rsid w:val="00B1627F"/>
    <w:rsid w:val="00B16ACF"/>
    <w:rsid w:val="00B16C89"/>
    <w:rsid w:val="00B16EDD"/>
    <w:rsid w:val="00B172DC"/>
    <w:rsid w:val="00B2023B"/>
    <w:rsid w:val="00B2025B"/>
    <w:rsid w:val="00B209F0"/>
    <w:rsid w:val="00B20EA6"/>
    <w:rsid w:val="00B21D60"/>
    <w:rsid w:val="00B22673"/>
    <w:rsid w:val="00B227FE"/>
    <w:rsid w:val="00B22910"/>
    <w:rsid w:val="00B23114"/>
    <w:rsid w:val="00B23971"/>
    <w:rsid w:val="00B23A7B"/>
    <w:rsid w:val="00B23B95"/>
    <w:rsid w:val="00B243D1"/>
    <w:rsid w:val="00B245CE"/>
    <w:rsid w:val="00B25DF0"/>
    <w:rsid w:val="00B25EC6"/>
    <w:rsid w:val="00B264EC"/>
    <w:rsid w:val="00B26687"/>
    <w:rsid w:val="00B268A7"/>
    <w:rsid w:val="00B26E0B"/>
    <w:rsid w:val="00B27262"/>
    <w:rsid w:val="00B27644"/>
    <w:rsid w:val="00B27BFE"/>
    <w:rsid w:val="00B27E73"/>
    <w:rsid w:val="00B300FF"/>
    <w:rsid w:val="00B302BC"/>
    <w:rsid w:val="00B30568"/>
    <w:rsid w:val="00B30708"/>
    <w:rsid w:val="00B30D68"/>
    <w:rsid w:val="00B32432"/>
    <w:rsid w:val="00B32FE4"/>
    <w:rsid w:val="00B336DE"/>
    <w:rsid w:val="00B33D3D"/>
    <w:rsid w:val="00B33F5E"/>
    <w:rsid w:val="00B340BC"/>
    <w:rsid w:val="00B3430E"/>
    <w:rsid w:val="00B347B2"/>
    <w:rsid w:val="00B34898"/>
    <w:rsid w:val="00B34F44"/>
    <w:rsid w:val="00B34F51"/>
    <w:rsid w:val="00B351F2"/>
    <w:rsid w:val="00B363E7"/>
    <w:rsid w:val="00B373BB"/>
    <w:rsid w:val="00B37A6B"/>
    <w:rsid w:val="00B37ACC"/>
    <w:rsid w:val="00B37E24"/>
    <w:rsid w:val="00B402FF"/>
    <w:rsid w:val="00B40477"/>
    <w:rsid w:val="00B40D28"/>
    <w:rsid w:val="00B40D63"/>
    <w:rsid w:val="00B41196"/>
    <w:rsid w:val="00B411DF"/>
    <w:rsid w:val="00B417B3"/>
    <w:rsid w:val="00B417E7"/>
    <w:rsid w:val="00B41989"/>
    <w:rsid w:val="00B41E41"/>
    <w:rsid w:val="00B41F1E"/>
    <w:rsid w:val="00B42183"/>
    <w:rsid w:val="00B42240"/>
    <w:rsid w:val="00B426A5"/>
    <w:rsid w:val="00B42917"/>
    <w:rsid w:val="00B4347D"/>
    <w:rsid w:val="00B44A74"/>
    <w:rsid w:val="00B44CB6"/>
    <w:rsid w:val="00B45536"/>
    <w:rsid w:val="00B4559E"/>
    <w:rsid w:val="00B45737"/>
    <w:rsid w:val="00B4611F"/>
    <w:rsid w:val="00B46DCD"/>
    <w:rsid w:val="00B47532"/>
    <w:rsid w:val="00B4780B"/>
    <w:rsid w:val="00B50501"/>
    <w:rsid w:val="00B50594"/>
    <w:rsid w:val="00B506EE"/>
    <w:rsid w:val="00B50820"/>
    <w:rsid w:val="00B50865"/>
    <w:rsid w:val="00B508DC"/>
    <w:rsid w:val="00B50DC8"/>
    <w:rsid w:val="00B51657"/>
    <w:rsid w:val="00B51A06"/>
    <w:rsid w:val="00B51A8E"/>
    <w:rsid w:val="00B5211D"/>
    <w:rsid w:val="00B5239A"/>
    <w:rsid w:val="00B53078"/>
    <w:rsid w:val="00B5321C"/>
    <w:rsid w:val="00B548E2"/>
    <w:rsid w:val="00B55A3C"/>
    <w:rsid w:val="00B55E6C"/>
    <w:rsid w:val="00B55EDD"/>
    <w:rsid w:val="00B576E2"/>
    <w:rsid w:val="00B60778"/>
    <w:rsid w:val="00B6094C"/>
    <w:rsid w:val="00B616B6"/>
    <w:rsid w:val="00B617DF"/>
    <w:rsid w:val="00B61E08"/>
    <w:rsid w:val="00B62049"/>
    <w:rsid w:val="00B6300F"/>
    <w:rsid w:val="00B636CA"/>
    <w:rsid w:val="00B63799"/>
    <w:rsid w:val="00B63A4A"/>
    <w:rsid w:val="00B63E9A"/>
    <w:rsid w:val="00B64F6D"/>
    <w:rsid w:val="00B64FA7"/>
    <w:rsid w:val="00B650E7"/>
    <w:rsid w:val="00B65A65"/>
    <w:rsid w:val="00B65B08"/>
    <w:rsid w:val="00B65B9B"/>
    <w:rsid w:val="00B66546"/>
    <w:rsid w:val="00B66977"/>
    <w:rsid w:val="00B6720B"/>
    <w:rsid w:val="00B673BD"/>
    <w:rsid w:val="00B67BBF"/>
    <w:rsid w:val="00B67D3C"/>
    <w:rsid w:val="00B67F78"/>
    <w:rsid w:val="00B7010A"/>
    <w:rsid w:val="00B7036C"/>
    <w:rsid w:val="00B7045C"/>
    <w:rsid w:val="00B705E4"/>
    <w:rsid w:val="00B70EC5"/>
    <w:rsid w:val="00B70F6D"/>
    <w:rsid w:val="00B70F7A"/>
    <w:rsid w:val="00B715AA"/>
    <w:rsid w:val="00B71688"/>
    <w:rsid w:val="00B716B9"/>
    <w:rsid w:val="00B71F8B"/>
    <w:rsid w:val="00B7205C"/>
    <w:rsid w:val="00B721D7"/>
    <w:rsid w:val="00B721F2"/>
    <w:rsid w:val="00B72211"/>
    <w:rsid w:val="00B72322"/>
    <w:rsid w:val="00B72E00"/>
    <w:rsid w:val="00B7352B"/>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1BAD"/>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0E4"/>
    <w:rsid w:val="00B91DA1"/>
    <w:rsid w:val="00B92536"/>
    <w:rsid w:val="00B929AC"/>
    <w:rsid w:val="00B934D8"/>
    <w:rsid w:val="00B939E4"/>
    <w:rsid w:val="00B93B9C"/>
    <w:rsid w:val="00B94021"/>
    <w:rsid w:val="00B94232"/>
    <w:rsid w:val="00B9434C"/>
    <w:rsid w:val="00B943B9"/>
    <w:rsid w:val="00B94551"/>
    <w:rsid w:val="00B94714"/>
    <w:rsid w:val="00B948E2"/>
    <w:rsid w:val="00B948E6"/>
    <w:rsid w:val="00B94EEF"/>
    <w:rsid w:val="00B951EB"/>
    <w:rsid w:val="00B9574B"/>
    <w:rsid w:val="00B957F9"/>
    <w:rsid w:val="00B95989"/>
    <w:rsid w:val="00B962A3"/>
    <w:rsid w:val="00B9637B"/>
    <w:rsid w:val="00B96924"/>
    <w:rsid w:val="00B96B32"/>
    <w:rsid w:val="00B96E84"/>
    <w:rsid w:val="00B96E9D"/>
    <w:rsid w:val="00B96ED7"/>
    <w:rsid w:val="00B976A6"/>
    <w:rsid w:val="00B97916"/>
    <w:rsid w:val="00B9797A"/>
    <w:rsid w:val="00B97A82"/>
    <w:rsid w:val="00BA0261"/>
    <w:rsid w:val="00BA040B"/>
    <w:rsid w:val="00BA0738"/>
    <w:rsid w:val="00BA07EF"/>
    <w:rsid w:val="00BA0E83"/>
    <w:rsid w:val="00BA0ECB"/>
    <w:rsid w:val="00BA1118"/>
    <w:rsid w:val="00BA1181"/>
    <w:rsid w:val="00BA15EF"/>
    <w:rsid w:val="00BA1B9F"/>
    <w:rsid w:val="00BA221D"/>
    <w:rsid w:val="00BA22D2"/>
    <w:rsid w:val="00BA2305"/>
    <w:rsid w:val="00BA342F"/>
    <w:rsid w:val="00BA361C"/>
    <w:rsid w:val="00BA3CC9"/>
    <w:rsid w:val="00BA4119"/>
    <w:rsid w:val="00BA484C"/>
    <w:rsid w:val="00BA526C"/>
    <w:rsid w:val="00BA56ED"/>
    <w:rsid w:val="00BA616A"/>
    <w:rsid w:val="00BA6B3B"/>
    <w:rsid w:val="00BA72BD"/>
    <w:rsid w:val="00BA7C66"/>
    <w:rsid w:val="00BA7DC1"/>
    <w:rsid w:val="00BB0B60"/>
    <w:rsid w:val="00BB0D2B"/>
    <w:rsid w:val="00BB1713"/>
    <w:rsid w:val="00BB2022"/>
    <w:rsid w:val="00BB25B6"/>
    <w:rsid w:val="00BB2B86"/>
    <w:rsid w:val="00BB31B2"/>
    <w:rsid w:val="00BB43A5"/>
    <w:rsid w:val="00BB4D49"/>
    <w:rsid w:val="00BB4D52"/>
    <w:rsid w:val="00BB531F"/>
    <w:rsid w:val="00BB59C5"/>
    <w:rsid w:val="00BB5F7E"/>
    <w:rsid w:val="00BB61E9"/>
    <w:rsid w:val="00BB6529"/>
    <w:rsid w:val="00BB672E"/>
    <w:rsid w:val="00BB6A95"/>
    <w:rsid w:val="00BB6B6F"/>
    <w:rsid w:val="00BB77BD"/>
    <w:rsid w:val="00BB7BE0"/>
    <w:rsid w:val="00BB7CA2"/>
    <w:rsid w:val="00BC0C9C"/>
    <w:rsid w:val="00BC1D42"/>
    <w:rsid w:val="00BC299E"/>
    <w:rsid w:val="00BC2AEA"/>
    <w:rsid w:val="00BC305F"/>
    <w:rsid w:val="00BC4669"/>
    <w:rsid w:val="00BC4AD2"/>
    <w:rsid w:val="00BC4D13"/>
    <w:rsid w:val="00BC4EA2"/>
    <w:rsid w:val="00BC5727"/>
    <w:rsid w:val="00BC5732"/>
    <w:rsid w:val="00BC5B08"/>
    <w:rsid w:val="00BC665A"/>
    <w:rsid w:val="00BC68FE"/>
    <w:rsid w:val="00BC691C"/>
    <w:rsid w:val="00BC69EA"/>
    <w:rsid w:val="00BC69F1"/>
    <w:rsid w:val="00BC6A94"/>
    <w:rsid w:val="00BC7199"/>
    <w:rsid w:val="00BC71DD"/>
    <w:rsid w:val="00BC7585"/>
    <w:rsid w:val="00BC7A08"/>
    <w:rsid w:val="00BC7C45"/>
    <w:rsid w:val="00BC7C50"/>
    <w:rsid w:val="00BC7C55"/>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3E94"/>
    <w:rsid w:val="00BE4389"/>
    <w:rsid w:val="00BE490D"/>
    <w:rsid w:val="00BE5635"/>
    <w:rsid w:val="00BE65CF"/>
    <w:rsid w:val="00BE6B7C"/>
    <w:rsid w:val="00BE6CC2"/>
    <w:rsid w:val="00BE6DD3"/>
    <w:rsid w:val="00BE716D"/>
    <w:rsid w:val="00BE758E"/>
    <w:rsid w:val="00BE7725"/>
    <w:rsid w:val="00BF0700"/>
    <w:rsid w:val="00BF071A"/>
    <w:rsid w:val="00BF0BF6"/>
    <w:rsid w:val="00BF0F03"/>
    <w:rsid w:val="00BF1278"/>
    <w:rsid w:val="00BF15EE"/>
    <w:rsid w:val="00BF1A5D"/>
    <w:rsid w:val="00BF229A"/>
    <w:rsid w:val="00BF22EB"/>
    <w:rsid w:val="00BF2530"/>
    <w:rsid w:val="00BF38FF"/>
    <w:rsid w:val="00BF4126"/>
    <w:rsid w:val="00BF466C"/>
    <w:rsid w:val="00BF4ABB"/>
    <w:rsid w:val="00BF4F48"/>
    <w:rsid w:val="00BF5073"/>
    <w:rsid w:val="00BF5559"/>
    <w:rsid w:val="00BF5CC5"/>
    <w:rsid w:val="00BF5F63"/>
    <w:rsid w:val="00BF6585"/>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EDE"/>
    <w:rsid w:val="00C038F2"/>
    <w:rsid w:val="00C03A64"/>
    <w:rsid w:val="00C03B47"/>
    <w:rsid w:val="00C0463D"/>
    <w:rsid w:val="00C04958"/>
    <w:rsid w:val="00C04B1D"/>
    <w:rsid w:val="00C04C1D"/>
    <w:rsid w:val="00C04F0F"/>
    <w:rsid w:val="00C051CD"/>
    <w:rsid w:val="00C055D8"/>
    <w:rsid w:val="00C0579F"/>
    <w:rsid w:val="00C05A41"/>
    <w:rsid w:val="00C066C6"/>
    <w:rsid w:val="00C06B38"/>
    <w:rsid w:val="00C06FA5"/>
    <w:rsid w:val="00C079D7"/>
    <w:rsid w:val="00C105B2"/>
    <w:rsid w:val="00C10627"/>
    <w:rsid w:val="00C10688"/>
    <w:rsid w:val="00C12487"/>
    <w:rsid w:val="00C125AC"/>
    <w:rsid w:val="00C125BC"/>
    <w:rsid w:val="00C127DE"/>
    <w:rsid w:val="00C12AC0"/>
    <w:rsid w:val="00C12B6F"/>
    <w:rsid w:val="00C13182"/>
    <w:rsid w:val="00C132CE"/>
    <w:rsid w:val="00C13349"/>
    <w:rsid w:val="00C14044"/>
    <w:rsid w:val="00C1440A"/>
    <w:rsid w:val="00C147D9"/>
    <w:rsid w:val="00C14B2E"/>
    <w:rsid w:val="00C15968"/>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07B"/>
    <w:rsid w:val="00C23257"/>
    <w:rsid w:val="00C2356C"/>
    <w:rsid w:val="00C23BC3"/>
    <w:rsid w:val="00C24316"/>
    <w:rsid w:val="00C2462B"/>
    <w:rsid w:val="00C2468F"/>
    <w:rsid w:val="00C24779"/>
    <w:rsid w:val="00C24E1F"/>
    <w:rsid w:val="00C25973"/>
    <w:rsid w:val="00C25B7F"/>
    <w:rsid w:val="00C26312"/>
    <w:rsid w:val="00C2680D"/>
    <w:rsid w:val="00C26A0E"/>
    <w:rsid w:val="00C276BF"/>
    <w:rsid w:val="00C30DE2"/>
    <w:rsid w:val="00C31EBD"/>
    <w:rsid w:val="00C32381"/>
    <w:rsid w:val="00C3287C"/>
    <w:rsid w:val="00C330CE"/>
    <w:rsid w:val="00C3366F"/>
    <w:rsid w:val="00C33D0E"/>
    <w:rsid w:val="00C34446"/>
    <w:rsid w:val="00C346B2"/>
    <w:rsid w:val="00C349E5"/>
    <w:rsid w:val="00C35CBE"/>
    <w:rsid w:val="00C35E7E"/>
    <w:rsid w:val="00C362FA"/>
    <w:rsid w:val="00C365EB"/>
    <w:rsid w:val="00C3687A"/>
    <w:rsid w:val="00C36921"/>
    <w:rsid w:val="00C370A2"/>
    <w:rsid w:val="00C3744A"/>
    <w:rsid w:val="00C375BE"/>
    <w:rsid w:val="00C37690"/>
    <w:rsid w:val="00C37792"/>
    <w:rsid w:val="00C40075"/>
    <w:rsid w:val="00C40B48"/>
    <w:rsid w:val="00C40DDE"/>
    <w:rsid w:val="00C415F9"/>
    <w:rsid w:val="00C41A28"/>
    <w:rsid w:val="00C41C4B"/>
    <w:rsid w:val="00C42528"/>
    <w:rsid w:val="00C43E17"/>
    <w:rsid w:val="00C44F46"/>
    <w:rsid w:val="00C4501E"/>
    <w:rsid w:val="00C455F7"/>
    <w:rsid w:val="00C4584C"/>
    <w:rsid w:val="00C45F98"/>
    <w:rsid w:val="00C469DA"/>
    <w:rsid w:val="00C46ADE"/>
    <w:rsid w:val="00C47764"/>
    <w:rsid w:val="00C47947"/>
    <w:rsid w:val="00C479D9"/>
    <w:rsid w:val="00C47A7E"/>
    <w:rsid w:val="00C47C78"/>
    <w:rsid w:val="00C500F0"/>
    <w:rsid w:val="00C508CB"/>
    <w:rsid w:val="00C50A92"/>
    <w:rsid w:val="00C51003"/>
    <w:rsid w:val="00C511CE"/>
    <w:rsid w:val="00C51CA8"/>
    <w:rsid w:val="00C51D62"/>
    <w:rsid w:val="00C52301"/>
    <w:rsid w:val="00C52406"/>
    <w:rsid w:val="00C527E7"/>
    <w:rsid w:val="00C53399"/>
    <w:rsid w:val="00C545C1"/>
    <w:rsid w:val="00C54F8C"/>
    <w:rsid w:val="00C550BA"/>
    <w:rsid w:val="00C55486"/>
    <w:rsid w:val="00C55F64"/>
    <w:rsid w:val="00C55FB8"/>
    <w:rsid w:val="00C562B3"/>
    <w:rsid w:val="00C562FD"/>
    <w:rsid w:val="00C56BE4"/>
    <w:rsid w:val="00C57223"/>
    <w:rsid w:val="00C5722D"/>
    <w:rsid w:val="00C57835"/>
    <w:rsid w:val="00C57F86"/>
    <w:rsid w:val="00C60087"/>
    <w:rsid w:val="00C60423"/>
    <w:rsid w:val="00C61408"/>
    <w:rsid w:val="00C61ADA"/>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67C"/>
    <w:rsid w:val="00C70F45"/>
    <w:rsid w:val="00C71E19"/>
    <w:rsid w:val="00C72A30"/>
    <w:rsid w:val="00C72AC3"/>
    <w:rsid w:val="00C73F7F"/>
    <w:rsid w:val="00C7440B"/>
    <w:rsid w:val="00C7453F"/>
    <w:rsid w:val="00C750F3"/>
    <w:rsid w:val="00C7511C"/>
    <w:rsid w:val="00C7545E"/>
    <w:rsid w:val="00C75861"/>
    <w:rsid w:val="00C75C93"/>
    <w:rsid w:val="00C75FAA"/>
    <w:rsid w:val="00C764C6"/>
    <w:rsid w:val="00C76791"/>
    <w:rsid w:val="00C76A85"/>
    <w:rsid w:val="00C779C1"/>
    <w:rsid w:val="00C8059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66B5"/>
    <w:rsid w:val="00C8709F"/>
    <w:rsid w:val="00C87183"/>
    <w:rsid w:val="00C8726D"/>
    <w:rsid w:val="00C873B4"/>
    <w:rsid w:val="00C905D0"/>
    <w:rsid w:val="00C913E5"/>
    <w:rsid w:val="00C91743"/>
    <w:rsid w:val="00C918EA"/>
    <w:rsid w:val="00C91FC4"/>
    <w:rsid w:val="00C92126"/>
    <w:rsid w:val="00C92739"/>
    <w:rsid w:val="00C927B6"/>
    <w:rsid w:val="00C927FD"/>
    <w:rsid w:val="00C92FAD"/>
    <w:rsid w:val="00C93913"/>
    <w:rsid w:val="00C9400F"/>
    <w:rsid w:val="00C94106"/>
    <w:rsid w:val="00C943C9"/>
    <w:rsid w:val="00C943D2"/>
    <w:rsid w:val="00C94F98"/>
    <w:rsid w:val="00C95138"/>
    <w:rsid w:val="00C95321"/>
    <w:rsid w:val="00C954CC"/>
    <w:rsid w:val="00C956B2"/>
    <w:rsid w:val="00C96BFA"/>
    <w:rsid w:val="00C96F72"/>
    <w:rsid w:val="00C971CC"/>
    <w:rsid w:val="00C974BE"/>
    <w:rsid w:val="00C9753F"/>
    <w:rsid w:val="00CA069D"/>
    <w:rsid w:val="00CA1480"/>
    <w:rsid w:val="00CA167F"/>
    <w:rsid w:val="00CA1CCA"/>
    <w:rsid w:val="00CA1E80"/>
    <w:rsid w:val="00CA2107"/>
    <w:rsid w:val="00CA2BFF"/>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DB9"/>
    <w:rsid w:val="00CB1F0C"/>
    <w:rsid w:val="00CB22F6"/>
    <w:rsid w:val="00CB243F"/>
    <w:rsid w:val="00CB2CF0"/>
    <w:rsid w:val="00CB4527"/>
    <w:rsid w:val="00CB455C"/>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889"/>
    <w:rsid w:val="00CC1A80"/>
    <w:rsid w:val="00CC1B6C"/>
    <w:rsid w:val="00CC25A9"/>
    <w:rsid w:val="00CC2F4E"/>
    <w:rsid w:val="00CC3CCC"/>
    <w:rsid w:val="00CC4717"/>
    <w:rsid w:val="00CC4B71"/>
    <w:rsid w:val="00CC52E2"/>
    <w:rsid w:val="00CC5B48"/>
    <w:rsid w:val="00CC6583"/>
    <w:rsid w:val="00CC7A61"/>
    <w:rsid w:val="00CD0710"/>
    <w:rsid w:val="00CD0736"/>
    <w:rsid w:val="00CD0F88"/>
    <w:rsid w:val="00CD1534"/>
    <w:rsid w:val="00CD158B"/>
    <w:rsid w:val="00CD15D6"/>
    <w:rsid w:val="00CD1628"/>
    <w:rsid w:val="00CD1AFF"/>
    <w:rsid w:val="00CD21FF"/>
    <w:rsid w:val="00CD2C02"/>
    <w:rsid w:val="00CD2F90"/>
    <w:rsid w:val="00CD310B"/>
    <w:rsid w:val="00CD3264"/>
    <w:rsid w:val="00CD3788"/>
    <w:rsid w:val="00CD3B4A"/>
    <w:rsid w:val="00CD4117"/>
    <w:rsid w:val="00CD45D2"/>
    <w:rsid w:val="00CD52C5"/>
    <w:rsid w:val="00CD5D18"/>
    <w:rsid w:val="00CD6073"/>
    <w:rsid w:val="00CD674E"/>
    <w:rsid w:val="00CD6FE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AD1"/>
    <w:rsid w:val="00CE7C5B"/>
    <w:rsid w:val="00CE7FE3"/>
    <w:rsid w:val="00CF002B"/>
    <w:rsid w:val="00CF01FA"/>
    <w:rsid w:val="00CF054C"/>
    <w:rsid w:val="00CF0892"/>
    <w:rsid w:val="00CF0C09"/>
    <w:rsid w:val="00CF1106"/>
    <w:rsid w:val="00CF1144"/>
    <w:rsid w:val="00CF157F"/>
    <w:rsid w:val="00CF18E3"/>
    <w:rsid w:val="00CF2159"/>
    <w:rsid w:val="00CF21EE"/>
    <w:rsid w:val="00CF2383"/>
    <w:rsid w:val="00CF24DB"/>
    <w:rsid w:val="00CF316D"/>
    <w:rsid w:val="00CF359B"/>
    <w:rsid w:val="00CF3840"/>
    <w:rsid w:val="00CF3BAB"/>
    <w:rsid w:val="00CF3CE7"/>
    <w:rsid w:val="00CF42B3"/>
    <w:rsid w:val="00CF42BE"/>
    <w:rsid w:val="00CF4797"/>
    <w:rsid w:val="00CF4D2A"/>
    <w:rsid w:val="00CF4D38"/>
    <w:rsid w:val="00CF4EE1"/>
    <w:rsid w:val="00CF5148"/>
    <w:rsid w:val="00CF52AA"/>
    <w:rsid w:val="00CF566D"/>
    <w:rsid w:val="00CF679E"/>
    <w:rsid w:val="00CF68C3"/>
    <w:rsid w:val="00CF693F"/>
    <w:rsid w:val="00CF6E84"/>
    <w:rsid w:val="00CF7CCA"/>
    <w:rsid w:val="00CF7EF5"/>
    <w:rsid w:val="00D00483"/>
    <w:rsid w:val="00D00798"/>
    <w:rsid w:val="00D007DA"/>
    <w:rsid w:val="00D00AC7"/>
    <w:rsid w:val="00D00BB2"/>
    <w:rsid w:val="00D00CE1"/>
    <w:rsid w:val="00D0280D"/>
    <w:rsid w:val="00D02F51"/>
    <w:rsid w:val="00D03450"/>
    <w:rsid w:val="00D037D2"/>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9C5"/>
    <w:rsid w:val="00D06B01"/>
    <w:rsid w:val="00D06E0A"/>
    <w:rsid w:val="00D07618"/>
    <w:rsid w:val="00D105E2"/>
    <w:rsid w:val="00D1090C"/>
    <w:rsid w:val="00D10953"/>
    <w:rsid w:val="00D10FF5"/>
    <w:rsid w:val="00D11995"/>
    <w:rsid w:val="00D121FB"/>
    <w:rsid w:val="00D12241"/>
    <w:rsid w:val="00D128D3"/>
    <w:rsid w:val="00D12EBE"/>
    <w:rsid w:val="00D13263"/>
    <w:rsid w:val="00D13841"/>
    <w:rsid w:val="00D138C9"/>
    <w:rsid w:val="00D1409E"/>
    <w:rsid w:val="00D140B2"/>
    <w:rsid w:val="00D1415C"/>
    <w:rsid w:val="00D14753"/>
    <w:rsid w:val="00D14B93"/>
    <w:rsid w:val="00D15297"/>
    <w:rsid w:val="00D15A6A"/>
    <w:rsid w:val="00D16653"/>
    <w:rsid w:val="00D169EE"/>
    <w:rsid w:val="00D16C77"/>
    <w:rsid w:val="00D17A2B"/>
    <w:rsid w:val="00D17C56"/>
    <w:rsid w:val="00D202D2"/>
    <w:rsid w:val="00D20510"/>
    <w:rsid w:val="00D20834"/>
    <w:rsid w:val="00D2092D"/>
    <w:rsid w:val="00D213A9"/>
    <w:rsid w:val="00D214BE"/>
    <w:rsid w:val="00D21575"/>
    <w:rsid w:val="00D2158D"/>
    <w:rsid w:val="00D222C1"/>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17D"/>
    <w:rsid w:val="00D337B8"/>
    <w:rsid w:val="00D3393A"/>
    <w:rsid w:val="00D33BDF"/>
    <w:rsid w:val="00D34411"/>
    <w:rsid w:val="00D34492"/>
    <w:rsid w:val="00D34D14"/>
    <w:rsid w:val="00D35B6D"/>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9F1"/>
    <w:rsid w:val="00D46D07"/>
    <w:rsid w:val="00D47B54"/>
    <w:rsid w:val="00D50008"/>
    <w:rsid w:val="00D50A8F"/>
    <w:rsid w:val="00D50E3B"/>
    <w:rsid w:val="00D51400"/>
    <w:rsid w:val="00D51896"/>
    <w:rsid w:val="00D518C6"/>
    <w:rsid w:val="00D51EE1"/>
    <w:rsid w:val="00D5224A"/>
    <w:rsid w:val="00D529B5"/>
    <w:rsid w:val="00D52A6E"/>
    <w:rsid w:val="00D52ADA"/>
    <w:rsid w:val="00D531D2"/>
    <w:rsid w:val="00D53893"/>
    <w:rsid w:val="00D53A1D"/>
    <w:rsid w:val="00D5408E"/>
    <w:rsid w:val="00D5438B"/>
    <w:rsid w:val="00D546C9"/>
    <w:rsid w:val="00D54787"/>
    <w:rsid w:val="00D54CF5"/>
    <w:rsid w:val="00D54E7E"/>
    <w:rsid w:val="00D56072"/>
    <w:rsid w:val="00D56087"/>
    <w:rsid w:val="00D57103"/>
    <w:rsid w:val="00D57705"/>
    <w:rsid w:val="00D5774C"/>
    <w:rsid w:val="00D57E56"/>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C1"/>
    <w:rsid w:val="00D707E8"/>
    <w:rsid w:val="00D71258"/>
    <w:rsid w:val="00D7152E"/>
    <w:rsid w:val="00D71EEB"/>
    <w:rsid w:val="00D721E6"/>
    <w:rsid w:val="00D72E21"/>
    <w:rsid w:val="00D730CD"/>
    <w:rsid w:val="00D73834"/>
    <w:rsid w:val="00D73D3F"/>
    <w:rsid w:val="00D73D9A"/>
    <w:rsid w:val="00D73DCF"/>
    <w:rsid w:val="00D73F20"/>
    <w:rsid w:val="00D7454F"/>
    <w:rsid w:val="00D74B95"/>
    <w:rsid w:val="00D751D1"/>
    <w:rsid w:val="00D7522B"/>
    <w:rsid w:val="00D7524B"/>
    <w:rsid w:val="00D75309"/>
    <w:rsid w:val="00D7545C"/>
    <w:rsid w:val="00D756B3"/>
    <w:rsid w:val="00D75F3F"/>
    <w:rsid w:val="00D7618F"/>
    <w:rsid w:val="00D76A14"/>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1F1B"/>
    <w:rsid w:val="00D82440"/>
    <w:rsid w:val="00D826D9"/>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A81"/>
    <w:rsid w:val="00D86D01"/>
    <w:rsid w:val="00D86F73"/>
    <w:rsid w:val="00D8768E"/>
    <w:rsid w:val="00D87A58"/>
    <w:rsid w:val="00D87B28"/>
    <w:rsid w:val="00D87FD7"/>
    <w:rsid w:val="00D903D8"/>
    <w:rsid w:val="00D90F3F"/>
    <w:rsid w:val="00D9174A"/>
    <w:rsid w:val="00D91F74"/>
    <w:rsid w:val="00D92115"/>
    <w:rsid w:val="00D925A1"/>
    <w:rsid w:val="00D925B5"/>
    <w:rsid w:val="00D9270F"/>
    <w:rsid w:val="00D92C06"/>
    <w:rsid w:val="00D94A4C"/>
    <w:rsid w:val="00D94AD8"/>
    <w:rsid w:val="00D94C17"/>
    <w:rsid w:val="00D95A13"/>
    <w:rsid w:val="00D95C68"/>
    <w:rsid w:val="00D95F6C"/>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25C"/>
    <w:rsid w:val="00DB13F1"/>
    <w:rsid w:val="00DB1DF5"/>
    <w:rsid w:val="00DB223B"/>
    <w:rsid w:val="00DB22BE"/>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5062"/>
    <w:rsid w:val="00DC50F8"/>
    <w:rsid w:val="00DC52AD"/>
    <w:rsid w:val="00DC5358"/>
    <w:rsid w:val="00DC57D8"/>
    <w:rsid w:val="00DC5A7B"/>
    <w:rsid w:val="00DC6068"/>
    <w:rsid w:val="00DC6119"/>
    <w:rsid w:val="00DC7681"/>
    <w:rsid w:val="00DC798B"/>
    <w:rsid w:val="00DC7C45"/>
    <w:rsid w:val="00DD00D9"/>
    <w:rsid w:val="00DD02F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3F7"/>
    <w:rsid w:val="00DE5E4D"/>
    <w:rsid w:val="00DE5E89"/>
    <w:rsid w:val="00DE6029"/>
    <w:rsid w:val="00DE6054"/>
    <w:rsid w:val="00DE6088"/>
    <w:rsid w:val="00DE6C87"/>
    <w:rsid w:val="00DE6F35"/>
    <w:rsid w:val="00DE7A20"/>
    <w:rsid w:val="00DF0230"/>
    <w:rsid w:val="00DF05B9"/>
    <w:rsid w:val="00DF0C49"/>
    <w:rsid w:val="00DF17D5"/>
    <w:rsid w:val="00DF1D95"/>
    <w:rsid w:val="00DF21CE"/>
    <w:rsid w:val="00DF239C"/>
    <w:rsid w:val="00DF257D"/>
    <w:rsid w:val="00DF2ECD"/>
    <w:rsid w:val="00DF2F95"/>
    <w:rsid w:val="00DF3A68"/>
    <w:rsid w:val="00DF458C"/>
    <w:rsid w:val="00DF4607"/>
    <w:rsid w:val="00DF5192"/>
    <w:rsid w:val="00DF57C6"/>
    <w:rsid w:val="00DF5842"/>
    <w:rsid w:val="00DF6102"/>
    <w:rsid w:val="00DF6766"/>
    <w:rsid w:val="00DF6E19"/>
    <w:rsid w:val="00DF7057"/>
    <w:rsid w:val="00DF7449"/>
    <w:rsid w:val="00DF7530"/>
    <w:rsid w:val="00DF77F1"/>
    <w:rsid w:val="00DF7BD0"/>
    <w:rsid w:val="00E003A3"/>
    <w:rsid w:val="00E00EA6"/>
    <w:rsid w:val="00E010D5"/>
    <w:rsid w:val="00E01415"/>
    <w:rsid w:val="00E018B6"/>
    <w:rsid w:val="00E019C7"/>
    <w:rsid w:val="00E0211D"/>
    <w:rsid w:val="00E02201"/>
    <w:rsid w:val="00E024B4"/>
    <w:rsid w:val="00E02C38"/>
    <w:rsid w:val="00E0360B"/>
    <w:rsid w:val="00E04037"/>
    <w:rsid w:val="00E041A1"/>
    <w:rsid w:val="00E04A51"/>
    <w:rsid w:val="00E053F0"/>
    <w:rsid w:val="00E05606"/>
    <w:rsid w:val="00E0618D"/>
    <w:rsid w:val="00E06275"/>
    <w:rsid w:val="00E06AA1"/>
    <w:rsid w:val="00E06CC1"/>
    <w:rsid w:val="00E06ED0"/>
    <w:rsid w:val="00E072A5"/>
    <w:rsid w:val="00E074CD"/>
    <w:rsid w:val="00E079AA"/>
    <w:rsid w:val="00E07C05"/>
    <w:rsid w:val="00E102CA"/>
    <w:rsid w:val="00E1062C"/>
    <w:rsid w:val="00E109DF"/>
    <w:rsid w:val="00E10E20"/>
    <w:rsid w:val="00E12652"/>
    <w:rsid w:val="00E12B4E"/>
    <w:rsid w:val="00E1390E"/>
    <w:rsid w:val="00E13E0C"/>
    <w:rsid w:val="00E14494"/>
    <w:rsid w:val="00E156ED"/>
    <w:rsid w:val="00E1763A"/>
    <w:rsid w:val="00E209F2"/>
    <w:rsid w:val="00E20ECC"/>
    <w:rsid w:val="00E2123C"/>
    <w:rsid w:val="00E21BCE"/>
    <w:rsid w:val="00E223A3"/>
    <w:rsid w:val="00E230F0"/>
    <w:rsid w:val="00E2392B"/>
    <w:rsid w:val="00E23BB6"/>
    <w:rsid w:val="00E24184"/>
    <w:rsid w:val="00E24AB3"/>
    <w:rsid w:val="00E24DD0"/>
    <w:rsid w:val="00E256B3"/>
    <w:rsid w:val="00E26902"/>
    <w:rsid w:val="00E26BA1"/>
    <w:rsid w:val="00E26D27"/>
    <w:rsid w:val="00E2719E"/>
    <w:rsid w:val="00E27426"/>
    <w:rsid w:val="00E27848"/>
    <w:rsid w:val="00E27902"/>
    <w:rsid w:val="00E27D01"/>
    <w:rsid w:val="00E27F48"/>
    <w:rsid w:val="00E31414"/>
    <w:rsid w:val="00E31C36"/>
    <w:rsid w:val="00E32342"/>
    <w:rsid w:val="00E32DA6"/>
    <w:rsid w:val="00E33B17"/>
    <w:rsid w:val="00E33C08"/>
    <w:rsid w:val="00E3421C"/>
    <w:rsid w:val="00E3485A"/>
    <w:rsid w:val="00E35435"/>
    <w:rsid w:val="00E360BC"/>
    <w:rsid w:val="00E36840"/>
    <w:rsid w:val="00E36CF2"/>
    <w:rsid w:val="00E371FE"/>
    <w:rsid w:val="00E37409"/>
    <w:rsid w:val="00E4023F"/>
    <w:rsid w:val="00E40490"/>
    <w:rsid w:val="00E406DF"/>
    <w:rsid w:val="00E407C9"/>
    <w:rsid w:val="00E40B7A"/>
    <w:rsid w:val="00E40C7F"/>
    <w:rsid w:val="00E40CAA"/>
    <w:rsid w:val="00E40E26"/>
    <w:rsid w:val="00E41330"/>
    <w:rsid w:val="00E41CB5"/>
    <w:rsid w:val="00E41EE1"/>
    <w:rsid w:val="00E41FB9"/>
    <w:rsid w:val="00E42D5D"/>
    <w:rsid w:val="00E438F8"/>
    <w:rsid w:val="00E43937"/>
    <w:rsid w:val="00E439B2"/>
    <w:rsid w:val="00E45C0A"/>
    <w:rsid w:val="00E460EC"/>
    <w:rsid w:val="00E4692B"/>
    <w:rsid w:val="00E47033"/>
    <w:rsid w:val="00E47A1D"/>
    <w:rsid w:val="00E47AF6"/>
    <w:rsid w:val="00E47EAF"/>
    <w:rsid w:val="00E505FD"/>
    <w:rsid w:val="00E50CB6"/>
    <w:rsid w:val="00E51049"/>
    <w:rsid w:val="00E511A6"/>
    <w:rsid w:val="00E514C1"/>
    <w:rsid w:val="00E516B7"/>
    <w:rsid w:val="00E51777"/>
    <w:rsid w:val="00E5177A"/>
    <w:rsid w:val="00E51C62"/>
    <w:rsid w:val="00E52000"/>
    <w:rsid w:val="00E5294A"/>
    <w:rsid w:val="00E52E13"/>
    <w:rsid w:val="00E53117"/>
    <w:rsid w:val="00E53DEA"/>
    <w:rsid w:val="00E53DEB"/>
    <w:rsid w:val="00E54578"/>
    <w:rsid w:val="00E5471B"/>
    <w:rsid w:val="00E558BE"/>
    <w:rsid w:val="00E562DB"/>
    <w:rsid w:val="00E5637E"/>
    <w:rsid w:val="00E56D6A"/>
    <w:rsid w:val="00E577C9"/>
    <w:rsid w:val="00E60607"/>
    <w:rsid w:val="00E6093B"/>
    <w:rsid w:val="00E609D1"/>
    <w:rsid w:val="00E60CCE"/>
    <w:rsid w:val="00E6116A"/>
    <w:rsid w:val="00E61211"/>
    <w:rsid w:val="00E6157F"/>
    <w:rsid w:val="00E616E8"/>
    <w:rsid w:val="00E62B54"/>
    <w:rsid w:val="00E63279"/>
    <w:rsid w:val="00E63699"/>
    <w:rsid w:val="00E638B4"/>
    <w:rsid w:val="00E638DD"/>
    <w:rsid w:val="00E63E49"/>
    <w:rsid w:val="00E64443"/>
    <w:rsid w:val="00E64B5E"/>
    <w:rsid w:val="00E6507B"/>
    <w:rsid w:val="00E655DD"/>
    <w:rsid w:val="00E65614"/>
    <w:rsid w:val="00E65907"/>
    <w:rsid w:val="00E65C41"/>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2ACC"/>
    <w:rsid w:val="00E736F9"/>
    <w:rsid w:val="00E74351"/>
    <w:rsid w:val="00E74E9D"/>
    <w:rsid w:val="00E74EA8"/>
    <w:rsid w:val="00E751C6"/>
    <w:rsid w:val="00E75200"/>
    <w:rsid w:val="00E755B8"/>
    <w:rsid w:val="00E76048"/>
    <w:rsid w:val="00E764BF"/>
    <w:rsid w:val="00E764EE"/>
    <w:rsid w:val="00E769E5"/>
    <w:rsid w:val="00E76ADC"/>
    <w:rsid w:val="00E76CDA"/>
    <w:rsid w:val="00E77767"/>
    <w:rsid w:val="00E77FF6"/>
    <w:rsid w:val="00E80B38"/>
    <w:rsid w:val="00E810A8"/>
    <w:rsid w:val="00E81862"/>
    <w:rsid w:val="00E81A7E"/>
    <w:rsid w:val="00E8216A"/>
    <w:rsid w:val="00E827E9"/>
    <w:rsid w:val="00E82C44"/>
    <w:rsid w:val="00E82E38"/>
    <w:rsid w:val="00E82FC7"/>
    <w:rsid w:val="00E84909"/>
    <w:rsid w:val="00E84DB2"/>
    <w:rsid w:val="00E8531D"/>
    <w:rsid w:val="00E85F24"/>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3DF"/>
    <w:rsid w:val="00E93530"/>
    <w:rsid w:val="00E93F0C"/>
    <w:rsid w:val="00E93F96"/>
    <w:rsid w:val="00E94346"/>
    <w:rsid w:val="00E94436"/>
    <w:rsid w:val="00E949FB"/>
    <w:rsid w:val="00E94B1D"/>
    <w:rsid w:val="00E9536F"/>
    <w:rsid w:val="00E9548C"/>
    <w:rsid w:val="00E9588A"/>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27F2"/>
    <w:rsid w:val="00EA30F3"/>
    <w:rsid w:val="00EA346A"/>
    <w:rsid w:val="00EA3528"/>
    <w:rsid w:val="00EA37D0"/>
    <w:rsid w:val="00EA399B"/>
    <w:rsid w:val="00EA3ACF"/>
    <w:rsid w:val="00EA443D"/>
    <w:rsid w:val="00EA4480"/>
    <w:rsid w:val="00EA4631"/>
    <w:rsid w:val="00EA4707"/>
    <w:rsid w:val="00EA476F"/>
    <w:rsid w:val="00EA4982"/>
    <w:rsid w:val="00EA4FD0"/>
    <w:rsid w:val="00EA56F6"/>
    <w:rsid w:val="00EA59CE"/>
    <w:rsid w:val="00EA6475"/>
    <w:rsid w:val="00EA6B4A"/>
    <w:rsid w:val="00EA73D2"/>
    <w:rsid w:val="00EA7443"/>
    <w:rsid w:val="00EB076D"/>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ED8"/>
    <w:rsid w:val="00EB5F93"/>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058"/>
    <w:rsid w:val="00EC632D"/>
    <w:rsid w:val="00EC6390"/>
    <w:rsid w:val="00EC6C49"/>
    <w:rsid w:val="00EC79C2"/>
    <w:rsid w:val="00EC7A5D"/>
    <w:rsid w:val="00ED0983"/>
    <w:rsid w:val="00ED0ABC"/>
    <w:rsid w:val="00ED1397"/>
    <w:rsid w:val="00ED151C"/>
    <w:rsid w:val="00ED1848"/>
    <w:rsid w:val="00ED1995"/>
    <w:rsid w:val="00ED1A35"/>
    <w:rsid w:val="00ED1CC0"/>
    <w:rsid w:val="00ED2769"/>
    <w:rsid w:val="00ED2C25"/>
    <w:rsid w:val="00ED2D32"/>
    <w:rsid w:val="00ED2EF2"/>
    <w:rsid w:val="00ED2F61"/>
    <w:rsid w:val="00ED3C3F"/>
    <w:rsid w:val="00ED3D46"/>
    <w:rsid w:val="00ED3F18"/>
    <w:rsid w:val="00ED493A"/>
    <w:rsid w:val="00ED52AE"/>
    <w:rsid w:val="00ED548F"/>
    <w:rsid w:val="00ED5531"/>
    <w:rsid w:val="00ED59D7"/>
    <w:rsid w:val="00ED5BAF"/>
    <w:rsid w:val="00ED5D66"/>
    <w:rsid w:val="00ED5DDD"/>
    <w:rsid w:val="00ED5FE2"/>
    <w:rsid w:val="00ED601A"/>
    <w:rsid w:val="00ED63C7"/>
    <w:rsid w:val="00ED6D4A"/>
    <w:rsid w:val="00ED6DBC"/>
    <w:rsid w:val="00ED72E0"/>
    <w:rsid w:val="00ED746A"/>
    <w:rsid w:val="00ED7AFE"/>
    <w:rsid w:val="00EE0BB4"/>
    <w:rsid w:val="00EE1AA1"/>
    <w:rsid w:val="00EE2B34"/>
    <w:rsid w:val="00EE2D84"/>
    <w:rsid w:val="00EE3F04"/>
    <w:rsid w:val="00EE4864"/>
    <w:rsid w:val="00EE48EA"/>
    <w:rsid w:val="00EE4B91"/>
    <w:rsid w:val="00EE4FD0"/>
    <w:rsid w:val="00EE50C2"/>
    <w:rsid w:val="00EE556C"/>
    <w:rsid w:val="00EE6222"/>
    <w:rsid w:val="00EE624A"/>
    <w:rsid w:val="00EE6608"/>
    <w:rsid w:val="00EE6745"/>
    <w:rsid w:val="00EE7067"/>
    <w:rsid w:val="00EE7A3F"/>
    <w:rsid w:val="00EE7B61"/>
    <w:rsid w:val="00EF0005"/>
    <w:rsid w:val="00EF047E"/>
    <w:rsid w:val="00EF0503"/>
    <w:rsid w:val="00EF0E89"/>
    <w:rsid w:val="00EF1335"/>
    <w:rsid w:val="00EF1D33"/>
    <w:rsid w:val="00EF2122"/>
    <w:rsid w:val="00EF35A5"/>
    <w:rsid w:val="00EF3B89"/>
    <w:rsid w:val="00EF3EC9"/>
    <w:rsid w:val="00EF4130"/>
    <w:rsid w:val="00EF4180"/>
    <w:rsid w:val="00EF4869"/>
    <w:rsid w:val="00EF5341"/>
    <w:rsid w:val="00EF5BD2"/>
    <w:rsid w:val="00EF6DE6"/>
    <w:rsid w:val="00EF6E12"/>
    <w:rsid w:val="00EF717D"/>
    <w:rsid w:val="00EF7691"/>
    <w:rsid w:val="00EF7F83"/>
    <w:rsid w:val="00F004EE"/>
    <w:rsid w:val="00F011C7"/>
    <w:rsid w:val="00F01694"/>
    <w:rsid w:val="00F01E79"/>
    <w:rsid w:val="00F02159"/>
    <w:rsid w:val="00F022C3"/>
    <w:rsid w:val="00F023B8"/>
    <w:rsid w:val="00F0251C"/>
    <w:rsid w:val="00F02556"/>
    <w:rsid w:val="00F029AA"/>
    <w:rsid w:val="00F02D5D"/>
    <w:rsid w:val="00F02E19"/>
    <w:rsid w:val="00F031ED"/>
    <w:rsid w:val="00F03635"/>
    <w:rsid w:val="00F03674"/>
    <w:rsid w:val="00F036D8"/>
    <w:rsid w:val="00F039F0"/>
    <w:rsid w:val="00F03D33"/>
    <w:rsid w:val="00F042D4"/>
    <w:rsid w:val="00F044B0"/>
    <w:rsid w:val="00F0476B"/>
    <w:rsid w:val="00F04B1A"/>
    <w:rsid w:val="00F04BA8"/>
    <w:rsid w:val="00F04FDE"/>
    <w:rsid w:val="00F051C8"/>
    <w:rsid w:val="00F058F5"/>
    <w:rsid w:val="00F05A26"/>
    <w:rsid w:val="00F05C7D"/>
    <w:rsid w:val="00F05CF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81E"/>
    <w:rsid w:val="00F2196B"/>
    <w:rsid w:val="00F224CC"/>
    <w:rsid w:val="00F22672"/>
    <w:rsid w:val="00F228AD"/>
    <w:rsid w:val="00F24EF7"/>
    <w:rsid w:val="00F254A8"/>
    <w:rsid w:val="00F2586F"/>
    <w:rsid w:val="00F25EAF"/>
    <w:rsid w:val="00F265C2"/>
    <w:rsid w:val="00F26D54"/>
    <w:rsid w:val="00F26F33"/>
    <w:rsid w:val="00F27C93"/>
    <w:rsid w:val="00F30043"/>
    <w:rsid w:val="00F3010D"/>
    <w:rsid w:val="00F30839"/>
    <w:rsid w:val="00F319B9"/>
    <w:rsid w:val="00F321EE"/>
    <w:rsid w:val="00F32792"/>
    <w:rsid w:val="00F329CC"/>
    <w:rsid w:val="00F32BDC"/>
    <w:rsid w:val="00F32F4A"/>
    <w:rsid w:val="00F331C8"/>
    <w:rsid w:val="00F33830"/>
    <w:rsid w:val="00F33EA4"/>
    <w:rsid w:val="00F33FAE"/>
    <w:rsid w:val="00F3430F"/>
    <w:rsid w:val="00F34570"/>
    <w:rsid w:val="00F34690"/>
    <w:rsid w:val="00F34CAE"/>
    <w:rsid w:val="00F352DD"/>
    <w:rsid w:val="00F3573E"/>
    <w:rsid w:val="00F35B77"/>
    <w:rsid w:val="00F35DEE"/>
    <w:rsid w:val="00F36198"/>
    <w:rsid w:val="00F36410"/>
    <w:rsid w:val="00F365BD"/>
    <w:rsid w:val="00F36E3A"/>
    <w:rsid w:val="00F37DD9"/>
    <w:rsid w:val="00F37EF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3D4"/>
    <w:rsid w:val="00F4665D"/>
    <w:rsid w:val="00F46897"/>
    <w:rsid w:val="00F46B28"/>
    <w:rsid w:val="00F47C13"/>
    <w:rsid w:val="00F50108"/>
    <w:rsid w:val="00F50DB1"/>
    <w:rsid w:val="00F510D7"/>
    <w:rsid w:val="00F513A8"/>
    <w:rsid w:val="00F513C8"/>
    <w:rsid w:val="00F517D6"/>
    <w:rsid w:val="00F5215E"/>
    <w:rsid w:val="00F521C9"/>
    <w:rsid w:val="00F53019"/>
    <w:rsid w:val="00F532F5"/>
    <w:rsid w:val="00F53675"/>
    <w:rsid w:val="00F53BFE"/>
    <w:rsid w:val="00F542AC"/>
    <w:rsid w:val="00F548FC"/>
    <w:rsid w:val="00F54C6A"/>
    <w:rsid w:val="00F54E13"/>
    <w:rsid w:val="00F54E70"/>
    <w:rsid w:val="00F55D3D"/>
    <w:rsid w:val="00F5627E"/>
    <w:rsid w:val="00F56440"/>
    <w:rsid w:val="00F575ED"/>
    <w:rsid w:val="00F579DE"/>
    <w:rsid w:val="00F57BF4"/>
    <w:rsid w:val="00F57BFB"/>
    <w:rsid w:val="00F57E93"/>
    <w:rsid w:val="00F6034A"/>
    <w:rsid w:val="00F605A5"/>
    <w:rsid w:val="00F60C71"/>
    <w:rsid w:val="00F610A6"/>
    <w:rsid w:val="00F6121B"/>
    <w:rsid w:val="00F61530"/>
    <w:rsid w:val="00F6358D"/>
    <w:rsid w:val="00F6358F"/>
    <w:rsid w:val="00F63AE6"/>
    <w:rsid w:val="00F64082"/>
    <w:rsid w:val="00F64350"/>
    <w:rsid w:val="00F64D2A"/>
    <w:rsid w:val="00F64DF9"/>
    <w:rsid w:val="00F650A4"/>
    <w:rsid w:val="00F65448"/>
    <w:rsid w:val="00F66580"/>
    <w:rsid w:val="00F67722"/>
    <w:rsid w:val="00F6790C"/>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6AC"/>
    <w:rsid w:val="00F80D4F"/>
    <w:rsid w:val="00F815BE"/>
    <w:rsid w:val="00F81861"/>
    <w:rsid w:val="00F81B21"/>
    <w:rsid w:val="00F82580"/>
    <w:rsid w:val="00F82B28"/>
    <w:rsid w:val="00F83016"/>
    <w:rsid w:val="00F83E54"/>
    <w:rsid w:val="00F84AF8"/>
    <w:rsid w:val="00F84D15"/>
    <w:rsid w:val="00F84DEC"/>
    <w:rsid w:val="00F853F7"/>
    <w:rsid w:val="00F8614D"/>
    <w:rsid w:val="00F861C8"/>
    <w:rsid w:val="00F863C2"/>
    <w:rsid w:val="00F864DC"/>
    <w:rsid w:val="00F86701"/>
    <w:rsid w:val="00F86726"/>
    <w:rsid w:val="00F874A2"/>
    <w:rsid w:val="00F906F7"/>
    <w:rsid w:val="00F9092E"/>
    <w:rsid w:val="00F9179E"/>
    <w:rsid w:val="00F91BCF"/>
    <w:rsid w:val="00F91C68"/>
    <w:rsid w:val="00F91C92"/>
    <w:rsid w:val="00F92713"/>
    <w:rsid w:val="00F92A2D"/>
    <w:rsid w:val="00F92A65"/>
    <w:rsid w:val="00F92D54"/>
    <w:rsid w:val="00F92D5C"/>
    <w:rsid w:val="00F92FFA"/>
    <w:rsid w:val="00F93155"/>
    <w:rsid w:val="00F9318B"/>
    <w:rsid w:val="00F9404B"/>
    <w:rsid w:val="00F943B0"/>
    <w:rsid w:val="00F952F5"/>
    <w:rsid w:val="00F95319"/>
    <w:rsid w:val="00F95742"/>
    <w:rsid w:val="00F963BD"/>
    <w:rsid w:val="00F964BF"/>
    <w:rsid w:val="00F96864"/>
    <w:rsid w:val="00F96D46"/>
    <w:rsid w:val="00F96DDE"/>
    <w:rsid w:val="00F96F4E"/>
    <w:rsid w:val="00F97B10"/>
    <w:rsid w:val="00F97B64"/>
    <w:rsid w:val="00F97C75"/>
    <w:rsid w:val="00FA007C"/>
    <w:rsid w:val="00FA0991"/>
    <w:rsid w:val="00FA1323"/>
    <w:rsid w:val="00FA17F0"/>
    <w:rsid w:val="00FA197D"/>
    <w:rsid w:val="00FA1C44"/>
    <w:rsid w:val="00FA281E"/>
    <w:rsid w:val="00FA2CFA"/>
    <w:rsid w:val="00FA32EA"/>
    <w:rsid w:val="00FA37C1"/>
    <w:rsid w:val="00FA38C2"/>
    <w:rsid w:val="00FA3E2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548"/>
    <w:rsid w:val="00FB45B7"/>
    <w:rsid w:val="00FB4832"/>
    <w:rsid w:val="00FB4A2F"/>
    <w:rsid w:val="00FB4C99"/>
    <w:rsid w:val="00FB4D79"/>
    <w:rsid w:val="00FB6151"/>
    <w:rsid w:val="00FB64C3"/>
    <w:rsid w:val="00FB6CB7"/>
    <w:rsid w:val="00FB750E"/>
    <w:rsid w:val="00FB7957"/>
    <w:rsid w:val="00FC044A"/>
    <w:rsid w:val="00FC06F5"/>
    <w:rsid w:val="00FC0BAF"/>
    <w:rsid w:val="00FC1268"/>
    <w:rsid w:val="00FC1531"/>
    <w:rsid w:val="00FC2388"/>
    <w:rsid w:val="00FC2DCF"/>
    <w:rsid w:val="00FC33F5"/>
    <w:rsid w:val="00FC42F1"/>
    <w:rsid w:val="00FC45C3"/>
    <w:rsid w:val="00FC47B2"/>
    <w:rsid w:val="00FC537F"/>
    <w:rsid w:val="00FC626F"/>
    <w:rsid w:val="00FC6764"/>
    <w:rsid w:val="00FC689B"/>
    <w:rsid w:val="00FC6935"/>
    <w:rsid w:val="00FC70D4"/>
    <w:rsid w:val="00FC73EF"/>
    <w:rsid w:val="00FC7D6E"/>
    <w:rsid w:val="00FD0A8A"/>
    <w:rsid w:val="00FD0EB9"/>
    <w:rsid w:val="00FD1DDF"/>
    <w:rsid w:val="00FD1E4F"/>
    <w:rsid w:val="00FD2092"/>
    <w:rsid w:val="00FD2B4A"/>
    <w:rsid w:val="00FD2CB5"/>
    <w:rsid w:val="00FD3769"/>
    <w:rsid w:val="00FD3E13"/>
    <w:rsid w:val="00FD3E87"/>
    <w:rsid w:val="00FD4282"/>
    <w:rsid w:val="00FD4698"/>
    <w:rsid w:val="00FD47E4"/>
    <w:rsid w:val="00FD4D19"/>
    <w:rsid w:val="00FD501A"/>
    <w:rsid w:val="00FD516D"/>
    <w:rsid w:val="00FD5465"/>
    <w:rsid w:val="00FD5A0A"/>
    <w:rsid w:val="00FD5D9D"/>
    <w:rsid w:val="00FD6058"/>
    <w:rsid w:val="00FD63FB"/>
    <w:rsid w:val="00FD64AB"/>
    <w:rsid w:val="00FD68D8"/>
    <w:rsid w:val="00FD6974"/>
    <w:rsid w:val="00FD71FC"/>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596"/>
    <w:rsid w:val="00FE5DF9"/>
    <w:rsid w:val="00FE64DE"/>
    <w:rsid w:val="00FE65AA"/>
    <w:rsid w:val="00FE6646"/>
    <w:rsid w:val="00FE68C2"/>
    <w:rsid w:val="00FE6D9E"/>
    <w:rsid w:val="00FE78B7"/>
    <w:rsid w:val="00FF0039"/>
    <w:rsid w:val="00FF01A4"/>
    <w:rsid w:val="00FF0C1A"/>
    <w:rsid w:val="00FF126E"/>
    <w:rsid w:val="00FF1415"/>
    <w:rsid w:val="00FF200E"/>
    <w:rsid w:val="00FF21BB"/>
    <w:rsid w:val="00FF2316"/>
    <w:rsid w:val="00FF25F9"/>
    <w:rsid w:val="00FF261B"/>
    <w:rsid w:val="00FF279A"/>
    <w:rsid w:val="00FF2E06"/>
    <w:rsid w:val="00FF320D"/>
    <w:rsid w:val="00FF36E6"/>
    <w:rsid w:val="00FF3F40"/>
    <w:rsid w:val="00FF4352"/>
    <w:rsid w:val="00FF4EDE"/>
    <w:rsid w:val="00FF5245"/>
    <w:rsid w:val="00FF5771"/>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 w:type="character" w:customStyle="1" w:styleId="ggboefpdpvb">
    <w:name w:val="ggboefpdpvb"/>
    <w:basedOn w:val="DefaultParagraphFont"/>
    <w:rsid w:val="00E10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28548343">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0906738">
      <w:bodyDiv w:val="1"/>
      <w:marLeft w:val="0"/>
      <w:marRight w:val="0"/>
      <w:marTop w:val="0"/>
      <w:marBottom w:val="0"/>
      <w:divBdr>
        <w:top w:val="none" w:sz="0" w:space="0" w:color="auto"/>
        <w:left w:val="none" w:sz="0" w:space="0" w:color="auto"/>
        <w:bottom w:val="none" w:sz="0" w:space="0" w:color="auto"/>
        <w:right w:val="none" w:sz="0" w:space="0" w:color="auto"/>
      </w:divBdr>
      <w:divsChild>
        <w:div w:id="1723360914">
          <w:marLeft w:val="0"/>
          <w:marRight w:val="0"/>
          <w:marTop w:val="0"/>
          <w:marBottom w:val="0"/>
          <w:divBdr>
            <w:top w:val="none" w:sz="0" w:space="0" w:color="auto"/>
            <w:left w:val="none" w:sz="0" w:space="0" w:color="auto"/>
            <w:bottom w:val="none" w:sz="0" w:space="0" w:color="auto"/>
            <w:right w:val="none" w:sz="0" w:space="0" w:color="auto"/>
          </w:divBdr>
        </w:div>
      </w:divsChild>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38123158">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02065060">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18158542">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65101764">
      <w:bodyDiv w:val="1"/>
      <w:marLeft w:val="0"/>
      <w:marRight w:val="0"/>
      <w:marTop w:val="0"/>
      <w:marBottom w:val="0"/>
      <w:divBdr>
        <w:top w:val="none" w:sz="0" w:space="0" w:color="auto"/>
        <w:left w:val="none" w:sz="0" w:space="0" w:color="auto"/>
        <w:bottom w:val="none" w:sz="0" w:space="0" w:color="auto"/>
        <w:right w:val="none" w:sz="0" w:space="0" w:color="auto"/>
      </w:divBdr>
      <w:divsChild>
        <w:div w:id="1857885147">
          <w:marLeft w:val="0"/>
          <w:marRight w:val="0"/>
          <w:marTop w:val="0"/>
          <w:marBottom w:val="0"/>
          <w:divBdr>
            <w:top w:val="none" w:sz="0" w:space="0" w:color="auto"/>
            <w:left w:val="none" w:sz="0" w:space="0" w:color="auto"/>
            <w:bottom w:val="none" w:sz="0" w:space="0" w:color="auto"/>
            <w:right w:val="none" w:sz="0" w:space="0" w:color="auto"/>
          </w:divBdr>
          <w:divsChild>
            <w:div w:id="488594139">
              <w:marLeft w:val="0"/>
              <w:marRight w:val="0"/>
              <w:marTop w:val="0"/>
              <w:marBottom w:val="0"/>
              <w:divBdr>
                <w:top w:val="none" w:sz="0" w:space="0" w:color="auto"/>
                <w:left w:val="none" w:sz="0" w:space="0" w:color="auto"/>
                <w:bottom w:val="none" w:sz="0" w:space="0" w:color="auto"/>
                <w:right w:val="none" w:sz="0" w:space="0" w:color="auto"/>
              </w:divBdr>
            </w:div>
            <w:div w:id="575365715">
              <w:marLeft w:val="0"/>
              <w:marRight w:val="0"/>
              <w:marTop w:val="0"/>
              <w:marBottom w:val="0"/>
              <w:divBdr>
                <w:top w:val="none" w:sz="0" w:space="0" w:color="auto"/>
                <w:left w:val="none" w:sz="0" w:space="0" w:color="auto"/>
                <w:bottom w:val="none" w:sz="0" w:space="0" w:color="auto"/>
                <w:right w:val="none" w:sz="0" w:space="0" w:color="auto"/>
              </w:divBdr>
            </w:div>
            <w:div w:id="1083262570">
              <w:marLeft w:val="0"/>
              <w:marRight w:val="0"/>
              <w:marTop w:val="0"/>
              <w:marBottom w:val="0"/>
              <w:divBdr>
                <w:top w:val="none" w:sz="0" w:space="0" w:color="auto"/>
                <w:left w:val="none" w:sz="0" w:space="0" w:color="auto"/>
                <w:bottom w:val="none" w:sz="0" w:space="0" w:color="auto"/>
                <w:right w:val="none" w:sz="0" w:space="0" w:color="auto"/>
              </w:divBdr>
            </w:div>
            <w:div w:id="2094162851">
              <w:marLeft w:val="0"/>
              <w:marRight w:val="0"/>
              <w:marTop w:val="0"/>
              <w:marBottom w:val="0"/>
              <w:divBdr>
                <w:top w:val="none" w:sz="0" w:space="0" w:color="auto"/>
                <w:left w:val="none" w:sz="0" w:space="0" w:color="auto"/>
                <w:bottom w:val="none" w:sz="0" w:space="0" w:color="auto"/>
                <w:right w:val="none" w:sz="0" w:space="0" w:color="auto"/>
              </w:divBdr>
            </w:div>
            <w:div w:id="465047875">
              <w:marLeft w:val="0"/>
              <w:marRight w:val="0"/>
              <w:marTop w:val="0"/>
              <w:marBottom w:val="0"/>
              <w:divBdr>
                <w:top w:val="none" w:sz="0" w:space="0" w:color="auto"/>
                <w:left w:val="none" w:sz="0" w:space="0" w:color="auto"/>
                <w:bottom w:val="none" w:sz="0" w:space="0" w:color="auto"/>
                <w:right w:val="none" w:sz="0" w:space="0" w:color="auto"/>
              </w:divBdr>
            </w:div>
            <w:div w:id="1090540073">
              <w:marLeft w:val="0"/>
              <w:marRight w:val="0"/>
              <w:marTop w:val="0"/>
              <w:marBottom w:val="0"/>
              <w:divBdr>
                <w:top w:val="none" w:sz="0" w:space="0" w:color="auto"/>
                <w:left w:val="none" w:sz="0" w:space="0" w:color="auto"/>
                <w:bottom w:val="none" w:sz="0" w:space="0" w:color="auto"/>
                <w:right w:val="none" w:sz="0" w:space="0" w:color="auto"/>
              </w:divBdr>
            </w:div>
            <w:div w:id="372314821">
              <w:marLeft w:val="0"/>
              <w:marRight w:val="0"/>
              <w:marTop w:val="0"/>
              <w:marBottom w:val="0"/>
              <w:divBdr>
                <w:top w:val="none" w:sz="0" w:space="0" w:color="auto"/>
                <w:left w:val="none" w:sz="0" w:space="0" w:color="auto"/>
                <w:bottom w:val="none" w:sz="0" w:space="0" w:color="auto"/>
                <w:right w:val="none" w:sz="0" w:space="0" w:color="auto"/>
              </w:divBdr>
            </w:div>
            <w:div w:id="452136786">
              <w:marLeft w:val="0"/>
              <w:marRight w:val="0"/>
              <w:marTop w:val="0"/>
              <w:marBottom w:val="0"/>
              <w:divBdr>
                <w:top w:val="none" w:sz="0" w:space="0" w:color="auto"/>
                <w:left w:val="none" w:sz="0" w:space="0" w:color="auto"/>
                <w:bottom w:val="none" w:sz="0" w:space="0" w:color="auto"/>
                <w:right w:val="none" w:sz="0" w:space="0" w:color="auto"/>
              </w:divBdr>
            </w:div>
            <w:div w:id="1313214279">
              <w:marLeft w:val="0"/>
              <w:marRight w:val="0"/>
              <w:marTop w:val="0"/>
              <w:marBottom w:val="0"/>
              <w:divBdr>
                <w:top w:val="none" w:sz="0" w:space="0" w:color="auto"/>
                <w:left w:val="none" w:sz="0" w:space="0" w:color="auto"/>
                <w:bottom w:val="none" w:sz="0" w:space="0" w:color="auto"/>
                <w:right w:val="none" w:sz="0" w:space="0" w:color="auto"/>
              </w:divBdr>
            </w:div>
            <w:div w:id="900479461">
              <w:marLeft w:val="0"/>
              <w:marRight w:val="0"/>
              <w:marTop w:val="0"/>
              <w:marBottom w:val="0"/>
              <w:divBdr>
                <w:top w:val="none" w:sz="0" w:space="0" w:color="auto"/>
                <w:left w:val="none" w:sz="0" w:space="0" w:color="auto"/>
                <w:bottom w:val="none" w:sz="0" w:space="0" w:color="auto"/>
                <w:right w:val="none" w:sz="0" w:space="0" w:color="auto"/>
              </w:divBdr>
            </w:div>
            <w:div w:id="452482694">
              <w:marLeft w:val="0"/>
              <w:marRight w:val="0"/>
              <w:marTop w:val="0"/>
              <w:marBottom w:val="0"/>
              <w:divBdr>
                <w:top w:val="none" w:sz="0" w:space="0" w:color="auto"/>
                <w:left w:val="none" w:sz="0" w:space="0" w:color="auto"/>
                <w:bottom w:val="none" w:sz="0" w:space="0" w:color="auto"/>
                <w:right w:val="none" w:sz="0" w:space="0" w:color="auto"/>
              </w:divBdr>
            </w:div>
            <w:div w:id="111484343">
              <w:marLeft w:val="0"/>
              <w:marRight w:val="0"/>
              <w:marTop w:val="0"/>
              <w:marBottom w:val="0"/>
              <w:divBdr>
                <w:top w:val="none" w:sz="0" w:space="0" w:color="auto"/>
                <w:left w:val="none" w:sz="0" w:space="0" w:color="auto"/>
                <w:bottom w:val="none" w:sz="0" w:space="0" w:color="auto"/>
                <w:right w:val="none" w:sz="0" w:space="0" w:color="auto"/>
              </w:divBdr>
            </w:div>
            <w:div w:id="1950159429">
              <w:marLeft w:val="0"/>
              <w:marRight w:val="0"/>
              <w:marTop w:val="0"/>
              <w:marBottom w:val="0"/>
              <w:divBdr>
                <w:top w:val="none" w:sz="0" w:space="0" w:color="auto"/>
                <w:left w:val="none" w:sz="0" w:space="0" w:color="auto"/>
                <w:bottom w:val="none" w:sz="0" w:space="0" w:color="auto"/>
                <w:right w:val="none" w:sz="0" w:space="0" w:color="auto"/>
              </w:divBdr>
            </w:div>
            <w:div w:id="2004892034">
              <w:marLeft w:val="0"/>
              <w:marRight w:val="0"/>
              <w:marTop w:val="0"/>
              <w:marBottom w:val="0"/>
              <w:divBdr>
                <w:top w:val="none" w:sz="0" w:space="0" w:color="auto"/>
                <w:left w:val="none" w:sz="0" w:space="0" w:color="auto"/>
                <w:bottom w:val="none" w:sz="0" w:space="0" w:color="auto"/>
                <w:right w:val="none" w:sz="0" w:space="0" w:color="auto"/>
              </w:divBdr>
            </w:div>
            <w:div w:id="1170751053">
              <w:marLeft w:val="0"/>
              <w:marRight w:val="0"/>
              <w:marTop w:val="0"/>
              <w:marBottom w:val="0"/>
              <w:divBdr>
                <w:top w:val="none" w:sz="0" w:space="0" w:color="auto"/>
                <w:left w:val="none" w:sz="0" w:space="0" w:color="auto"/>
                <w:bottom w:val="none" w:sz="0" w:space="0" w:color="auto"/>
                <w:right w:val="none" w:sz="0" w:space="0" w:color="auto"/>
              </w:divBdr>
            </w:div>
            <w:div w:id="6811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68979573">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1225070">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541093246">
      <w:bodyDiv w:val="1"/>
      <w:marLeft w:val="0"/>
      <w:marRight w:val="0"/>
      <w:marTop w:val="0"/>
      <w:marBottom w:val="0"/>
      <w:divBdr>
        <w:top w:val="none" w:sz="0" w:space="0" w:color="auto"/>
        <w:left w:val="none" w:sz="0" w:space="0" w:color="auto"/>
        <w:bottom w:val="none" w:sz="0" w:space="0" w:color="auto"/>
        <w:right w:val="none" w:sz="0" w:space="0" w:color="auto"/>
      </w:divBdr>
    </w:div>
    <w:div w:id="1620062976">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1982078279">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who.int/news-room/commentaries/detail/smoking-and-covid-19" TargetMode="External"/><Relationship Id="rId7" Type="http://schemas.openxmlformats.org/officeDocument/2006/relationships/hyperlink" Target="https://ltccovid.org/2020/04/12/mortality-associated-with-covid-19-outbreaks-in-care-homes-early-international-evidence/" TargetMode="External"/><Relationship Id="rId2" Type="http://schemas.openxmlformats.org/officeDocument/2006/relationships/hyperlink" Target="https://www.stats.govt.nz/experimental/covid-19-data-portal" TargetMode="External"/><Relationship Id="rId1" Type="http://schemas.openxmlformats.org/officeDocument/2006/relationships/hyperlink" Target="https://dc-covid.site.ined.fr/en/presentation/" TargetMode="External"/><Relationship Id="rId6" Type="http://schemas.openxmlformats.org/officeDocument/2006/relationships/hyperlink" Target="https://science.sciencemag.org/content/early/2020/05/15/science.abc2535" TargetMode="External"/><Relationship Id="rId5" Type="http://schemas.openxmlformats.org/officeDocument/2006/relationships/hyperlink" Target="https://www.thelancet.com/journals/lancet/article/PIIS0140-6736(20)31357-X/fulltext" TargetMode="External"/><Relationship Id="rId4" Type="http://schemas.openxmlformats.org/officeDocument/2006/relationships/hyperlink" Target="http://oe.cd/idd"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dac.ciesin.columbia.edu/data/collection/gpw-v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826BC-791B-9842-B53E-9670D844D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5737</Words>
  <Characters>32705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Majid</dc:creator>
  <cp:lastModifiedBy>Parks, Robbie M</cp:lastModifiedBy>
  <cp:revision>2</cp:revision>
  <cp:lastPrinted>2020-01-14T15:14:00Z</cp:lastPrinted>
  <dcterms:created xsi:type="dcterms:W3CDTF">2020-07-01T18:00:00Z</dcterms:created>
  <dcterms:modified xsi:type="dcterms:W3CDTF">2020-07-01T18:00:00Z</dcterms:modified>
</cp:coreProperties>
</file>