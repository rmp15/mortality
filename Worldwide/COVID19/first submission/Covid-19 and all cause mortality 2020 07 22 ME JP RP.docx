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F7C69" w14:textId="6533AE33" w:rsidR="00AC26E4" w:rsidRPr="005B3E97" w:rsidRDefault="00865700" w:rsidP="00A816C7">
      <w:pPr>
        <w:jc w:val="both"/>
        <w:rPr>
          <w:rFonts w:ascii="Arial" w:hAnsi="Arial" w:cs="Arial"/>
          <w:b/>
          <w:sz w:val="22"/>
          <w:szCs w:val="22"/>
        </w:rPr>
      </w:pPr>
      <w:r>
        <w:rPr>
          <w:rFonts w:ascii="Arial" w:hAnsi="Arial" w:cs="Arial"/>
          <w:b/>
          <w:sz w:val="22"/>
          <w:szCs w:val="22"/>
        </w:rPr>
        <w:t>M</w:t>
      </w:r>
      <w:r w:rsidR="00AC26E4" w:rsidRPr="005B3E97">
        <w:rPr>
          <w:rFonts w:ascii="Arial" w:hAnsi="Arial" w:cs="Arial"/>
          <w:b/>
          <w:sz w:val="22"/>
          <w:szCs w:val="22"/>
        </w:rPr>
        <w:t>agnitude</w:t>
      </w:r>
      <w:r w:rsidR="00285F89">
        <w:rPr>
          <w:rFonts w:ascii="Arial" w:hAnsi="Arial" w:cs="Arial"/>
          <w:b/>
          <w:sz w:val="22"/>
          <w:szCs w:val="22"/>
        </w:rPr>
        <w:t xml:space="preserve">, </w:t>
      </w:r>
      <w:r w:rsidR="00C4590B">
        <w:rPr>
          <w:rFonts w:ascii="Arial" w:hAnsi="Arial" w:cs="Arial"/>
          <w:b/>
          <w:sz w:val="22"/>
          <w:szCs w:val="22"/>
        </w:rPr>
        <w:t>demographics</w:t>
      </w:r>
      <w:r w:rsidR="00AC26E4" w:rsidRPr="005B3E97">
        <w:rPr>
          <w:rFonts w:ascii="Arial" w:hAnsi="Arial" w:cs="Arial"/>
          <w:b/>
          <w:sz w:val="22"/>
          <w:szCs w:val="22"/>
        </w:rPr>
        <w:t xml:space="preserve"> and dynamics of </w:t>
      </w:r>
      <w:r>
        <w:rPr>
          <w:rFonts w:ascii="Arial" w:hAnsi="Arial" w:cs="Arial"/>
          <w:b/>
          <w:sz w:val="22"/>
          <w:szCs w:val="22"/>
        </w:rPr>
        <w:t>changes in total mortality</w:t>
      </w:r>
      <w:r w:rsidR="00AC26E4" w:rsidRPr="005B3E97">
        <w:rPr>
          <w:rFonts w:ascii="Arial" w:hAnsi="Arial" w:cs="Arial"/>
          <w:b/>
          <w:sz w:val="22"/>
          <w:szCs w:val="22"/>
        </w:rPr>
        <w:t xml:space="preserve"> due to the first </w:t>
      </w:r>
      <w:r w:rsidR="00285F89">
        <w:rPr>
          <w:rFonts w:ascii="Arial" w:hAnsi="Arial" w:cs="Arial"/>
          <w:b/>
          <w:sz w:val="22"/>
          <w:szCs w:val="22"/>
        </w:rPr>
        <w:t>phase</w:t>
      </w:r>
      <w:r w:rsidR="00AC26E4" w:rsidRPr="005B3E97">
        <w:rPr>
          <w:rFonts w:ascii="Arial" w:hAnsi="Arial" w:cs="Arial"/>
          <w:b/>
          <w:sz w:val="22"/>
          <w:szCs w:val="22"/>
        </w:rPr>
        <w:t xml:space="preserve"> of the Covid-19 pandemic in </w:t>
      </w:r>
      <w:r w:rsidR="00434851">
        <w:rPr>
          <w:rFonts w:ascii="Arial" w:hAnsi="Arial" w:cs="Arial"/>
          <w:b/>
          <w:sz w:val="22"/>
          <w:szCs w:val="22"/>
        </w:rPr>
        <w:t>1</w:t>
      </w:r>
      <w:r w:rsidR="008B759B">
        <w:rPr>
          <w:rFonts w:ascii="Arial" w:hAnsi="Arial" w:cs="Arial"/>
          <w:b/>
          <w:sz w:val="22"/>
          <w:szCs w:val="22"/>
        </w:rPr>
        <w:t>7</w:t>
      </w:r>
      <w:r w:rsidR="00434851" w:rsidRPr="005B3E97">
        <w:rPr>
          <w:rFonts w:ascii="Arial" w:hAnsi="Arial" w:cs="Arial"/>
          <w:b/>
          <w:sz w:val="22"/>
          <w:szCs w:val="22"/>
        </w:rPr>
        <w:t xml:space="preserve"> </w:t>
      </w:r>
      <w:r w:rsidR="00AC26E4" w:rsidRPr="005B3E97">
        <w:rPr>
          <w:rFonts w:ascii="Arial" w:hAnsi="Arial" w:cs="Arial"/>
          <w:b/>
          <w:sz w:val="22"/>
          <w:szCs w:val="22"/>
        </w:rPr>
        <w:t>industrialised countries</w:t>
      </w:r>
    </w:p>
    <w:p w14:paraId="0274CC79" w14:textId="77777777" w:rsidR="00AC26E4" w:rsidRPr="005B3E97" w:rsidRDefault="00AC26E4" w:rsidP="00A816C7">
      <w:pPr>
        <w:jc w:val="both"/>
        <w:rPr>
          <w:rFonts w:ascii="Arial" w:hAnsi="Arial" w:cs="Arial"/>
          <w:sz w:val="22"/>
          <w:szCs w:val="22"/>
        </w:rPr>
      </w:pPr>
    </w:p>
    <w:p w14:paraId="6D304852" w14:textId="43A855F0" w:rsidR="007B730D" w:rsidRPr="005B3E97" w:rsidRDefault="007B730D" w:rsidP="00A816C7">
      <w:pPr>
        <w:jc w:val="both"/>
        <w:rPr>
          <w:rFonts w:ascii="Arial" w:hAnsi="Arial" w:cs="Arial"/>
          <w:sz w:val="22"/>
          <w:szCs w:val="22"/>
        </w:rPr>
      </w:pPr>
      <w:r w:rsidRPr="005B3E97">
        <w:rPr>
          <w:rFonts w:ascii="Arial" w:hAnsi="Arial" w:cs="Arial"/>
          <w:sz w:val="22"/>
          <w:szCs w:val="22"/>
        </w:rPr>
        <w:t>Vasilis Kontis</w:t>
      </w:r>
      <w:r w:rsidRPr="005B3E97">
        <w:rPr>
          <w:rFonts w:ascii="Arial" w:hAnsi="Arial" w:cs="Arial"/>
          <w:sz w:val="22"/>
          <w:szCs w:val="22"/>
          <w:vertAlign w:val="superscript"/>
        </w:rPr>
        <w:t>1</w:t>
      </w:r>
      <w:r w:rsidRPr="005B3E97">
        <w:rPr>
          <w:rFonts w:ascii="Arial" w:hAnsi="Arial" w:cs="Arial"/>
          <w:sz w:val="22"/>
          <w:szCs w:val="22"/>
        </w:rPr>
        <w:t>, James E Bennett</w:t>
      </w:r>
      <w:r w:rsidRPr="005B3E97">
        <w:rPr>
          <w:rFonts w:ascii="Arial" w:hAnsi="Arial" w:cs="Arial"/>
          <w:sz w:val="22"/>
          <w:szCs w:val="22"/>
          <w:vertAlign w:val="superscript"/>
        </w:rPr>
        <w:t>1</w:t>
      </w:r>
      <w:r w:rsidRPr="005B3E97">
        <w:rPr>
          <w:rFonts w:ascii="Arial" w:hAnsi="Arial" w:cs="Arial"/>
          <w:sz w:val="22"/>
          <w:szCs w:val="22"/>
        </w:rPr>
        <w:t xml:space="preserve">, </w:t>
      </w:r>
      <w:r w:rsidRPr="00D15A6A">
        <w:rPr>
          <w:rFonts w:ascii="Arial" w:hAnsi="Arial" w:cs="Arial"/>
          <w:sz w:val="22"/>
          <w:szCs w:val="22"/>
        </w:rPr>
        <w:t>Theo Rashid</w:t>
      </w:r>
      <w:r w:rsidRPr="00D15A6A">
        <w:rPr>
          <w:rFonts w:ascii="Arial" w:hAnsi="Arial" w:cs="Arial"/>
          <w:sz w:val="22"/>
          <w:szCs w:val="22"/>
          <w:vertAlign w:val="superscript"/>
        </w:rPr>
        <w:t>1</w:t>
      </w:r>
      <w:r w:rsidRPr="00D15A6A">
        <w:rPr>
          <w:rFonts w:ascii="Arial" w:hAnsi="Arial" w:cs="Arial"/>
          <w:sz w:val="22"/>
          <w:szCs w:val="22"/>
        </w:rPr>
        <w:t>, Robbie M Parks</w:t>
      </w:r>
      <w:r w:rsidRPr="00D15A6A">
        <w:rPr>
          <w:rFonts w:ascii="Arial" w:hAnsi="Arial" w:cs="Arial"/>
          <w:sz w:val="22"/>
          <w:szCs w:val="22"/>
          <w:vertAlign w:val="superscript"/>
        </w:rPr>
        <w:t>2</w:t>
      </w:r>
      <w:r w:rsidR="00B35C3D">
        <w:rPr>
          <w:rFonts w:ascii="Arial" w:hAnsi="Arial" w:cs="Arial"/>
          <w:sz w:val="22"/>
          <w:szCs w:val="22"/>
          <w:vertAlign w:val="superscript"/>
        </w:rPr>
        <w:t>,3</w:t>
      </w:r>
      <w:r w:rsidRPr="00D15A6A">
        <w:rPr>
          <w:rFonts w:ascii="Arial" w:hAnsi="Arial" w:cs="Arial"/>
          <w:sz w:val="22"/>
          <w:szCs w:val="22"/>
        </w:rPr>
        <w:t>, Jonathan Pearson-Stuttard</w:t>
      </w:r>
      <w:r w:rsidRPr="00D15A6A">
        <w:rPr>
          <w:rFonts w:ascii="Arial" w:hAnsi="Arial" w:cs="Arial"/>
          <w:sz w:val="22"/>
          <w:szCs w:val="22"/>
          <w:vertAlign w:val="superscript"/>
        </w:rPr>
        <w:t>1</w:t>
      </w:r>
      <w:r w:rsidRPr="00D15A6A">
        <w:rPr>
          <w:rFonts w:ascii="Arial" w:hAnsi="Arial" w:cs="Arial"/>
          <w:sz w:val="22"/>
          <w:szCs w:val="22"/>
        </w:rPr>
        <w:t>, Michel Guillot</w:t>
      </w:r>
      <w:r w:rsidR="00B35C3D">
        <w:rPr>
          <w:rFonts w:ascii="Arial" w:hAnsi="Arial" w:cs="Arial"/>
          <w:sz w:val="22"/>
          <w:szCs w:val="22"/>
          <w:vertAlign w:val="superscript"/>
        </w:rPr>
        <w:t>4</w:t>
      </w:r>
      <w:r w:rsidRPr="00D15A6A">
        <w:rPr>
          <w:rFonts w:ascii="Arial" w:hAnsi="Arial" w:cs="Arial"/>
          <w:sz w:val="22"/>
          <w:szCs w:val="22"/>
          <w:vertAlign w:val="superscript"/>
        </w:rPr>
        <w:t>,</w:t>
      </w:r>
      <w:r w:rsidR="00B35C3D">
        <w:rPr>
          <w:rFonts w:ascii="Arial" w:hAnsi="Arial" w:cs="Arial"/>
          <w:sz w:val="22"/>
          <w:szCs w:val="22"/>
          <w:vertAlign w:val="superscript"/>
        </w:rPr>
        <w:t>5</w:t>
      </w:r>
      <w:r w:rsidRPr="00D15A6A">
        <w:rPr>
          <w:rFonts w:ascii="Arial" w:hAnsi="Arial" w:cs="Arial"/>
          <w:sz w:val="22"/>
          <w:szCs w:val="22"/>
        </w:rPr>
        <w:t>, Perviz Asaria</w:t>
      </w:r>
      <w:r w:rsidRPr="00D15A6A">
        <w:rPr>
          <w:rFonts w:ascii="Arial" w:hAnsi="Arial" w:cs="Arial"/>
          <w:sz w:val="22"/>
          <w:szCs w:val="22"/>
          <w:vertAlign w:val="superscript"/>
        </w:rPr>
        <w:t>1</w:t>
      </w:r>
      <w:r w:rsidRPr="00D15A6A">
        <w:rPr>
          <w:rFonts w:ascii="Arial" w:hAnsi="Arial" w:cs="Arial"/>
          <w:sz w:val="22"/>
          <w:szCs w:val="22"/>
        </w:rPr>
        <w:t>, Bin Zhou</w:t>
      </w:r>
      <w:r w:rsidRPr="00D15A6A">
        <w:rPr>
          <w:rFonts w:ascii="Arial" w:hAnsi="Arial" w:cs="Arial"/>
          <w:sz w:val="22"/>
          <w:szCs w:val="22"/>
          <w:vertAlign w:val="superscript"/>
        </w:rPr>
        <w:t>1</w:t>
      </w:r>
      <w:r w:rsidRPr="00D15A6A">
        <w:rPr>
          <w:rFonts w:ascii="Arial" w:hAnsi="Arial" w:cs="Arial"/>
          <w:sz w:val="22"/>
          <w:szCs w:val="22"/>
        </w:rPr>
        <w:t>, Marco Battaglini</w:t>
      </w:r>
      <w:r w:rsidR="00B35C3D">
        <w:rPr>
          <w:rFonts w:ascii="Arial" w:hAnsi="Arial" w:cs="Arial"/>
          <w:sz w:val="22"/>
          <w:szCs w:val="22"/>
          <w:vertAlign w:val="superscript"/>
        </w:rPr>
        <w:t>6</w:t>
      </w:r>
      <w:r w:rsidRPr="00D15A6A">
        <w:rPr>
          <w:rFonts w:ascii="Arial" w:hAnsi="Arial" w:cs="Arial"/>
          <w:sz w:val="22"/>
          <w:szCs w:val="22"/>
        </w:rPr>
        <w:t xml:space="preserve">, Gianni </w:t>
      </w:r>
      <w:r w:rsidRPr="000262BF">
        <w:rPr>
          <w:rFonts w:ascii="Arial" w:hAnsi="Arial" w:cs="Arial"/>
          <w:sz w:val="22"/>
          <w:szCs w:val="22"/>
        </w:rPr>
        <w:t>Corsetti</w:t>
      </w:r>
      <w:r w:rsidR="00B35C3D">
        <w:rPr>
          <w:rFonts w:ascii="Arial" w:hAnsi="Arial" w:cs="Arial"/>
          <w:sz w:val="22"/>
          <w:szCs w:val="22"/>
          <w:vertAlign w:val="superscript"/>
        </w:rPr>
        <w:t>6</w:t>
      </w:r>
      <w:r w:rsidRPr="000262BF">
        <w:rPr>
          <w:rFonts w:ascii="Arial" w:hAnsi="Arial" w:cs="Arial"/>
          <w:sz w:val="22"/>
          <w:szCs w:val="22"/>
        </w:rPr>
        <w:t xml:space="preserve">, </w:t>
      </w:r>
      <w:r>
        <w:rPr>
          <w:rFonts w:ascii="Arial" w:hAnsi="Arial" w:cs="Arial"/>
          <w:sz w:val="22"/>
          <w:szCs w:val="22"/>
        </w:rPr>
        <w:t>Martin McKee</w:t>
      </w:r>
      <w:r w:rsidR="006D69A1">
        <w:rPr>
          <w:rFonts w:ascii="Arial" w:hAnsi="Arial" w:cs="Arial"/>
          <w:sz w:val="22"/>
          <w:szCs w:val="22"/>
          <w:vertAlign w:val="superscript"/>
        </w:rPr>
        <w:t>7</w:t>
      </w:r>
      <w:r>
        <w:rPr>
          <w:rFonts w:ascii="Arial" w:hAnsi="Arial" w:cs="Arial"/>
          <w:sz w:val="22"/>
          <w:szCs w:val="22"/>
        </w:rPr>
        <w:t xml:space="preserve">, </w:t>
      </w:r>
      <w:r w:rsidRPr="000262BF">
        <w:rPr>
          <w:rFonts w:ascii="Arial" w:hAnsi="Arial" w:cs="Arial"/>
          <w:sz w:val="22"/>
          <w:szCs w:val="22"/>
        </w:rPr>
        <w:t>Mariachiara</w:t>
      </w:r>
      <w:r w:rsidRPr="005B3E97">
        <w:rPr>
          <w:rFonts w:ascii="Arial" w:hAnsi="Arial" w:cs="Arial"/>
          <w:sz w:val="22"/>
          <w:szCs w:val="22"/>
        </w:rPr>
        <w:t xml:space="preserve"> Di </w:t>
      </w:r>
      <w:r w:rsidRPr="000262BF">
        <w:rPr>
          <w:rFonts w:ascii="Arial" w:hAnsi="Arial" w:cs="Arial"/>
          <w:sz w:val="22"/>
          <w:szCs w:val="22"/>
        </w:rPr>
        <w:t>Cesare</w:t>
      </w:r>
      <w:r w:rsidRPr="000262BF">
        <w:rPr>
          <w:rFonts w:ascii="Arial" w:hAnsi="Arial" w:cs="Arial"/>
          <w:sz w:val="22"/>
          <w:szCs w:val="22"/>
          <w:vertAlign w:val="superscript"/>
        </w:rPr>
        <w:t>1,</w:t>
      </w:r>
      <w:r w:rsidR="006D69A1">
        <w:rPr>
          <w:rFonts w:ascii="Arial" w:hAnsi="Arial" w:cs="Arial"/>
          <w:sz w:val="22"/>
          <w:szCs w:val="22"/>
          <w:vertAlign w:val="superscript"/>
        </w:rPr>
        <w:t>8</w:t>
      </w:r>
      <w:r w:rsidRPr="000262BF">
        <w:rPr>
          <w:rFonts w:ascii="Arial" w:hAnsi="Arial" w:cs="Arial"/>
          <w:sz w:val="22"/>
          <w:szCs w:val="22"/>
        </w:rPr>
        <w:t>, Colin D Mathers</w:t>
      </w:r>
      <w:r w:rsidR="006D69A1">
        <w:rPr>
          <w:rFonts w:ascii="Arial" w:hAnsi="Arial" w:cs="Arial"/>
          <w:sz w:val="22"/>
          <w:szCs w:val="22"/>
          <w:vertAlign w:val="superscript"/>
        </w:rPr>
        <w:t>9</w:t>
      </w:r>
      <w:r w:rsidRPr="000262BF">
        <w:rPr>
          <w:rFonts w:ascii="Arial" w:hAnsi="Arial" w:cs="Arial"/>
          <w:sz w:val="22"/>
          <w:szCs w:val="22"/>
        </w:rPr>
        <w:t>, Majid Ezzati</w:t>
      </w:r>
      <w:r w:rsidRPr="000262BF">
        <w:rPr>
          <w:rFonts w:ascii="Arial" w:hAnsi="Arial" w:cs="Arial"/>
          <w:sz w:val="22"/>
          <w:szCs w:val="22"/>
          <w:vertAlign w:val="superscript"/>
        </w:rPr>
        <w:t>1</w:t>
      </w:r>
      <w:r>
        <w:rPr>
          <w:rFonts w:ascii="Arial" w:hAnsi="Arial" w:cs="Arial"/>
          <w:sz w:val="22"/>
          <w:szCs w:val="22"/>
          <w:vertAlign w:val="superscript"/>
        </w:rPr>
        <w:t>,1</w:t>
      </w:r>
      <w:r w:rsidR="006D69A1">
        <w:rPr>
          <w:rFonts w:ascii="Arial" w:hAnsi="Arial" w:cs="Arial"/>
          <w:sz w:val="22"/>
          <w:szCs w:val="22"/>
          <w:vertAlign w:val="superscript"/>
        </w:rPr>
        <w:t>0</w:t>
      </w:r>
    </w:p>
    <w:p w14:paraId="7053584A" w14:textId="77777777" w:rsidR="007B730D" w:rsidRPr="005B3E97" w:rsidRDefault="007B730D" w:rsidP="00A816C7">
      <w:pPr>
        <w:jc w:val="both"/>
        <w:rPr>
          <w:rFonts w:ascii="Arial" w:hAnsi="Arial" w:cs="Arial"/>
          <w:sz w:val="22"/>
          <w:szCs w:val="22"/>
        </w:rPr>
      </w:pPr>
    </w:p>
    <w:p w14:paraId="64ABB2E1" w14:textId="77777777" w:rsidR="007B730D" w:rsidRPr="005B3E97" w:rsidRDefault="007B730D" w:rsidP="00A816C7">
      <w:pPr>
        <w:jc w:val="both"/>
        <w:rPr>
          <w:rFonts w:ascii="Arial" w:hAnsi="Arial" w:cs="Arial"/>
          <w:sz w:val="22"/>
          <w:szCs w:val="22"/>
        </w:rPr>
      </w:pPr>
      <w:r w:rsidRPr="005B3E97">
        <w:rPr>
          <w:rFonts w:ascii="Arial" w:hAnsi="Arial" w:cs="Arial"/>
          <w:sz w:val="22"/>
          <w:szCs w:val="22"/>
        </w:rPr>
        <w:t>1 MRC Centre for Environment and Health, School of Public Health, Imperial College London, London, UK</w:t>
      </w:r>
    </w:p>
    <w:p w14:paraId="29FA4FE2" w14:textId="5DF0935E" w:rsidR="007B730D" w:rsidRDefault="007B730D" w:rsidP="00A816C7">
      <w:pPr>
        <w:jc w:val="both"/>
        <w:rPr>
          <w:rFonts w:ascii="Arial" w:hAnsi="Arial" w:cs="Arial"/>
          <w:sz w:val="22"/>
          <w:szCs w:val="22"/>
        </w:rPr>
      </w:pPr>
      <w:r w:rsidRPr="005B3E97">
        <w:rPr>
          <w:rFonts w:ascii="Arial" w:hAnsi="Arial" w:cs="Arial"/>
          <w:sz w:val="22"/>
          <w:szCs w:val="22"/>
        </w:rPr>
        <w:t>2 The Earth Institute, Columbia University, New York, NY, USA</w:t>
      </w:r>
    </w:p>
    <w:p w14:paraId="71526BE4" w14:textId="7A02E5AA" w:rsidR="00B35C3D" w:rsidRPr="005B3E97" w:rsidRDefault="00B35C3D" w:rsidP="00A816C7">
      <w:pPr>
        <w:jc w:val="both"/>
        <w:rPr>
          <w:rFonts w:ascii="Arial" w:hAnsi="Arial" w:cs="Arial"/>
          <w:sz w:val="22"/>
          <w:szCs w:val="22"/>
        </w:rPr>
      </w:pPr>
      <w:r>
        <w:rPr>
          <w:rFonts w:ascii="Arial" w:hAnsi="Arial" w:cs="Arial"/>
          <w:sz w:val="22"/>
          <w:szCs w:val="22"/>
        </w:rPr>
        <w:t xml:space="preserve">3 </w:t>
      </w:r>
      <w:r w:rsidRPr="00B35C3D">
        <w:rPr>
          <w:rFonts w:ascii="Arial" w:hAnsi="Arial" w:cs="Arial"/>
          <w:sz w:val="22"/>
          <w:szCs w:val="22"/>
        </w:rPr>
        <w:t>Department of Environmental Health Sciences, Mailman School of Public Health, Columbia University, New York, NY, USA</w:t>
      </w:r>
    </w:p>
    <w:p w14:paraId="02D76B65" w14:textId="76912A89" w:rsidR="007B730D" w:rsidRPr="005B3E97" w:rsidRDefault="00B35C3D" w:rsidP="00A816C7">
      <w:pPr>
        <w:jc w:val="both"/>
        <w:rPr>
          <w:rFonts w:ascii="Arial" w:hAnsi="Arial" w:cs="Arial"/>
          <w:sz w:val="22"/>
          <w:szCs w:val="22"/>
        </w:rPr>
      </w:pPr>
      <w:r>
        <w:rPr>
          <w:rFonts w:ascii="Arial" w:hAnsi="Arial" w:cs="Arial"/>
          <w:sz w:val="22"/>
          <w:szCs w:val="22"/>
        </w:rPr>
        <w:t>4</w:t>
      </w:r>
      <w:r w:rsidR="007B730D" w:rsidRPr="005B3E97">
        <w:rPr>
          <w:rFonts w:ascii="Arial" w:hAnsi="Arial" w:cs="Arial"/>
          <w:sz w:val="22"/>
          <w:szCs w:val="22"/>
        </w:rPr>
        <w:t xml:space="preserve"> Population Studies Center, Department of Sociology, University of Pennsylvania, Philadelphia, PA, USA</w:t>
      </w:r>
    </w:p>
    <w:p w14:paraId="1D3FB073" w14:textId="07ABA68F" w:rsidR="007B730D" w:rsidRPr="000262BF" w:rsidRDefault="00B35C3D" w:rsidP="00A816C7">
      <w:pPr>
        <w:jc w:val="both"/>
        <w:rPr>
          <w:rFonts w:ascii="Arial" w:hAnsi="Arial" w:cs="Arial"/>
          <w:sz w:val="22"/>
          <w:szCs w:val="22"/>
        </w:rPr>
      </w:pPr>
      <w:r>
        <w:rPr>
          <w:rFonts w:ascii="Arial" w:hAnsi="Arial" w:cs="Arial"/>
          <w:sz w:val="22"/>
          <w:szCs w:val="22"/>
        </w:rPr>
        <w:t>5</w:t>
      </w:r>
      <w:r w:rsidR="007B730D" w:rsidRPr="000262BF">
        <w:rPr>
          <w:rFonts w:ascii="Arial" w:hAnsi="Arial" w:cs="Arial"/>
          <w:sz w:val="22"/>
          <w:szCs w:val="22"/>
        </w:rPr>
        <w:t xml:space="preserve"> French Institute for Demographic Studies (INED), Paris, France</w:t>
      </w:r>
    </w:p>
    <w:p w14:paraId="2F60EC72" w14:textId="21439432" w:rsidR="007B730D" w:rsidRPr="000262BF" w:rsidRDefault="00B35C3D" w:rsidP="00A816C7">
      <w:pPr>
        <w:jc w:val="both"/>
        <w:rPr>
          <w:rFonts w:ascii="Arial" w:hAnsi="Arial" w:cs="Arial"/>
          <w:sz w:val="22"/>
          <w:szCs w:val="22"/>
        </w:rPr>
      </w:pPr>
      <w:r>
        <w:rPr>
          <w:rFonts w:ascii="Arial" w:hAnsi="Arial" w:cs="Arial"/>
          <w:sz w:val="22"/>
          <w:szCs w:val="22"/>
        </w:rPr>
        <w:t>6</w:t>
      </w:r>
      <w:r w:rsidR="007B730D" w:rsidRPr="000262BF">
        <w:rPr>
          <w:rFonts w:ascii="Arial" w:hAnsi="Arial" w:cs="Arial"/>
          <w:sz w:val="22"/>
          <w:szCs w:val="22"/>
        </w:rPr>
        <w:t xml:space="preserve"> Directorate for Social Statistics and Population Census</w:t>
      </w:r>
      <w:r w:rsidR="00280D2D">
        <w:rPr>
          <w:rFonts w:ascii="Arial" w:hAnsi="Arial" w:cs="Arial"/>
          <w:sz w:val="22"/>
          <w:szCs w:val="22"/>
        </w:rPr>
        <w:t>,</w:t>
      </w:r>
      <w:r w:rsidR="003E08C9" w:rsidRPr="003E08C9">
        <w:t xml:space="preserve"> </w:t>
      </w:r>
      <w:r w:rsidR="003E08C9" w:rsidRPr="003E08C9">
        <w:rPr>
          <w:rFonts w:ascii="Arial" w:hAnsi="Arial" w:cs="Arial"/>
          <w:sz w:val="22"/>
          <w:szCs w:val="22"/>
        </w:rPr>
        <w:t>Italian National Institute of Statistics</w:t>
      </w:r>
      <w:r w:rsidR="00280D2D">
        <w:rPr>
          <w:rFonts w:ascii="Arial" w:hAnsi="Arial" w:cs="Arial"/>
          <w:sz w:val="22"/>
          <w:szCs w:val="22"/>
        </w:rPr>
        <w:t xml:space="preserve"> </w:t>
      </w:r>
      <w:r>
        <w:rPr>
          <w:rFonts w:ascii="Arial" w:hAnsi="Arial" w:cs="Arial"/>
          <w:sz w:val="22"/>
          <w:szCs w:val="22"/>
        </w:rPr>
        <w:t xml:space="preserve">(Istat), </w:t>
      </w:r>
      <w:r w:rsidR="00280D2D">
        <w:rPr>
          <w:rFonts w:ascii="Arial" w:hAnsi="Arial" w:cs="Arial"/>
          <w:sz w:val="22"/>
          <w:szCs w:val="22"/>
        </w:rPr>
        <w:t>Rome, Italy</w:t>
      </w:r>
      <w:r w:rsidR="007B730D" w:rsidRPr="000262BF">
        <w:rPr>
          <w:rFonts w:ascii="Arial" w:hAnsi="Arial" w:cs="Arial"/>
          <w:sz w:val="22"/>
          <w:szCs w:val="22"/>
        </w:rPr>
        <w:t xml:space="preserve"> </w:t>
      </w:r>
    </w:p>
    <w:p w14:paraId="381118F7" w14:textId="2A5E90B9" w:rsidR="007B730D" w:rsidRDefault="00B35C3D" w:rsidP="00A816C7">
      <w:pPr>
        <w:jc w:val="both"/>
        <w:rPr>
          <w:rFonts w:ascii="Arial" w:hAnsi="Arial" w:cs="Arial"/>
          <w:sz w:val="22"/>
          <w:szCs w:val="22"/>
        </w:rPr>
      </w:pPr>
      <w:r>
        <w:rPr>
          <w:rFonts w:ascii="Arial" w:hAnsi="Arial" w:cs="Arial"/>
          <w:sz w:val="22"/>
          <w:szCs w:val="22"/>
        </w:rPr>
        <w:t>7</w:t>
      </w:r>
      <w:r w:rsidR="007B730D" w:rsidRPr="000262BF">
        <w:rPr>
          <w:rFonts w:ascii="Arial" w:hAnsi="Arial" w:cs="Arial"/>
          <w:sz w:val="22"/>
          <w:szCs w:val="22"/>
        </w:rPr>
        <w:t xml:space="preserve"> </w:t>
      </w:r>
      <w:r w:rsidR="007B730D" w:rsidRPr="00E0521E">
        <w:rPr>
          <w:rFonts w:ascii="Arial" w:hAnsi="Arial" w:cs="Arial"/>
          <w:sz w:val="22"/>
          <w:szCs w:val="22"/>
        </w:rPr>
        <w:t>Department of Health Services Research and Policy</w:t>
      </w:r>
      <w:r w:rsidR="007B730D">
        <w:rPr>
          <w:rFonts w:ascii="Arial" w:hAnsi="Arial" w:cs="Arial"/>
          <w:sz w:val="22"/>
          <w:szCs w:val="22"/>
        </w:rPr>
        <w:t>, London School of Hygiene &amp; Tropical Medicine</w:t>
      </w:r>
      <w:r w:rsidR="007B730D" w:rsidRPr="005B3E97">
        <w:rPr>
          <w:rFonts w:ascii="Arial" w:hAnsi="Arial" w:cs="Arial"/>
          <w:sz w:val="22"/>
          <w:szCs w:val="22"/>
        </w:rPr>
        <w:t>, London, UK</w:t>
      </w:r>
    </w:p>
    <w:p w14:paraId="02F77FFF" w14:textId="7F4A81C6" w:rsidR="007B730D" w:rsidRPr="005B3E97" w:rsidRDefault="006D69A1" w:rsidP="00A816C7">
      <w:pPr>
        <w:jc w:val="both"/>
        <w:rPr>
          <w:rFonts w:ascii="Arial" w:hAnsi="Arial" w:cs="Arial"/>
          <w:sz w:val="22"/>
          <w:szCs w:val="22"/>
        </w:rPr>
      </w:pPr>
      <w:r>
        <w:rPr>
          <w:rFonts w:ascii="Arial" w:hAnsi="Arial" w:cs="Arial"/>
          <w:sz w:val="22"/>
          <w:szCs w:val="22"/>
        </w:rPr>
        <w:t>8</w:t>
      </w:r>
      <w:r w:rsidR="007B730D">
        <w:rPr>
          <w:rFonts w:ascii="Arial" w:hAnsi="Arial" w:cs="Arial"/>
          <w:sz w:val="22"/>
          <w:szCs w:val="22"/>
        </w:rPr>
        <w:t xml:space="preserve"> </w:t>
      </w:r>
      <w:r w:rsidR="007B730D" w:rsidRPr="005B3E97">
        <w:rPr>
          <w:rFonts w:ascii="Arial" w:hAnsi="Arial" w:cs="Arial"/>
          <w:sz w:val="22"/>
          <w:szCs w:val="22"/>
        </w:rPr>
        <w:t>Department of Natural Sciences, Middlesex University London, London, UK</w:t>
      </w:r>
    </w:p>
    <w:p w14:paraId="6BF5F8F4" w14:textId="3D0949B2" w:rsidR="007B730D" w:rsidRDefault="006D69A1" w:rsidP="00A816C7">
      <w:pPr>
        <w:jc w:val="both"/>
        <w:rPr>
          <w:rFonts w:ascii="Arial" w:hAnsi="Arial" w:cs="Arial"/>
          <w:sz w:val="22"/>
          <w:szCs w:val="22"/>
        </w:rPr>
      </w:pPr>
      <w:r>
        <w:rPr>
          <w:rFonts w:ascii="Arial" w:hAnsi="Arial" w:cs="Arial"/>
          <w:sz w:val="22"/>
          <w:szCs w:val="22"/>
        </w:rPr>
        <w:t>9</w:t>
      </w:r>
      <w:r w:rsidR="007B730D">
        <w:rPr>
          <w:rFonts w:ascii="Arial" w:hAnsi="Arial" w:cs="Arial"/>
          <w:sz w:val="22"/>
          <w:szCs w:val="22"/>
        </w:rPr>
        <w:t xml:space="preserve"> Independent Researcher, Geneva, Switzerland</w:t>
      </w:r>
    </w:p>
    <w:p w14:paraId="3B59140F" w14:textId="10F1A62F" w:rsidR="007B730D" w:rsidRDefault="007B730D" w:rsidP="00A816C7">
      <w:pPr>
        <w:jc w:val="both"/>
        <w:rPr>
          <w:rFonts w:ascii="Arial" w:hAnsi="Arial" w:cs="Arial"/>
          <w:sz w:val="22"/>
          <w:szCs w:val="22"/>
        </w:rPr>
      </w:pPr>
      <w:r>
        <w:rPr>
          <w:rFonts w:ascii="Arial" w:hAnsi="Arial" w:cs="Arial"/>
          <w:sz w:val="22"/>
          <w:szCs w:val="22"/>
        </w:rPr>
        <w:t>1</w:t>
      </w:r>
      <w:r w:rsidR="006D69A1">
        <w:rPr>
          <w:rFonts w:ascii="Arial" w:hAnsi="Arial" w:cs="Arial"/>
          <w:sz w:val="22"/>
          <w:szCs w:val="22"/>
        </w:rPr>
        <w:t>0</w:t>
      </w:r>
      <w:r>
        <w:rPr>
          <w:rFonts w:ascii="Arial" w:hAnsi="Arial" w:cs="Arial"/>
          <w:sz w:val="22"/>
          <w:szCs w:val="22"/>
        </w:rPr>
        <w:t xml:space="preserve"> Regional Institute for Population Studies, University of Ghana, Legon, Ghana</w:t>
      </w:r>
    </w:p>
    <w:p w14:paraId="01C71D06" w14:textId="77777777" w:rsidR="009F4FD7" w:rsidRPr="005B3E97" w:rsidRDefault="009F4FD7" w:rsidP="00580F14">
      <w:pPr>
        <w:spacing w:line="480" w:lineRule="auto"/>
        <w:jc w:val="both"/>
        <w:rPr>
          <w:rFonts w:ascii="Arial" w:hAnsi="Arial" w:cs="Arial"/>
          <w:sz w:val="22"/>
          <w:szCs w:val="22"/>
        </w:rPr>
      </w:pPr>
    </w:p>
    <w:p w14:paraId="20004210" w14:textId="28B1F9A5" w:rsidR="007819F9" w:rsidRPr="005B3E97" w:rsidRDefault="007819F9" w:rsidP="00CD6FE3">
      <w:pPr>
        <w:spacing w:line="480" w:lineRule="auto"/>
        <w:ind w:left="720" w:hanging="720"/>
        <w:jc w:val="both"/>
        <w:rPr>
          <w:rFonts w:ascii="Arial" w:hAnsi="Arial" w:cs="Arial"/>
          <w:sz w:val="22"/>
          <w:szCs w:val="22"/>
        </w:rPr>
      </w:pPr>
      <w:r w:rsidRPr="005B3E97">
        <w:rPr>
          <w:rFonts w:ascii="Arial" w:hAnsi="Arial" w:cs="Arial"/>
          <w:sz w:val="22"/>
          <w:szCs w:val="22"/>
        </w:rPr>
        <w:br w:type="page"/>
      </w:r>
    </w:p>
    <w:p w14:paraId="1A6C2074" w14:textId="1C29D3DA" w:rsidR="004F4B3F" w:rsidRPr="00284C81" w:rsidRDefault="00F37EF9" w:rsidP="00866CBC">
      <w:pPr>
        <w:spacing w:line="480" w:lineRule="auto"/>
        <w:jc w:val="both"/>
        <w:rPr>
          <w:rFonts w:ascii="Arial" w:hAnsi="Arial" w:cs="Arial"/>
          <w:b/>
          <w:bCs/>
          <w:sz w:val="22"/>
          <w:szCs w:val="22"/>
        </w:rPr>
      </w:pPr>
      <w:r w:rsidRPr="00284C81">
        <w:rPr>
          <w:rFonts w:ascii="Arial" w:hAnsi="Arial" w:cs="Arial"/>
          <w:b/>
          <w:bCs/>
          <w:sz w:val="22"/>
          <w:szCs w:val="22"/>
        </w:rPr>
        <w:lastRenderedPageBreak/>
        <w:t>T</w:t>
      </w:r>
      <w:r w:rsidR="000746ED" w:rsidRPr="00284C81">
        <w:rPr>
          <w:rFonts w:ascii="Arial" w:hAnsi="Arial" w:cs="Arial"/>
          <w:b/>
          <w:bCs/>
          <w:sz w:val="22"/>
          <w:szCs w:val="22"/>
        </w:rPr>
        <w:t>he Covid-19 pandemic affect</w:t>
      </w:r>
      <w:r w:rsidRPr="00284C81">
        <w:rPr>
          <w:rFonts w:ascii="Arial" w:hAnsi="Arial" w:cs="Arial"/>
          <w:b/>
          <w:bCs/>
          <w:sz w:val="22"/>
          <w:szCs w:val="22"/>
        </w:rPr>
        <w:t>s</w:t>
      </w:r>
      <w:r w:rsidR="000746ED" w:rsidRPr="00284C81">
        <w:rPr>
          <w:rFonts w:ascii="Arial" w:hAnsi="Arial" w:cs="Arial"/>
          <w:b/>
          <w:bCs/>
          <w:sz w:val="22"/>
          <w:szCs w:val="22"/>
        </w:rPr>
        <w:t xml:space="preserve"> mortality directly through infection as well as through changes in the social, environmental and healthcare determinants of health</w:t>
      </w:r>
      <w:r w:rsidRPr="00B35C3D">
        <w:rPr>
          <w:rFonts w:ascii="Arial" w:hAnsi="Arial" w:cs="Arial"/>
          <w:b/>
          <w:bCs/>
          <w:sz w:val="22"/>
          <w:szCs w:val="22"/>
        </w:rPr>
        <w:t>.</w:t>
      </w:r>
      <w:r w:rsidR="00301B20" w:rsidRPr="00B35C3D">
        <w:rPr>
          <w:rFonts w:ascii="Arial" w:hAnsi="Arial" w:cs="Arial"/>
          <w:b/>
          <w:bCs/>
          <w:color w:val="000000"/>
          <w:sz w:val="22"/>
          <w:szCs w:val="22"/>
        </w:rPr>
        <w:t>[Douglas, 2020 #5504]</w:t>
      </w:r>
      <w:r w:rsidR="00301B20" w:rsidRPr="00284C81">
        <w:rPr>
          <w:rFonts w:ascii="Arial" w:hAnsi="Arial" w:cs="Arial"/>
          <w:b/>
          <w:bCs/>
          <w:color w:val="000000"/>
          <w:sz w:val="22"/>
          <w:szCs w:val="22"/>
        </w:rPr>
        <w:t xml:space="preserve"> </w:t>
      </w:r>
      <w:r w:rsidRPr="00284C81">
        <w:rPr>
          <w:rFonts w:ascii="Arial" w:hAnsi="Arial" w:cs="Arial"/>
          <w:b/>
          <w:bCs/>
          <w:sz w:val="22"/>
          <w:szCs w:val="22"/>
        </w:rPr>
        <w:t xml:space="preserve">The impacts on mortality </w:t>
      </w:r>
      <w:r w:rsidR="000746ED" w:rsidRPr="00284C81">
        <w:rPr>
          <w:rFonts w:ascii="Arial" w:hAnsi="Arial" w:cs="Arial"/>
          <w:b/>
          <w:bCs/>
          <w:sz w:val="22"/>
          <w:szCs w:val="22"/>
        </w:rPr>
        <w:t>are likely to vary</w:t>
      </w:r>
      <w:r w:rsidR="00F04BA8" w:rsidRPr="00284C81">
        <w:rPr>
          <w:rFonts w:ascii="Arial" w:hAnsi="Arial" w:cs="Arial"/>
          <w:b/>
          <w:bCs/>
          <w:sz w:val="22"/>
          <w:szCs w:val="22"/>
        </w:rPr>
        <w:t xml:space="preserve"> across countries</w:t>
      </w:r>
      <w:r w:rsidR="000746ED" w:rsidRPr="00284C81">
        <w:rPr>
          <w:rFonts w:ascii="Arial" w:hAnsi="Arial" w:cs="Arial"/>
          <w:b/>
          <w:bCs/>
          <w:sz w:val="22"/>
          <w:szCs w:val="22"/>
        </w:rPr>
        <w:t xml:space="preserve"> in</w:t>
      </w:r>
      <w:r w:rsidR="006F3D77" w:rsidRPr="00284C81">
        <w:rPr>
          <w:rFonts w:ascii="Arial" w:hAnsi="Arial" w:cs="Arial"/>
          <w:b/>
          <w:bCs/>
          <w:sz w:val="22"/>
          <w:szCs w:val="22"/>
        </w:rPr>
        <w:t xml:space="preserve"> </w:t>
      </w:r>
      <w:r w:rsidR="000746ED" w:rsidRPr="00284C81">
        <w:rPr>
          <w:rFonts w:ascii="Arial" w:hAnsi="Arial" w:cs="Arial"/>
          <w:b/>
          <w:bCs/>
          <w:sz w:val="22"/>
          <w:szCs w:val="22"/>
        </w:rPr>
        <w:t>magnitude</w:t>
      </w:r>
      <w:r w:rsidR="006F3D77" w:rsidRPr="00284C81">
        <w:rPr>
          <w:rFonts w:ascii="Arial" w:hAnsi="Arial" w:cs="Arial"/>
          <w:b/>
          <w:bCs/>
          <w:sz w:val="22"/>
          <w:szCs w:val="22"/>
        </w:rPr>
        <w:t>,</w:t>
      </w:r>
      <w:r w:rsidR="000746ED" w:rsidRPr="00284C81">
        <w:rPr>
          <w:rFonts w:ascii="Arial" w:hAnsi="Arial" w:cs="Arial"/>
          <w:b/>
          <w:bCs/>
          <w:sz w:val="22"/>
          <w:szCs w:val="22"/>
        </w:rPr>
        <w:t xml:space="preserve"> timing, </w:t>
      </w:r>
      <w:r w:rsidR="006F3D77" w:rsidRPr="00284C81">
        <w:rPr>
          <w:rFonts w:ascii="Arial" w:hAnsi="Arial" w:cs="Arial"/>
          <w:b/>
          <w:bCs/>
          <w:sz w:val="22"/>
          <w:szCs w:val="22"/>
        </w:rPr>
        <w:t>and</w:t>
      </w:r>
      <w:r w:rsidR="000746ED" w:rsidRPr="00284C81">
        <w:rPr>
          <w:rFonts w:ascii="Arial" w:hAnsi="Arial" w:cs="Arial"/>
          <w:b/>
          <w:bCs/>
          <w:sz w:val="22"/>
          <w:szCs w:val="22"/>
        </w:rPr>
        <w:t xml:space="preserve"> age and sex</w:t>
      </w:r>
      <w:r w:rsidR="006F3D77" w:rsidRPr="00284C81">
        <w:rPr>
          <w:rFonts w:ascii="Arial" w:hAnsi="Arial" w:cs="Arial"/>
          <w:b/>
          <w:bCs/>
          <w:sz w:val="22"/>
          <w:szCs w:val="22"/>
        </w:rPr>
        <w:t xml:space="preserve"> composition</w:t>
      </w:r>
      <w:r w:rsidR="000746ED" w:rsidRPr="00284C81">
        <w:rPr>
          <w:rFonts w:ascii="Arial" w:hAnsi="Arial" w:cs="Arial"/>
          <w:b/>
          <w:bCs/>
          <w:sz w:val="22"/>
          <w:szCs w:val="22"/>
        </w:rPr>
        <w:t xml:space="preserve">. </w:t>
      </w:r>
      <w:r w:rsidR="006F3D77" w:rsidRPr="00284C81">
        <w:rPr>
          <w:rFonts w:ascii="Arial" w:hAnsi="Arial" w:cs="Arial"/>
          <w:b/>
          <w:bCs/>
          <w:sz w:val="22"/>
          <w:szCs w:val="22"/>
        </w:rPr>
        <w:t>Here, w</w:t>
      </w:r>
      <w:r w:rsidR="000746ED" w:rsidRPr="00284C81">
        <w:rPr>
          <w:rFonts w:ascii="Arial" w:hAnsi="Arial" w:cs="Arial"/>
          <w:b/>
          <w:bCs/>
          <w:sz w:val="22"/>
          <w:szCs w:val="22"/>
        </w:rPr>
        <w:t xml:space="preserve">e </w:t>
      </w:r>
      <w:r w:rsidR="00C2307B" w:rsidRPr="00284C81">
        <w:rPr>
          <w:rFonts w:ascii="Arial" w:hAnsi="Arial" w:cs="Arial"/>
          <w:b/>
          <w:bCs/>
          <w:sz w:val="22"/>
          <w:szCs w:val="22"/>
        </w:rPr>
        <w:t>applied</w:t>
      </w:r>
      <w:r w:rsidR="000746ED" w:rsidRPr="00284C81">
        <w:rPr>
          <w:rFonts w:ascii="Arial" w:hAnsi="Arial" w:cs="Arial"/>
          <w:b/>
          <w:bCs/>
          <w:sz w:val="22"/>
          <w:szCs w:val="22"/>
        </w:rPr>
        <w:t xml:space="preserve"> an ensemble of 16 Bayesian </w:t>
      </w:r>
      <w:r w:rsidR="00C2307B" w:rsidRPr="00284C81">
        <w:rPr>
          <w:rFonts w:ascii="Arial" w:hAnsi="Arial" w:cs="Arial"/>
          <w:b/>
          <w:bCs/>
          <w:sz w:val="22"/>
          <w:szCs w:val="22"/>
        </w:rPr>
        <w:t xml:space="preserve">probabilistic </w:t>
      </w:r>
      <w:r w:rsidR="000746ED" w:rsidRPr="00284C81">
        <w:rPr>
          <w:rFonts w:ascii="Arial" w:hAnsi="Arial" w:cs="Arial"/>
          <w:b/>
          <w:bCs/>
          <w:sz w:val="22"/>
          <w:szCs w:val="22"/>
        </w:rPr>
        <w:t>models</w:t>
      </w:r>
      <w:r w:rsidR="00C2307B" w:rsidRPr="00284C81">
        <w:rPr>
          <w:rFonts w:ascii="Arial" w:hAnsi="Arial" w:cs="Arial"/>
          <w:b/>
          <w:bCs/>
          <w:sz w:val="22"/>
          <w:szCs w:val="22"/>
        </w:rPr>
        <w:t xml:space="preserve"> to vital statistics data on all-cause mortality, by age group and sex, to </w:t>
      </w:r>
      <w:r w:rsidR="00D00798" w:rsidRPr="00284C81">
        <w:rPr>
          <w:rFonts w:ascii="Arial" w:hAnsi="Arial" w:cs="Arial"/>
          <w:b/>
          <w:bCs/>
          <w:sz w:val="22"/>
          <w:szCs w:val="22"/>
        </w:rPr>
        <w:t xml:space="preserve">consistently and comparably </w:t>
      </w:r>
      <w:r w:rsidR="00C2307B" w:rsidRPr="00284C81">
        <w:rPr>
          <w:rFonts w:ascii="Arial" w:hAnsi="Arial" w:cs="Arial"/>
          <w:b/>
          <w:bCs/>
          <w:sz w:val="22"/>
          <w:szCs w:val="22"/>
        </w:rPr>
        <w:t xml:space="preserve">estimate the total mortality impacts of the </w:t>
      </w:r>
      <w:r w:rsidR="009523F2" w:rsidRPr="00284C81">
        <w:rPr>
          <w:rFonts w:ascii="Arial" w:hAnsi="Arial" w:cs="Arial"/>
          <w:b/>
          <w:bCs/>
          <w:sz w:val="22"/>
          <w:szCs w:val="22"/>
        </w:rPr>
        <w:t xml:space="preserve">first </w:t>
      </w:r>
      <w:r w:rsidR="007D0427">
        <w:rPr>
          <w:rFonts w:ascii="Arial" w:hAnsi="Arial" w:cs="Arial"/>
          <w:b/>
          <w:bCs/>
          <w:sz w:val="22"/>
          <w:szCs w:val="22"/>
        </w:rPr>
        <w:t>phase</w:t>
      </w:r>
      <w:r w:rsidR="009523F2" w:rsidRPr="00284C81">
        <w:rPr>
          <w:rFonts w:ascii="Arial" w:hAnsi="Arial" w:cs="Arial"/>
          <w:b/>
          <w:bCs/>
          <w:sz w:val="22"/>
          <w:szCs w:val="22"/>
        </w:rPr>
        <w:t xml:space="preserve"> of the </w:t>
      </w:r>
      <w:r w:rsidR="00C2307B" w:rsidRPr="00284C81">
        <w:rPr>
          <w:rFonts w:ascii="Arial" w:hAnsi="Arial" w:cs="Arial"/>
          <w:b/>
          <w:bCs/>
          <w:sz w:val="22"/>
          <w:szCs w:val="22"/>
        </w:rPr>
        <w:t>pandemic,</w:t>
      </w:r>
      <w:r w:rsidR="00166D46">
        <w:rPr>
          <w:rFonts w:ascii="Arial" w:hAnsi="Arial" w:cs="Arial"/>
          <w:b/>
          <w:bCs/>
          <w:sz w:val="22"/>
          <w:szCs w:val="22"/>
        </w:rPr>
        <w:t xml:space="preserve"> from mid-February to the end of May</w:t>
      </w:r>
      <w:r w:rsidR="00C2307B" w:rsidRPr="00284C81">
        <w:rPr>
          <w:rFonts w:ascii="Arial" w:hAnsi="Arial" w:cs="Arial"/>
          <w:b/>
          <w:bCs/>
          <w:sz w:val="22"/>
          <w:szCs w:val="22"/>
        </w:rPr>
        <w:t xml:space="preserve"> for </w:t>
      </w:r>
      <w:r w:rsidR="00434851">
        <w:rPr>
          <w:rFonts w:ascii="Arial" w:hAnsi="Arial" w:cs="Arial"/>
          <w:b/>
          <w:bCs/>
          <w:sz w:val="22"/>
          <w:szCs w:val="22"/>
        </w:rPr>
        <w:t>1</w:t>
      </w:r>
      <w:r w:rsidR="008B759B">
        <w:rPr>
          <w:rFonts w:ascii="Arial" w:hAnsi="Arial" w:cs="Arial"/>
          <w:b/>
          <w:bCs/>
          <w:sz w:val="22"/>
          <w:szCs w:val="22"/>
        </w:rPr>
        <w:t>7</w:t>
      </w:r>
      <w:r w:rsidR="00434851" w:rsidRPr="00284C81">
        <w:rPr>
          <w:rFonts w:ascii="Arial" w:hAnsi="Arial" w:cs="Arial"/>
          <w:b/>
          <w:bCs/>
          <w:sz w:val="22"/>
          <w:szCs w:val="22"/>
        </w:rPr>
        <w:t xml:space="preserve"> </w:t>
      </w:r>
      <w:r w:rsidR="00F64D2A" w:rsidRPr="00284C81">
        <w:rPr>
          <w:rFonts w:ascii="Arial" w:hAnsi="Arial" w:cs="Arial"/>
          <w:b/>
          <w:bCs/>
          <w:sz w:val="22"/>
          <w:szCs w:val="22"/>
        </w:rPr>
        <w:t>industrialised</w:t>
      </w:r>
      <w:r w:rsidR="00C2307B" w:rsidRPr="00284C81">
        <w:rPr>
          <w:rFonts w:ascii="Arial" w:hAnsi="Arial" w:cs="Arial"/>
          <w:b/>
          <w:bCs/>
          <w:sz w:val="22"/>
          <w:szCs w:val="22"/>
        </w:rPr>
        <w:t xml:space="preserve"> countries. </w:t>
      </w:r>
      <w:r w:rsidR="000746ED" w:rsidRPr="00284C81">
        <w:rPr>
          <w:rFonts w:ascii="Arial" w:hAnsi="Arial" w:cs="Arial"/>
          <w:b/>
          <w:bCs/>
          <w:sz w:val="22"/>
          <w:szCs w:val="22"/>
        </w:rPr>
        <w:t>The</w:t>
      </w:r>
      <w:r w:rsidR="00C365EB" w:rsidRPr="00284C81">
        <w:rPr>
          <w:rFonts w:ascii="Arial" w:hAnsi="Arial" w:cs="Arial"/>
          <w:b/>
          <w:bCs/>
          <w:sz w:val="22"/>
          <w:szCs w:val="22"/>
        </w:rPr>
        <w:t xml:space="preserve"> </w:t>
      </w:r>
      <w:r w:rsidR="000746ED" w:rsidRPr="00284C81">
        <w:rPr>
          <w:rFonts w:ascii="Arial" w:hAnsi="Arial" w:cs="Arial"/>
          <w:b/>
          <w:bCs/>
          <w:sz w:val="22"/>
          <w:szCs w:val="22"/>
        </w:rPr>
        <w:t>models account</w:t>
      </w:r>
      <w:r w:rsidR="00271B7C" w:rsidRPr="00284C81">
        <w:rPr>
          <w:rFonts w:ascii="Arial" w:hAnsi="Arial" w:cs="Arial"/>
          <w:b/>
          <w:bCs/>
          <w:sz w:val="22"/>
          <w:szCs w:val="22"/>
        </w:rPr>
        <w:t>ed</w:t>
      </w:r>
      <w:r w:rsidR="000746ED" w:rsidRPr="00284C81">
        <w:rPr>
          <w:rFonts w:ascii="Arial" w:hAnsi="Arial" w:cs="Arial"/>
          <w:b/>
          <w:bCs/>
          <w:sz w:val="22"/>
          <w:szCs w:val="22"/>
        </w:rPr>
        <w:t xml:space="preserve"> for </w:t>
      </w:r>
      <w:r w:rsidR="00C2307B" w:rsidRPr="00284C81">
        <w:rPr>
          <w:rFonts w:ascii="Arial" w:hAnsi="Arial" w:cs="Arial"/>
          <w:b/>
          <w:bCs/>
          <w:sz w:val="22"/>
          <w:szCs w:val="22"/>
        </w:rPr>
        <w:t xml:space="preserve">factors that affect </w:t>
      </w:r>
      <w:r w:rsidR="001E7C96">
        <w:rPr>
          <w:rFonts w:ascii="Arial" w:hAnsi="Arial" w:cs="Arial"/>
          <w:b/>
          <w:bCs/>
          <w:sz w:val="22"/>
          <w:szCs w:val="22"/>
        </w:rPr>
        <w:t>death rates</w:t>
      </w:r>
      <w:r w:rsidR="00271B7C" w:rsidRPr="00284C81">
        <w:rPr>
          <w:rFonts w:ascii="Arial" w:hAnsi="Arial" w:cs="Arial"/>
          <w:b/>
          <w:bCs/>
          <w:sz w:val="22"/>
          <w:szCs w:val="22"/>
        </w:rPr>
        <w:t xml:space="preserve"> </w:t>
      </w:r>
      <w:r w:rsidR="00C2307B" w:rsidRPr="00284C81">
        <w:rPr>
          <w:rFonts w:ascii="Arial" w:hAnsi="Arial" w:cs="Arial"/>
          <w:b/>
          <w:bCs/>
          <w:sz w:val="22"/>
          <w:szCs w:val="22"/>
        </w:rPr>
        <w:t>including</w:t>
      </w:r>
      <w:r w:rsidR="007D0427" w:rsidRPr="00284C81">
        <w:rPr>
          <w:rFonts w:ascii="Arial" w:hAnsi="Arial" w:cs="Arial"/>
          <w:b/>
          <w:bCs/>
          <w:sz w:val="22"/>
          <w:szCs w:val="22"/>
        </w:rPr>
        <w:t xml:space="preserve"> </w:t>
      </w:r>
      <w:r w:rsidR="000746ED" w:rsidRPr="00284C81">
        <w:rPr>
          <w:rFonts w:ascii="Arial" w:hAnsi="Arial" w:cs="Arial"/>
          <w:b/>
          <w:bCs/>
          <w:sz w:val="22"/>
          <w:szCs w:val="22"/>
        </w:rPr>
        <w:t xml:space="preserve">seasonality, temperature, </w:t>
      </w:r>
      <w:r w:rsidR="00B35C3D">
        <w:rPr>
          <w:rFonts w:ascii="Arial" w:hAnsi="Arial" w:cs="Arial"/>
          <w:b/>
          <w:bCs/>
          <w:sz w:val="22"/>
          <w:szCs w:val="22"/>
        </w:rPr>
        <w:t>public holidays,</w:t>
      </w:r>
      <w:r w:rsidR="00C2307B" w:rsidRPr="00284C81">
        <w:rPr>
          <w:rFonts w:ascii="Arial" w:hAnsi="Arial" w:cs="Arial"/>
          <w:b/>
          <w:bCs/>
          <w:sz w:val="22"/>
          <w:szCs w:val="22"/>
        </w:rPr>
        <w:t xml:space="preserve"> a</w:t>
      </w:r>
      <w:r w:rsidR="007D0427">
        <w:rPr>
          <w:rFonts w:ascii="Arial" w:hAnsi="Arial" w:cs="Arial"/>
          <w:b/>
          <w:bCs/>
          <w:sz w:val="22"/>
          <w:szCs w:val="22"/>
        </w:rPr>
        <w:t>s well as for</w:t>
      </w:r>
      <w:r w:rsidR="00C2307B" w:rsidRPr="00284C81">
        <w:rPr>
          <w:rFonts w:ascii="Arial" w:hAnsi="Arial" w:cs="Arial"/>
          <w:b/>
          <w:bCs/>
          <w:sz w:val="22"/>
          <w:szCs w:val="22"/>
        </w:rPr>
        <w:t xml:space="preserve"> </w:t>
      </w:r>
      <w:r w:rsidR="007D0427" w:rsidRPr="00284C81">
        <w:rPr>
          <w:rFonts w:ascii="Arial" w:hAnsi="Arial" w:cs="Arial"/>
          <w:b/>
          <w:bCs/>
          <w:sz w:val="22"/>
          <w:szCs w:val="22"/>
        </w:rPr>
        <w:t xml:space="preserve">medium-long-term secular trends </w:t>
      </w:r>
      <w:r w:rsidR="007D0427">
        <w:rPr>
          <w:rFonts w:ascii="Arial" w:hAnsi="Arial" w:cs="Arial"/>
          <w:b/>
          <w:bCs/>
          <w:sz w:val="22"/>
          <w:szCs w:val="22"/>
        </w:rPr>
        <w:t xml:space="preserve">and </w:t>
      </w:r>
      <w:r w:rsidR="00C2307B" w:rsidRPr="00284C81">
        <w:rPr>
          <w:rFonts w:ascii="Arial" w:hAnsi="Arial" w:cs="Arial"/>
          <w:b/>
          <w:bCs/>
          <w:sz w:val="22"/>
          <w:szCs w:val="22"/>
        </w:rPr>
        <w:t>the dependency</w:t>
      </w:r>
      <w:r w:rsidR="000746ED" w:rsidRPr="00284C81">
        <w:rPr>
          <w:rFonts w:ascii="Arial" w:hAnsi="Arial" w:cs="Arial"/>
          <w:b/>
          <w:bCs/>
          <w:sz w:val="22"/>
          <w:szCs w:val="22"/>
        </w:rPr>
        <w:t xml:space="preserve"> of death rates in each week on those in </w:t>
      </w:r>
      <w:r w:rsidRPr="00284C81">
        <w:rPr>
          <w:rFonts w:ascii="Arial" w:hAnsi="Arial" w:cs="Arial"/>
          <w:b/>
          <w:bCs/>
          <w:sz w:val="22"/>
          <w:szCs w:val="22"/>
        </w:rPr>
        <w:t>preceding</w:t>
      </w:r>
      <w:r w:rsidR="000746ED" w:rsidRPr="00284C81">
        <w:rPr>
          <w:rFonts w:ascii="Arial" w:hAnsi="Arial" w:cs="Arial"/>
          <w:b/>
          <w:bCs/>
          <w:sz w:val="22"/>
          <w:szCs w:val="22"/>
        </w:rPr>
        <w:t xml:space="preserve"> week(s). </w:t>
      </w:r>
      <w:r w:rsidR="004F4B3F" w:rsidRPr="00284C81">
        <w:rPr>
          <w:rFonts w:ascii="Arial" w:hAnsi="Arial" w:cs="Arial"/>
          <w:b/>
          <w:bCs/>
          <w:color w:val="000000"/>
          <w:sz w:val="22"/>
          <w:szCs w:val="22"/>
        </w:rPr>
        <w:t xml:space="preserve">From mid-February through the end of May 2020, an estimated </w:t>
      </w:r>
      <w:r w:rsidR="00F224F8" w:rsidRPr="00F224F8">
        <w:rPr>
          <w:rFonts w:ascii="Arial" w:hAnsi="Arial" w:cs="Arial"/>
          <w:b/>
          <w:bCs/>
          <w:color w:val="000000"/>
          <w:sz w:val="22"/>
          <w:szCs w:val="22"/>
        </w:rPr>
        <w:t>202,900</w:t>
      </w:r>
      <w:r w:rsidR="004F4B3F" w:rsidRPr="00284C81">
        <w:rPr>
          <w:rFonts w:ascii="Arial" w:hAnsi="Arial" w:cs="Arial"/>
          <w:b/>
          <w:bCs/>
          <w:color w:val="000000"/>
          <w:sz w:val="22"/>
          <w:szCs w:val="22"/>
        </w:rPr>
        <w:t xml:space="preserve"> (95% credible interval </w:t>
      </w:r>
      <w:r w:rsidR="00F224F8" w:rsidRPr="00F224F8">
        <w:rPr>
          <w:rFonts w:ascii="Arial" w:hAnsi="Arial" w:cs="Arial"/>
          <w:b/>
          <w:bCs/>
          <w:color w:val="000000"/>
          <w:sz w:val="22"/>
          <w:szCs w:val="22"/>
        </w:rPr>
        <w:t>179,400-224,900</w:t>
      </w:r>
      <w:r w:rsidR="004F4B3F" w:rsidRPr="00284C81">
        <w:rPr>
          <w:rFonts w:ascii="Arial" w:hAnsi="Arial" w:cs="Arial"/>
          <w:b/>
          <w:bCs/>
          <w:color w:val="000000"/>
          <w:sz w:val="22"/>
          <w:szCs w:val="22"/>
        </w:rPr>
        <w:t xml:space="preserve">) more people died in these </w:t>
      </w:r>
      <w:r w:rsidR="00AA066A">
        <w:rPr>
          <w:rFonts w:ascii="Arial" w:hAnsi="Arial" w:cs="Arial"/>
          <w:b/>
          <w:bCs/>
          <w:color w:val="000000"/>
          <w:sz w:val="22"/>
          <w:szCs w:val="22"/>
        </w:rPr>
        <w:t>17</w:t>
      </w:r>
      <w:r w:rsidR="00AA066A" w:rsidRPr="00284C81">
        <w:rPr>
          <w:rFonts w:ascii="Arial" w:hAnsi="Arial" w:cs="Arial"/>
          <w:b/>
          <w:bCs/>
          <w:color w:val="000000"/>
          <w:sz w:val="22"/>
          <w:szCs w:val="22"/>
        </w:rPr>
        <w:t xml:space="preserve"> </w:t>
      </w:r>
      <w:r w:rsidR="004F4B3F" w:rsidRPr="00284C81">
        <w:rPr>
          <w:rFonts w:ascii="Arial" w:hAnsi="Arial" w:cs="Arial"/>
          <w:b/>
          <w:bCs/>
          <w:color w:val="000000"/>
          <w:sz w:val="22"/>
          <w:szCs w:val="22"/>
        </w:rPr>
        <w:t xml:space="preserve">countries than would have had the pandemic not taken place. </w:t>
      </w:r>
      <w:r w:rsidR="001C2598">
        <w:rPr>
          <w:rFonts w:ascii="Arial" w:hAnsi="Arial" w:cs="Arial"/>
          <w:b/>
          <w:bCs/>
          <w:color w:val="000000"/>
          <w:sz w:val="22"/>
          <w:szCs w:val="22"/>
        </w:rPr>
        <w:t>Nearly t</w:t>
      </w:r>
      <w:r w:rsidR="00284C81" w:rsidRPr="00284C81">
        <w:rPr>
          <w:rFonts w:ascii="Arial" w:hAnsi="Arial" w:cs="Arial"/>
          <w:b/>
          <w:bCs/>
          <w:color w:val="000000"/>
          <w:sz w:val="22"/>
          <w:szCs w:val="22"/>
        </w:rPr>
        <w:t xml:space="preserve">hree quarters of these excess deaths occurred in England and Wales, Italy and Spain, where </w:t>
      </w:r>
      <w:r w:rsidR="007D0427">
        <w:rPr>
          <w:rFonts w:ascii="Arial" w:hAnsi="Arial" w:cs="Arial"/>
          <w:b/>
          <w:bCs/>
          <w:color w:val="000000"/>
          <w:sz w:val="22"/>
          <w:szCs w:val="22"/>
        </w:rPr>
        <w:t>less than half</w:t>
      </w:r>
      <w:r w:rsidR="00284C81" w:rsidRPr="00284C81">
        <w:rPr>
          <w:rFonts w:ascii="Arial" w:hAnsi="Arial" w:cs="Arial"/>
          <w:b/>
          <w:bCs/>
          <w:color w:val="000000"/>
          <w:sz w:val="22"/>
          <w:szCs w:val="22"/>
        </w:rPr>
        <w:t xml:space="preserve"> of the total population of these countries live. </w:t>
      </w:r>
      <w:r w:rsidR="004F4B3F" w:rsidRPr="00284C81">
        <w:rPr>
          <w:rFonts w:ascii="Arial" w:hAnsi="Arial" w:cs="Arial"/>
          <w:b/>
          <w:bCs/>
          <w:color w:val="000000"/>
          <w:sz w:val="22"/>
          <w:szCs w:val="22"/>
        </w:rPr>
        <w:t xml:space="preserve">When all-cause mortality is considered, the total number of deaths, deaths per 100,000 people, and relative increase in deaths were similar between men and women in most countries. </w:t>
      </w:r>
      <w:r w:rsidR="00E72ACC" w:rsidRPr="00284C81">
        <w:rPr>
          <w:rFonts w:ascii="Arial" w:hAnsi="Arial" w:cs="Arial"/>
          <w:b/>
          <w:bCs/>
          <w:color w:val="000000"/>
          <w:sz w:val="22"/>
          <w:szCs w:val="22"/>
        </w:rPr>
        <w:t>Further, in many countries</w:t>
      </w:r>
      <w:r w:rsidR="00FD64AB">
        <w:rPr>
          <w:rFonts w:ascii="Arial" w:hAnsi="Arial" w:cs="Arial"/>
          <w:b/>
          <w:bCs/>
          <w:color w:val="000000"/>
          <w:sz w:val="22"/>
          <w:szCs w:val="22"/>
        </w:rPr>
        <w:t>,</w:t>
      </w:r>
      <w:r w:rsidR="00E72ACC" w:rsidRPr="00284C81">
        <w:rPr>
          <w:rFonts w:ascii="Arial" w:hAnsi="Arial" w:cs="Arial"/>
          <w:b/>
          <w:bCs/>
          <w:color w:val="000000"/>
          <w:sz w:val="22"/>
          <w:szCs w:val="22"/>
        </w:rPr>
        <w:t xml:space="preserve"> </w:t>
      </w:r>
      <w:r w:rsidR="004F4B3F" w:rsidRPr="00284C81">
        <w:rPr>
          <w:rFonts w:ascii="Arial" w:hAnsi="Arial" w:cs="Arial"/>
          <w:b/>
          <w:bCs/>
          <w:color w:val="000000"/>
          <w:sz w:val="22"/>
          <w:szCs w:val="22"/>
        </w:rPr>
        <w:t xml:space="preserve">the balance of excess deaths changed from male-dominated early in the pandemic to </w:t>
      </w:r>
      <w:r w:rsidR="005100F7" w:rsidRPr="00284C81">
        <w:rPr>
          <w:rFonts w:ascii="Arial" w:hAnsi="Arial" w:cs="Arial"/>
          <w:b/>
          <w:bCs/>
          <w:color w:val="000000"/>
          <w:sz w:val="22"/>
          <w:szCs w:val="22"/>
        </w:rPr>
        <w:t xml:space="preserve">being equal or </w:t>
      </w:r>
      <w:r w:rsidR="004F4B3F" w:rsidRPr="00284C81">
        <w:rPr>
          <w:rFonts w:ascii="Arial" w:hAnsi="Arial" w:cs="Arial"/>
          <w:b/>
          <w:bCs/>
          <w:color w:val="000000"/>
          <w:sz w:val="22"/>
          <w:szCs w:val="22"/>
        </w:rPr>
        <w:t>female-dominated</w:t>
      </w:r>
      <w:r w:rsidR="00E72ACC" w:rsidRPr="00284C81">
        <w:rPr>
          <w:rFonts w:ascii="Arial" w:hAnsi="Arial" w:cs="Arial"/>
          <w:b/>
          <w:bCs/>
          <w:color w:val="000000"/>
          <w:sz w:val="22"/>
          <w:szCs w:val="22"/>
        </w:rPr>
        <w:t xml:space="preserve"> later on</w:t>
      </w:r>
      <w:r w:rsidR="004F4B3F" w:rsidRPr="00284C81">
        <w:rPr>
          <w:rFonts w:ascii="Arial" w:hAnsi="Arial" w:cs="Arial"/>
          <w:b/>
          <w:bCs/>
          <w:color w:val="000000"/>
          <w:sz w:val="22"/>
          <w:szCs w:val="22"/>
        </w:rPr>
        <w:t>.</w:t>
      </w:r>
    </w:p>
    <w:p w14:paraId="629D9310" w14:textId="77777777" w:rsidR="004F4B3F" w:rsidRPr="00284C81" w:rsidRDefault="004F4B3F" w:rsidP="00866CBC">
      <w:pPr>
        <w:spacing w:line="480" w:lineRule="auto"/>
        <w:jc w:val="both"/>
        <w:rPr>
          <w:rFonts w:ascii="Arial" w:hAnsi="Arial" w:cs="Arial"/>
          <w:b/>
          <w:bCs/>
          <w:sz w:val="22"/>
          <w:szCs w:val="22"/>
        </w:rPr>
      </w:pPr>
    </w:p>
    <w:p w14:paraId="2B8F7E01" w14:textId="55CF2164" w:rsidR="0070717A" w:rsidRDefault="00166D46" w:rsidP="00DD367E">
      <w:pPr>
        <w:spacing w:line="480" w:lineRule="auto"/>
        <w:jc w:val="both"/>
        <w:rPr>
          <w:rFonts w:ascii="Arial" w:hAnsi="Arial" w:cs="Arial"/>
          <w:b/>
          <w:bCs/>
          <w:sz w:val="22"/>
          <w:szCs w:val="22"/>
        </w:rPr>
      </w:pPr>
      <w:r>
        <w:rPr>
          <w:rFonts w:ascii="Arial" w:hAnsi="Arial" w:cs="Arial"/>
          <w:b/>
          <w:bCs/>
          <w:sz w:val="22"/>
          <w:szCs w:val="22"/>
        </w:rPr>
        <w:t>Taken over the entire first phase of the pandemic, t</w:t>
      </w:r>
      <w:r w:rsidR="00DD367E">
        <w:rPr>
          <w:rFonts w:ascii="Arial" w:hAnsi="Arial" w:cs="Arial"/>
          <w:b/>
          <w:bCs/>
          <w:sz w:val="22"/>
          <w:szCs w:val="22"/>
        </w:rPr>
        <w:t xml:space="preserve">here was no detectable rise in </w:t>
      </w:r>
      <w:ins w:id="0" w:author="Parks, Robbie M" w:date="2020-07-22T19:26:00Z">
        <w:r w:rsidR="00375F0D">
          <w:rPr>
            <w:rFonts w:ascii="Arial" w:hAnsi="Arial" w:cs="Arial"/>
            <w:b/>
            <w:bCs/>
            <w:sz w:val="22"/>
            <w:szCs w:val="22"/>
          </w:rPr>
          <w:t>overall</w:t>
        </w:r>
        <w:r w:rsidR="00375F0D">
          <w:rPr>
            <w:rFonts w:ascii="Arial" w:hAnsi="Arial" w:cs="Arial"/>
            <w:b/>
            <w:bCs/>
            <w:sz w:val="22"/>
            <w:szCs w:val="22"/>
          </w:rPr>
          <w:t xml:space="preserve"> </w:t>
        </w:r>
      </w:ins>
      <w:ins w:id="1" w:author="Parks, Robbie M" w:date="2020-07-22T19:20:00Z">
        <w:r w:rsidR="00645346">
          <w:rPr>
            <w:rFonts w:ascii="Arial" w:hAnsi="Arial" w:cs="Arial"/>
            <w:b/>
            <w:bCs/>
            <w:sz w:val="22"/>
            <w:szCs w:val="22"/>
          </w:rPr>
          <w:t xml:space="preserve">all-cause </w:t>
        </w:r>
      </w:ins>
      <w:r w:rsidR="00DD367E">
        <w:rPr>
          <w:rFonts w:ascii="Arial" w:hAnsi="Arial" w:cs="Arial"/>
          <w:b/>
          <w:bCs/>
          <w:sz w:val="22"/>
          <w:szCs w:val="22"/>
        </w:rPr>
        <w:t>mortality in</w:t>
      </w:r>
      <w:r w:rsidR="00B02911" w:rsidRPr="00284C81">
        <w:rPr>
          <w:rFonts w:ascii="Arial" w:hAnsi="Arial" w:cs="Arial"/>
          <w:b/>
          <w:bCs/>
          <w:sz w:val="22"/>
          <w:szCs w:val="22"/>
        </w:rPr>
        <w:t xml:space="preserve"> </w:t>
      </w:r>
      <w:r w:rsidR="00943067" w:rsidRPr="00284C81">
        <w:rPr>
          <w:rFonts w:ascii="Arial" w:hAnsi="Arial" w:cs="Arial"/>
          <w:b/>
          <w:bCs/>
          <w:sz w:val="22"/>
          <w:szCs w:val="22"/>
        </w:rPr>
        <w:t xml:space="preserve">New Zealand, </w:t>
      </w:r>
      <w:r w:rsidR="00B02911" w:rsidRPr="00284C81">
        <w:rPr>
          <w:rFonts w:ascii="Arial" w:hAnsi="Arial" w:cs="Arial"/>
          <w:b/>
          <w:bCs/>
          <w:sz w:val="22"/>
          <w:szCs w:val="22"/>
        </w:rPr>
        <w:t>Bulgaria</w:t>
      </w:r>
      <w:r w:rsidR="001C2598">
        <w:rPr>
          <w:rFonts w:ascii="Arial" w:hAnsi="Arial" w:cs="Arial"/>
          <w:b/>
          <w:bCs/>
          <w:sz w:val="22"/>
          <w:szCs w:val="22"/>
        </w:rPr>
        <w:t xml:space="preserve">, </w:t>
      </w:r>
      <w:r w:rsidR="00B02911" w:rsidRPr="00284C81">
        <w:rPr>
          <w:rFonts w:ascii="Arial" w:hAnsi="Arial" w:cs="Arial"/>
          <w:b/>
          <w:bCs/>
          <w:sz w:val="22"/>
          <w:szCs w:val="22"/>
        </w:rPr>
        <w:t>Hungary</w:t>
      </w:r>
      <w:r w:rsidR="001C2598">
        <w:rPr>
          <w:rFonts w:ascii="Arial" w:hAnsi="Arial" w:cs="Arial"/>
          <w:b/>
          <w:bCs/>
          <w:sz w:val="22"/>
          <w:szCs w:val="22"/>
        </w:rPr>
        <w:t>, Norway, Denmark and Finland</w:t>
      </w:r>
      <w:r w:rsidR="002F1065">
        <w:rPr>
          <w:rFonts w:ascii="Arial" w:hAnsi="Arial" w:cs="Arial"/>
          <w:b/>
          <w:bCs/>
          <w:sz w:val="22"/>
          <w:szCs w:val="22"/>
        </w:rPr>
        <w:t xml:space="preserve"> </w:t>
      </w:r>
      <w:r w:rsidR="008E5416" w:rsidRPr="00284C81">
        <w:rPr>
          <w:rFonts w:ascii="Arial" w:hAnsi="Arial" w:cs="Arial"/>
          <w:b/>
          <w:bCs/>
          <w:sz w:val="22"/>
          <w:szCs w:val="22"/>
        </w:rPr>
        <w:t>and</w:t>
      </w:r>
      <w:r w:rsidR="00943067" w:rsidRPr="00284C81">
        <w:rPr>
          <w:rFonts w:ascii="Arial" w:hAnsi="Arial" w:cs="Arial"/>
          <w:b/>
          <w:bCs/>
          <w:sz w:val="22"/>
          <w:szCs w:val="22"/>
        </w:rPr>
        <w:t xml:space="preserve"> </w:t>
      </w:r>
      <w:del w:id="2" w:author="Parks, Robbie M" w:date="2020-07-22T19:19:00Z">
        <w:r w:rsidR="001D681D" w:rsidDel="00185CD6">
          <w:rPr>
            <w:rFonts w:ascii="Arial" w:hAnsi="Arial" w:cs="Arial"/>
            <w:b/>
            <w:bCs/>
            <w:sz w:val="22"/>
            <w:szCs w:val="22"/>
          </w:rPr>
          <w:delText>in</w:delText>
        </w:r>
        <w:r w:rsidR="001D681D" w:rsidRPr="00284C81" w:rsidDel="00185CD6">
          <w:rPr>
            <w:rFonts w:ascii="Arial" w:hAnsi="Arial" w:cs="Arial"/>
            <w:b/>
            <w:bCs/>
            <w:sz w:val="22"/>
            <w:szCs w:val="22"/>
          </w:rPr>
          <w:delText xml:space="preserve"> </w:delText>
        </w:r>
      </w:del>
      <w:ins w:id="3" w:author="Parks, Robbie M" w:date="2020-07-22T19:19:00Z">
        <w:r w:rsidR="00185CD6">
          <w:rPr>
            <w:rFonts w:ascii="Arial" w:hAnsi="Arial" w:cs="Arial"/>
            <w:b/>
            <w:bCs/>
            <w:sz w:val="22"/>
            <w:szCs w:val="22"/>
          </w:rPr>
          <w:t>for</w:t>
        </w:r>
        <w:r w:rsidR="00185CD6" w:rsidRPr="00284C81">
          <w:rPr>
            <w:rFonts w:ascii="Arial" w:hAnsi="Arial" w:cs="Arial"/>
            <w:b/>
            <w:bCs/>
            <w:sz w:val="22"/>
            <w:szCs w:val="22"/>
          </w:rPr>
          <w:t xml:space="preserve"> </w:t>
        </w:r>
      </w:ins>
      <w:r w:rsidR="00943067" w:rsidRPr="00284C81">
        <w:rPr>
          <w:rFonts w:ascii="Arial" w:hAnsi="Arial" w:cs="Arial"/>
          <w:b/>
          <w:bCs/>
          <w:sz w:val="22"/>
          <w:szCs w:val="22"/>
        </w:rPr>
        <w:t xml:space="preserve">women in </w:t>
      </w:r>
      <w:r w:rsidR="002C4283">
        <w:rPr>
          <w:rFonts w:ascii="Arial" w:hAnsi="Arial" w:cs="Arial"/>
          <w:b/>
          <w:bCs/>
          <w:sz w:val="22"/>
          <w:szCs w:val="22"/>
        </w:rPr>
        <w:t>Austria</w:t>
      </w:r>
      <w:r w:rsidR="001C2598">
        <w:rPr>
          <w:rFonts w:ascii="Arial" w:hAnsi="Arial" w:cs="Arial"/>
          <w:b/>
          <w:bCs/>
          <w:sz w:val="22"/>
          <w:szCs w:val="22"/>
        </w:rPr>
        <w:t xml:space="preserve"> and Switzerland</w:t>
      </w:r>
      <w:r w:rsidR="004A6B9D">
        <w:rPr>
          <w:rFonts w:ascii="Arial" w:hAnsi="Arial" w:cs="Arial"/>
          <w:b/>
          <w:bCs/>
          <w:sz w:val="22"/>
          <w:szCs w:val="22"/>
        </w:rPr>
        <w:t xml:space="preserve"> </w:t>
      </w:r>
      <w:r w:rsidR="00DD367E">
        <w:rPr>
          <w:rFonts w:ascii="Arial" w:hAnsi="Arial" w:cs="Arial"/>
          <w:b/>
          <w:bCs/>
          <w:sz w:val="22"/>
          <w:szCs w:val="22"/>
        </w:rPr>
        <w:t>(posterior probability of an increase in deaths &lt;</w:t>
      </w:r>
      <w:r w:rsidR="001C2598">
        <w:rPr>
          <w:rFonts w:ascii="Arial" w:hAnsi="Arial" w:cs="Arial"/>
          <w:b/>
          <w:bCs/>
          <w:sz w:val="22"/>
          <w:szCs w:val="22"/>
        </w:rPr>
        <w:t>90</w:t>
      </w:r>
      <w:r w:rsidR="00DD367E">
        <w:rPr>
          <w:rFonts w:ascii="Arial" w:hAnsi="Arial" w:cs="Arial"/>
          <w:b/>
          <w:bCs/>
          <w:sz w:val="22"/>
          <w:szCs w:val="22"/>
        </w:rPr>
        <w:t xml:space="preserve">%). </w:t>
      </w:r>
      <w:r w:rsidR="009B1316">
        <w:rPr>
          <w:rFonts w:ascii="Arial" w:hAnsi="Arial" w:cs="Arial"/>
          <w:b/>
          <w:bCs/>
          <w:sz w:val="22"/>
          <w:szCs w:val="22"/>
        </w:rPr>
        <w:t>Women</w:t>
      </w:r>
      <w:r w:rsidR="00DD367E" w:rsidRPr="00284C81">
        <w:rPr>
          <w:rFonts w:ascii="Arial" w:hAnsi="Arial" w:cs="Arial"/>
          <w:b/>
          <w:bCs/>
          <w:sz w:val="22"/>
          <w:szCs w:val="22"/>
        </w:rPr>
        <w:t xml:space="preserve"> in Portugal, and men in Austria</w:t>
      </w:r>
      <w:r w:rsidR="00FF047B">
        <w:rPr>
          <w:rFonts w:ascii="Arial" w:hAnsi="Arial" w:cs="Arial"/>
          <w:b/>
          <w:bCs/>
          <w:sz w:val="22"/>
          <w:szCs w:val="22"/>
        </w:rPr>
        <w:t xml:space="preserve"> </w:t>
      </w:r>
      <w:r w:rsidR="00DD367E">
        <w:rPr>
          <w:rFonts w:ascii="Arial" w:hAnsi="Arial" w:cs="Arial"/>
          <w:b/>
          <w:bCs/>
          <w:sz w:val="22"/>
          <w:szCs w:val="22"/>
        </w:rPr>
        <w:t xml:space="preserve">experienced relatively small increases in all-cause mortality with posterior probabilities of 90-99%. </w:t>
      </w:r>
      <w:r w:rsidR="00F964C5">
        <w:rPr>
          <w:rFonts w:ascii="Arial" w:hAnsi="Arial" w:cs="Arial"/>
          <w:b/>
          <w:bCs/>
          <w:sz w:val="22"/>
          <w:szCs w:val="22"/>
        </w:rPr>
        <w:t>For men in Switzerland</w:t>
      </w:r>
      <w:r w:rsidR="00383D7D">
        <w:rPr>
          <w:rFonts w:ascii="Arial" w:hAnsi="Arial" w:cs="Arial"/>
          <w:b/>
          <w:bCs/>
          <w:sz w:val="22"/>
          <w:szCs w:val="22"/>
        </w:rPr>
        <w:t xml:space="preserve"> and Portugal</w:t>
      </w:r>
      <w:r w:rsidR="00F964C5">
        <w:rPr>
          <w:rFonts w:ascii="Arial" w:hAnsi="Arial" w:cs="Arial"/>
          <w:b/>
          <w:bCs/>
          <w:sz w:val="22"/>
          <w:szCs w:val="22"/>
        </w:rPr>
        <w:t>, and both sexes in</w:t>
      </w:r>
      <w:r w:rsidR="00DD367E">
        <w:rPr>
          <w:rFonts w:ascii="Arial" w:hAnsi="Arial" w:cs="Arial"/>
          <w:b/>
          <w:bCs/>
          <w:sz w:val="22"/>
          <w:szCs w:val="22"/>
        </w:rPr>
        <w:t xml:space="preserve"> the </w:t>
      </w:r>
      <w:r w:rsidR="00011D7B" w:rsidRPr="00284C81">
        <w:rPr>
          <w:rFonts w:ascii="Arial" w:hAnsi="Arial" w:cs="Arial"/>
          <w:b/>
          <w:bCs/>
          <w:sz w:val="22"/>
          <w:szCs w:val="22"/>
        </w:rPr>
        <w:t xml:space="preserve">Netherlands, </w:t>
      </w:r>
      <w:r w:rsidR="00943067" w:rsidRPr="00284C81">
        <w:rPr>
          <w:rFonts w:ascii="Arial" w:hAnsi="Arial" w:cs="Arial"/>
          <w:b/>
          <w:bCs/>
          <w:sz w:val="22"/>
          <w:szCs w:val="22"/>
        </w:rPr>
        <w:t>France, Sweden,</w:t>
      </w:r>
      <w:r w:rsidR="00CD1534" w:rsidRPr="00284C81">
        <w:rPr>
          <w:rFonts w:ascii="Arial" w:hAnsi="Arial" w:cs="Arial"/>
          <w:b/>
          <w:bCs/>
          <w:sz w:val="22"/>
          <w:szCs w:val="22"/>
        </w:rPr>
        <w:t xml:space="preserve"> Belgium, </w:t>
      </w:r>
      <w:r w:rsidR="00943067" w:rsidRPr="00284C81">
        <w:rPr>
          <w:rFonts w:ascii="Arial" w:hAnsi="Arial" w:cs="Arial"/>
          <w:b/>
          <w:bCs/>
          <w:sz w:val="22"/>
          <w:szCs w:val="22"/>
        </w:rPr>
        <w:t xml:space="preserve">Italy, </w:t>
      </w:r>
      <w:r w:rsidR="008B759B">
        <w:rPr>
          <w:rFonts w:ascii="Arial" w:hAnsi="Arial" w:cs="Arial"/>
          <w:b/>
          <w:bCs/>
          <w:sz w:val="22"/>
          <w:szCs w:val="22"/>
        </w:rPr>
        <w:t xml:space="preserve">Scotland, </w:t>
      </w:r>
      <w:r w:rsidR="00943067" w:rsidRPr="00284C81">
        <w:rPr>
          <w:rFonts w:ascii="Arial" w:hAnsi="Arial" w:cs="Arial"/>
          <w:b/>
          <w:bCs/>
          <w:sz w:val="22"/>
          <w:szCs w:val="22"/>
        </w:rPr>
        <w:t xml:space="preserve">Spain and </w:t>
      </w:r>
      <w:r w:rsidR="00CD1534" w:rsidRPr="00284C81">
        <w:rPr>
          <w:rFonts w:ascii="Arial" w:hAnsi="Arial" w:cs="Arial"/>
          <w:b/>
          <w:bCs/>
          <w:sz w:val="22"/>
          <w:szCs w:val="22"/>
        </w:rPr>
        <w:t>England and Wales</w:t>
      </w:r>
      <w:r w:rsidR="00DD367E">
        <w:rPr>
          <w:rFonts w:ascii="Arial" w:hAnsi="Arial" w:cs="Arial"/>
          <w:b/>
          <w:bCs/>
          <w:sz w:val="22"/>
          <w:szCs w:val="22"/>
        </w:rPr>
        <w:t xml:space="preserve">, all-cause mortality increased as a result of the pandemic with </w:t>
      </w:r>
      <w:r w:rsidR="00CF35D7">
        <w:rPr>
          <w:rFonts w:ascii="Arial" w:hAnsi="Arial" w:cs="Arial"/>
          <w:b/>
          <w:bCs/>
          <w:sz w:val="22"/>
          <w:szCs w:val="22"/>
        </w:rPr>
        <w:t xml:space="preserve">a </w:t>
      </w:r>
      <w:r w:rsidR="00DD367E">
        <w:rPr>
          <w:rFonts w:ascii="Arial" w:hAnsi="Arial" w:cs="Arial"/>
          <w:b/>
          <w:bCs/>
          <w:sz w:val="22"/>
          <w:szCs w:val="22"/>
        </w:rPr>
        <w:t>posterior probability &gt;99%</w:t>
      </w:r>
      <w:r w:rsidR="00CD1534" w:rsidRPr="00284C81">
        <w:rPr>
          <w:rFonts w:ascii="Arial" w:hAnsi="Arial" w:cs="Arial"/>
          <w:b/>
          <w:bCs/>
          <w:sz w:val="22"/>
          <w:szCs w:val="22"/>
        </w:rPr>
        <w:t xml:space="preserve">. </w:t>
      </w:r>
      <w:r w:rsidR="002B714E" w:rsidRPr="00284C81">
        <w:rPr>
          <w:rFonts w:ascii="Arial" w:hAnsi="Arial" w:cs="Arial"/>
          <w:b/>
          <w:bCs/>
          <w:sz w:val="22"/>
          <w:szCs w:val="22"/>
        </w:rPr>
        <w:t>After accounting for population</w:t>
      </w:r>
      <w:r w:rsidR="00280D2D">
        <w:rPr>
          <w:rFonts w:ascii="Arial" w:hAnsi="Arial" w:cs="Arial"/>
          <w:b/>
          <w:bCs/>
          <w:sz w:val="22"/>
          <w:szCs w:val="22"/>
        </w:rPr>
        <w:t xml:space="preserve"> size</w:t>
      </w:r>
      <w:r w:rsidR="002B714E" w:rsidRPr="00284C81">
        <w:rPr>
          <w:rFonts w:ascii="Arial" w:hAnsi="Arial" w:cs="Arial"/>
          <w:b/>
          <w:bCs/>
          <w:sz w:val="22"/>
          <w:szCs w:val="22"/>
        </w:rPr>
        <w:t xml:space="preserve">, </w:t>
      </w:r>
      <w:r w:rsidR="008E5416" w:rsidRPr="00284C81">
        <w:rPr>
          <w:rFonts w:ascii="Arial" w:hAnsi="Arial" w:cs="Arial"/>
          <w:b/>
          <w:bCs/>
          <w:sz w:val="22"/>
          <w:szCs w:val="22"/>
        </w:rPr>
        <w:t xml:space="preserve">England and </w:t>
      </w:r>
      <w:r w:rsidR="008E5416" w:rsidRPr="00284C81">
        <w:rPr>
          <w:rFonts w:ascii="Arial" w:hAnsi="Arial" w:cs="Arial"/>
          <w:b/>
          <w:bCs/>
          <w:sz w:val="22"/>
          <w:szCs w:val="22"/>
        </w:rPr>
        <w:lastRenderedPageBreak/>
        <w:t>Wales and Spain</w:t>
      </w:r>
      <w:r w:rsidR="002B714E" w:rsidRPr="00284C81">
        <w:rPr>
          <w:rFonts w:ascii="Arial" w:hAnsi="Arial" w:cs="Arial"/>
          <w:b/>
          <w:bCs/>
          <w:sz w:val="22"/>
          <w:szCs w:val="22"/>
        </w:rPr>
        <w:t xml:space="preserve"> experienced the highest death toll</w:t>
      </w:r>
      <w:r w:rsidR="008E5416" w:rsidRPr="00284C81">
        <w:rPr>
          <w:rFonts w:ascii="Arial" w:hAnsi="Arial" w:cs="Arial"/>
          <w:b/>
          <w:bCs/>
          <w:sz w:val="22"/>
          <w:szCs w:val="22"/>
        </w:rPr>
        <w:t>,</w:t>
      </w:r>
      <w:r w:rsidR="002B714E" w:rsidRPr="00284C81">
        <w:rPr>
          <w:rFonts w:ascii="Arial" w:hAnsi="Arial" w:cs="Arial"/>
          <w:b/>
          <w:bCs/>
          <w:sz w:val="22"/>
          <w:szCs w:val="22"/>
        </w:rPr>
        <w:t xml:space="preserve"> nearly 100 deaths per 100</w:t>
      </w:r>
      <w:r w:rsidR="00FD2092" w:rsidRPr="00284C81">
        <w:rPr>
          <w:rFonts w:ascii="Arial" w:hAnsi="Arial" w:cs="Arial"/>
          <w:b/>
          <w:bCs/>
          <w:sz w:val="22"/>
          <w:szCs w:val="22"/>
        </w:rPr>
        <w:t>,000</w:t>
      </w:r>
      <w:r w:rsidR="002B714E" w:rsidRPr="00284C81">
        <w:rPr>
          <w:rFonts w:ascii="Arial" w:hAnsi="Arial" w:cs="Arial"/>
          <w:b/>
          <w:bCs/>
          <w:sz w:val="22"/>
          <w:szCs w:val="22"/>
        </w:rPr>
        <w:t xml:space="preserve"> people</w:t>
      </w:r>
      <w:r w:rsidR="00876E74">
        <w:rPr>
          <w:rFonts w:ascii="Arial" w:hAnsi="Arial" w:cs="Arial"/>
          <w:b/>
          <w:bCs/>
          <w:sz w:val="22"/>
          <w:szCs w:val="22"/>
        </w:rPr>
        <w:t>;</w:t>
      </w:r>
      <w:r w:rsidR="008E5416" w:rsidRPr="00284C81">
        <w:rPr>
          <w:rFonts w:ascii="Arial" w:hAnsi="Arial" w:cs="Arial"/>
          <w:b/>
          <w:bCs/>
          <w:sz w:val="22"/>
          <w:szCs w:val="22"/>
        </w:rPr>
        <w:t xml:space="preserve"> </w:t>
      </w:r>
      <w:r w:rsidR="00876E74">
        <w:rPr>
          <w:rFonts w:ascii="Arial" w:hAnsi="Arial" w:cs="Arial"/>
          <w:b/>
          <w:bCs/>
          <w:sz w:val="22"/>
          <w:szCs w:val="22"/>
        </w:rPr>
        <w:t>they also had the largest</w:t>
      </w:r>
      <w:r w:rsidR="008E5416" w:rsidRPr="00284C81">
        <w:rPr>
          <w:rFonts w:ascii="Arial" w:hAnsi="Arial" w:cs="Arial"/>
          <w:b/>
          <w:bCs/>
          <w:sz w:val="22"/>
          <w:szCs w:val="22"/>
        </w:rPr>
        <w:t xml:space="preserve"> relative (percent) increase in deaths </w:t>
      </w:r>
      <w:r w:rsidR="00182D7E" w:rsidRPr="00284C81">
        <w:rPr>
          <w:rFonts w:ascii="Arial" w:hAnsi="Arial" w:cs="Arial"/>
          <w:b/>
          <w:bCs/>
          <w:sz w:val="22"/>
          <w:szCs w:val="22"/>
        </w:rPr>
        <w:t>(</w:t>
      </w:r>
      <w:r w:rsidR="0059262D">
        <w:rPr>
          <w:rFonts w:ascii="Arial" w:hAnsi="Arial" w:cs="Arial"/>
          <w:b/>
          <w:bCs/>
          <w:sz w:val="22"/>
          <w:szCs w:val="22"/>
        </w:rPr>
        <w:t>37</w:t>
      </w:r>
      <w:r w:rsidR="00CF35D7" w:rsidRPr="00284C81">
        <w:rPr>
          <w:rFonts w:ascii="Arial" w:hAnsi="Arial" w:cs="Arial"/>
          <w:b/>
          <w:bCs/>
          <w:sz w:val="22"/>
          <w:szCs w:val="22"/>
        </w:rPr>
        <w:t xml:space="preserve">% </w:t>
      </w:r>
      <w:r w:rsidR="00CF35D7">
        <w:rPr>
          <w:rFonts w:ascii="Arial" w:hAnsi="Arial" w:cs="Arial"/>
          <w:b/>
          <w:bCs/>
          <w:sz w:val="22"/>
          <w:szCs w:val="22"/>
        </w:rPr>
        <w:t xml:space="preserve">(95% credible interval </w:t>
      </w:r>
      <w:r w:rsidR="00CF35D7" w:rsidRPr="00284C81">
        <w:rPr>
          <w:rFonts w:ascii="Arial" w:hAnsi="Arial" w:cs="Arial"/>
          <w:b/>
          <w:bCs/>
          <w:sz w:val="22"/>
          <w:szCs w:val="22"/>
        </w:rPr>
        <w:t>30-</w:t>
      </w:r>
      <w:r w:rsidR="0059262D">
        <w:rPr>
          <w:rFonts w:ascii="Arial" w:hAnsi="Arial" w:cs="Arial"/>
          <w:b/>
          <w:bCs/>
          <w:sz w:val="22"/>
          <w:szCs w:val="22"/>
        </w:rPr>
        <w:t>44</w:t>
      </w:r>
      <w:r w:rsidR="00CF35D7">
        <w:rPr>
          <w:rFonts w:ascii="Arial" w:hAnsi="Arial" w:cs="Arial"/>
          <w:b/>
          <w:bCs/>
          <w:sz w:val="22"/>
          <w:szCs w:val="22"/>
        </w:rPr>
        <w:t>)</w:t>
      </w:r>
      <w:r w:rsidR="00CF35D7" w:rsidRPr="00284C81">
        <w:rPr>
          <w:rFonts w:ascii="Arial" w:hAnsi="Arial" w:cs="Arial"/>
          <w:b/>
          <w:bCs/>
          <w:sz w:val="22"/>
          <w:szCs w:val="22"/>
        </w:rPr>
        <w:t xml:space="preserve"> in England and Wales</w:t>
      </w:r>
      <w:r w:rsidR="00CF35D7">
        <w:rPr>
          <w:rFonts w:ascii="Arial" w:hAnsi="Arial" w:cs="Arial"/>
          <w:b/>
          <w:bCs/>
          <w:sz w:val="22"/>
          <w:szCs w:val="22"/>
        </w:rPr>
        <w:t xml:space="preserve">; </w:t>
      </w:r>
      <w:r w:rsidR="00733CF9">
        <w:rPr>
          <w:rFonts w:ascii="Arial" w:hAnsi="Arial" w:cs="Arial"/>
          <w:b/>
          <w:bCs/>
          <w:sz w:val="22"/>
          <w:szCs w:val="22"/>
        </w:rPr>
        <w:t>38</w:t>
      </w:r>
      <w:r w:rsidR="008E5416" w:rsidRPr="00284C81">
        <w:rPr>
          <w:rFonts w:ascii="Arial" w:hAnsi="Arial" w:cs="Arial"/>
          <w:b/>
          <w:bCs/>
          <w:sz w:val="22"/>
          <w:szCs w:val="22"/>
        </w:rPr>
        <w:t xml:space="preserve">% </w:t>
      </w:r>
      <w:r w:rsidR="00CF35D7">
        <w:rPr>
          <w:rFonts w:ascii="Arial" w:hAnsi="Arial" w:cs="Arial"/>
          <w:b/>
          <w:bCs/>
          <w:sz w:val="22"/>
          <w:szCs w:val="22"/>
        </w:rPr>
        <w:t>(</w:t>
      </w:r>
      <w:r w:rsidR="00852347">
        <w:rPr>
          <w:rFonts w:ascii="Arial" w:hAnsi="Arial" w:cs="Arial"/>
          <w:b/>
          <w:bCs/>
          <w:sz w:val="22"/>
          <w:szCs w:val="22"/>
        </w:rPr>
        <w:t>3</w:t>
      </w:r>
      <w:r w:rsidR="00735CF7">
        <w:rPr>
          <w:rFonts w:ascii="Arial" w:hAnsi="Arial" w:cs="Arial"/>
          <w:b/>
          <w:bCs/>
          <w:sz w:val="22"/>
          <w:szCs w:val="22"/>
        </w:rPr>
        <w:t>1</w:t>
      </w:r>
      <w:r w:rsidR="00852347">
        <w:rPr>
          <w:rFonts w:ascii="Arial" w:hAnsi="Arial" w:cs="Arial"/>
          <w:b/>
          <w:bCs/>
          <w:sz w:val="22"/>
          <w:szCs w:val="22"/>
        </w:rPr>
        <w:t>-</w:t>
      </w:r>
      <w:r w:rsidR="00733CF9">
        <w:rPr>
          <w:rFonts w:ascii="Arial" w:hAnsi="Arial" w:cs="Arial"/>
          <w:b/>
          <w:bCs/>
          <w:sz w:val="22"/>
          <w:szCs w:val="22"/>
        </w:rPr>
        <w:t>44</w:t>
      </w:r>
      <w:r w:rsidR="00CF35D7">
        <w:rPr>
          <w:rFonts w:ascii="Arial" w:hAnsi="Arial" w:cs="Arial"/>
          <w:b/>
          <w:bCs/>
          <w:sz w:val="22"/>
          <w:szCs w:val="22"/>
        </w:rPr>
        <w:t>)</w:t>
      </w:r>
      <w:r w:rsidR="008E5416" w:rsidRPr="00284C81">
        <w:rPr>
          <w:rFonts w:ascii="Arial" w:hAnsi="Arial" w:cs="Arial"/>
          <w:b/>
          <w:bCs/>
          <w:sz w:val="22"/>
          <w:szCs w:val="22"/>
        </w:rPr>
        <w:t xml:space="preserve"> in Spain</w:t>
      </w:r>
      <w:r w:rsidR="00DB22BE" w:rsidRPr="00284C81">
        <w:rPr>
          <w:rFonts w:ascii="Arial" w:hAnsi="Arial" w:cs="Arial"/>
          <w:b/>
          <w:bCs/>
          <w:sz w:val="22"/>
          <w:szCs w:val="22"/>
        </w:rPr>
        <w:t>)</w:t>
      </w:r>
      <w:r w:rsidR="00B05A98" w:rsidRPr="00284C81">
        <w:rPr>
          <w:rFonts w:ascii="Arial" w:hAnsi="Arial" w:cs="Arial"/>
          <w:b/>
          <w:bCs/>
          <w:sz w:val="22"/>
          <w:szCs w:val="22"/>
        </w:rPr>
        <w:t xml:space="preserve">. New Zealand, Bulgaria, Hungary, Norway, Finland, </w:t>
      </w:r>
      <w:r w:rsidR="00B05A98" w:rsidRPr="006C2628">
        <w:rPr>
          <w:rFonts w:ascii="Arial" w:hAnsi="Arial" w:cs="Arial"/>
          <w:b/>
          <w:bCs/>
          <w:sz w:val="22"/>
          <w:szCs w:val="22"/>
        </w:rPr>
        <w:t>Denmark</w:t>
      </w:r>
      <w:r w:rsidR="00CB7934">
        <w:rPr>
          <w:rFonts w:ascii="Arial" w:hAnsi="Arial" w:cs="Arial"/>
          <w:b/>
          <w:bCs/>
          <w:sz w:val="22"/>
          <w:szCs w:val="22"/>
        </w:rPr>
        <w:t xml:space="preserve"> and</w:t>
      </w:r>
      <w:r w:rsidR="00B05A98" w:rsidRPr="006C2628">
        <w:rPr>
          <w:rFonts w:ascii="Arial" w:hAnsi="Arial" w:cs="Arial"/>
          <w:b/>
          <w:bCs/>
          <w:sz w:val="22"/>
          <w:szCs w:val="22"/>
        </w:rPr>
        <w:t xml:space="preserve"> Austria experienced change</w:t>
      </w:r>
      <w:r w:rsidR="00284C81" w:rsidRPr="006C2628">
        <w:rPr>
          <w:rFonts w:ascii="Arial" w:hAnsi="Arial" w:cs="Arial"/>
          <w:b/>
          <w:bCs/>
          <w:sz w:val="22"/>
          <w:szCs w:val="22"/>
        </w:rPr>
        <w:t>s</w:t>
      </w:r>
      <w:r w:rsidR="00B05A98" w:rsidRPr="006C2628">
        <w:rPr>
          <w:rFonts w:ascii="Arial" w:hAnsi="Arial" w:cs="Arial"/>
          <w:b/>
          <w:bCs/>
          <w:sz w:val="22"/>
          <w:szCs w:val="22"/>
        </w:rPr>
        <w:t xml:space="preserve"> in deaths that ranged from </w:t>
      </w:r>
      <w:r w:rsidR="00DD367E" w:rsidRPr="006C2628">
        <w:rPr>
          <w:rFonts w:ascii="Arial" w:hAnsi="Arial" w:cs="Arial"/>
          <w:b/>
          <w:bCs/>
          <w:sz w:val="22"/>
          <w:szCs w:val="22"/>
        </w:rPr>
        <w:t xml:space="preserve">possible </w:t>
      </w:r>
      <w:r w:rsidR="00B05A98" w:rsidRPr="006C2628">
        <w:rPr>
          <w:rFonts w:ascii="Arial" w:hAnsi="Arial" w:cs="Arial"/>
          <w:b/>
          <w:bCs/>
          <w:sz w:val="22"/>
          <w:szCs w:val="22"/>
        </w:rPr>
        <w:t xml:space="preserve">slight declines to increases of no more than 5%. </w:t>
      </w:r>
    </w:p>
    <w:p w14:paraId="7DB221C8" w14:textId="77777777" w:rsidR="0070717A" w:rsidRDefault="0070717A" w:rsidP="00DD367E">
      <w:pPr>
        <w:spacing w:line="480" w:lineRule="auto"/>
        <w:jc w:val="both"/>
        <w:rPr>
          <w:rFonts w:ascii="Arial" w:hAnsi="Arial" w:cs="Arial"/>
          <w:b/>
          <w:bCs/>
          <w:sz w:val="22"/>
          <w:szCs w:val="22"/>
        </w:rPr>
      </w:pPr>
    </w:p>
    <w:p w14:paraId="7C7DA3DE" w14:textId="3AE1A635" w:rsidR="009579FE" w:rsidRPr="00284C81" w:rsidRDefault="00B05A98" w:rsidP="00DD367E">
      <w:pPr>
        <w:spacing w:line="480" w:lineRule="auto"/>
        <w:jc w:val="both"/>
        <w:rPr>
          <w:rFonts w:ascii="Arial" w:hAnsi="Arial" w:cs="Arial"/>
          <w:b/>
          <w:bCs/>
          <w:color w:val="000000"/>
          <w:sz w:val="22"/>
          <w:szCs w:val="22"/>
          <w:highlight w:val="yellow"/>
        </w:rPr>
      </w:pPr>
      <w:r w:rsidRPr="006C2628">
        <w:rPr>
          <w:rFonts w:ascii="Arial" w:hAnsi="Arial" w:cs="Arial"/>
          <w:b/>
          <w:bCs/>
          <w:sz w:val="22"/>
          <w:szCs w:val="22"/>
        </w:rPr>
        <w:t>The large impact in England</w:t>
      </w:r>
      <w:r w:rsidRPr="00284C81">
        <w:rPr>
          <w:rFonts w:ascii="Arial" w:hAnsi="Arial" w:cs="Arial"/>
          <w:b/>
          <w:bCs/>
          <w:sz w:val="22"/>
          <w:szCs w:val="22"/>
        </w:rPr>
        <w:t xml:space="preserve"> and Wales stems partly from</w:t>
      </w:r>
      <w:r w:rsidR="004F4B3F" w:rsidRPr="00284C81">
        <w:rPr>
          <w:rFonts w:ascii="Arial" w:hAnsi="Arial" w:cs="Arial"/>
          <w:b/>
          <w:bCs/>
          <w:sz w:val="22"/>
          <w:szCs w:val="22"/>
        </w:rPr>
        <w:t xml:space="preserve"> having experienced (together with Spain) the</w:t>
      </w:r>
      <w:r w:rsidRPr="00284C81">
        <w:rPr>
          <w:rFonts w:ascii="Arial" w:hAnsi="Arial" w:cs="Arial"/>
          <w:b/>
          <w:bCs/>
          <w:sz w:val="22"/>
          <w:szCs w:val="22"/>
        </w:rPr>
        <w:t xml:space="preserve"> high</w:t>
      </w:r>
      <w:r w:rsidR="004F4B3F" w:rsidRPr="00284C81">
        <w:rPr>
          <w:rFonts w:ascii="Arial" w:hAnsi="Arial" w:cs="Arial"/>
          <w:b/>
          <w:bCs/>
          <w:sz w:val="22"/>
          <w:szCs w:val="22"/>
        </w:rPr>
        <w:t>est</w:t>
      </w:r>
      <w:r w:rsidRPr="00284C81">
        <w:rPr>
          <w:rFonts w:ascii="Arial" w:hAnsi="Arial" w:cs="Arial"/>
          <w:b/>
          <w:bCs/>
          <w:sz w:val="22"/>
          <w:szCs w:val="22"/>
        </w:rPr>
        <w:t xml:space="preserve"> weekly increases in deaths, </w:t>
      </w:r>
      <w:r w:rsidR="007D0427">
        <w:rPr>
          <w:rFonts w:ascii="Arial" w:hAnsi="Arial" w:cs="Arial"/>
          <w:b/>
          <w:bCs/>
          <w:sz w:val="22"/>
          <w:szCs w:val="22"/>
        </w:rPr>
        <w:t>more than doubling</w:t>
      </w:r>
      <w:r w:rsidRPr="00284C81">
        <w:rPr>
          <w:rFonts w:ascii="Arial" w:hAnsi="Arial" w:cs="Arial"/>
          <w:b/>
          <w:bCs/>
          <w:sz w:val="22"/>
          <w:szCs w:val="22"/>
        </w:rPr>
        <w:t xml:space="preserve"> in some weeks, and </w:t>
      </w:r>
      <w:r w:rsidR="00866CBC" w:rsidRPr="00284C81">
        <w:rPr>
          <w:rFonts w:ascii="Arial" w:hAnsi="Arial" w:cs="Arial"/>
          <w:b/>
          <w:bCs/>
          <w:sz w:val="22"/>
          <w:szCs w:val="22"/>
        </w:rPr>
        <w:t xml:space="preserve">having had (together with Sweden) </w:t>
      </w:r>
      <w:r w:rsidRPr="00284C81">
        <w:rPr>
          <w:rFonts w:ascii="Arial" w:hAnsi="Arial" w:cs="Arial"/>
          <w:b/>
          <w:bCs/>
          <w:sz w:val="22"/>
          <w:szCs w:val="22"/>
        </w:rPr>
        <w:t xml:space="preserve">the </w:t>
      </w:r>
      <w:r w:rsidR="007D0427">
        <w:rPr>
          <w:rFonts w:ascii="Arial" w:hAnsi="Arial" w:cs="Arial"/>
          <w:b/>
          <w:bCs/>
          <w:sz w:val="22"/>
          <w:szCs w:val="22"/>
        </w:rPr>
        <w:t>longest duration</w:t>
      </w:r>
      <w:r w:rsidRPr="00284C81">
        <w:rPr>
          <w:rFonts w:ascii="Arial" w:hAnsi="Arial" w:cs="Arial"/>
          <w:b/>
          <w:bCs/>
          <w:sz w:val="22"/>
          <w:szCs w:val="22"/>
        </w:rPr>
        <w:t xml:space="preserve"> when deaths exceeded levels that </w:t>
      </w:r>
      <w:r w:rsidRPr="00284C81">
        <w:rPr>
          <w:rFonts w:ascii="Arial" w:hAnsi="Arial" w:cs="Arial"/>
          <w:b/>
          <w:bCs/>
          <w:color w:val="000000"/>
          <w:sz w:val="22"/>
          <w:szCs w:val="22"/>
        </w:rPr>
        <w:t>would be expected in the absence of the pandemic</w:t>
      </w:r>
      <w:r w:rsidR="00866CBC" w:rsidRPr="00284C81">
        <w:rPr>
          <w:rFonts w:ascii="Arial" w:hAnsi="Arial" w:cs="Arial"/>
          <w:b/>
          <w:bCs/>
          <w:color w:val="000000"/>
          <w:sz w:val="22"/>
          <w:szCs w:val="22"/>
        </w:rPr>
        <w:t xml:space="preserve">, </w:t>
      </w:r>
      <w:r w:rsidR="0095459F">
        <w:rPr>
          <w:rFonts w:ascii="Arial" w:hAnsi="Arial" w:cs="Arial"/>
          <w:b/>
          <w:bCs/>
          <w:color w:val="000000"/>
          <w:sz w:val="22"/>
          <w:szCs w:val="22"/>
        </w:rPr>
        <w:t>9-11</w:t>
      </w:r>
      <w:r w:rsidR="00866CBC" w:rsidRPr="00284C81">
        <w:rPr>
          <w:rFonts w:ascii="Arial" w:hAnsi="Arial" w:cs="Arial"/>
          <w:b/>
          <w:bCs/>
          <w:color w:val="000000"/>
          <w:sz w:val="22"/>
          <w:szCs w:val="22"/>
        </w:rPr>
        <w:t xml:space="preserve"> weeks for </w:t>
      </w:r>
      <w:r w:rsidR="007D0427">
        <w:rPr>
          <w:rFonts w:ascii="Arial" w:hAnsi="Arial" w:cs="Arial"/>
          <w:b/>
          <w:bCs/>
          <w:color w:val="000000"/>
          <w:sz w:val="22"/>
          <w:szCs w:val="22"/>
        </w:rPr>
        <w:t>each</w:t>
      </w:r>
      <w:r w:rsidR="00F463D4" w:rsidRPr="00284C81">
        <w:rPr>
          <w:rFonts w:ascii="Arial" w:hAnsi="Arial" w:cs="Arial"/>
          <w:b/>
          <w:bCs/>
          <w:color w:val="000000"/>
          <w:sz w:val="22"/>
          <w:szCs w:val="22"/>
        </w:rPr>
        <w:t xml:space="preserve"> </w:t>
      </w:r>
      <w:r w:rsidR="005725A5" w:rsidRPr="00284C81">
        <w:rPr>
          <w:rFonts w:ascii="Arial" w:hAnsi="Arial" w:cs="Arial"/>
          <w:b/>
          <w:bCs/>
          <w:color w:val="000000"/>
          <w:sz w:val="22"/>
          <w:szCs w:val="22"/>
        </w:rPr>
        <w:t>sex</w:t>
      </w:r>
      <w:r w:rsidR="00866CBC" w:rsidRPr="00284C81">
        <w:rPr>
          <w:rFonts w:ascii="Arial" w:hAnsi="Arial" w:cs="Arial"/>
          <w:b/>
          <w:bCs/>
          <w:color w:val="000000"/>
          <w:sz w:val="22"/>
          <w:szCs w:val="22"/>
        </w:rPr>
        <w:t xml:space="preserve">. </w:t>
      </w:r>
      <w:r w:rsidR="00301B20" w:rsidRPr="00284C81">
        <w:rPr>
          <w:rFonts w:ascii="Arial" w:hAnsi="Arial" w:cs="Arial"/>
          <w:b/>
          <w:bCs/>
          <w:color w:val="000000"/>
          <w:sz w:val="22"/>
          <w:szCs w:val="22"/>
        </w:rPr>
        <w:t xml:space="preserve">The heterogeneous magnitude and character of the excess deaths </w:t>
      </w:r>
      <w:r w:rsidR="003F4AF6" w:rsidRPr="00284C81">
        <w:rPr>
          <w:rFonts w:ascii="Arial" w:hAnsi="Arial" w:cs="Arial"/>
          <w:b/>
          <w:bCs/>
          <w:color w:val="000000"/>
          <w:sz w:val="22"/>
          <w:szCs w:val="22"/>
        </w:rPr>
        <w:t>due to the</w:t>
      </w:r>
      <w:r w:rsidR="00D469F1" w:rsidRPr="00284C81">
        <w:rPr>
          <w:rFonts w:ascii="Arial" w:hAnsi="Arial" w:cs="Arial"/>
          <w:b/>
          <w:bCs/>
          <w:color w:val="000000"/>
          <w:sz w:val="22"/>
          <w:szCs w:val="22"/>
        </w:rPr>
        <w:t xml:space="preserve"> Covid-19 pandemic reflect differences in how well countries </w:t>
      </w:r>
      <w:r w:rsidR="00280D2D">
        <w:rPr>
          <w:rFonts w:ascii="Arial" w:hAnsi="Arial" w:cs="Arial"/>
          <w:b/>
          <w:bCs/>
          <w:color w:val="000000"/>
          <w:sz w:val="22"/>
          <w:szCs w:val="22"/>
        </w:rPr>
        <w:t xml:space="preserve">have </w:t>
      </w:r>
      <w:r w:rsidR="00D469F1" w:rsidRPr="00284C81">
        <w:rPr>
          <w:rFonts w:ascii="Arial" w:hAnsi="Arial" w:cs="Arial"/>
          <w:b/>
          <w:bCs/>
          <w:color w:val="000000"/>
          <w:sz w:val="22"/>
          <w:szCs w:val="22"/>
        </w:rPr>
        <w:t>managed the pandemic (e.g., timing</w:t>
      </w:r>
      <w:r w:rsidR="007D0427">
        <w:rPr>
          <w:rFonts w:ascii="Arial" w:hAnsi="Arial" w:cs="Arial"/>
          <w:b/>
          <w:bCs/>
          <w:color w:val="000000"/>
          <w:sz w:val="22"/>
          <w:szCs w:val="22"/>
        </w:rPr>
        <w:t>,</w:t>
      </w:r>
      <w:r w:rsidR="00D469F1" w:rsidRPr="00284C81">
        <w:rPr>
          <w:rFonts w:ascii="Arial" w:hAnsi="Arial" w:cs="Arial"/>
          <w:b/>
          <w:bCs/>
          <w:color w:val="000000"/>
          <w:sz w:val="22"/>
          <w:szCs w:val="22"/>
        </w:rPr>
        <w:t xml:space="preserve"> extent </w:t>
      </w:r>
      <w:r w:rsidR="007D0427">
        <w:rPr>
          <w:rFonts w:ascii="Arial" w:hAnsi="Arial" w:cs="Arial"/>
          <w:b/>
          <w:bCs/>
          <w:color w:val="000000"/>
          <w:sz w:val="22"/>
          <w:szCs w:val="22"/>
        </w:rPr>
        <w:t xml:space="preserve">and adherence to </w:t>
      </w:r>
      <w:r w:rsidR="00D469F1" w:rsidRPr="00284C81">
        <w:rPr>
          <w:rFonts w:ascii="Arial" w:hAnsi="Arial" w:cs="Arial"/>
          <w:b/>
          <w:bCs/>
          <w:color w:val="000000"/>
          <w:sz w:val="22"/>
          <w:szCs w:val="22"/>
        </w:rPr>
        <w:t>lockdowns</w:t>
      </w:r>
      <w:r w:rsidR="00763BD7" w:rsidRPr="00284C81">
        <w:rPr>
          <w:rFonts w:ascii="Arial" w:hAnsi="Arial" w:cs="Arial"/>
          <w:b/>
          <w:bCs/>
          <w:color w:val="000000"/>
          <w:sz w:val="22"/>
          <w:szCs w:val="22"/>
        </w:rPr>
        <w:t xml:space="preserve"> and other social distancing measures</w:t>
      </w:r>
      <w:r w:rsidR="00D469F1" w:rsidRPr="00284C81">
        <w:rPr>
          <w:rFonts w:ascii="Arial" w:hAnsi="Arial" w:cs="Arial"/>
          <w:b/>
          <w:bCs/>
          <w:color w:val="000000"/>
          <w:sz w:val="22"/>
          <w:szCs w:val="22"/>
        </w:rPr>
        <w:t>;</w:t>
      </w:r>
      <w:r w:rsidR="00284C81" w:rsidRPr="00284C81">
        <w:rPr>
          <w:rFonts w:ascii="Arial" w:hAnsi="Arial" w:cs="Arial"/>
          <w:b/>
          <w:bCs/>
          <w:color w:val="000000"/>
          <w:sz w:val="22"/>
          <w:szCs w:val="22"/>
        </w:rPr>
        <w:t xml:space="preserve"> effectiveness of</w:t>
      </w:r>
      <w:r w:rsidR="00D469F1" w:rsidRPr="00284C81">
        <w:rPr>
          <w:rFonts w:ascii="Arial" w:hAnsi="Arial" w:cs="Arial"/>
          <w:b/>
          <w:bCs/>
          <w:color w:val="000000"/>
          <w:sz w:val="22"/>
          <w:szCs w:val="22"/>
        </w:rPr>
        <w:t xml:space="preserve"> test, trace and isolate mechanisms), </w:t>
      </w:r>
      <w:r w:rsidR="00284C81" w:rsidRPr="00284C81">
        <w:rPr>
          <w:rFonts w:ascii="Arial" w:hAnsi="Arial" w:cs="Arial"/>
          <w:b/>
          <w:bCs/>
          <w:color w:val="000000"/>
          <w:sz w:val="22"/>
          <w:szCs w:val="22"/>
        </w:rPr>
        <w:t>and the resilience and preparedness of</w:t>
      </w:r>
      <w:r w:rsidR="00D469F1" w:rsidRPr="00284C81">
        <w:rPr>
          <w:rFonts w:ascii="Arial" w:hAnsi="Arial" w:cs="Arial"/>
          <w:b/>
          <w:bCs/>
          <w:color w:val="000000"/>
          <w:sz w:val="22"/>
          <w:szCs w:val="22"/>
        </w:rPr>
        <w:t xml:space="preserve"> the health and social care system (e.g., </w:t>
      </w:r>
      <w:r w:rsidR="00763BD7" w:rsidRPr="00284C81">
        <w:rPr>
          <w:rFonts w:ascii="Arial" w:hAnsi="Arial" w:cs="Arial"/>
          <w:b/>
          <w:bCs/>
          <w:color w:val="000000"/>
          <w:sz w:val="22"/>
          <w:szCs w:val="22"/>
        </w:rPr>
        <w:t xml:space="preserve">effective facility and </w:t>
      </w:r>
      <w:r w:rsidR="00D469F1" w:rsidRPr="00284C81">
        <w:rPr>
          <w:rFonts w:ascii="Arial" w:hAnsi="Arial" w:cs="Arial"/>
          <w:b/>
          <w:bCs/>
          <w:color w:val="000000"/>
          <w:sz w:val="22"/>
          <w:szCs w:val="22"/>
        </w:rPr>
        <w:t>community care pathways</w:t>
      </w:r>
      <w:r w:rsidR="00C42544" w:rsidRPr="00284C81">
        <w:rPr>
          <w:rFonts w:ascii="Arial" w:hAnsi="Arial" w:cs="Arial"/>
          <w:b/>
          <w:bCs/>
          <w:color w:val="000000"/>
          <w:sz w:val="22"/>
          <w:szCs w:val="22"/>
        </w:rPr>
        <w:t xml:space="preserve">; </w:t>
      </w:r>
      <w:r w:rsidR="00C42544">
        <w:rPr>
          <w:rFonts w:ascii="Arial" w:hAnsi="Arial" w:cs="Arial"/>
          <w:b/>
          <w:bCs/>
          <w:color w:val="000000"/>
          <w:sz w:val="22"/>
          <w:szCs w:val="22"/>
        </w:rPr>
        <w:t xml:space="preserve">minimising </w:t>
      </w:r>
      <w:r w:rsidR="00C42544" w:rsidRPr="00DB527C">
        <w:rPr>
          <w:rFonts w:ascii="Arial" w:hAnsi="Arial" w:cs="Arial"/>
          <w:b/>
          <w:bCs/>
          <w:color w:val="000000"/>
          <w:sz w:val="22"/>
          <w:szCs w:val="22"/>
        </w:rPr>
        <w:t>spread of infection within hospitals and care homes, and between them and community</w:t>
      </w:r>
      <w:r w:rsidR="00D469F1" w:rsidRPr="00284C81">
        <w:rPr>
          <w:rFonts w:ascii="Arial" w:hAnsi="Arial" w:cs="Arial"/>
          <w:b/>
          <w:bCs/>
          <w:color w:val="000000"/>
          <w:sz w:val="22"/>
          <w:szCs w:val="22"/>
        </w:rPr>
        <w:t>).</w:t>
      </w:r>
    </w:p>
    <w:p w14:paraId="122452B8" w14:textId="77777777" w:rsidR="00C55FB8" w:rsidRPr="005B3E97" w:rsidRDefault="00C55FB8" w:rsidP="00580F14">
      <w:pPr>
        <w:spacing w:line="480" w:lineRule="auto"/>
        <w:jc w:val="both"/>
        <w:rPr>
          <w:rFonts w:ascii="Arial" w:hAnsi="Arial" w:cs="Arial"/>
          <w:sz w:val="22"/>
          <w:szCs w:val="22"/>
        </w:rPr>
      </w:pPr>
    </w:p>
    <w:p w14:paraId="30078D25" w14:textId="77777777" w:rsidR="00C55FB8" w:rsidRPr="005B3E97" w:rsidRDefault="00C55FB8">
      <w:pPr>
        <w:rPr>
          <w:rFonts w:ascii="Arial" w:hAnsi="Arial" w:cs="Arial"/>
          <w:sz w:val="22"/>
          <w:szCs w:val="22"/>
        </w:rPr>
      </w:pPr>
      <w:r w:rsidRPr="005B3E97">
        <w:rPr>
          <w:rFonts w:ascii="Arial" w:hAnsi="Arial" w:cs="Arial"/>
          <w:sz w:val="22"/>
          <w:szCs w:val="22"/>
        </w:rPr>
        <w:br w:type="page"/>
      </w:r>
    </w:p>
    <w:p w14:paraId="76E5B6FD" w14:textId="1F660427" w:rsidR="00FA17F0" w:rsidRPr="005B3E97" w:rsidRDefault="001F1CDF" w:rsidP="00580F14">
      <w:pPr>
        <w:spacing w:line="480" w:lineRule="auto"/>
        <w:jc w:val="both"/>
        <w:rPr>
          <w:rFonts w:ascii="Arial" w:hAnsi="Arial" w:cs="Arial"/>
          <w:color w:val="000000"/>
          <w:sz w:val="22"/>
          <w:szCs w:val="22"/>
        </w:rPr>
      </w:pPr>
      <w:r w:rsidRPr="005B3E97">
        <w:rPr>
          <w:rFonts w:ascii="Arial" w:hAnsi="Arial" w:cs="Arial"/>
          <w:color w:val="000000"/>
          <w:sz w:val="22"/>
          <w:szCs w:val="22"/>
        </w:rPr>
        <w:lastRenderedPageBreak/>
        <w:t xml:space="preserve">The Covid-19 pandemic has led to </w:t>
      </w:r>
      <w:r w:rsidR="009523F2" w:rsidRPr="005B3E97">
        <w:rPr>
          <w:rFonts w:ascii="Arial" w:hAnsi="Arial" w:cs="Arial"/>
          <w:color w:val="000000"/>
          <w:sz w:val="22"/>
          <w:szCs w:val="22"/>
        </w:rPr>
        <w:t>hundreds</w:t>
      </w:r>
      <w:r w:rsidR="00EE2D84" w:rsidRPr="005B3E97">
        <w:rPr>
          <w:rFonts w:ascii="Arial" w:hAnsi="Arial" w:cs="Arial"/>
          <w:color w:val="000000"/>
          <w:sz w:val="22"/>
          <w:szCs w:val="22"/>
        </w:rPr>
        <w:t xml:space="preserve"> of </w:t>
      </w:r>
      <w:r w:rsidRPr="005B3E97">
        <w:rPr>
          <w:rFonts w:ascii="Arial" w:hAnsi="Arial" w:cs="Arial"/>
          <w:color w:val="000000"/>
          <w:sz w:val="22"/>
          <w:szCs w:val="22"/>
        </w:rPr>
        <w:t xml:space="preserve">thousands </w:t>
      </w:r>
      <w:r w:rsidR="00CB5426" w:rsidRPr="005B3E97">
        <w:rPr>
          <w:rFonts w:ascii="Arial" w:hAnsi="Arial" w:cs="Arial"/>
          <w:color w:val="000000"/>
          <w:sz w:val="22"/>
          <w:szCs w:val="22"/>
        </w:rPr>
        <w:t xml:space="preserve">of </w:t>
      </w:r>
      <w:r w:rsidRPr="005B3E97">
        <w:rPr>
          <w:rFonts w:ascii="Arial" w:hAnsi="Arial" w:cs="Arial"/>
          <w:color w:val="000000"/>
          <w:sz w:val="22"/>
          <w:szCs w:val="22"/>
        </w:rPr>
        <w:t xml:space="preserve">deaths </w:t>
      </w:r>
      <w:r w:rsidR="009B0371">
        <w:rPr>
          <w:rFonts w:ascii="Arial" w:hAnsi="Arial" w:cs="Arial"/>
          <w:color w:val="000000"/>
          <w:sz w:val="22"/>
          <w:szCs w:val="22"/>
        </w:rPr>
        <w:t xml:space="preserve">directly </w:t>
      </w:r>
      <w:r w:rsidRPr="005B3E97">
        <w:rPr>
          <w:rFonts w:ascii="Arial" w:hAnsi="Arial" w:cs="Arial"/>
          <w:color w:val="000000"/>
          <w:sz w:val="22"/>
          <w:szCs w:val="22"/>
        </w:rPr>
        <w:t>among</w:t>
      </w:r>
      <w:r w:rsidR="009B0371">
        <w:rPr>
          <w:rFonts w:ascii="Arial" w:hAnsi="Arial" w:cs="Arial"/>
          <w:color w:val="000000"/>
          <w:sz w:val="22"/>
          <w:szCs w:val="22"/>
        </w:rPr>
        <w:t xml:space="preserve"> </w:t>
      </w:r>
      <w:r w:rsidR="00B45737" w:rsidRPr="005B3E97">
        <w:rPr>
          <w:rFonts w:ascii="Arial" w:hAnsi="Arial" w:cs="Arial"/>
          <w:color w:val="000000"/>
          <w:sz w:val="22"/>
          <w:szCs w:val="22"/>
        </w:rPr>
        <w:t>infected</w:t>
      </w:r>
      <w:r w:rsidR="009D594A">
        <w:rPr>
          <w:rFonts w:ascii="Arial" w:hAnsi="Arial" w:cs="Arial"/>
          <w:color w:val="000000"/>
          <w:sz w:val="22"/>
          <w:szCs w:val="22"/>
        </w:rPr>
        <w:t xml:space="preserve"> patients</w:t>
      </w:r>
      <w:r w:rsidRPr="005B3E97">
        <w:rPr>
          <w:rFonts w:ascii="Arial" w:hAnsi="Arial" w:cs="Arial"/>
          <w:color w:val="000000"/>
          <w:sz w:val="22"/>
          <w:szCs w:val="22"/>
        </w:rPr>
        <w:t xml:space="preserve">. </w:t>
      </w:r>
      <w:bookmarkStart w:id="4" w:name="_Hlk40625299"/>
      <w:r w:rsidRPr="005B3E97">
        <w:rPr>
          <w:rFonts w:ascii="Arial" w:hAnsi="Arial" w:cs="Arial"/>
          <w:color w:val="000000"/>
          <w:sz w:val="22"/>
          <w:szCs w:val="22"/>
        </w:rPr>
        <w:t>The pandemic</w:t>
      </w:r>
      <w:r w:rsidR="004E023D" w:rsidRPr="005B3E97">
        <w:rPr>
          <w:rFonts w:ascii="Arial" w:hAnsi="Arial" w:cs="Arial"/>
          <w:color w:val="000000"/>
          <w:sz w:val="22"/>
          <w:szCs w:val="22"/>
        </w:rPr>
        <w:t xml:space="preserve"> has</w:t>
      </w:r>
      <w:r w:rsidRPr="005B3E97">
        <w:rPr>
          <w:rFonts w:ascii="Arial" w:hAnsi="Arial" w:cs="Arial"/>
          <w:color w:val="000000"/>
          <w:sz w:val="22"/>
          <w:szCs w:val="22"/>
        </w:rPr>
        <w:t xml:space="preserve"> also profoundly changed the social, economic, environmental and healthcare determinants of morbidity and mortality. </w:t>
      </w:r>
      <w:r w:rsidR="007F72A1" w:rsidRPr="005B3E97">
        <w:rPr>
          <w:rFonts w:ascii="Arial" w:hAnsi="Arial" w:cs="Arial"/>
          <w:color w:val="000000"/>
          <w:sz w:val="22"/>
          <w:szCs w:val="22"/>
        </w:rPr>
        <w:t>T</w:t>
      </w:r>
      <w:r w:rsidRPr="005B3E97">
        <w:rPr>
          <w:rFonts w:ascii="Arial" w:hAnsi="Arial" w:cs="Arial"/>
          <w:color w:val="000000"/>
          <w:sz w:val="22"/>
          <w:szCs w:val="22"/>
        </w:rPr>
        <w:t xml:space="preserve">hese changes impact </w:t>
      </w:r>
      <w:r w:rsidR="00F9179E" w:rsidRPr="005B3E97">
        <w:rPr>
          <w:rFonts w:ascii="Arial" w:hAnsi="Arial" w:cs="Arial"/>
          <w:color w:val="000000"/>
          <w:sz w:val="22"/>
          <w:szCs w:val="22"/>
        </w:rPr>
        <w:t>health</w:t>
      </w:r>
      <w:r w:rsidR="00AA5A51" w:rsidRPr="005B3E97">
        <w:rPr>
          <w:rFonts w:ascii="Arial" w:hAnsi="Arial" w:cs="Arial"/>
          <w:color w:val="000000"/>
          <w:sz w:val="22"/>
          <w:szCs w:val="22"/>
        </w:rPr>
        <w:t xml:space="preserve"> </w:t>
      </w:r>
      <w:r w:rsidRPr="005B3E97">
        <w:rPr>
          <w:rFonts w:ascii="Arial" w:hAnsi="Arial" w:cs="Arial"/>
          <w:color w:val="000000"/>
          <w:sz w:val="22"/>
          <w:szCs w:val="22"/>
        </w:rPr>
        <w:t>through</w:t>
      </w:r>
      <w:r w:rsidR="00AA5A51" w:rsidRPr="005B3E97">
        <w:rPr>
          <w:rFonts w:ascii="Arial" w:hAnsi="Arial" w:cs="Arial"/>
          <w:color w:val="000000"/>
          <w:sz w:val="22"/>
          <w:szCs w:val="22"/>
        </w:rPr>
        <w:t xml:space="preserve"> a number of routes</w:t>
      </w:r>
      <w:r w:rsidR="00AA5A51" w:rsidRPr="00A6335F">
        <w:rPr>
          <w:rFonts w:ascii="Arial" w:hAnsi="Arial" w:cs="Arial"/>
          <w:color w:val="000000"/>
          <w:sz w:val="22"/>
          <w:szCs w:val="22"/>
        </w:rPr>
        <w:t>[Douglas, 2020 #5504]</w:t>
      </w:r>
      <w:r w:rsidR="00AA5A51" w:rsidRPr="005B3E97">
        <w:rPr>
          <w:rFonts w:ascii="Arial" w:hAnsi="Arial" w:cs="Arial"/>
          <w:color w:val="000000"/>
          <w:sz w:val="22"/>
          <w:szCs w:val="22"/>
        </w:rPr>
        <w:t xml:space="preserve"> including</w:t>
      </w:r>
      <w:r w:rsidRPr="005B3E97">
        <w:rPr>
          <w:rFonts w:ascii="Arial" w:hAnsi="Arial" w:cs="Arial"/>
          <w:color w:val="000000"/>
          <w:sz w:val="22"/>
          <w:szCs w:val="22"/>
        </w:rPr>
        <w:t xml:space="preserve"> </w:t>
      </w:r>
      <w:r w:rsidR="005A1E85">
        <w:rPr>
          <w:rFonts w:ascii="Arial" w:hAnsi="Arial" w:cs="Arial"/>
          <w:color w:val="000000"/>
          <w:sz w:val="22"/>
          <w:szCs w:val="22"/>
        </w:rPr>
        <w:t xml:space="preserve">denied or </w:t>
      </w:r>
      <w:r w:rsidRPr="005B3E97">
        <w:rPr>
          <w:rFonts w:ascii="Arial" w:hAnsi="Arial" w:cs="Arial"/>
          <w:color w:val="000000"/>
          <w:sz w:val="22"/>
          <w:szCs w:val="22"/>
        </w:rPr>
        <w:t xml:space="preserve">delayed </w:t>
      </w:r>
      <w:r w:rsidR="00AA5A51" w:rsidRPr="005B3E97">
        <w:rPr>
          <w:rFonts w:ascii="Arial" w:hAnsi="Arial" w:cs="Arial"/>
          <w:color w:val="000000"/>
          <w:sz w:val="22"/>
          <w:szCs w:val="22"/>
        </w:rPr>
        <w:t>disease prevention</w:t>
      </w:r>
      <w:r w:rsidR="00DC4087" w:rsidRPr="005B3E97">
        <w:rPr>
          <w:rFonts w:ascii="Arial" w:hAnsi="Arial" w:cs="Arial"/>
          <w:color w:val="000000"/>
          <w:sz w:val="22"/>
          <w:szCs w:val="22"/>
        </w:rPr>
        <w:t xml:space="preserve"> and</w:t>
      </w:r>
      <w:r w:rsidR="0059267B" w:rsidRPr="005B3E97">
        <w:rPr>
          <w:rFonts w:ascii="Arial" w:hAnsi="Arial" w:cs="Arial"/>
          <w:color w:val="000000"/>
          <w:sz w:val="22"/>
          <w:szCs w:val="22"/>
        </w:rPr>
        <w:t xml:space="preserve"> </w:t>
      </w:r>
      <w:r w:rsidR="001F497A" w:rsidRPr="005B3E97">
        <w:rPr>
          <w:rFonts w:ascii="Arial" w:hAnsi="Arial" w:cs="Arial"/>
          <w:color w:val="000000"/>
          <w:sz w:val="22"/>
          <w:szCs w:val="22"/>
        </w:rPr>
        <w:t xml:space="preserve">medical </w:t>
      </w:r>
      <w:r w:rsidR="0059267B" w:rsidRPr="005B3E97">
        <w:rPr>
          <w:rFonts w:ascii="Arial" w:hAnsi="Arial" w:cs="Arial"/>
          <w:color w:val="000000"/>
          <w:sz w:val="22"/>
          <w:szCs w:val="22"/>
        </w:rPr>
        <w:t xml:space="preserve">procedures </w:t>
      </w:r>
      <w:r w:rsidR="00DC4087" w:rsidRPr="005B3E97">
        <w:rPr>
          <w:rFonts w:ascii="Arial" w:hAnsi="Arial" w:cs="Arial"/>
          <w:color w:val="000000"/>
          <w:sz w:val="22"/>
          <w:szCs w:val="22"/>
        </w:rPr>
        <w:t xml:space="preserve">for </w:t>
      </w:r>
      <w:r w:rsidR="00AA5A51" w:rsidRPr="005B3E97">
        <w:rPr>
          <w:rFonts w:ascii="Arial" w:hAnsi="Arial" w:cs="Arial"/>
          <w:color w:val="000000"/>
          <w:sz w:val="22"/>
          <w:szCs w:val="22"/>
        </w:rPr>
        <w:t>acute and chronic care</w:t>
      </w:r>
      <w:r w:rsidRPr="005B3E97">
        <w:rPr>
          <w:rFonts w:ascii="Arial" w:hAnsi="Arial" w:cs="Arial"/>
          <w:color w:val="000000"/>
          <w:sz w:val="22"/>
          <w:szCs w:val="22"/>
        </w:rPr>
        <w:t>;</w:t>
      </w:r>
      <w:r w:rsidR="000B7764" w:rsidRPr="005B3E97">
        <w:rPr>
          <w:rFonts w:ascii="Arial" w:hAnsi="Arial" w:cs="Arial"/>
          <w:color w:val="000000"/>
          <w:sz w:val="22"/>
          <w:szCs w:val="22"/>
        </w:rPr>
        <w:t xml:space="preserve"> </w:t>
      </w:r>
      <w:r w:rsidRPr="005B3E97">
        <w:rPr>
          <w:rFonts w:ascii="Arial" w:hAnsi="Arial" w:cs="Arial"/>
          <w:color w:val="000000"/>
          <w:sz w:val="22"/>
          <w:szCs w:val="22"/>
        </w:rPr>
        <w:t xml:space="preserve">loss of job and income; disruption of social networks; changes in </w:t>
      </w:r>
      <w:r w:rsidR="009D386C" w:rsidRPr="005B3E97">
        <w:rPr>
          <w:rFonts w:ascii="Arial" w:hAnsi="Arial" w:cs="Arial"/>
          <w:color w:val="000000"/>
          <w:sz w:val="22"/>
          <w:szCs w:val="22"/>
        </w:rPr>
        <w:t>crime</w:t>
      </w:r>
      <w:r w:rsidR="00AA5A51" w:rsidRPr="005B3E97">
        <w:rPr>
          <w:rFonts w:ascii="Arial" w:hAnsi="Arial" w:cs="Arial"/>
          <w:color w:val="000000"/>
          <w:sz w:val="22"/>
          <w:szCs w:val="22"/>
        </w:rPr>
        <w:t xml:space="preserve"> and self-harm; changes in </w:t>
      </w:r>
      <w:r w:rsidR="009D386C" w:rsidRPr="005B3E97">
        <w:rPr>
          <w:rFonts w:ascii="Arial" w:hAnsi="Arial" w:cs="Arial"/>
          <w:color w:val="000000"/>
          <w:sz w:val="22"/>
          <w:szCs w:val="22"/>
        </w:rPr>
        <w:t xml:space="preserve">quantity and quality of food, </w:t>
      </w:r>
      <w:r w:rsidR="00F9179E" w:rsidRPr="005B3E97">
        <w:rPr>
          <w:rFonts w:ascii="Arial" w:hAnsi="Arial" w:cs="Arial"/>
          <w:color w:val="000000"/>
          <w:sz w:val="22"/>
          <w:szCs w:val="22"/>
        </w:rPr>
        <w:t xml:space="preserve">and the use of </w:t>
      </w:r>
      <w:r w:rsidRPr="005B3E97">
        <w:rPr>
          <w:rFonts w:ascii="Arial" w:hAnsi="Arial" w:cs="Arial"/>
          <w:color w:val="000000"/>
          <w:sz w:val="22"/>
          <w:szCs w:val="22"/>
        </w:rPr>
        <w:t>tobacco</w:t>
      </w:r>
      <w:r w:rsidR="009D386C" w:rsidRPr="005B3E97">
        <w:rPr>
          <w:rFonts w:ascii="Arial" w:hAnsi="Arial" w:cs="Arial"/>
          <w:color w:val="000000"/>
          <w:sz w:val="22"/>
          <w:szCs w:val="22"/>
        </w:rPr>
        <w:t>,</w:t>
      </w:r>
      <w:r w:rsidRPr="005B3E97">
        <w:rPr>
          <w:rFonts w:ascii="Arial" w:hAnsi="Arial" w:cs="Arial"/>
          <w:color w:val="000000"/>
          <w:sz w:val="22"/>
          <w:szCs w:val="22"/>
        </w:rPr>
        <w:t xml:space="preserve"> alcohol</w:t>
      </w:r>
      <w:r w:rsidR="009D386C" w:rsidRPr="005B3E97">
        <w:rPr>
          <w:rFonts w:ascii="Arial" w:hAnsi="Arial" w:cs="Arial"/>
          <w:color w:val="000000"/>
          <w:sz w:val="22"/>
          <w:szCs w:val="22"/>
        </w:rPr>
        <w:t xml:space="preserve"> and other drug</w:t>
      </w:r>
      <w:r w:rsidR="00F9179E" w:rsidRPr="005B3E97">
        <w:rPr>
          <w:rFonts w:ascii="Arial" w:hAnsi="Arial" w:cs="Arial"/>
          <w:color w:val="000000"/>
          <w:sz w:val="22"/>
          <w:szCs w:val="22"/>
        </w:rPr>
        <w:t>s</w:t>
      </w:r>
      <w:r w:rsidRPr="005B3E97">
        <w:rPr>
          <w:rFonts w:ascii="Arial" w:hAnsi="Arial" w:cs="Arial"/>
          <w:color w:val="000000"/>
          <w:sz w:val="22"/>
          <w:szCs w:val="22"/>
        </w:rPr>
        <w:t>; and changes in road traffic</w:t>
      </w:r>
      <w:ins w:id="5" w:author="Parks, Robbie M" w:date="2020-07-22T19:33:00Z">
        <w:r w:rsidR="007B1BB7">
          <w:rPr>
            <w:rFonts w:ascii="Arial" w:hAnsi="Arial" w:cs="Arial"/>
            <w:color w:val="000000"/>
            <w:sz w:val="22"/>
            <w:szCs w:val="22"/>
          </w:rPr>
          <w:t xml:space="preserve"> </w:t>
        </w:r>
        <w:commentRangeStart w:id="6"/>
        <w:r w:rsidR="007B1BB7">
          <w:rPr>
            <w:rFonts w:ascii="Arial" w:hAnsi="Arial" w:cs="Arial"/>
            <w:color w:val="000000"/>
            <w:sz w:val="22"/>
            <w:szCs w:val="22"/>
          </w:rPr>
          <w:t>and other</w:t>
        </w:r>
      </w:ins>
      <w:r w:rsidRPr="005B3E97">
        <w:rPr>
          <w:rFonts w:ascii="Arial" w:hAnsi="Arial" w:cs="Arial"/>
          <w:color w:val="000000"/>
          <w:sz w:val="22"/>
          <w:szCs w:val="22"/>
        </w:rPr>
        <w:t xml:space="preserve"> </w:t>
      </w:r>
      <w:commentRangeEnd w:id="6"/>
      <w:r w:rsidR="007B1BB7">
        <w:rPr>
          <w:rStyle w:val="CommentReference"/>
          <w:rFonts w:asciiTheme="minorHAnsi" w:eastAsiaTheme="minorHAnsi" w:hAnsiTheme="minorHAnsi" w:cstheme="minorBidi"/>
          <w:lang w:eastAsia="en-US"/>
        </w:rPr>
        <w:commentReference w:id="6"/>
      </w:r>
      <w:r w:rsidR="00AA5A51" w:rsidRPr="005B3E97">
        <w:rPr>
          <w:rFonts w:ascii="Arial" w:hAnsi="Arial" w:cs="Arial"/>
          <w:color w:val="000000"/>
          <w:sz w:val="22"/>
          <w:szCs w:val="22"/>
        </w:rPr>
        <w:t>injuries</w:t>
      </w:r>
      <w:r w:rsidRPr="005B3E97">
        <w:rPr>
          <w:rFonts w:ascii="Arial" w:hAnsi="Arial" w:cs="Arial"/>
          <w:color w:val="000000"/>
          <w:sz w:val="22"/>
          <w:szCs w:val="22"/>
        </w:rPr>
        <w:t xml:space="preserve"> and air pollution</w:t>
      </w:r>
      <w:r w:rsidR="001E7C96">
        <w:rPr>
          <w:rFonts w:ascii="Arial" w:hAnsi="Arial" w:cs="Arial"/>
          <w:color w:val="000000"/>
          <w:sz w:val="22"/>
          <w:szCs w:val="22"/>
        </w:rPr>
        <w:t xml:space="preserve"> as a result of reduced and modified </w:t>
      </w:r>
      <w:r w:rsidR="001E7C96" w:rsidRPr="005B3E97">
        <w:rPr>
          <w:rFonts w:ascii="Arial" w:hAnsi="Arial" w:cs="Arial"/>
          <w:color w:val="000000"/>
          <w:sz w:val="22"/>
          <w:szCs w:val="22"/>
        </w:rPr>
        <w:t>mobility and transport</w:t>
      </w:r>
      <w:r w:rsidR="001E7C96">
        <w:rPr>
          <w:rFonts w:ascii="Arial" w:hAnsi="Arial" w:cs="Arial"/>
          <w:color w:val="000000"/>
          <w:sz w:val="22"/>
          <w:szCs w:val="22"/>
        </w:rPr>
        <w:t>ation</w:t>
      </w:r>
      <w:r w:rsidRPr="005B3E97">
        <w:rPr>
          <w:rFonts w:ascii="Arial" w:hAnsi="Arial" w:cs="Arial"/>
          <w:color w:val="000000"/>
          <w:sz w:val="22"/>
          <w:szCs w:val="22"/>
        </w:rPr>
        <w:t xml:space="preserve">. </w:t>
      </w:r>
      <w:r w:rsidR="00301508" w:rsidRPr="005B3E97">
        <w:rPr>
          <w:rFonts w:ascii="Arial" w:hAnsi="Arial" w:cs="Arial"/>
          <w:color w:val="000000"/>
          <w:sz w:val="22"/>
          <w:szCs w:val="22"/>
        </w:rPr>
        <w:t>How changes in these</w:t>
      </w:r>
      <w:r w:rsidR="00BD002B" w:rsidRPr="005B3E97">
        <w:rPr>
          <w:rFonts w:ascii="Arial" w:hAnsi="Arial" w:cs="Arial"/>
          <w:color w:val="000000"/>
          <w:sz w:val="22"/>
          <w:szCs w:val="22"/>
        </w:rPr>
        <w:t xml:space="preserve"> social, environmental and healthcare determinants </w:t>
      </w:r>
      <w:r w:rsidR="00301508" w:rsidRPr="005B3E97">
        <w:rPr>
          <w:rFonts w:ascii="Arial" w:hAnsi="Arial" w:cs="Arial"/>
          <w:color w:val="000000"/>
          <w:sz w:val="22"/>
          <w:szCs w:val="22"/>
        </w:rPr>
        <w:t xml:space="preserve">impact mortality </w:t>
      </w:r>
      <w:r w:rsidR="009523F2" w:rsidRPr="005B3E97">
        <w:rPr>
          <w:rFonts w:ascii="Arial" w:hAnsi="Arial" w:cs="Arial"/>
          <w:color w:val="000000"/>
          <w:sz w:val="22"/>
          <w:szCs w:val="22"/>
        </w:rPr>
        <w:t>var</w:t>
      </w:r>
      <w:r w:rsidR="00763BD7" w:rsidRPr="005B3E97">
        <w:rPr>
          <w:rFonts w:ascii="Arial" w:hAnsi="Arial" w:cs="Arial"/>
          <w:color w:val="000000"/>
          <w:sz w:val="22"/>
          <w:szCs w:val="22"/>
        </w:rPr>
        <w:t>ies</w:t>
      </w:r>
      <w:r w:rsidR="009523F2" w:rsidRPr="005B3E97">
        <w:rPr>
          <w:rFonts w:ascii="Arial" w:hAnsi="Arial" w:cs="Arial"/>
          <w:color w:val="000000"/>
          <w:sz w:val="22"/>
          <w:szCs w:val="22"/>
        </w:rPr>
        <w:t xml:space="preserve"> across countries based on the extent </w:t>
      </w:r>
      <w:r w:rsidR="003335DE" w:rsidRPr="005B3E97">
        <w:rPr>
          <w:rFonts w:ascii="Arial" w:hAnsi="Arial" w:cs="Arial"/>
          <w:color w:val="000000"/>
          <w:sz w:val="22"/>
          <w:szCs w:val="22"/>
        </w:rPr>
        <w:t xml:space="preserve">and timing </w:t>
      </w:r>
      <w:r w:rsidR="009523F2" w:rsidRPr="005B3E97">
        <w:rPr>
          <w:rFonts w:ascii="Arial" w:hAnsi="Arial" w:cs="Arial"/>
          <w:color w:val="000000"/>
          <w:sz w:val="22"/>
          <w:szCs w:val="22"/>
        </w:rPr>
        <w:t>of the epidemic</w:t>
      </w:r>
      <w:r w:rsidR="00726CE2">
        <w:rPr>
          <w:rFonts w:ascii="Arial" w:hAnsi="Arial" w:cs="Arial"/>
          <w:color w:val="000000"/>
          <w:sz w:val="22"/>
          <w:szCs w:val="22"/>
        </w:rPr>
        <w:t xml:space="preserve"> and the response</w:t>
      </w:r>
      <w:r w:rsidR="009523F2" w:rsidRPr="005B3E97">
        <w:rPr>
          <w:rFonts w:ascii="Arial" w:hAnsi="Arial" w:cs="Arial"/>
          <w:color w:val="000000"/>
          <w:sz w:val="22"/>
          <w:szCs w:val="22"/>
        </w:rPr>
        <w:t xml:space="preserve">, </w:t>
      </w:r>
      <w:r w:rsidR="00A6335F">
        <w:rPr>
          <w:rFonts w:ascii="Arial" w:hAnsi="Arial" w:cs="Arial"/>
          <w:color w:val="000000"/>
          <w:sz w:val="22"/>
          <w:szCs w:val="22"/>
        </w:rPr>
        <w:t xml:space="preserve">the baseline health of the population, </w:t>
      </w:r>
      <w:r w:rsidR="009523F2" w:rsidRPr="005B3E97">
        <w:rPr>
          <w:rFonts w:ascii="Arial" w:hAnsi="Arial" w:cs="Arial"/>
          <w:color w:val="000000"/>
          <w:sz w:val="22"/>
          <w:szCs w:val="22"/>
        </w:rPr>
        <w:t>th</w:t>
      </w:r>
      <w:r w:rsidR="004423BA">
        <w:rPr>
          <w:rFonts w:ascii="Arial" w:hAnsi="Arial" w:cs="Arial"/>
          <w:color w:val="000000"/>
          <w:sz w:val="22"/>
          <w:szCs w:val="22"/>
        </w:rPr>
        <w:t>e</w:t>
      </w:r>
      <w:r w:rsidR="009523F2" w:rsidRPr="005B3E97">
        <w:rPr>
          <w:rFonts w:ascii="Arial" w:hAnsi="Arial" w:cs="Arial"/>
          <w:color w:val="000000"/>
          <w:sz w:val="22"/>
          <w:szCs w:val="22"/>
        </w:rPr>
        <w:t xml:space="preserve"> resilience and agility of the health and social care system,</w:t>
      </w:r>
      <w:r w:rsidR="001F497A" w:rsidRPr="005B3E97">
        <w:rPr>
          <w:rFonts w:ascii="Arial" w:hAnsi="Arial" w:cs="Arial"/>
          <w:color w:val="000000"/>
          <w:sz w:val="22"/>
          <w:szCs w:val="22"/>
        </w:rPr>
        <w:t xml:space="preserve"> </w:t>
      </w:r>
      <w:r w:rsidR="00C4590B">
        <w:rPr>
          <w:rFonts w:ascii="Arial" w:hAnsi="Arial" w:cs="Arial"/>
          <w:color w:val="000000"/>
          <w:sz w:val="22"/>
          <w:szCs w:val="22"/>
        </w:rPr>
        <w:t xml:space="preserve">and </w:t>
      </w:r>
      <w:r w:rsidR="00726CE2">
        <w:rPr>
          <w:rFonts w:ascii="Arial" w:hAnsi="Arial" w:cs="Arial"/>
          <w:color w:val="000000"/>
          <w:sz w:val="22"/>
          <w:szCs w:val="22"/>
        </w:rPr>
        <w:t>social and economic safety nets</w:t>
      </w:r>
      <w:r w:rsidR="002E6443" w:rsidRPr="005B3E97">
        <w:rPr>
          <w:rFonts w:ascii="Arial" w:hAnsi="Arial" w:cs="Arial"/>
          <w:color w:val="000000"/>
          <w:sz w:val="22"/>
          <w:szCs w:val="22"/>
        </w:rPr>
        <w:t>.</w:t>
      </w:r>
      <w:r w:rsidR="00061DF9" w:rsidRPr="00061DF9">
        <w:rPr>
          <w:rFonts w:ascii="Arial" w:hAnsi="Arial" w:cs="Arial"/>
          <w:color w:val="000000"/>
          <w:sz w:val="22"/>
          <w:szCs w:val="22"/>
        </w:rPr>
        <w:t xml:space="preserve"> </w:t>
      </w:r>
      <w:r w:rsidR="00061DF9">
        <w:rPr>
          <w:rFonts w:ascii="Arial" w:hAnsi="Arial" w:cs="Arial"/>
          <w:color w:val="000000"/>
          <w:sz w:val="22"/>
          <w:szCs w:val="22"/>
        </w:rPr>
        <w:t xml:space="preserve">It </w:t>
      </w:r>
      <w:r w:rsidR="00061DF9" w:rsidRPr="005B3E97">
        <w:rPr>
          <w:rFonts w:ascii="Arial" w:hAnsi="Arial" w:cs="Arial"/>
          <w:color w:val="000000"/>
          <w:sz w:val="22"/>
          <w:szCs w:val="22"/>
        </w:rPr>
        <w:t>is</w:t>
      </w:r>
      <w:r w:rsidR="00061DF9">
        <w:rPr>
          <w:rFonts w:ascii="Arial" w:hAnsi="Arial" w:cs="Arial"/>
          <w:color w:val="000000"/>
          <w:sz w:val="22"/>
          <w:szCs w:val="22"/>
        </w:rPr>
        <w:t xml:space="preserve"> also</w:t>
      </w:r>
      <w:r w:rsidR="00061DF9" w:rsidRPr="005B3E97">
        <w:rPr>
          <w:rFonts w:ascii="Arial" w:hAnsi="Arial" w:cs="Arial"/>
          <w:color w:val="000000"/>
          <w:sz w:val="22"/>
          <w:szCs w:val="22"/>
        </w:rPr>
        <w:t xml:space="preserve"> likely to vary, in both magnitude and timing, by </w:t>
      </w:r>
      <w:r w:rsidR="005A1E85">
        <w:rPr>
          <w:rFonts w:ascii="Arial" w:hAnsi="Arial" w:cs="Arial"/>
          <w:color w:val="000000"/>
          <w:sz w:val="22"/>
          <w:szCs w:val="22"/>
        </w:rPr>
        <w:t>sociodemographic characteristics</w:t>
      </w:r>
      <w:ins w:id="7" w:author="Parks, Robbie M" w:date="2020-07-22T19:37:00Z">
        <w:r w:rsidR="00B366F8">
          <w:rPr>
            <w:rFonts w:ascii="Arial" w:hAnsi="Arial" w:cs="Arial"/>
            <w:color w:val="000000"/>
            <w:sz w:val="22"/>
            <w:szCs w:val="22"/>
          </w:rPr>
          <w:t xml:space="preserve">, </w:t>
        </w:r>
        <w:commentRangeStart w:id="8"/>
        <w:r w:rsidR="00B366F8">
          <w:rPr>
            <w:rFonts w:ascii="Arial" w:hAnsi="Arial" w:cs="Arial"/>
            <w:color w:val="000000"/>
            <w:sz w:val="22"/>
            <w:szCs w:val="22"/>
          </w:rPr>
          <w:t>where differences are in part driven by systemic racism</w:t>
        </w:r>
        <w:commentRangeEnd w:id="8"/>
        <w:r w:rsidR="00B366F8">
          <w:rPr>
            <w:rStyle w:val="CommentReference"/>
            <w:rFonts w:asciiTheme="minorHAnsi" w:eastAsiaTheme="minorHAnsi" w:hAnsiTheme="minorHAnsi" w:cstheme="minorBidi"/>
            <w:lang w:eastAsia="en-US"/>
          </w:rPr>
          <w:commentReference w:id="8"/>
        </w:r>
      </w:ins>
      <w:r w:rsidR="00061DF9" w:rsidRPr="005B3E97">
        <w:rPr>
          <w:rFonts w:ascii="Arial" w:hAnsi="Arial" w:cs="Arial"/>
          <w:color w:val="000000"/>
          <w:sz w:val="22"/>
          <w:szCs w:val="22"/>
        </w:rPr>
        <w:t>.</w:t>
      </w:r>
      <w:bookmarkEnd w:id="4"/>
      <w:r w:rsidR="00061DF9">
        <w:rPr>
          <w:rFonts w:ascii="Arial" w:hAnsi="Arial" w:cs="Arial"/>
          <w:color w:val="000000"/>
          <w:sz w:val="22"/>
          <w:szCs w:val="22"/>
        </w:rPr>
        <w:t xml:space="preserve"> </w:t>
      </w:r>
      <w:r w:rsidRPr="005B3E97">
        <w:rPr>
          <w:rFonts w:ascii="Arial" w:hAnsi="Arial" w:cs="Arial"/>
          <w:color w:val="000000"/>
          <w:sz w:val="22"/>
          <w:szCs w:val="22"/>
        </w:rPr>
        <w:t xml:space="preserve">An understanding of the </w:t>
      </w:r>
      <w:r w:rsidR="00850B6F">
        <w:rPr>
          <w:rFonts w:ascii="Arial" w:hAnsi="Arial" w:cs="Arial"/>
          <w:color w:val="000000"/>
          <w:sz w:val="22"/>
          <w:szCs w:val="22"/>
        </w:rPr>
        <w:t xml:space="preserve">total </w:t>
      </w:r>
      <w:r w:rsidR="00AC36D5" w:rsidRPr="005B3E97">
        <w:rPr>
          <w:rFonts w:ascii="Arial" w:hAnsi="Arial" w:cs="Arial"/>
          <w:color w:val="000000"/>
          <w:sz w:val="22"/>
          <w:szCs w:val="22"/>
        </w:rPr>
        <w:t xml:space="preserve">mortality </w:t>
      </w:r>
      <w:r w:rsidRPr="005B3E97">
        <w:rPr>
          <w:rFonts w:ascii="Arial" w:hAnsi="Arial" w:cs="Arial"/>
          <w:color w:val="000000"/>
          <w:sz w:val="22"/>
          <w:szCs w:val="22"/>
        </w:rPr>
        <w:t xml:space="preserve">impacts </w:t>
      </w:r>
      <w:r w:rsidR="00580F14" w:rsidRPr="005B3E97">
        <w:rPr>
          <w:rFonts w:ascii="Arial" w:hAnsi="Arial" w:cs="Arial"/>
          <w:color w:val="000000"/>
          <w:sz w:val="22"/>
          <w:szCs w:val="22"/>
        </w:rPr>
        <w:t>is needed to</w:t>
      </w:r>
      <w:r w:rsidR="00F9179E" w:rsidRPr="005B3E97">
        <w:rPr>
          <w:rFonts w:ascii="Arial" w:hAnsi="Arial" w:cs="Arial"/>
          <w:color w:val="000000"/>
          <w:sz w:val="22"/>
          <w:szCs w:val="22"/>
        </w:rPr>
        <w:t xml:space="preserve"> understand the overall public health impacts of </w:t>
      </w:r>
      <w:r w:rsidR="00493CF1" w:rsidRPr="005B3E97">
        <w:rPr>
          <w:rFonts w:ascii="Arial" w:hAnsi="Arial" w:cs="Arial"/>
          <w:color w:val="000000"/>
          <w:sz w:val="22"/>
          <w:szCs w:val="22"/>
        </w:rPr>
        <w:t>the pandemic</w:t>
      </w:r>
      <w:r w:rsidR="00580F14" w:rsidRPr="005B3E97">
        <w:rPr>
          <w:rFonts w:ascii="Arial" w:hAnsi="Arial" w:cs="Arial"/>
          <w:color w:val="000000"/>
          <w:sz w:val="22"/>
          <w:szCs w:val="22"/>
        </w:rPr>
        <w:t xml:space="preserve">. </w:t>
      </w:r>
      <w:r w:rsidR="00F04BA8" w:rsidRPr="005B3E97">
        <w:rPr>
          <w:rFonts w:ascii="Arial" w:hAnsi="Arial" w:cs="Arial"/>
          <w:color w:val="000000"/>
          <w:sz w:val="22"/>
          <w:szCs w:val="22"/>
        </w:rPr>
        <w:t xml:space="preserve">Comparative </w:t>
      </w:r>
      <w:r w:rsidR="00C0271C">
        <w:rPr>
          <w:rFonts w:ascii="Arial" w:hAnsi="Arial" w:cs="Arial"/>
          <w:color w:val="000000"/>
          <w:sz w:val="22"/>
          <w:szCs w:val="22"/>
        </w:rPr>
        <w:t xml:space="preserve">multi-country </w:t>
      </w:r>
      <w:r w:rsidR="00F04BA8" w:rsidRPr="005B3E97">
        <w:rPr>
          <w:rFonts w:ascii="Arial" w:hAnsi="Arial" w:cs="Arial"/>
          <w:color w:val="000000"/>
          <w:sz w:val="22"/>
          <w:szCs w:val="22"/>
        </w:rPr>
        <w:t>analyses</w:t>
      </w:r>
      <w:r w:rsidR="00C0271C">
        <w:rPr>
          <w:rFonts w:ascii="Arial" w:hAnsi="Arial" w:cs="Arial"/>
          <w:sz w:val="22"/>
          <w:szCs w:val="22"/>
        </w:rPr>
        <w:t>[Pearce, 2020 #5643]</w:t>
      </w:r>
      <w:r w:rsidR="00F04BA8" w:rsidRPr="005B3E97">
        <w:rPr>
          <w:rFonts w:ascii="Arial" w:hAnsi="Arial" w:cs="Arial"/>
          <w:sz w:val="22"/>
          <w:szCs w:val="22"/>
        </w:rPr>
        <w:t xml:space="preserve"> </w:t>
      </w:r>
      <w:r w:rsidR="00F04BA8" w:rsidRPr="005B3E97">
        <w:rPr>
          <w:rFonts w:ascii="Arial" w:hAnsi="Arial" w:cs="Arial"/>
          <w:color w:val="000000"/>
          <w:sz w:val="22"/>
          <w:szCs w:val="22"/>
        </w:rPr>
        <w:t xml:space="preserve">help </w:t>
      </w:r>
      <w:r w:rsidR="00C4590B">
        <w:rPr>
          <w:rFonts w:ascii="Arial" w:hAnsi="Arial" w:cs="Arial"/>
          <w:color w:val="000000"/>
          <w:sz w:val="22"/>
          <w:szCs w:val="22"/>
        </w:rPr>
        <w:t>understand</w:t>
      </w:r>
      <w:r w:rsidR="00F04BA8" w:rsidRPr="005B3E97">
        <w:rPr>
          <w:rFonts w:ascii="Arial" w:hAnsi="Arial" w:cs="Arial"/>
          <w:sz w:val="22"/>
          <w:szCs w:val="22"/>
        </w:rPr>
        <w:t xml:space="preserve"> </w:t>
      </w:r>
      <w:r w:rsidR="00C4590B">
        <w:rPr>
          <w:rFonts w:ascii="Arial" w:hAnsi="Arial" w:cs="Arial"/>
          <w:sz w:val="22"/>
          <w:szCs w:val="22"/>
        </w:rPr>
        <w:t xml:space="preserve">how </w:t>
      </w:r>
      <w:r w:rsidR="00DF21CE">
        <w:rPr>
          <w:rFonts w:ascii="Arial" w:hAnsi="Arial" w:cs="Arial"/>
          <w:sz w:val="22"/>
          <w:szCs w:val="22"/>
        </w:rPr>
        <w:t>response</w:t>
      </w:r>
      <w:r w:rsidR="005A1E85">
        <w:rPr>
          <w:rFonts w:ascii="Arial" w:hAnsi="Arial" w:cs="Arial"/>
          <w:sz w:val="22"/>
          <w:szCs w:val="22"/>
        </w:rPr>
        <w:t>s</w:t>
      </w:r>
      <w:r w:rsidR="00DF21CE">
        <w:rPr>
          <w:rFonts w:ascii="Arial" w:hAnsi="Arial" w:cs="Arial"/>
          <w:sz w:val="22"/>
          <w:szCs w:val="22"/>
        </w:rPr>
        <w:t xml:space="preserve"> </w:t>
      </w:r>
      <w:r w:rsidR="00C4590B">
        <w:rPr>
          <w:rFonts w:ascii="Arial" w:hAnsi="Arial" w:cs="Arial"/>
          <w:sz w:val="22"/>
          <w:szCs w:val="22"/>
        </w:rPr>
        <w:t>can be made more effective and timely</w:t>
      </w:r>
      <w:r w:rsidR="00207EBB">
        <w:rPr>
          <w:rFonts w:ascii="Arial" w:hAnsi="Arial" w:cs="Arial"/>
          <w:sz w:val="22"/>
          <w:szCs w:val="22"/>
        </w:rPr>
        <w:t xml:space="preserve">, </w:t>
      </w:r>
      <w:r w:rsidR="004423BA">
        <w:rPr>
          <w:rFonts w:ascii="Arial" w:hAnsi="Arial" w:cs="Arial"/>
          <w:sz w:val="22"/>
          <w:szCs w:val="22"/>
        </w:rPr>
        <w:t>and how</w:t>
      </w:r>
      <w:r w:rsidR="00DF21CE">
        <w:rPr>
          <w:rFonts w:ascii="Arial" w:hAnsi="Arial" w:cs="Arial"/>
          <w:sz w:val="22"/>
          <w:szCs w:val="22"/>
        </w:rPr>
        <w:t xml:space="preserve"> </w:t>
      </w:r>
      <w:r w:rsidR="00F04BA8" w:rsidRPr="005B3E97">
        <w:rPr>
          <w:rFonts w:ascii="Arial" w:hAnsi="Arial" w:cs="Arial"/>
          <w:sz w:val="22"/>
          <w:szCs w:val="22"/>
        </w:rPr>
        <w:t>health and social care system</w:t>
      </w:r>
      <w:r w:rsidR="00207EBB">
        <w:rPr>
          <w:rFonts w:ascii="Arial" w:hAnsi="Arial" w:cs="Arial"/>
          <w:sz w:val="22"/>
          <w:szCs w:val="22"/>
        </w:rPr>
        <w:t>s</w:t>
      </w:r>
      <w:r w:rsidR="004423BA">
        <w:rPr>
          <w:rFonts w:ascii="Arial" w:hAnsi="Arial" w:cs="Arial"/>
          <w:sz w:val="22"/>
          <w:szCs w:val="22"/>
        </w:rPr>
        <w:t xml:space="preserve"> may be </w:t>
      </w:r>
      <w:r w:rsidR="00C0271C">
        <w:rPr>
          <w:rFonts w:ascii="Arial" w:hAnsi="Arial" w:cs="Arial"/>
          <w:sz w:val="22"/>
          <w:szCs w:val="22"/>
        </w:rPr>
        <w:t xml:space="preserve">made </w:t>
      </w:r>
      <w:r w:rsidR="004423BA">
        <w:rPr>
          <w:rFonts w:ascii="Arial" w:hAnsi="Arial" w:cs="Arial"/>
          <w:sz w:val="22"/>
          <w:szCs w:val="22"/>
        </w:rPr>
        <w:t xml:space="preserve">more resilient. </w:t>
      </w:r>
      <w:r w:rsidR="00F04BA8" w:rsidRPr="005B3E97">
        <w:rPr>
          <w:rFonts w:ascii="Arial" w:hAnsi="Arial" w:cs="Arial"/>
          <w:sz w:val="22"/>
          <w:szCs w:val="22"/>
        </w:rPr>
        <w:t xml:space="preserve">However, </w:t>
      </w:r>
      <w:r w:rsidR="005A1E85">
        <w:rPr>
          <w:rFonts w:ascii="Arial" w:hAnsi="Arial" w:cs="Arial"/>
          <w:sz w:val="22"/>
          <w:szCs w:val="22"/>
        </w:rPr>
        <w:t xml:space="preserve">some politicians are rejecting </w:t>
      </w:r>
      <w:r w:rsidR="00DF21CE">
        <w:rPr>
          <w:rFonts w:ascii="Arial" w:hAnsi="Arial" w:cs="Arial"/>
          <w:sz w:val="22"/>
          <w:szCs w:val="22"/>
        </w:rPr>
        <w:t>country benchmarking</w:t>
      </w:r>
      <w:r w:rsidR="00F04BA8" w:rsidRPr="005B3E97">
        <w:rPr>
          <w:rFonts w:ascii="Arial" w:hAnsi="Arial" w:cs="Arial"/>
          <w:sz w:val="22"/>
          <w:szCs w:val="22"/>
        </w:rPr>
        <w:t xml:space="preserve"> </w:t>
      </w:r>
      <w:r w:rsidR="005A1E85">
        <w:rPr>
          <w:rFonts w:ascii="Arial" w:hAnsi="Arial" w:cs="Arial"/>
          <w:sz w:val="22"/>
          <w:szCs w:val="22"/>
        </w:rPr>
        <w:t>based on the argument</w:t>
      </w:r>
      <w:r w:rsidR="00F04BA8" w:rsidRPr="005B3E97">
        <w:rPr>
          <w:rFonts w:ascii="Arial" w:hAnsi="Arial" w:cs="Arial"/>
          <w:sz w:val="22"/>
          <w:szCs w:val="22"/>
        </w:rPr>
        <w:t xml:space="preserve"> that the data, methodology and </w:t>
      </w:r>
      <w:r w:rsidR="00DF21CE">
        <w:rPr>
          <w:rFonts w:ascii="Arial" w:hAnsi="Arial" w:cs="Arial"/>
          <w:sz w:val="22"/>
          <w:szCs w:val="22"/>
        </w:rPr>
        <w:t>timing of the analysis</w:t>
      </w:r>
      <w:r w:rsidR="00F04BA8" w:rsidRPr="005B3E97">
        <w:rPr>
          <w:rFonts w:ascii="Arial" w:hAnsi="Arial" w:cs="Arial"/>
          <w:sz w:val="22"/>
          <w:szCs w:val="22"/>
        </w:rPr>
        <w:t xml:space="preserve"> </w:t>
      </w:r>
      <w:r w:rsidR="00BC7C55">
        <w:rPr>
          <w:rFonts w:ascii="Arial" w:hAnsi="Arial" w:cs="Arial"/>
          <w:sz w:val="22"/>
          <w:szCs w:val="22"/>
        </w:rPr>
        <w:t>are</w:t>
      </w:r>
      <w:r w:rsidR="00BC7C55" w:rsidRPr="005B3E97">
        <w:rPr>
          <w:rFonts w:ascii="Arial" w:hAnsi="Arial" w:cs="Arial"/>
          <w:sz w:val="22"/>
          <w:szCs w:val="22"/>
        </w:rPr>
        <w:t xml:space="preserve"> </w:t>
      </w:r>
      <w:r w:rsidR="00F04BA8" w:rsidRPr="005B3E97">
        <w:rPr>
          <w:rFonts w:ascii="Arial" w:hAnsi="Arial" w:cs="Arial"/>
          <w:sz w:val="22"/>
          <w:szCs w:val="22"/>
        </w:rPr>
        <w:t>not comparable</w:t>
      </w:r>
      <w:r w:rsidR="00DF21CE">
        <w:rPr>
          <w:rFonts w:ascii="Arial" w:hAnsi="Arial" w:cs="Arial"/>
          <w:sz w:val="22"/>
          <w:szCs w:val="22"/>
        </w:rPr>
        <w:t xml:space="preserve"> across countries</w:t>
      </w:r>
      <w:r w:rsidR="00F04BA8" w:rsidRPr="005B3E97">
        <w:rPr>
          <w:rFonts w:ascii="Arial" w:hAnsi="Arial" w:cs="Arial"/>
          <w:sz w:val="22"/>
          <w:szCs w:val="22"/>
        </w:rPr>
        <w:t>.</w:t>
      </w:r>
      <w:r w:rsidR="00BD00CC">
        <w:rPr>
          <w:rFonts w:ascii="Arial" w:hAnsi="Arial" w:cs="Arial"/>
          <w:sz w:val="22"/>
          <w:szCs w:val="22"/>
        </w:rPr>
        <w:t>[Merrick, 2020 #5644]</w:t>
      </w:r>
      <w:r w:rsidR="00F04BA8" w:rsidRPr="005B3E97">
        <w:rPr>
          <w:rFonts w:ascii="Arial" w:hAnsi="Arial" w:cs="Arial"/>
          <w:sz w:val="22"/>
          <w:szCs w:val="22"/>
        </w:rPr>
        <w:t xml:space="preserve"> </w:t>
      </w:r>
      <w:r w:rsidR="00613533" w:rsidRPr="005B3E97">
        <w:rPr>
          <w:rFonts w:ascii="Arial" w:hAnsi="Arial" w:cs="Arial"/>
          <w:color w:val="000000"/>
          <w:sz w:val="22"/>
          <w:szCs w:val="22"/>
        </w:rPr>
        <w:t xml:space="preserve">Here, we </w:t>
      </w:r>
      <w:r w:rsidR="00A43BEB" w:rsidRPr="005B3E97">
        <w:rPr>
          <w:rFonts w:ascii="Arial" w:hAnsi="Arial" w:cs="Arial"/>
          <w:color w:val="000000"/>
          <w:sz w:val="22"/>
          <w:szCs w:val="22"/>
        </w:rPr>
        <w:t>developed</w:t>
      </w:r>
      <w:r w:rsidR="00703152">
        <w:rPr>
          <w:rFonts w:ascii="Arial" w:hAnsi="Arial" w:cs="Arial"/>
          <w:color w:val="000000"/>
          <w:sz w:val="22"/>
          <w:szCs w:val="22"/>
        </w:rPr>
        <w:t xml:space="preserve"> and applied</w:t>
      </w:r>
      <w:r w:rsidR="00A43BEB" w:rsidRPr="005B3E97">
        <w:rPr>
          <w:rFonts w:ascii="Arial" w:hAnsi="Arial" w:cs="Arial"/>
          <w:color w:val="000000"/>
          <w:sz w:val="22"/>
          <w:szCs w:val="22"/>
        </w:rPr>
        <w:t xml:space="preserve"> </w:t>
      </w:r>
      <w:r w:rsidR="000308D5">
        <w:rPr>
          <w:rFonts w:ascii="Arial" w:hAnsi="Arial" w:cs="Arial"/>
          <w:color w:val="000000"/>
          <w:sz w:val="22"/>
          <w:szCs w:val="22"/>
        </w:rPr>
        <w:t xml:space="preserve">a </w:t>
      </w:r>
      <w:r w:rsidR="003335DE" w:rsidRPr="005B3E97">
        <w:rPr>
          <w:rFonts w:ascii="Arial" w:hAnsi="Arial" w:cs="Arial"/>
          <w:color w:val="000000"/>
          <w:sz w:val="22"/>
          <w:szCs w:val="22"/>
        </w:rPr>
        <w:t xml:space="preserve">probabilistic </w:t>
      </w:r>
      <w:r w:rsidR="00A43BEB" w:rsidRPr="005B3E97">
        <w:rPr>
          <w:rFonts w:ascii="Arial" w:hAnsi="Arial" w:cs="Arial"/>
          <w:color w:val="000000"/>
          <w:sz w:val="22"/>
          <w:szCs w:val="22"/>
        </w:rPr>
        <w:t xml:space="preserve">methodology </w:t>
      </w:r>
      <w:r w:rsidR="003335DE" w:rsidRPr="005B3E97">
        <w:rPr>
          <w:rFonts w:ascii="Arial" w:hAnsi="Arial" w:cs="Arial"/>
          <w:color w:val="000000"/>
          <w:sz w:val="22"/>
          <w:szCs w:val="22"/>
        </w:rPr>
        <w:t>for comparable quantification of</w:t>
      </w:r>
      <w:r w:rsidR="00580F14" w:rsidRPr="005B3E97">
        <w:rPr>
          <w:rFonts w:ascii="Arial" w:hAnsi="Arial" w:cs="Arial"/>
          <w:color w:val="000000"/>
          <w:sz w:val="22"/>
          <w:szCs w:val="22"/>
        </w:rPr>
        <w:t xml:space="preserve"> </w:t>
      </w:r>
      <w:r w:rsidRPr="005B3E97">
        <w:rPr>
          <w:rFonts w:ascii="Arial" w:hAnsi="Arial" w:cs="Arial"/>
          <w:color w:val="000000"/>
          <w:sz w:val="22"/>
          <w:szCs w:val="22"/>
        </w:rPr>
        <w:t xml:space="preserve">the </w:t>
      </w:r>
      <w:r w:rsidR="009A2F13" w:rsidRPr="005B3E97">
        <w:rPr>
          <w:rFonts w:ascii="Arial" w:hAnsi="Arial" w:cs="Arial"/>
          <w:color w:val="000000"/>
          <w:sz w:val="22"/>
          <w:szCs w:val="22"/>
        </w:rPr>
        <w:t xml:space="preserve">weekly </w:t>
      </w:r>
      <w:r w:rsidR="00580F14" w:rsidRPr="005B3E97">
        <w:rPr>
          <w:rFonts w:ascii="Arial" w:hAnsi="Arial" w:cs="Arial"/>
          <w:color w:val="000000"/>
          <w:sz w:val="22"/>
          <w:szCs w:val="22"/>
        </w:rPr>
        <w:t>mortality</w:t>
      </w:r>
      <w:r w:rsidRPr="005B3E97">
        <w:rPr>
          <w:rFonts w:ascii="Arial" w:hAnsi="Arial" w:cs="Arial"/>
          <w:color w:val="000000"/>
          <w:sz w:val="22"/>
          <w:szCs w:val="22"/>
        </w:rPr>
        <w:t xml:space="preserve"> impacts of the </w:t>
      </w:r>
      <w:r w:rsidR="003335DE" w:rsidRPr="005B3E97">
        <w:rPr>
          <w:rFonts w:ascii="Arial" w:hAnsi="Arial" w:cs="Arial"/>
          <w:sz w:val="22"/>
          <w:szCs w:val="22"/>
        </w:rPr>
        <w:t xml:space="preserve">first </w:t>
      </w:r>
      <w:r w:rsidR="00FB7A69">
        <w:rPr>
          <w:rFonts w:ascii="Arial" w:hAnsi="Arial" w:cs="Arial"/>
          <w:sz w:val="22"/>
          <w:szCs w:val="22"/>
        </w:rPr>
        <w:t>phase</w:t>
      </w:r>
      <w:r w:rsidR="003335DE" w:rsidRPr="005B3E97">
        <w:rPr>
          <w:rFonts w:ascii="Arial" w:hAnsi="Arial" w:cs="Arial"/>
          <w:sz w:val="22"/>
          <w:szCs w:val="22"/>
        </w:rPr>
        <w:t xml:space="preserve"> of the </w:t>
      </w:r>
      <w:r w:rsidRPr="005B3E97">
        <w:rPr>
          <w:rFonts w:ascii="Arial" w:hAnsi="Arial" w:cs="Arial"/>
          <w:color w:val="000000"/>
          <w:sz w:val="22"/>
          <w:szCs w:val="22"/>
        </w:rPr>
        <w:t>Covid-19 pandemic</w:t>
      </w:r>
      <w:r w:rsidR="00703152">
        <w:rPr>
          <w:rFonts w:ascii="Arial" w:hAnsi="Arial" w:cs="Arial"/>
          <w:color w:val="000000"/>
          <w:sz w:val="22"/>
          <w:szCs w:val="22"/>
        </w:rPr>
        <w:t xml:space="preserve"> in</w:t>
      </w:r>
      <w:r w:rsidR="00FD63FB" w:rsidRPr="005B3E97">
        <w:rPr>
          <w:rFonts w:ascii="Arial" w:hAnsi="Arial" w:cs="Arial"/>
          <w:color w:val="000000"/>
          <w:sz w:val="22"/>
          <w:szCs w:val="22"/>
        </w:rPr>
        <w:t xml:space="preserve"> </w:t>
      </w:r>
      <w:r w:rsidR="00434851">
        <w:rPr>
          <w:rFonts w:ascii="Arial" w:hAnsi="Arial" w:cs="Arial"/>
          <w:color w:val="000000"/>
          <w:sz w:val="22"/>
          <w:szCs w:val="22"/>
        </w:rPr>
        <w:t>1</w:t>
      </w:r>
      <w:r w:rsidR="0026107B">
        <w:rPr>
          <w:rFonts w:ascii="Arial" w:hAnsi="Arial" w:cs="Arial"/>
          <w:color w:val="000000"/>
          <w:sz w:val="22"/>
          <w:szCs w:val="22"/>
        </w:rPr>
        <w:t>5</w:t>
      </w:r>
      <w:r w:rsidR="00434851" w:rsidRPr="005B3E97">
        <w:rPr>
          <w:rFonts w:ascii="Arial" w:hAnsi="Arial" w:cs="Arial"/>
          <w:color w:val="000000"/>
          <w:sz w:val="22"/>
          <w:szCs w:val="22"/>
        </w:rPr>
        <w:t xml:space="preserve"> </w:t>
      </w:r>
      <w:r w:rsidR="00F64D2A" w:rsidRPr="005B3E97">
        <w:rPr>
          <w:rFonts w:ascii="Arial" w:hAnsi="Arial" w:cs="Arial"/>
          <w:color w:val="000000"/>
          <w:sz w:val="22"/>
          <w:szCs w:val="22"/>
        </w:rPr>
        <w:t>industrialised countries in central and western Europe plus New Zealand.</w:t>
      </w:r>
      <w:del w:id="9" w:author="Parks, Robbie M" w:date="2020-07-22T19:39:00Z">
        <w:r w:rsidR="00A43BEB" w:rsidRPr="005B3E97" w:rsidDel="00EC6122">
          <w:rPr>
            <w:rFonts w:ascii="Arial" w:hAnsi="Arial" w:cs="Arial"/>
            <w:color w:val="000000"/>
            <w:sz w:val="22"/>
            <w:szCs w:val="22"/>
          </w:rPr>
          <w:delText xml:space="preserve"> </w:delText>
        </w:r>
      </w:del>
    </w:p>
    <w:p w14:paraId="3B9334F0" w14:textId="1F7E78E8" w:rsidR="001F1CDF" w:rsidRPr="005B3E97" w:rsidRDefault="001F1CDF" w:rsidP="00580F14">
      <w:pPr>
        <w:spacing w:line="480" w:lineRule="auto"/>
        <w:jc w:val="both"/>
        <w:rPr>
          <w:rFonts w:ascii="Arial" w:hAnsi="Arial" w:cs="Arial"/>
          <w:color w:val="000000"/>
          <w:sz w:val="22"/>
          <w:szCs w:val="22"/>
        </w:rPr>
      </w:pPr>
    </w:p>
    <w:p w14:paraId="51F1208A" w14:textId="65D9FCDE" w:rsidR="00F874A2" w:rsidRPr="005B3E97" w:rsidRDefault="00F874A2" w:rsidP="00580F14">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Magnitude of excess deaths</w:t>
      </w:r>
    </w:p>
    <w:p w14:paraId="38DA6FF8" w14:textId="3B8EADBE" w:rsidR="00284C35" w:rsidRPr="005B3E97" w:rsidRDefault="0016618B" w:rsidP="00580F14">
      <w:pPr>
        <w:spacing w:line="480" w:lineRule="auto"/>
        <w:jc w:val="both"/>
        <w:rPr>
          <w:rFonts w:ascii="Arial" w:hAnsi="Arial" w:cs="Arial"/>
          <w:color w:val="000000"/>
          <w:sz w:val="22"/>
          <w:szCs w:val="22"/>
        </w:rPr>
      </w:pPr>
      <w:r>
        <w:rPr>
          <w:rFonts w:ascii="Arial" w:hAnsi="Arial" w:cs="Arial"/>
          <w:color w:val="000000"/>
          <w:sz w:val="22"/>
          <w:szCs w:val="22"/>
        </w:rPr>
        <w:t>Deaths in</w:t>
      </w:r>
      <w:r w:rsidR="00B70EC5">
        <w:rPr>
          <w:rFonts w:ascii="Arial" w:hAnsi="Arial" w:cs="Arial"/>
          <w:color w:val="000000"/>
          <w:sz w:val="22"/>
          <w:szCs w:val="22"/>
        </w:rPr>
        <w:t xml:space="preserve"> all</w:t>
      </w:r>
      <w:r>
        <w:rPr>
          <w:rFonts w:ascii="Arial" w:hAnsi="Arial" w:cs="Arial"/>
          <w:color w:val="000000"/>
          <w:sz w:val="22"/>
          <w:szCs w:val="22"/>
        </w:rPr>
        <w:t xml:space="preserve"> these countries </w:t>
      </w:r>
      <w:r w:rsidR="004072C8">
        <w:rPr>
          <w:rFonts w:ascii="Arial" w:hAnsi="Arial" w:cs="Arial"/>
          <w:color w:val="000000"/>
          <w:sz w:val="22"/>
          <w:szCs w:val="22"/>
        </w:rPr>
        <w:t>were at</w:t>
      </w:r>
      <w:r>
        <w:rPr>
          <w:rFonts w:ascii="Arial" w:hAnsi="Arial" w:cs="Arial"/>
          <w:color w:val="000000"/>
          <w:sz w:val="22"/>
          <w:szCs w:val="22"/>
        </w:rPr>
        <w:t xml:space="preserve"> the levels that would be expected in the absence of the pandemic through the month of February but started to </w:t>
      </w:r>
      <w:r w:rsidR="00127729">
        <w:rPr>
          <w:rFonts w:ascii="Arial" w:hAnsi="Arial" w:cs="Arial"/>
          <w:color w:val="000000"/>
          <w:sz w:val="22"/>
          <w:szCs w:val="22"/>
        </w:rPr>
        <w:t>diverge to higher levels</w:t>
      </w:r>
      <w:r>
        <w:rPr>
          <w:rFonts w:ascii="Arial" w:hAnsi="Arial" w:cs="Arial"/>
          <w:color w:val="000000"/>
          <w:sz w:val="22"/>
          <w:szCs w:val="22"/>
        </w:rPr>
        <w:t xml:space="preserve"> at various times </w:t>
      </w:r>
      <w:r w:rsidR="008C786A">
        <w:rPr>
          <w:rFonts w:ascii="Arial" w:hAnsi="Arial" w:cs="Arial"/>
          <w:color w:val="000000"/>
          <w:sz w:val="22"/>
          <w:szCs w:val="22"/>
        </w:rPr>
        <w:t>in March</w:t>
      </w:r>
      <w:r>
        <w:rPr>
          <w:rFonts w:ascii="Arial" w:hAnsi="Arial" w:cs="Arial"/>
          <w:color w:val="000000"/>
          <w:sz w:val="22"/>
          <w:szCs w:val="22"/>
        </w:rPr>
        <w:t xml:space="preserve"> </w:t>
      </w:r>
      <w:r w:rsidR="00127729">
        <w:rPr>
          <w:rFonts w:ascii="Arial" w:hAnsi="Arial" w:cs="Arial"/>
          <w:color w:val="000000"/>
          <w:sz w:val="22"/>
          <w:szCs w:val="22"/>
        </w:rPr>
        <w:t xml:space="preserve">in some countries </w:t>
      </w:r>
      <w:r>
        <w:rPr>
          <w:rFonts w:ascii="Arial" w:hAnsi="Arial" w:cs="Arial"/>
          <w:color w:val="000000"/>
          <w:sz w:val="22"/>
          <w:szCs w:val="22"/>
        </w:rPr>
        <w:t>(Fig. 1).</w:t>
      </w:r>
      <w:r w:rsidR="00C079D7">
        <w:rPr>
          <w:rFonts w:ascii="Arial" w:hAnsi="Arial" w:cs="Arial"/>
          <w:color w:val="000000"/>
          <w:sz w:val="22"/>
          <w:szCs w:val="22"/>
        </w:rPr>
        <w:t xml:space="preserve"> </w:t>
      </w:r>
      <w:r w:rsidR="00EF6DE6" w:rsidRPr="005B3E97">
        <w:rPr>
          <w:rFonts w:ascii="Arial" w:hAnsi="Arial" w:cs="Arial"/>
          <w:color w:val="000000"/>
          <w:sz w:val="22"/>
          <w:szCs w:val="22"/>
        </w:rPr>
        <w:t>F</w:t>
      </w:r>
      <w:r w:rsidR="0021677D" w:rsidRPr="005B3E97">
        <w:rPr>
          <w:rFonts w:ascii="Arial" w:hAnsi="Arial" w:cs="Arial"/>
          <w:color w:val="000000"/>
          <w:sz w:val="22"/>
          <w:szCs w:val="22"/>
        </w:rPr>
        <w:t xml:space="preserve">rom mid-February through the end of May 2020, an estimated </w:t>
      </w:r>
      <w:r w:rsidR="008C048D" w:rsidRPr="008C048D">
        <w:rPr>
          <w:rFonts w:ascii="Arial" w:hAnsi="Arial" w:cs="Arial"/>
          <w:color w:val="000000"/>
          <w:sz w:val="22"/>
          <w:szCs w:val="22"/>
        </w:rPr>
        <w:t>202,900</w:t>
      </w:r>
      <w:r w:rsidR="002C2E5A" w:rsidRPr="002C2E5A">
        <w:rPr>
          <w:rFonts w:ascii="Arial" w:hAnsi="Arial" w:cs="Arial"/>
          <w:color w:val="000000"/>
          <w:sz w:val="22"/>
          <w:szCs w:val="22"/>
        </w:rPr>
        <w:t xml:space="preserve"> </w:t>
      </w:r>
      <w:r w:rsidR="0021677D" w:rsidRPr="005B3E97">
        <w:rPr>
          <w:rFonts w:ascii="Arial" w:hAnsi="Arial" w:cs="Arial"/>
          <w:color w:val="000000"/>
          <w:sz w:val="22"/>
          <w:szCs w:val="22"/>
        </w:rPr>
        <w:t xml:space="preserve">(95% credible interval </w:t>
      </w:r>
      <w:r w:rsidR="008C048D" w:rsidRPr="008C048D">
        <w:rPr>
          <w:rFonts w:ascii="Arial" w:hAnsi="Arial" w:cs="Arial"/>
          <w:color w:val="000000"/>
          <w:sz w:val="22"/>
          <w:szCs w:val="22"/>
        </w:rPr>
        <w:t>179,400-224,900</w:t>
      </w:r>
      <w:r w:rsidR="0021677D" w:rsidRPr="005B3E97">
        <w:rPr>
          <w:rFonts w:ascii="Arial" w:hAnsi="Arial" w:cs="Arial"/>
          <w:color w:val="000000"/>
          <w:sz w:val="22"/>
          <w:szCs w:val="22"/>
        </w:rPr>
        <w:t xml:space="preserve">) </w:t>
      </w:r>
      <w:r w:rsidR="00B7352B" w:rsidRPr="005B3E97">
        <w:rPr>
          <w:rFonts w:ascii="Arial" w:hAnsi="Arial" w:cs="Arial"/>
          <w:color w:val="000000"/>
          <w:sz w:val="22"/>
          <w:szCs w:val="22"/>
        </w:rPr>
        <w:t>more people died</w:t>
      </w:r>
      <w:r w:rsidR="0021677D" w:rsidRPr="005B3E97">
        <w:rPr>
          <w:rFonts w:ascii="Arial" w:hAnsi="Arial" w:cs="Arial"/>
          <w:color w:val="000000"/>
          <w:sz w:val="22"/>
          <w:szCs w:val="22"/>
        </w:rPr>
        <w:t xml:space="preserve"> in these </w:t>
      </w:r>
      <w:r w:rsidR="00AA066A">
        <w:rPr>
          <w:rFonts w:ascii="Arial" w:hAnsi="Arial" w:cs="Arial"/>
          <w:color w:val="000000"/>
          <w:sz w:val="22"/>
          <w:szCs w:val="22"/>
        </w:rPr>
        <w:t>17</w:t>
      </w:r>
      <w:r w:rsidR="00AA066A" w:rsidRPr="005B3E97">
        <w:rPr>
          <w:rFonts w:ascii="Arial" w:hAnsi="Arial" w:cs="Arial"/>
          <w:color w:val="000000"/>
          <w:sz w:val="22"/>
          <w:szCs w:val="22"/>
        </w:rPr>
        <w:t xml:space="preserve"> </w:t>
      </w:r>
      <w:r w:rsidR="0021677D" w:rsidRPr="005B3E97">
        <w:rPr>
          <w:rFonts w:ascii="Arial" w:hAnsi="Arial" w:cs="Arial"/>
          <w:color w:val="000000"/>
          <w:sz w:val="22"/>
          <w:szCs w:val="22"/>
        </w:rPr>
        <w:lastRenderedPageBreak/>
        <w:t>countries</w:t>
      </w:r>
      <w:r w:rsidR="00B7352B" w:rsidRPr="005B3E97">
        <w:rPr>
          <w:rFonts w:ascii="Arial" w:hAnsi="Arial" w:cs="Arial"/>
          <w:color w:val="000000"/>
          <w:sz w:val="22"/>
          <w:szCs w:val="22"/>
        </w:rPr>
        <w:t xml:space="preserve"> than would have had the pandemic not taken place</w:t>
      </w:r>
      <w:r w:rsidR="000166AF" w:rsidRPr="005B3E97">
        <w:rPr>
          <w:rFonts w:ascii="Arial" w:hAnsi="Arial" w:cs="Arial"/>
          <w:color w:val="000000"/>
          <w:sz w:val="22"/>
          <w:szCs w:val="22"/>
        </w:rPr>
        <w:t>.</w:t>
      </w:r>
      <w:bookmarkStart w:id="10" w:name="_Hlk42958655"/>
      <w:r w:rsidR="00A271A0" w:rsidRPr="005B3E97">
        <w:rPr>
          <w:rFonts w:ascii="Arial" w:hAnsi="Arial" w:cs="Arial"/>
          <w:color w:val="000000"/>
          <w:sz w:val="22"/>
          <w:szCs w:val="22"/>
        </w:rPr>
        <w:t xml:space="preserve"> </w:t>
      </w:r>
      <w:bookmarkStart w:id="11" w:name="_Hlk44583359"/>
      <w:r w:rsidR="0036492C">
        <w:rPr>
          <w:rFonts w:ascii="Arial" w:hAnsi="Arial" w:cs="Arial"/>
          <w:color w:val="000000"/>
          <w:sz w:val="22"/>
          <w:szCs w:val="22"/>
        </w:rPr>
        <w:t>This number is larger than the number of deaths from lung cancer in these countries in an entire year, and 2.5 times the number of deaths from diabetes or breast cancer in an entire year.</w:t>
      </w:r>
      <w:r w:rsidR="0036492C" w:rsidRPr="00B77E90">
        <w:rPr>
          <w:rFonts w:ascii="Arial" w:hAnsi="Arial" w:cs="Arial"/>
          <w:color w:val="000000"/>
          <w:sz w:val="22"/>
          <w:szCs w:val="22"/>
        </w:rPr>
        <w:t>[World Health Organization, 2018 #5336]</w:t>
      </w:r>
      <w:r w:rsidR="0036492C">
        <w:rPr>
          <w:rFonts w:ascii="Arial" w:hAnsi="Arial" w:cs="Arial"/>
          <w:color w:val="000000"/>
          <w:sz w:val="22"/>
          <w:szCs w:val="22"/>
        </w:rPr>
        <w:t xml:space="preserve"> </w:t>
      </w:r>
      <w:bookmarkEnd w:id="11"/>
      <w:r w:rsidR="003A046D" w:rsidRPr="003A046D">
        <w:rPr>
          <w:rFonts w:ascii="Arial" w:hAnsi="Arial" w:cs="Arial"/>
          <w:color w:val="000000"/>
          <w:sz w:val="22"/>
          <w:szCs w:val="22"/>
        </w:rPr>
        <w:t>103,400 (90,200-114,800)</w:t>
      </w:r>
      <w:r w:rsidR="00B7352B" w:rsidRPr="005B3E97">
        <w:rPr>
          <w:rFonts w:ascii="Arial" w:hAnsi="Arial" w:cs="Arial"/>
          <w:color w:val="000000"/>
          <w:sz w:val="22"/>
          <w:szCs w:val="22"/>
        </w:rPr>
        <w:t xml:space="preserve"> of these deaths were in men and</w:t>
      </w:r>
      <w:r w:rsidR="00CD0710">
        <w:rPr>
          <w:rFonts w:ascii="Arial" w:hAnsi="Arial" w:cs="Arial"/>
          <w:color w:val="000000"/>
          <w:sz w:val="22"/>
          <w:szCs w:val="22"/>
        </w:rPr>
        <w:t xml:space="preserve"> </w:t>
      </w:r>
      <w:r w:rsidR="003A046D" w:rsidRPr="003A046D">
        <w:rPr>
          <w:rFonts w:ascii="Arial" w:hAnsi="Arial" w:cs="Arial"/>
          <w:color w:val="000000"/>
          <w:sz w:val="22"/>
          <w:szCs w:val="22"/>
        </w:rPr>
        <w:t>99,600 (83,900-115,000)</w:t>
      </w:r>
      <w:r w:rsidR="00B7352B" w:rsidRPr="005B3E97">
        <w:rPr>
          <w:rFonts w:ascii="Arial" w:hAnsi="Arial" w:cs="Arial"/>
          <w:color w:val="000000"/>
          <w:sz w:val="22"/>
          <w:szCs w:val="22"/>
        </w:rPr>
        <w:t xml:space="preserve"> in women</w:t>
      </w:r>
      <w:r w:rsidR="004072C8">
        <w:rPr>
          <w:rFonts w:ascii="Arial" w:hAnsi="Arial" w:cs="Arial"/>
          <w:color w:val="000000"/>
          <w:sz w:val="22"/>
          <w:szCs w:val="22"/>
        </w:rPr>
        <w:t xml:space="preserve"> </w:t>
      </w:r>
      <w:r w:rsidR="004072C8" w:rsidRPr="005B3E97">
        <w:rPr>
          <w:rFonts w:ascii="Arial" w:hAnsi="Arial" w:cs="Arial"/>
          <w:color w:val="000000"/>
          <w:sz w:val="22"/>
          <w:szCs w:val="22"/>
        </w:rPr>
        <w:t xml:space="preserve">(Extended Data Table </w:t>
      </w:r>
      <w:r w:rsidR="00E73189">
        <w:rPr>
          <w:rFonts w:ascii="Arial" w:hAnsi="Arial" w:cs="Arial"/>
          <w:color w:val="000000"/>
          <w:sz w:val="22"/>
          <w:szCs w:val="22"/>
        </w:rPr>
        <w:t>1</w:t>
      </w:r>
      <w:r w:rsidR="004072C8" w:rsidRPr="005B3E97">
        <w:rPr>
          <w:rFonts w:ascii="Arial" w:hAnsi="Arial" w:cs="Arial"/>
          <w:color w:val="000000"/>
          <w:sz w:val="22"/>
          <w:szCs w:val="22"/>
        </w:rPr>
        <w:t>)</w:t>
      </w:r>
      <w:r w:rsidR="00B7352B" w:rsidRPr="005B3E97">
        <w:rPr>
          <w:rFonts w:ascii="Arial" w:hAnsi="Arial" w:cs="Arial"/>
          <w:color w:val="000000"/>
          <w:sz w:val="22"/>
          <w:szCs w:val="22"/>
        </w:rPr>
        <w:t xml:space="preserve">. </w:t>
      </w:r>
      <w:r w:rsidR="00284C35" w:rsidRPr="005B3E97">
        <w:rPr>
          <w:rFonts w:ascii="Arial" w:hAnsi="Arial" w:cs="Arial"/>
          <w:color w:val="000000"/>
          <w:sz w:val="22"/>
          <w:szCs w:val="22"/>
        </w:rPr>
        <w:t xml:space="preserve">In relative terms, this amounts to an </w:t>
      </w:r>
      <w:r w:rsidR="004C448E">
        <w:rPr>
          <w:rFonts w:ascii="Arial" w:hAnsi="Arial" w:cs="Arial"/>
          <w:color w:val="000000"/>
          <w:sz w:val="22"/>
          <w:szCs w:val="22"/>
        </w:rPr>
        <w:t>18</w:t>
      </w:r>
      <w:r w:rsidR="00284C35" w:rsidRPr="005B3E97">
        <w:rPr>
          <w:rFonts w:ascii="Arial" w:hAnsi="Arial" w:cs="Arial"/>
          <w:color w:val="000000"/>
          <w:sz w:val="22"/>
          <w:szCs w:val="22"/>
        </w:rPr>
        <w:t>% (</w:t>
      </w:r>
      <w:r w:rsidR="004C448E">
        <w:rPr>
          <w:rFonts w:ascii="Arial" w:hAnsi="Arial" w:cs="Arial"/>
          <w:color w:val="000000"/>
          <w:sz w:val="22"/>
          <w:szCs w:val="22"/>
        </w:rPr>
        <w:t>16</w:t>
      </w:r>
      <w:r w:rsidR="00284C35" w:rsidRPr="005B3E97">
        <w:rPr>
          <w:rFonts w:ascii="Arial" w:hAnsi="Arial" w:cs="Arial"/>
          <w:color w:val="000000"/>
          <w:sz w:val="22"/>
          <w:szCs w:val="22"/>
        </w:rPr>
        <w:t>-</w:t>
      </w:r>
      <w:r w:rsidR="004C448E">
        <w:rPr>
          <w:rFonts w:ascii="Arial" w:hAnsi="Arial" w:cs="Arial"/>
          <w:color w:val="000000"/>
          <w:sz w:val="22"/>
          <w:szCs w:val="22"/>
        </w:rPr>
        <w:t>20</w:t>
      </w:r>
      <w:r w:rsidR="00284C35" w:rsidRPr="005B3E97">
        <w:rPr>
          <w:rFonts w:ascii="Arial" w:hAnsi="Arial" w:cs="Arial"/>
          <w:color w:val="000000"/>
          <w:sz w:val="22"/>
          <w:szCs w:val="22"/>
        </w:rPr>
        <w:t>) increase in deaths over this period in these countries together</w:t>
      </w:r>
      <w:r w:rsidR="00CB09AB">
        <w:rPr>
          <w:rFonts w:ascii="Arial" w:hAnsi="Arial" w:cs="Arial"/>
          <w:color w:val="000000"/>
          <w:sz w:val="22"/>
          <w:szCs w:val="22"/>
        </w:rPr>
        <w:t>.</w:t>
      </w:r>
      <w:r w:rsidR="004423BA">
        <w:rPr>
          <w:rFonts w:ascii="Arial" w:hAnsi="Arial" w:cs="Arial"/>
          <w:color w:val="000000"/>
          <w:sz w:val="22"/>
          <w:szCs w:val="22"/>
        </w:rPr>
        <w:t xml:space="preserve"> </w:t>
      </w:r>
      <w:r w:rsidR="00EA4707" w:rsidRPr="005B3E97">
        <w:rPr>
          <w:rFonts w:ascii="Arial" w:hAnsi="Arial" w:cs="Arial"/>
          <w:color w:val="000000"/>
          <w:sz w:val="22"/>
          <w:szCs w:val="22"/>
        </w:rPr>
        <w:t xml:space="preserve">Italy, Spain and England and Wales (where </w:t>
      </w:r>
      <w:r w:rsidR="00445053">
        <w:rPr>
          <w:rFonts w:ascii="Arial" w:hAnsi="Arial" w:cs="Arial"/>
          <w:color w:val="000000"/>
          <w:sz w:val="22"/>
          <w:szCs w:val="22"/>
        </w:rPr>
        <w:t>89</w:t>
      </w:r>
      <w:r w:rsidR="00EA4707" w:rsidRPr="005B3E97">
        <w:rPr>
          <w:rFonts w:ascii="Arial" w:hAnsi="Arial" w:cs="Arial"/>
          <w:color w:val="000000"/>
          <w:sz w:val="22"/>
          <w:szCs w:val="22"/>
        </w:rPr>
        <w:t xml:space="preserve">% of the UK population live) accounted for </w:t>
      </w:r>
      <w:r w:rsidR="0025226C">
        <w:rPr>
          <w:rFonts w:ascii="Arial" w:hAnsi="Arial" w:cs="Arial"/>
          <w:color w:val="000000"/>
          <w:sz w:val="22"/>
          <w:szCs w:val="22"/>
        </w:rPr>
        <w:t>23</w:t>
      </w:r>
      <w:r w:rsidR="00EA4707" w:rsidRPr="005B3E97">
        <w:rPr>
          <w:rFonts w:ascii="Arial" w:hAnsi="Arial" w:cs="Arial"/>
          <w:color w:val="000000"/>
          <w:sz w:val="22"/>
          <w:szCs w:val="22"/>
        </w:rPr>
        <w:t xml:space="preserve">%, </w:t>
      </w:r>
      <w:r w:rsidR="00245A82">
        <w:rPr>
          <w:rFonts w:ascii="Arial" w:hAnsi="Arial" w:cs="Arial"/>
          <w:color w:val="000000"/>
          <w:sz w:val="22"/>
          <w:szCs w:val="22"/>
        </w:rPr>
        <w:t>23</w:t>
      </w:r>
      <w:r w:rsidR="00EA4707" w:rsidRPr="005B3E97">
        <w:rPr>
          <w:rFonts w:ascii="Arial" w:hAnsi="Arial" w:cs="Arial"/>
          <w:color w:val="000000"/>
          <w:sz w:val="22"/>
          <w:szCs w:val="22"/>
        </w:rPr>
        <w:t xml:space="preserve">% and </w:t>
      </w:r>
      <w:r w:rsidR="0025226C">
        <w:rPr>
          <w:rFonts w:ascii="Arial" w:hAnsi="Arial" w:cs="Arial"/>
          <w:color w:val="000000"/>
          <w:sz w:val="22"/>
          <w:szCs w:val="22"/>
        </w:rPr>
        <w:t>28</w:t>
      </w:r>
      <w:r w:rsidR="00EA4707" w:rsidRPr="005B3E97">
        <w:rPr>
          <w:rFonts w:ascii="Arial" w:hAnsi="Arial" w:cs="Arial"/>
          <w:color w:val="000000"/>
          <w:sz w:val="22"/>
          <w:szCs w:val="22"/>
        </w:rPr>
        <w:t>% of these excess deaths, respectively.</w:t>
      </w:r>
    </w:p>
    <w:p w14:paraId="1DA44A24" w14:textId="3D41017E" w:rsidR="00284C35" w:rsidRDefault="00284C35" w:rsidP="00580F14">
      <w:pPr>
        <w:spacing w:line="480" w:lineRule="auto"/>
        <w:jc w:val="both"/>
        <w:rPr>
          <w:rFonts w:ascii="Arial" w:hAnsi="Arial" w:cs="Arial"/>
          <w:color w:val="000000"/>
          <w:sz w:val="22"/>
          <w:szCs w:val="22"/>
        </w:rPr>
      </w:pPr>
    </w:p>
    <w:p w14:paraId="001F4821" w14:textId="35F45CB7" w:rsidR="00F874A2" w:rsidRPr="005B3E97" w:rsidRDefault="00B976DE" w:rsidP="005E33CD">
      <w:pPr>
        <w:spacing w:line="480" w:lineRule="auto"/>
        <w:jc w:val="both"/>
        <w:rPr>
          <w:rFonts w:ascii="Arial" w:hAnsi="Arial" w:cs="Arial"/>
          <w:color w:val="000000"/>
          <w:sz w:val="22"/>
          <w:szCs w:val="22"/>
        </w:rPr>
      </w:pPr>
      <w:r>
        <w:rPr>
          <w:rFonts w:ascii="Arial" w:hAnsi="Arial" w:cs="Arial"/>
          <w:sz w:val="22"/>
          <w:szCs w:val="22"/>
        </w:rPr>
        <w:t>P</w:t>
      </w:r>
      <w:r w:rsidRPr="004C6151">
        <w:rPr>
          <w:rFonts w:ascii="Arial" w:hAnsi="Arial" w:cs="Arial"/>
          <w:sz w:val="22"/>
          <w:szCs w:val="22"/>
        </w:rPr>
        <w:t>osterior probability</w:t>
      </w:r>
      <w:r>
        <w:rPr>
          <w:rFonts w:ascii="Arial" w:hAnsi="Arial" w:cs="Arial"/>
          <w:sz w:val="22"/>
          <w:szCs w:val="22"/>
        </w:rPr>
        <w:t xml:space="preserve"> measures the extent to which an</w:t>
      </w:r>
      <w:r w:rsidRPr="004C6151">
        <w:rPr>
          <w:rFonts w:ascii="Arial" w:hAnsi="Arial" w:cs="Arial"/>
          <w:sz w:val="22"/>
          <w:szCs w:val="22"/>
        </w:rPr>
        <w:t xml:space="preserve"> estimated </w:t>
      </w:r>
      <w:r>
        <w:rPr>
          <w:rFonts w:ascii="Arial" w:hAnsi="Arial" w:cs="Arial"/>
          <w:sz w:val="22"/>
          <w:szCs w:val="22"/>
        </w:rPr>
        <w:t xml:space="preserve">change in deaths is likely to be </w:t>
      </w:r>
      <w:r w:rsidR="008C786A">
        <w:rPr>
          <w:rFonts w:ascii="Arial" w:hAnsi="Arial" w:cs="Arial"/>
          <w:sz w:val="22"/>
          <w:szCs w:val="22"/>
        </w:rPr>
        <w:t xml:space="preserve">a </w:t>
      </w:r>
      <w:r>
        <w:rPr>
          <w:rFonts w:ascii="Arial" w:hAnsi="Arial" w:cs="Arial"/>
          <w:sz w:val="22"/>
          <w:szCs w:val="22"/>
        </w:rPr>
        <w:t xml:space="preserve">true </w:t>
      </w:r>
      <w:r w:rsidRPr="004C6151">
        <w:rPr>
          <w:rFonts w:ascii="Arial" w:hAnsi="Arial" w:cs="Arial"/>
          <w:sz w:val="22"/>
          <w:szCs w:val="22"/>
        </w:rPr>
        <w:t>increas</w:t>
      </w:r>
      <w:r>
        <w:rPr>
          <w:rFonts w:ascii="Arial" w:hAnsi="Arial" w:cs="Arial"/>
          <w:sz w:val="22"/>
          <w:szCs w:val="22"/>
        </w:rPr>
        <w:t xml:space="preserve">e </w:t>
      </w:r>
      <w:r w:rsidRPr="004C6151">
        <w:rPr>
          <w:rFonts w:ascii="Arial" w:hAnsi="Arial" w:cs="Arial"/>
          <w:sz w:val="22"/>
          <w:szCs w:val="22"/>
        </w:rPr>
        <w:t>or</w:t>
      </w:r>
      <w:r>
        <w:rPr>
          <w:rFonts w:ascii="Arial" w:hAnsi="Arial" w:cs="Arial"/>
          <w:sz w:val="22"/>
          <w:szCs w:val="22"/>
        </w:rPr>
        <w:t xml:space="preserve"> </w:t>
      </w:r>
      <w:r w:rsidRPr="004C6151">
        <w:rPr>
          <w:rFonts w:ascii="Arial" w:hAnsi="Arial" w:cs="Arial"/>
          <w:sz w:val="22"/>
          <w:szCs w:val="22"/>
        </w:rPr>
        <w:t>decreas</w:t>
      </w:r>
      <w:r>
        <w:rPr>
          <w:rFonts w:ascii="Arial" w:hAnsi="Arial" w:cs="Arial"/>
          <w:sz w:val="22"/>
          <w:szCs w:val="22"/>
        </w:rPr>
        <w:t>e</w:t>
      </w:r>
      <w:r w:rsidR="00DE6513">
        <w:rPr>
          <w:rFonts w:ascii="Arial" w:hAnsi="Arial" w:cs="Arial"/>
          <w:sz w:val="22"/>
          <w:szCs w:val="22"/>
        </w:rPr>
        <w:t>. It</w:t>
      </w:r>
      <w:r w:rsidRPr="004C6151">
        <w:rPr>
          <w:rFonts w:ascii="Arial" w:hAnsi="Arial" w:cs="Arial"/>
          <w:sz w:val="22"/>
          <w:szCs w:val="22"/>
        </w:rPr>
        <w:t xml:space="preserve"> would be </w:t>
      </w:r>
      <w:r>
        <w:rPr>
          <w:rFonts w:ascii="Arial" w:hAnsi="Arial" w:cs="Arial"/>
          <w:sz w:val="22"/>
          <w:szCs w:val="22"/>
        </w:rPr>
        <w:t>50%</w:t>
      </w:r>
      <w:r w:rsidRPr="004C6151">
        <w:rPr>
          <w:rFonts w:ascii="Arial" w:hAnsi="Arial" w:cs="Arial"/>
          <w:sz w:val="22"/>
          <w:szCs w:val="22"/>
        </w:rPr>
        <w:t xml:space="preserve"> in a country</w:t>
      </w:r>
      <w:r>
        <w:rPr>
          <w:rFonts w:ascii="Arial" w:hAnsi="Arial" w:cs="Arial"/>
          <w:sz w:val="22"/>
          <w:szCs w:val="22"/>
        </w:rPr>
        <w:t xml:space="preserve"> and/or week</w:t>
      </w:r>
      <w:r w:rsidRPr="004C6151">
        <w:rPr>
          <w:rFonts w:ascii="Arial" w:hAnsi="Arial" w:cs="Arial"/>
          <w:sz w:val="22"/>
          <w:szCs w:val="22"/>
        </w:rPr>
        <w:t xml:space="preserve"> in which an increase is statistically</w:t>
      </w:r>
      <w:r>
        <w:rPr>
          <w:rFonts w:ascii="Arial" w:hAnsi="Arial" w:cs="Arial"/>
          <w:sz w:val="22"/>
          <w:szCs w:val="22"/>
        </w:rPr>
        <w:t xml:space="preserve"> </w:t>
      </w:r>
      <w:r w:rsidRPr="004C6151">
        <w:rPr>
          <w:rFonts w:ascii="Arial" w:hAnsi="Arial" w:cs="Arial"/>
          <w:sz w:val="22"/>
          <w:szCs w:val="22"/>
        </w:rPr>
        <w:t>indistinguishable from a decrease, and larger posterior</w:t>
      </w:r>
      <w:r>
        <w:rPr>
          <w:rFonts w:ascii="Arial" w:hAnsi="Arial" w:cs="Arial"/>
          <w:sz w:val="22"/>
          <w:szCs w:val="22"/>
        </w:rPr>
        <w:t xml:space="preserve"> </w:t>
      </w:r>
      <w:r w:rsidRPr="004C6151">
        <w:rPr>
          <w:rFonts w:ascii="Arial" w:hAnsi="Arial" w:cs="Arial"/>
          <w:sz w:val="22"/>
          <w:szCs w:val="22"/>
        </w:rPr>
        <w:t>probability indicates more certainty</w:t>
      </w:r>
      <w:r>
        <w:rPr>
          <w:rFonts w:ascii="Arial" w:hAnsi="Arial" w:cs="Arial"/>
          <w:sz w:val="22"/>
          <w:szCs w:val="22"/>
        </w:rPr>
        <w:t xml:space="preserve"> in an increase</w:t>
      </w:r>
      <w:r w:rsidRPr="004C6151">
        <w:rPr>
          <w:rFonts w:ascii="Arial" w:hAnsi="Arial" w:cs="Arial"/>
          <w:sz w:val="22"/>
          <w:szCs w:val="22"/>
        </w:rPr>
        <w:t>.</w:t>
      </w:r>
      <w:r>
        <w:rPr>
          <w:rFonts w:ascii="Arial" w:hAnsi="Arial" w:cs="Arial"/>
          <w:sz w:val="22"/>
          <w:szCs w:val="22"/>
        </w:rPr>
        <w:t xml:space="preserve"> </w:t>
      </w:r>
      <w:r w:rsidR="00185A30" w:rsidRPr="005B3E97">
        <w:rPr>
          <w:rFonts w:ascii="Arial" w:hAnsi="Arial" w:cs="Arial"/>
          <w:sz w:val="22"/>
          <w:szCs w:val="22"/>
        </w:rPr>
        <w:t xml:space="preserve">The posterior probability that </w:t>
      </w:r>
      <w:r w:rsidR="004D028B">
        <w:rPr>
          <w:rFonts w:ascii="Arial" w:hAnsi="Arial" w:cs="Arial"/>
          <w:sz w:val="22"/>
          <w:szCs w:val="22"/>
        </w:rPr>
        <w:t xml:space="preserve">there was </w:t>
      </w:r>
      <w:r w:rsidR="00185A30" w:rsidRPr="005B3E97">
        <w:rPr>
          <w:rFonts w:ascii="Arial" w:hAnsi="Arial" w:cs="Arial"/>
          <w:sz w:val="22"/>
          <w:szCs w:val="22"/>
        </w:rPr>
        <w:t xml:space="preserve">a rise in deaths </w:t>
      </w:r>
      <w:r w:rsidR="009D46DA">
        <w:rPr>
          <w:rFonts w:ascii="Arial" w:hAnsi="Arial" w:cs="Arial"/>
          <w:sz w:val="22"/>
          <w:szCs w:val="22"/>
        </w:rPr>
        <w:t xml:space="preserve">over the </w:t>
      </w:r>
      <w:r w:rsidR="004D028B">
        <w:rPr>
          <w:rFonts w:ascii="Arial" w:hAnsi="Arial" w:cs="Arial"/>
          <w:sz w:val="22"/>
          <w:szCs w:val="22"/>
        </w:rPr>
        <w:t>first phase of the pandemic</w:t>
      </w:r>
      <w:r w:rsidR="009D46DA">
        <w:rPr>
          <w:rFonts w:ascii="Arial" w:hAnsi="Arial" w:cs="Arial"/>
          <w:sz w:val="22"/>
          <w:szCs w:val="22"/>
        </w:rPr>
        <w:t xml:space="preserve"> </w:t>
      </w:r>
      <w:r w:rsidR="00185A30" w:rsidRPr="005B3E97">
        <w:rPr>
          <w:rFonts w:ascii="Arial" w:hAnsi="Arial" w:cs="Arial"/>
          <w:sz w:val="22"/>
          <w:szCs w:val="22"/>
        </w:rPr>
        <w:t xml:space="preserve">was </w:t>
      </w:r>
      <w:r w:rsidR="00DF22E1">
        <w:rPr>
          <w:rFonts w:ascii="Arial" w:hAnsi="Arial" w:cs="Arial"/>
          <w:sz w:val="22"/>
          <w:szCs w:val="22"/>
        </w:rPr>
        <w:t>&lt;</w:t>
      </w:r>
      <w:r w:rsidR="00185A30">
        <w:rPr>
          <w:rFonts w:ascii="Arial" w:hAnsi="Arial" w:cs="Arial"/>
          <w:sz w:val="22"/>
          <w:szCs w:val="22"/>
        </w:rPr>
        <w:t>50% (i.e., a decline in deaths</w:t>
      </w:r>
      <w:r w:rsidR="00B70EC5">
        <w:rPr>
          <w:rFonts w:ascii="Arial" w:hAnsi="Arial" w:cs="Arial"/>
          <w:sz w:val="22"/>
          <w:szCs w:val="22"/>
        </w:rPr>
        <w:t xml:space="preserve"> is more likely than an increase</w:t>
      </w:r>
      <w:r w:rsidR="00185A30">
        <w:rPr>
          <w:rFonts w:ascii="Arial" w:hAnsi="Arial" w:cs="Arial"/>
          <w:sz w:val="22"/>
          <w:szCs w:val="22"/>
        </w:rPr>
        <w:t xml:space="preserve">) </w:t>
      </w:r>
      <w:r w:rsidR="00185A30" w:rsidRPr="005B3E97">
        <w:rPr>
          <w:rFonts w:ascii="Arial" w:hAnsi="Arial" w:cs="Arial"/>
          <w:sz w:val="22"/>
          <w:szCs w:val="22"/>
        </w:rPr>
        <w:t>for both sexes in New Zealand, Bulgaria</w:t>
      </w:r>
      <w:r w:rsidR="00185A30">
        <w:rPr>
          <w:rFonts w:ascii="Arial" w:hAnsi="Arial" w:cs="Arial"/>
          <w:sz w:val="22"/>
          <w:szCs w:val="22"/>
        </w:rPr>
        <w:t xml:space="preserve"> and</w:t>
      </w:r>
      <w:r w:rsidR="00185A30" w:rsidRPr="005B3E97">
        <w:rPr>
          <w:rFonts w:ascii="Arial" w:hAnsi="Arial" w:cs="Arial"/>
          <w:sz w:val="22"/>
          <w:szCs w:val="22"/>
        </w:rPr>
        <w:t xml:space="preserve"> Hungary; </w:t>
      </w:r>
      <w:r w:rsidR="001074F4" w:rsidRPr="001074F4">
        <w:rPr>
          <w:rFonts w:ascii="Arial" w:hAnsi="Arial" w:cs="Arial"/>
          <w:sz w:val="22"/>
          <w:szCs w:val="22"/>
        </w:rPr>
        <w:t xml:space="preserve">50-75% for women in </w:t>
      </w:r>
      <w:r w:rsidR="0025226C">
        <w:rPr>
          <w:rFonts w:ascii="Arial" w:hAnsi="Arial" w:cs="Arial"/>
          <w:sz w:val="22"/>
          <w:szCs w:val="22"/>
        </w:rPr>
        <w:t xml:space="preserve">Norway and </w:t>
      </w:r>
      <w:r w:rsidR="00372C96">
        <w:rPr>
          <w:rFonts w:ascii="Arial" w:hAnsi="Arial" w:cs="Arial"/>
          <w:sz w:val="22"/>
          <w:szCs w:val="22"/>
        </w:rPr>
        <w:t>Austria</w:t>
      </w:r>
      <w:r w:rsidR="001074F4" w:rsidRPr="001074F4">
        <w:rPr>
          <w:rFonts w:ascii="Arial" w:hAnsi="Arial" w:cs="Arial"/>
          <w:sz w:val="22"/>
          <w:szCs w:val="22"/>
        </w:rPr>
        <w:t>;</w:t>
      </w:r>
      <w:r w:rsidR="001074F4">
        <w:rPr>
          <w:rFonts w:ascii="Arial" w:hAnsi="Arial" w:cs="Arial"/>
          <w:sz w:val="22"/>
          <w:szCs w:val="22"/>
        </w:rPr>
        <w:t xml:space="preserve"> </w:t>
      </w:r>
      <w:r w:rsidR="00185A30">
        <w:rPr>
          <w:rFonts w:ascii="Arial" w:hAnsi="Arial" w:cs="Arial"/>
          <w:sz w:val="22"/>
          <w:szCs w:val="22"/>
        </w:rPr>
        <w:t>75-9</w:t>
      </w:r>
      <w:r w:rsidR="001074F4">
        <w:rPr>
          <w:rFonts w:ascii="Arial" w:hAnsi="Arial" w:cs="Arial"/>
          <w:sz w:val="22"/>
          <w:szCs w:val="22"/>
        </w:rPr>
        <w:t>0</w:t>
      </w:r>
      <w:r w:rsidR="00185A30">
        <w:rPr>
          <w:rFonts w:ascii="Arial" w:hAnsi="Arial" w:cs="Arial"/>
          <w:sz w:val="22"/>
          <w:szCs w:val="22"/>
        </w:rPr>
        <w:t>% for men and women in Denmark and Finland</w:t>
      </w:r>
      <w:r w:rsidR="00782F81">
        <w:rPr>
          <w:rFonts w:ascii="Arial" w:hAnsi="Arial" w:cs="Arial"/>
          <w:sz w:val="22"/>
          <w:szCs w:val="22"/>
        </w:rPr>
        <w:t xml:space="preserve">, </w:t>
      </w:r>
      <w:r w:rsidR="00AC78DB">
        <w:rPr>
          <w:rFonts w:ascii="Arial" w:hAnsi="Arial" w:cs="Arial"/>
          <w:sz w:val="22"/>
          <w:szCs w:val="22"/>
        </w:rPr>
        <w:t xml:space="preserve">men in Norway </w:t>
      </w:r>
      <w:r w:rsidR="00782F81">
        <w:rPr>
          <w:rFonts w:ascii="Arial" w:hAnsi="Arial" w:cs="Arial"/>
          <w:sz w:val="22"/>
          <w:szCs w:val="22"/>
        </w:rPr>
        <w:t xml:space="preserve">and women in </w:t>
      </w:r>
      <w:r w:rsidR="00372C96">
        <w:rPr>
          <w:rFonts w:ascii="Arial" w:hAnsi="Arial" w:cs="Arial"/>
          <w:sz w:val="22"/>
          <w:szCs w:val="22"/>
        </w:rPr>
        <w:t>Switzerland</w:t>
      </w:r>
      <w:r w:rsidR="00185A30">
        <w:rPr>
          <w:rFonts w:ascii="Arial" w:hAnsi="Arial" w:cs="Arial"/>
          <w:sz w:val="22"/>
          <w:szCs w:val="22"/>
        </w:rPr>
        <w:t>; 9</w:t>
      </w:r>
      <w:r w:rsidR="001074F4">
        <w:rPr>
          <w:rFonts w:ascii="Arial" w:hAnsi="Arial" w:cs="Arial"/>
          <w:sz w:val="22"/>
          <w:szCs w:val="22"/>
        </w:rPr>
        <w:t>0</w:t>
      </w:r>
      <w:r w:rsidR="00185A30">
        <w:rPr>
          <w:rFonts w:ascii="Arial" w:hAnsi="Arial" w:cs="Arial"/>
          <w:sz w:val="22"/>
          <w:szCs w:val="22"/>
        </w:rPr>
        <w:t xml:space="preserve">-99% for women in Portugal, and men in Austria; </w:t>
      </w:r>
      <w:r w:rsidR="00185A30" w:rsidRPr="005B3E97">
        <w:rPr>
          <w:rFonts w:ascii="Arial" w:hAnsi="Arial" w:cs="Arial"/>
          <w:sz w:val="22"/>
          <w:szCs w:val="22"/>
        </w:rPr>
        <w:t xml:space="preserve">and &gt;99% for </w:t>
      </w:r>
      <w:r w:rsidR="00E4381B">
        <w:rPr>
          <w:rFonts w:ascii="Arial" w:hAnsi="Arial" w:cs="Arial"/>
          <w:sz w:val="22"/>
          <w:szCs w:val="22"/>
        </w:rPr>
        <w:t xml:space="preserve">men in </w:t>
      </w:r>
      <w:r w:rsidR="00AC78DB">
        <w:rPr>
          <w:rFonts w:ascii="Arial" w:hAnsi="Arial" w:cs="Arial"/>
          <w:sz w:val="22"/>
          <w:szCs w:val="22"/>
        </w:rPr>
        <w:t xml:space="preserve">Portugal and </w:t>
      </w:r>
      <w:r w:rsidR="00E4381B">
        <w:rPr>
          <w:rFonts w:ascii="Arial" w:hAnsi="Arial" w:cs="Arial"/>
          <w:sz w:val="22"/>
          <w:szCs w:val="22"/>
        </w:rPr>
        <w:t xml:space="preserve">Switzerland and </w:t>
      </w:r>
      <w:r w:rsidR="00185A30" w:rsidRPr="005B3E97">
        <w:rPr>
          <w:rFonts w:ascii="Arial" w:hAnsi="Arial" w:cs="Arial"/>
          <w:sz w:val="22"/>
          <w:szCs w:val="22"/>
        </w:rPr>
        <w:t xml:space="preserve">both sexes in </w:t>
      </w:r>
      <w:r w:rsidR="00185A30">
        <w:rPr>
          <w:rFonts w:ascii="Arial" w:hAnsi="Arial" w:cs="Arial"/>
          <w:sz w:val="22"/>
          <w:szCs w:val="22"/>
        </w:rPr>
        <w:t xml:space="preserve">the Netherlands, </w:t>
      </w:r>
      <w:r w:rsidR="00185A30" w:rsidRPr="005B3E97">
        <w:rPr>
          <w:rFonts w:ascii="Arial" w:hAnsi="Arial" w:cs="Arial"/>
          <w:sz w:val="22"/>
          <w:szCs w:val="22"/>
        </w:rPr>
        <w:t xml:space="preserve">France, Sweden, Belgium, Italy, </w:t>
      </w:r>
      <w:r w:rsidR="007B5197">
        <w:rPr>
          <w:rFonts w:ascii="Arial" w:hAnsi="Arial" w:cs="Arial"/>
          <w:sz w:val="22"/>
          <w:szCs w:val="22"/>
        </w:rPr>
        <w:t xml:space="preserve">Scotland, </w:t>
      </w:r>
      <w:r w:rsidR="00185A30" w:rsidRPr="005B3E97">
        <w:rPr>
          <w:rFonts w:ascii="Arial" w:hAnsi="Arial" w:cs="Arial"/>
          <w:sz w:val="22"/>
          <w:szCs w:val="22"/>
        </w:rPr>
        <w:t>Spain and England and Wales</w:t>
      </w:r>
      <w:r w:rsidR="00185A30">
        <w:rPr>
          <w:rFonts w:ascii="Arial" w:hAnsi="Arial" w:cs="Arial"/>
          <w:sz w:val="22"/>
          <w:szCs w:val="22"/>
        </w:rPr>
        <w:t xml:space="preserve"> </w:t>
      </w:r>
      <w:r w:rsidR="0016618B">
        <w:rPr>
          <w:rFonts w:ascii="Arial" w:hAnsi="Arial" w:cs="Arial"/>
          <w:sz w:val="22"/>
          <w:szCs w:val="22"/>
        </w:rPr>
        <w:t>(Fig. 2)</w:t>
      </w:r>
      <w:r w:rsidR="00763BD7" w:rsidRPr="005B3E97">
        <w:rPr>
          <w:rFonts w:ascii="Arial" w:hAnsi="Arial" w:cs="Arial"/>
          <w:sz w:val="22"/>
          <w:szCs w:val="22"/>
        </w:rPr>
        <w:t>.</w:t>
      </w:r>
      <w:bookmarkEnd w:id="10"/>
      <w:r w:rsidR="0016618B">
        <w:rPr>
          <w:rFonts w:ascii="Arial" w:hAnsi="Arial" w:cs="Arial"/>
          <w:color w:val="000000"/>
          <w:sz w:val="22"/>
          <w:szCs w:val="22"/>
        </w:rPr>
        <w:t xml:space="preserve"> </w:t>
      </w:r>
      <w:r w:rsidR="00313431" w:rsidRPr="005B3E97">
        <w:rPr>
          <w:rFonts w:ascii="Arial" w:hAnsi="Arial" w:cs="Arial"/>
          <w:color w:val="000000"/>
          <w:sz w:val="22"/>
          <w:szCs w:val="22"/>
        </w:rPr>
        <w:t xml:space="preserve">In countries </w:t>
      </w:r>
      <w:r w:rsidR="002B714E">
        <w:rPr>
          <w:rFonts w:ascii="Arial" w:hAnsi="Arial" w:cs="Arial"/>
          <w:color w:val="000000"/>
          <w:sz w:val="22"/>
          <w:szCs w:val="22"/>
        </w:rPr>
        <w:t xml:space="preserve">and sexes </w:t>
      </w:r>
      <w:r w:rsidR="00313431" w:rsidRPr="005B3E97">
        <w:rPr>
          <w:rFonts w:ascii="Arial" w:hAnsi="Arial" w:cs="Arial"/>
          <w:color w:val="000000"/>
          <w:sz w:val="22"/>
          <w:szCs w:val="22"/>
        </w:rPr>
        <w:t xml:space="preserve">where </w:t>
      </w:r>
      <w:r w:rsidR="005E33CD" w:rsidRPr="005B3E97">
        <w:rPr>
          <w:rFonts w:ascii="Arial" w:hAnsi="Arial" w:cs="Arial"/>
          <w:color w:val="000000"/>
          <w:sz w:val="22"/>
          <w:szCs w:val="22"/>
        </w:rPr>
        <w:t xml:space="preserve">mortality increased relative to the no-pandemic </w:t>
      </w:r>
      <w:r w:rsidR="00D140B2" w:rsidRPr="005B3E97">
        <w:rPr>
          <w:rFonts w:ascii="Arial" w:hAnsi="Arial" w:cs="Arial"/>
          <w:color w:val="000000"/>
          <w:sz w:val="22"/>
          <w:szCs w:val="22"/>
        </w:rPr>
        <w:t>baseline</w:t>
      </w:r>
      <w:r w:rsidR="004F4B3F">
        <w:rPr>
          <w:rFonts w:ascii="Arial" w:hAnsi="Arial" w:cs="Arial"/>
          <w:color w:val="000000"/>
          <w:sz w:val="22"/>
          <w:szCs w:val="22"/>
        </w:rPr>
        <w:t xml:space="preserve"> with a posterior probability of at least 90%</w:t>
      </w:r>
      <w:r w:rsidR="00313431" w:rsidRPr="005B3E97">
        <w:rPr>
          <w:rFonts w:ascii="Arial" w:hAnsi="Arial" w:cs="Arial"/>
          <w:color w:val="000000"/>
          <w:sz w:val="22"/>
          <w:szCs w:val="22"/>
        </w:rPr>
        <w:t>, the</w:t>
      </w:r>
      <w:r w:rsidR="00A26142" w:rsidRPr="005B3E97">
        <w:rPr>
          <w:rFonts w:ascii="Arial" w:hAnsi="Arial" w:cs="Arial"/>
          <w:color w:val="000000"/>
          <w:sz w:val="22"/>
          <w:szCs w:val="22"/>
        </w:rPr>
        <w:t xml:space="preserve"> n</w:t>
      </w:r>
      <w:r w:rsidR="00A271A0" w:rsidRPr="005B3E97">
        <w:rPr>
          <w:rFonts w:ascii="Arial" w:hAnsi="Arial" w:cs="Arial"/>
          <w:color w:val="000000"/>
          <w:sz w:val="22"/>
          <w:szCs w:val="22"/>
        </w:rPr>
        <w:t>umber of</w:t>
      </w:r>
      <w:r w:rsidR="00284C35" w:rsidRPr="005B3E97">
        <w:rPr>
          <w:rFonts w:ascii="Arial" w:hAnsi="Arial" w:cs="Arial"/>
          <w:color w:val="000000"/>
          <w:sz w:val="22"/>
          <w:szCs w:val="22"/>
        </w:rPr>
        <w:t xml:space="preserve"> excess</w:t>
      </w:r>
      <w:r w:rsidR="00A271A0" w:rsidRPr="005B3E97">
        <w:rPr>
          <w:rFonts w:ascii="Arial" w:hAnsi="Arial" w:cs="Arial"/>
          <w:color w:val="000000"/>
          <w:sz w:val="22"/>
          <w:szCs w:val="22"/>
        </w:rPr>
        <w:t xml:space="preserve"> deaths per 100,000</w:t>
      </w:r>
      <w:r w:rsidR="00733823" w:rsidRPr="005B3E97">
        <w:rPr>
          <w:rFonts w:ascii="Arial" w:hAnsi="Arial" w:cs="Arial"/>
          <w:color w:val="000000"/>
          <w:sz w:val="22"/>
          <w:szCs w:val="22"/>
        </w:rPr>
        <w:t xml:space="preserve"> </w:t>
      </w:r>
      <w:r w:rsidR="007843D8">
        <w:rPr>
          <w:rFonts w:ascii="Arial" w:hAnsi="Arial" w:cs="Arial"/>
          <w:color w:val="000000"/>
          <w:sz w:val="22"/>
          <w:szCs w:val="22"/>
        </w:rPr>
        <w:t>people</w:t>
      </w:r>
      <w:r w:rsidR="007843D8" w:rsidRPr="005B3E97">
        <w:rPr>
          <w:rFonts w:ascii="Arial" w:hAnsi="Arial" w:cs="Arial"/>
          <w:color w:val="000000"/>
          <w:sz w:val="22"/>
          <w:szCs w:val="22"/>
        </w:rPr>
        <w:t xml:space="preserve"> </w:t>
      </w:r>
      <w:r w:rsidR="00A26142" w:rsidRPr="005B3E97">
        <w:rPr>
          <w:rFonts w:ascii="Arial" w:hAnsi="Arial" w:cs="Arial"/>
          <w:color w:val="000000"/>
          <w:sz w:val="22"/>
          <w:szCs w:val="22"/>
        </w:rPr>
        <w:t xml:space="preserve">was lowest in </w:t>
      </w:r>
      <w:r w:rsidR="00733823" w:rsidRPr="005B3E97">
        <w:rPr>
          <w:rFonts w:ascii="Arial" w:hAnsi="Arial" w:cs="Arial"/>
          <w:color w:val="000000"/>
          <w:sz w:val="22"/>
          <w:szCs w:val="22"/>
        </w:rPr>
        <w:t>Austria</w:t>
      </w:r>
      <w:r w:rsidR="00EF6DE6" w:rsidRPr="005B3E97">
        <w:rPr>
          <w:rFonts w:ascii="Arial" w:hAnsi="Arial" w:cs="Arial"/>
          <w:color w:val="000000"/>
          <w:sz w:val="22"/>
          <w:szCs w:val="22"/>
        </w:rPr>
        <w:t xml:space="preserve"> (</w:t>
      </w:r>
      <w:r w:rsidR="007843D8">
        <w:rPr>
          <w:rFonts w:ascii="Arial" w:hAnsi="Arial" w:cs="Arial"/>
          <w:color w:val="000000"/>
          <w:sz w:val="22"/>
          <w:szCs w:val="22"/>
        </w:rPr>
        <w:t>15.0</w:t>
      </w:r>
      <w:r w:rsidR="0059051C">
        <w:rPr>
          <w:rFonts w:ascii="Arial" w:hAnsi="Arial" w:cs="Arial"/>
          <w:color w:val="000000"/>
          <w:sz w:val="22"/>
          <w:szCs w:val="22"/>
        </w:rPr>
        <w:t xml:space="preserve">, </w:t>
      </w:r>
      <w:r w:rsidR="007843D8">
        <w:rPr>
          <w:rFonts w:ascii="Arial" w:hAnsi="Arial" w:cs="Arial"/>
          <w:color w:val="000000"/>
          <w:sz w:val="22"/>
          <w:szCs w:val="22"/>
        </w:rPr>
        <w:t>-0.2-29.6</w:t>
      </w:r>
      <w:r w:rsidR="00EF6DE6" w:rsidRPr="005B3E97">
        <w:rPr>
          <w:rFonts w:ascii="Arial" w:hAnsi="Arial" w:cs="Arial"/>
          <w:color w:val="000000"/>
          <w:sz w:val="22"/>
          <w:szCs w:val="22"/>
        </w:rPr>
        <w:t>)</w:t>
      </w:r>
      <w:r w:rsidR="0059051C">
        <w:rPr>
          <w:rFonts w:ascii="Arial" w:hAnsi="Arial" w:cs="Arial"/>
          <w:color w:val="000000"/>
          <w:sz w:val="22"/>
          <w:szCs w:val="22"/>
        </w:rPr>
        <w:t>,</w:t>
      </w:r>
      <w:r w:rsidR="00EA4707" w:rsidRPr="005B3E97">
        <w:rPr>
          <w:rFonts w:ascii="Arial" w:hAnsi="Arial" w:cs="Arial"/>
          <w:color w:val="000000"/>
          <w:sz w:val="22"/>
          <w:szCs w:val="22"/>
        </w:rPr>
        <w:t xml:space="preserve"> </w:t>
      </w:r>
      <w:r w:rsidR="00733823" w:rsidRPr="005B3E97">
        <w:rPr>
          <w:rFonts w:ascii="Arial" w:hAnsi="Arial" w:cs="Arial"/>
          <w:color w:val="000000"/>
          <w:sz w:val="22"/>
          <w:szCs w:val="22"/>
        </w:rPr>
        <w:t>Switzerland (</w:t>
      </w:r>
      <w:r w:rsidR="0059051C">
        <w:rPr>
          <w:rFonts w:ascii="Arial" w:hAnsi="Arial" w:cs="Arial"/>
          <w:color w:val="000000"/>
          <w:sz w:val="22"/>
          <w:szCs w:val="22"/>
        </w:rPr>
        <w:t>21.</w:t>
      </w:r>
      <w:r w:rsidR="00FD03FE">
        <w:rPr>
          <w:rFonts w:ascii="Arial" w:hAnsi="Arial" w:cs="Arial"/>
          <w:color w:val="000000"/>
          <w:sz w:val="22"/>
          <w:szCs w:val="22"/>
        </w:rPr>
        <w:t>5</w:t>
      </w:r>
      <w:r w:rsidR="0059051C">
        <w:rPr>
          <w:rFonts w:ascii="Arial" w:hAnsi="Arial" w:cs="Arial"/>
          <w:color w:val="000000"/>
          <w:sz w:val="22"/>
          <w:szCs w:val="22"/>
        </w:rPr>
        <w:t xml:space="preserve">, </w:t>
      </w:r>
      <w:r w:rsidR="007843D8">
        <w:rPr>
          <w:rFonts w:ascii="Arial" w:hAnsi="Arial" w:cs="Arial"/>
          <w:color w:val="000000"/>
          <w:sz w:val="22"/>
          <w:szCs w:val="22"/>
        </w:rPr>
        <w:t>6.7-34.4</w:t>
      </w:r>
      <w:r w:rsidR="00733823" w:rsidRPr="005B3E97">
        <w:rPr>
          <w:rFonts w:ascii="Arial" w:hAnsi="Arial" w:cs="Arial"/>
          <w:color w:val="000000"/>
          <w:sz w:val="22"/>
          <w:szCs w:val="22"/>
        </w:rPr>
        <w:t>)</w:t>
      </w:r>
      <w:r w:rsidR="00EA4707" w:rsidRPr="005B3E97">
        <w:rPr>
          <w:rFonts w:ascii="Arial" w:hAnsi="Arial" w:cs="Arial"/>
          <w:color w:val="000000"/>
          <w:sz w:val="22"/>
          <w:szCs w:val="22"/>
        </w:rPr>
        <w:t xml:space="preserve"> </w:t>
      </w:r>
      <w:r w:rsidR="0059051C">
        <w:rPr>
          <w:rFonts w:ascii="Arial" w:hAnsi="Arial" w:cs="Arial"/>
          <w:color w:val="000000"/>
          <w:sz w:val="22"/>
          <w:szCs w:val="22"/>
        </w:rPr>
        <w:t>and Portugal (</w:t>
      </w:r>
      <w:r w:rsidR="007843D8">
        <w:rPr>
          <w:rFonts w:ascii="Arial" w:hAnsi="Arial" w:cs="Arial"/>
          <w:color w:val="000000"/>
          <w:sz w:val="22"/>
          <w:szCs w:val="22"/>
        </w:rPr>
        <w:t>27.7, 4.0-50.1</w:t>
      </w:r>
      <w:r w:rsidR="0059051C">
        <w:rPr>
          <w:rFonts w:ascii="Arial" w:hAnsi="Arial" w:cs="Arial"/>
          <w:color w:val="000000"/>
          <w:sz w:val="22"/>
          <w:szCs w:val="22"/>
        </w:rPr>
        <w:t xml:space="preserve">) </w:t>
      </w:r>
      <w:r w:rsidR="00733823" w:rsidRPr="005B3E97">
        <w:rPr>
          <w:rFonts w:ascii="Arial" w:hAnsi="Arial" w:cs="Arial"/>
          <w:color w:val="000000"/>
          <w:sz w:val="22"/>
          <w:szCs w:val="22"/>
        </w:rPr>
        <w:t>for men</w:t>
      </w:r>
      <w:r w:rsidR="002B714E">
        <w:rPr>
          <w:rFonts w:ascii="Arial" w:hAnsi="Arial" w:cs="Arial"/>
          <w:color w:val="000000"/>
          <w:sz w:val="22"/>
          <w:szCs w:val="22"/>
        </w:rPr>
        <w:t>,</w:t>
      </w:r>
      <w:r w:rsidR="00733823" w:rsidRPr="005B3E97">
        <w:rPr>
          <w:rFonts w:ascii="Arial" w:hAnsi="Arial" w:cs="Arial"/>
          <w:color w:val="000000"/>
          <w:sz w:val="22"/>
          <w:szCs w:val="22"/>
        </w:rPr>
        <w:t xml:space="preserve"> and in Portugal for women (</w:t>
      </w:r>
      <w:r w:rsidR="0059051C" w:rsidRPr="0059051C">
        <w:rPr>
          <w:rFonts w:ascii="Arial" w:hAnsi="Arial" w:cs="Arial"/>
          <w:color w:val="000000"/>
          <w:sz w:val="22"/>
          <w:szCs w:val="22"/>
        </w:rPr>
        <w:t>28.</w:t>
      </w:r>
      <w:r w:rsidR="00FD03FE">
        <w:rPr>
          <w:rFonts w:ascii="Arial" w:hAnsi="Arial" w:cs="Arial"/>
          <w:color w:val="000000"/>
          <w:sz w:val="22"/>
          <w:szCs w:val="22"/>
        </w:rPr>
        <w:t>0</w:t>
      </w:r>
      <w:r w:rsidR="0059051C">
        <w:rPr>
          <w:rFonts w:ascii="Arial" w:hAnsi="Arial" w:cs="Arial"/>
          <w:color w:val="000000"/>
          <w:sz w:val="22"/>
          <w:szCs w:val="22"/>
        </w:rPr>
        <w:t xml:space="preserve">, </w:t>
      </w:r>
      <w:r w:rsidR="00FD03FE">
        <w:rPr>
          <w:rFonts w:ascii="Arial" w:hAnsi="Arial" w:cs="Arial"/>
          <w:color w:val="000000"/>
          <w:sz w:val="22"/>
          <w:szCs w:val="22"/>
        </w:rPr>
        <w:t>0.7</w:t>
      </w:r>
      <w:r w:rsidR="0059051C">
        <w:rPr>
          <w:rFonts w:ascii="Arial" w:hAnsi="Arial" w:cs="Arial"/>
          <w:color w:val="000000"/>
          <w:sz w:val="22"/>
          <w:szCs w:val="22"/>
        </w:rPr>
        <w:t>-</w:t>
      </w:r>
      <w:r w:rsidR="0059051C" w:rsidRPr="0059051C">
        <w:rPr>
          <w:rFonts w:ascii="Arial" w:hAnsi="Arial" w:cs="Arial"/>
          <w:color w:val="000000"/>
          <w:sz w:val="22"/>
          <w:szCs w:val="22"/>
        </w:rPr>
        <w:t>54</w:t>
      </w:r>
      <w:r w:rsidR="00FD03FE">
        <w:rPr>
          <w:rFonts w:ascii="Arial" w:hAnsi="Arial" w:cs="Arial"/>
          <w:color w:val="000000"/>
          <w:sz w:val="22"/>
          <w:szCs w:val="22"/>
        </w:rPr>
        <w:t>.4</w:t>
      </w:r>
      <w:r w:rsidR="00733823" w:rsidRPr="005B3E97">
        <w:rPr>
          <w:rFonts w:ascii="Arial" w:hAnsi="Arial" w:cs="Arial"/>
          <w:color w:val="000000"/>
          <w:sz w:val="22"/>
          <w:szCs w:val="22"/>
        </w:rPr>
        <w:t>)</w:t>
      </w:r>
      <w:r w:rsidR="00BC5B08" w:rsidRPr="005B3E97">
        <w:rPr>
          <w:rFonts w:ascii="Arial" w:hAnsi="Arial" w:cs="Arial"/>
          <w:color w:val="000000"/>
          <w:sz w:val="22"/>
          <w:szCs w:val="22"/>
        </w:rPr>
        <w:t xml:space="preserve"> (Fig. </w:t>
      </w:r>
      <w:r w:rsidR="0016618B">
        <w:rPr>
          <w:rFonts w:ascii="Arial" w:hAnsi="Arial" w:cs="Arial"/>
          <w:color w:val="000000"/>
          <w:sz w:val="22"/>
          <w:szCs w:val="22"/>
        </w:rPr>
        <w:t>2</w:t>
      </w:r>
      <w:r w:rsidR="00BC5B08" w:rsidRPr="005B3E97">
        <w:rPr>
          <w:rFonts w:ascii="Arial" w:hAnsi="Arial" w:cs="Arial"/>
          <w:color w:val="000000"/>
          <w:sz w:val="22"/>
          <w:szCs w:val="22"/>
        </w:rPr>
        <w:t>)</w:t>
      </w:r>
      <w:r w:rsidR="00733823" w:rsidRPr="005B3E97">
        <w:rPr>
          <w:rFonts w:ascii="Arial" w:hAnsi="Arial" w:cs="Arial"/>
          <w:color w:val="000000"/>
          <w:sz w:val="22"/>
          <w:szCs w:val="22"/>
        </w:rPr>
        <w:t>. It was</w:t>
      </w:r>
      <w:r w:rsidR="00EF6DE6" w:rsidRPr="005B3E97">
        <w:rPr>
          <w:rFonts w:ascii="Arial" w:hAnsi="Arial" w:cs="Arial"/>
          <w:color w:val="000000"/>
          <w:sz w:val="22"/>
          <w:szCs w:val="22"/>
        </w:rPr>
        <w:t xml:space="preserve"> highest in Spain and England and Wales</w:t>
      </w:r>
      <w:r w:rsidR="00733823" w:rsidRPr="005B3E97">
        <w:rPr>
          <w:rFonts w:ascii="Arial" w:hAnsi="Arial" w:cs="Arial"/>
          <w:color w:val="000000"/>
          <w:sz w:val="22"/>
          <w:szCs w:val="22"/>
        </w:rPr>
        <w:t>, with posterior median estimate</w:t>
      </w:r>
      <w:r w:rsidR="00B7045C">
        <w:rPr>
          <w:rFonts w:ascii="Arial" w:hAnsi="Arial" w:cs="Arial"/>
          <w:color w:val="000000"/>
          <w:sz w:val="22"/>
          <w:szCs w:val="22"/>
        </w:rPr>
        <w:t xml:space="preserve">s for the two sexes ranging from </w:t>
      </w:r>
      <w:r w:rsidR="006A7536">
        <w:rPr>
          <w:rFonts w:ascii="Arial" w:hAnsi="Arial" w:cs="Arial"/>
          <w:color w:val="000000"/>
          <w:sz w:val="22"/>
          <w:szCs w:val="22"/>
        </w:rPr>
        <w:t>90 to 102</w:t>
      </w:r>
      <w:r w:rsidR="00733823" w:rsidRPr="005B3E97">
        <w:rPr>
          <w:rFonts w:ascii="Arial" w:hAnsi="Arial" w:cs="Arial"/>
          <w:color w:val="000000"/>
          <w:sz w:val="22"/>
          <w:szCs w:val="22"/>
        </w:rPr>
        <w:t xml:space="preserve"> </w:t>
      </w:r>
      <w:r w:rsidR="00B7045C">
        <w:rPr>
          <w:rFonts w:ascii="Arial" w:hAnsi="Arial" w:cs="Arial"/>
          <w:color w:val="000000"/>
          <w:sz w:val="22"/>
          <w:szCs w:val="22"/>
        </w:rPr>
        <w:t xml:space="preserve">per </w:t>
      </w:r>
      <w:r w:rsidR="00733823" w:rsidRPr="005B3E97">
        <w:rPr>
          <w:rFonts w:ascii="Arial" w:hAnsi="Arial" w:cs="Arial"/>
          <w:color w:val="000000"/>
          <w:sz w:val="22"/>
          <w:szCs w:val="22"/>
        </w:rPr>
        <w:t xml:space="preserve">100,000 population. </w:t>
      </w:r>
      <w:r w:rsidR="00EA4707" w:rsidRPr="005B3E97">
        <w:rPr>
          <w:rFonts w:ascii="Arial" w:hAnsi="Arial" w:cs="Arial"/>
          <w:color w:val="000000"/>
          <w:sz w:val="22"/>
          <w:szCs w:val="22"/>
        </w:rPr>
        <w:t>The posterior median increase</w:t>
      </w:r>
      <w:r w:rsidR="00685FDA" w:rsidRPr="005B3E97">
        <w:rPr>
          <w:rFonts w:ascii="Arial" w:hAnsi="Arial" w:cs="Arial"/>
          <w:color w:val="000000"/>
          <w:sz w:val="22"/>
          <w:szCs w:val="22"/>
        </w:rPr>
        <w:t xml:space="preserve"> </w:t>
      </w:r>
      <w:r w:rsidR="00313431" w:rsidRPr="005B3E97">
        <w:rPr>
          <w:rFonts w:ascii="Arial" w:hAnsi="Arial" w:cs="Arial"/>
          <w:color w:val="000000"/>
          <w:sz w:val="22"/>
          <w:szCs w:val="22"/>
        </w:rPr>
        <w:t xml:space="preserve">was also &gt;50 </w:t>
      </w:r>
      <w:r w:rsidR="00685FDA" w:rsidRPr="005B3E97">
        <w:rPr>
          <w:rFonts w:ascii="Arial" w:hAnsi="Arial" w:cs="Arial"/>
          <w:color w:val="000000"/>
          <w:sz w:val="22"/>
          <w:szCs w:val="22"/>
        </w:rPr>
        <w:t>per 100,000 people</w:t>
      </w:r>
      <w:r w:rsidR="00313431" w:rsidRPr="005B3E97">
        <w:rPr>
          <w:rFonts w:ascii="Arial" w:hAnsi="Arial" w:cs="Arial"/>
          <w:color w:val="000000"/>
          <w:sz w:val="22"/>
          <w:szCs w:val="22"/>
        </w:rPr>
        <w:t xml:space="preserve"> in Sweden, Belgium</w:t>
      </w:r>
      <w:r w:rsidR="007B5197">
        <w:rPr>
          <w:rFonts w:ascii="Arial" w:hAnsi="Arial" w:cs="Arial"/>
          <w:color w:val="000000"/>
          <w:sz w:val="22"/>
          <w:szCs w:val="22"/>
        </w:rPr>
        <w:t xml:space="preserve">, </w:t>
      </w:r>
      <w:r w:rsidR="00313431" w:rsidRPr="005B3E97">
        <w:rPr>
          <w:rFonts w:ascii="Arial" w:hAnsi="Arial" w:cs="Arial"/>
          <w:color w:val="000000"/>
          <w:sz w:val="22"/>
          <w:szCs w:val="22"/>
        </w:rPr>
        <w:t>Italy</w:t>
      </w:r>
      <w:r w:rsidR="007B5197">
        <w:rPr>
          <w:rFonts w:ascii="Arial" w:hAnsi="Arial" w:cs="Arial"/>
          <w:color w:val="000000"/>
          <w:sz w:val="22"/>
          <w:szCs w:val="22"/>
        </w:rPr>
        <w:t xml:space="preserve"> and Scotland</w:t>
      </w:r>
      <w:r w:rsidR="00313431" w:rsidRPr="005B3E97">
        <w:rPr>
          <w:rFonts w:ascii="Arial" w:hAnsi="Arial" w:cs="Arial"/>
          <w:color w:val="000000"/>
          <w:sz w:val="22"/>
          <w:szCs w:val="22"/>
        </w:rPr>
        <w:t>.</w:t>
      </w:r>
      <w:r w:rsidR="005E33CD" w:rsidRPr="005B3E97">
        <w:rPr>
          <w:rFonts w:ascii="Arial" w:hAnsi="Arial" w:cs="Arial"/>
          <w:color w:val="000000"/>
          <w:sz w:val="22"/>
          <w:szCs w:val="22"/>
        </w:rPr>
        <w:t xml:space="preserve"> </w:t>
      </w:r>
      <w:r w:rsidR="00313431" w:rsidRPr="005B3E97">
        <w:rPr>
          <w:rFonts w:ascii="Arial" w:hAnsi="Arial" w:cs="Arial"/>
          <w:color w:val="000000"/>
          <w:sz w:val="22"/>
          <w:szCs w:val="22"/>
        </w:rPr>
        <w:t xml:space="preserve">Relative increase in deaths, compared to what would be expected in the absence of </w:t>
      </w:r>
      <w:r w:rsidR="00BC7C55">
        <w:rPr>
          <w:rFonts w:ascii="Arial" w:hAnsi="Arial" w:cs="Arial"/>
          <w:color w:val="000000"/>
          <w:sz w:val="22"/>
          <w:szCs w:val="22"/>
        </w:rPr>
        <w:t xml:space="preserve">the </w:t>
      </w:r>
      <w:r w:rsidR="00313431" w:rsidRPr="005B3E97">
        <w:rPr>
          <w:rFonts w:ascii="Arial" w:hAnsi="Arial" w:cs="Arial"/>
          <w:color w:val="000000"/>
          <w:sz w:val="22"/>
          <w:szCs w:val="22"/>
        </w:rPr>
        <w:t>pandemic</w:t>
      </w:r>
      <w:r w:rsidR="005E33CD" w:rsidRPr="005B3E97">
        <w:rPr>
          <w:rFonts w:ascii="Arial" w:hAnsi="Arial" w:cs="Arial"/>
          <w:color w:val="000000"/>
          <w:sz w:val="22"/>
          <w:szCs w:val="22"/>
        </w:rPr>
        <w:t>,</w:t>
      </w:r>
      <w:r w:rsidR="00313431" w:rsidRPr="005B3E97">
        <w:rPr>
          <w:rFonts w:ascii="Arial" w:hAnsi="Arial" w:cs="Arial"/>
          <w:color w:val="000000"/>
          <w:sz w:val="22"/>
          <w:szCs w:val="22"/>
        </w:rPr>
        <w:t xml:space="preserve"> </w:t>
      </w:r>
      <w:r w:rsidR="00EF6DE6" w:rsidRPr="005B3E97">
        <w:rPr>
          <w:rFonts w:ascii="Arial" w:hAnsi="Arial" w:cs="Arial"/>
          <w:color w:val="000000"/>
          <w:sz w:val="22"/>
          <w:szCs w:val="22"/>
        </w:rPr>
        <w:t xml:space="preserve">ranged from </w:t>
      </w:r>
      <w:r w:rsidR="005E33CD" w:rsidRPr="005B3E97">
        <w:rPr>
          <w:rFonts w:ascii="Arial" w:hAnsi="Arial" w:cs="Arial"/>
          <w:color w:val="000000"/>
          <w:sz w:val="22"/>
          <w:szCs w:val="22"/>
        </w:rPr>
        <w:t>&lt;10% in Austrian, Swiss and Portuguese men and Portuguese women</w:t>
      </w:r>
      <w:r w:rsidR="00EF6DE6" w:rsidRPr="005B3E97">
        <w:rPr>
          <w:rFonts w:ascii="Arial" w:hAnsi="Arial" w:cs="Arial"/>
          <w:color w:val="000000"/>
          <w:sz w:val="22"/>
          <w:szCs w:val="22"/>
        </w:rPr>
        <w:t xml:space="preserve"> to </w:t>
      </w:r>
      <w:r w:rsidR="005E33CD" w:rsidRPr="005B3E97">
        <w:rPr>
          <w:rFonts w:ascii="Arial" w:hAnsi="Arial" w:cs="Arial"/>
          <w:color w:val="000000"/>
          <w:sz w:val="22"/>
          <w:szCs w:val="22"/>
        </w:rPr>
        <w:t xml:space="preserve">one </w:t>
      </w:r>
      <w:r w:rsidR="004D028B">
        <w:rPr>
          <w:rFonts w:ascii="Arial" w:hAnsi="Arial" w:cs="Arial"/>
          <w:color w:val="000000"/>
          <w:sz w:val="22"/>
          <w:szCs w:val="22"/>
        </w:rPr>
        <w:t>quarter</w:t>
      </w:r>
      <w:r w:rsidR="00EA37D0">
        <w:rPr>
          <w:rFonts w:ascii="Arial" w:hAnsi="Arial" w:cs="Arial"/>
          <w:color w:val="000000"/>
          <w:sz w:val="22"/>
          <w:szCs w:val="22"/>
        </w:rPr>
        <w:t xml:space="preserve"> or more</w:t>
      </w:r>
      <w:r w:rsidR="005E33CD" w:rsidRPr="005B3E97">
        <w:rPr>
          <w:rFonts w:ascii="Arial" w:hAnsi="Arial" w:cs="Arial"/>
          <w:color w:val="000000"/>
          <w:sz w:val="22"/>
          <w:szCs w:val="22"/>
        </w:rPr>
        <w:t xml:space="preserve"> </w:t>
      </w:r>
      <w:r w:rsidR="00EA37D0">
        <w:rPr>
          <w:rFonts w:ascii="Arial" w:hAnsi="Arial" w:cs="Arial"/>
          <w:color w:val="000000"/>
          <w:sz w:val="22"/>
          <w:szCs w:val="22"/>
        </w:rPr>
        <w:t>in</w:t>
      </w:r>
      <w:r w:rsidR="005E33CD" w:rsidRPr="005B3E97">
        <w:rPr>
          <w:rFonts w:ascii="Arial" w:hAnsi="Arial" w:cs="Arial"/>
          <w:color w:val="000000"/>
          <w:sz w:val="22"/>
          <w:szCs w:val="22"/>
        </w:rPr>
        <w:t xml:space="preserve"> </w:t>
      </w:r>
      <w:r w:rsidR="004D028B">
        <w:rPr>
          <w:rFonts w:ascii="Arial" w:hAnsi="Arial" w:cs="Arial"/>
          <w:color w:val="000000"/>
          <w:sz w:val="22"/>
          <w:szCs w:val="22"/>
        </w:rPr>
        <w:t xml:space="preserve">Belgium, </w:t>
      </w:r>
      <w:r w:rsidR="005E33CD" w:rsidRPr="005B3E97">
        <w:rPr>
          <w:rFonts w:ascii="Arial" w:hAnsi="Arial" w:cs="Arial"/>
          <w:color w:val="000000"/>
          <w:sz w:val="22"/>
          <w:szCs w:val="22"/>
        </w:rPr>
        <w:t xml:space="preserve">Italy, </w:t>
      </w:r>
      <w:r w:rsidR="00385255">
        <w:rPr>
          <w:rFonts w:ascii="Arial" w:hAnsi="Arial" w:cs="Arial"/>
          <w:color w:val="000000"/>
          <w:sz w:val="22"/>
          <w:szCs w:val="22"/>
        </w:rPr>
        <w:t xml:space="preserve">Scotland, </w:t>
      </w:r>
      <w:r w:rsidR="005E33CD" w:rsidRPr="005B3E97">
        <w:rPr>
          <w:rFonts w:ascii="Arial" w:hAnsi="Arial" w:cs="Arial"/>
          <w:color w:val="000000"/>
          <w:sz w:val="22"/>
          <w:szCs w:val="22"/>
        </w:rPr>
        <w:t>Spain and England and Wales</w:t>
      </w:r>
      <w:r w:rsidR="008B759B">
        <w:rPr>
          <w:rFonts w:ascii="Arial" w:hAnsi="Arial" w:cs="Arial"/>
          <w:color w:val="000000"/>
          <w:sz w:val="22"/>
          <w:szCs w:val="22"/>
        </w:rPr>
        <w:t xml:space="preserve"> (Fig. 3)</w:t>
      </w:r>
      <w:r w:rsidR="00BC5B08" w:rsidRPr="005B3E97">
        <w:rPr>
          <w:rFonts w:ascii="Arial" w:hAnsi="Arial" w:cs="Arial"/>
          <w:color w:val="000000"/>
          <w:sz w:val="22"/>
          <w:szCs w:val="22"/>
        </w:rPr>
        <w:t>.</w:t>
      </w:r>
      <w:r w:rsidR="00DD02F9" w:rsidRPr="005B3E97">
        <w:rPr>
          <w:rFonts w:ascii="Arial" w:hAnsi="Arial" w:cs="Arial"/>
          <w:color w:val="000000"/>
          <w:sz w:val="22"/>
          <w:szCs w:val="22"/>
        </w:rPr>
        <w:t xml:space="preserve"> </w:t>
      </w:r>
      <w:r w:rsidR="00F85DC9">
        <w:rPr>
          <w:rFonts w:ascii="Arial" w:hAnsi="Arial" w:cs="Arial"/>
          <w:color w:val="000000"/>
          <w:sz w:val="22"/>
          <w:szCs w:val="22"/>
        </w:rPr>
        <w:t xml:space="preserve">The </w:t>
      </w:r>
      <w:r w:rsidR="00F85DC9">
        <w:rPr>
          <w:rFonts w:ascii="Arial" w:hAnsi="Arial" w:cs="Arial"/>
          <w:color w:val="000000"/>
          <w:sz w:val="22"/>
          <w:szCs w:val="22"/>
        </w:rPr>
        <w:lastRenderedPageBreak/>
        <w:t xml:space="preserve">largest rise in mortality was most likely to be in England and Wales for men (posterior probability of </w:t>
      </w:r>
      <w:del w:id="12" w:author="Parks, Robbie M" w:date="2020-07-22T20:29:00Z">
        <w:r w:rsidR="00F85DC9" w:rsidDel="00D622BE">
          <w:rPr>
            <w:rFonts w:ascii="Arial" w:hAnsi="Arial" w:cs="Arial"/>
            <w:color w:val="000000"/>
            <w:sz w:val="22"/>
            <w:szCs w:val="22"/>
          </w:rPr>
          <w:delText>0.</w:delText>
        </w:r>
      </w:del>
      <w:r w:rsidR="00F85DC9">
        <w:rPr>
          <w:rFonts w:ascii="Arial" w:hAnsi="Arial" w:cs="Arial"/>
          <w:color w:val="000000"/>
          <w:sz w:val="22"/>
          <w:szCs w:val="22"/>
        </w:rPr>
        <w:t>66</w:t>
      </w:r>
      <w:ins w:id="13" w:author="Parks, Robbie M" w:date="2020-07-22T20:29:00Z">
        <w:r w:rsidR="00D622BE">
          <w:rPr>
            <w:rFonts w:ascii="Arial" w:hAnsi="Arial" w:cs="Arial"/>
            <w:color w:val="000000"/>
            <w:sz w:val="22"/>
            <w:szCs w:val="22"/>
          </w:rPr>
          <w:t>%</w:t>
        </w:r>
      </w:ins>
      <w:r w:rsidR="00F85DC9">
        <w:rPr>
          <w:rFonts w:ascii="Arial" w:hAnsi="Arial" w:cs="Arial"/>
          <w:color w:val="000000"/>
          <w:sz w:val="22"/>
          <w:szCs w:val="22"/>
        </w:rPr>
        <w:t xml:space="preserve"> for </w:t>
      </w:r>
      <w:r w:rsidR="00071898">
        <w:rPr>
          <w:rFonts w:ascii="Arial" w:hAnsi="Arial" w:cs="Arial"/>
          <w:color w:val="000000"/>
          <w:sz w:val="22"/>
          <w:szCs w:val="22"/>
        </w:rPr>
        <w:t xml:space="preserve">percent increase and </w:t>
      </w:r>
      <w:del w:id="14" w:author="Parks, Robbie M" w:date="2020-07-22T20:29:00Z">
        <w:r w:rsidR="00071898" w:rsidDel="00D622BE">
          <w:rPr>
            <w:rFonts w:ascii="Arial" w:hAnsi="Arial" w:cs="Arial"/>
            <w:color w:val="000000"/>
            <w:sz w:val="22"/>
            <w:szCs w:val="22"/>
          </w:rPr>
          <w:delText>0.</w:delText>
        </w:r>
      </w:del>
      <w:r w:rsidR="00071898">
        <w:rPr>
          <w:rFonts w:ascii="Arial" w:hAnsi="Arial" w:cs="Arial"/>
          <w:color w:val="000000"/>
          <w:sz w:val="22"/>
          <w:szCs w:val="22"/>
        </w:rPr>
        <w:t>59</w:t>
      </w:r>
      <w:ins w:id="15" w:author="Parks, Robbie M" w:date="2020-07-22T20:29:00Z">
        <w:r w:rsidR="00D622BE">
          <w:rPr>
            <w:rFonts w:ascii="Arial" w:hAnsi="Arial" w:cs="Arial"/>
            <w:color w:val="000000"/>
            <w:sz w:val="22"/>
            <w:szCs w:val="22"/>
          </w:rPr>
          <w:t>%</w:t>
        </w:r>
      </w:ins>
      <w:r w:rsidR="00071898">
        <w:rPr>
          <w:rFonts w:ascii="Arial" w:hAnsi="Arial" w:cs="Arial"/>
          <w:color w:val="000000"/>
          <w:sz w:val="22"/>
          <w:szCs w:val="22"/>
        </w:rPr>
        <w:t xml:space="preserve"> for deaths per 100,000 people) followed by Spain; for men, Spain was most likely to have</w:t>
      </w:r>
      <w:r w:rsidR="00E1539F">
        <w:rPr>
          <w:rFonts w:ascii="Arial" w:hAnsi="Arial" w:cs="Arial"/>
          <w:color w:val="000000"/>
          <w:sz w:val="22"/>
          <w:szCs w:val="22"/>
        </w:rPr>
        <w:t xml:space="preserve"> experienced the</w:t>
      </w:r>
      <w:r w:rsidR="00071898" w:rsidRPr="00071898">
        <w:rPr>
          <w:rFonts w:ascii="Arial" w:hAnsi="Arial" w:cs="Arial"/>
          <w:color w:val="000000"/>
          <w:sz w:val="22"/>
          <w:szCs w:val="22"/>
        </w:rPr>
        <w:t xml:space="preserve"> </w:t>
      </w:r>
      <w:r w:rsidR="00071898">
        <w:rPr>
          <w:rFonts w:ascii="Arial" w:hAnsi="Arial" w:cs="Arial"/>
          <w:color w:val="000000"/>
          <w:sz w:val="22"/>
          <w:szCs w:val="22"/>
        </w:rPr>
        <w:t>largest rise in mortality</w:t>
      </w:r>
      <w:r w:rsidR="00E1539F">
        <w:rPr>
          <w:rFonts w:ascii="Arial" w:hAnsi="Arial" w:cs="Arial"/>
          <w:color w:val="000000"/>
          <w:sz w:val="22"/>
          <w:szCs w:val="22"/>
        </w:rPr>
        <w:t xml:space="preserve"> </w:t>
      </w:r>
      <w:r w:rsidR="00071898">
        <w:rPr>
          <w:rFonts w:ascii="Arial" w:hAnsi="Arial" w:cs="Arial"/>
          <w:color w:val="000000"/>
          <w:sz w:val="22"/>
          <w:szCs w:val="22"/>
        </w:rPr>
        <w:t xml:space="preserve">(posterior probability of </w:t>
      </w:r>
      <w:del w:id="16" w:author="Parks, Robbie M" w:date="2020-07-22T20:29:00Z">
        <w:r w:rsidR="00071898" w:rsidDel="00FC50B4">
          <w:rPr>
            <w:rFonts w:ascii="Arial" w:hAnsi="Arial" w:cs="Arial"/>
            <w:color w:val="000000"/>
            <w:sz w:val="22"/>
            <w:szCs w:val="22"/>
          </w:rPr>
          <w:delText>0.</w:delText>
        </w:r>
      </w:del>
      <w:r w:rsidR="00071898">
        <w:rPr>
          <w:rFonts w:ascii="Arial" w:hAnsi="Arial" w:cs="Arial"/>
          <w:color w:val="000000"/>
          <w:sz w:val="22"/>
          <w:szCs w:val="22"/>
        </w:rPr>
        <w:t>62</w:t>
      </w:r>
      <w:ins w:id="17" w:author="Parks, Robbie M" w:date="2020-07-22T20:29:00Z">
        <w:r w:rsidR="00FC50B4">
          <w:rPr>
            <w:rFonts w:ascii="Arial" w:hAnsi="Arial" w:cs="Arial"/>
            <w:color w:val="000000"/>
            <w:sz w:val="22"/>
            <w:szCs w:val="22"/>
          </w:rPr>
          <w:t>%</w:t>
        </w:r>
      </w:ins>
      <w:r w:rsidR="00071898">
        <w:rPr>
          <w:rFonts w:ascii="Arial" w:hAnsi="Arial" w:cs="Arial"/>
          <w:color w:val="000000"/>
          <w:sz w:val="22"/>
          <w:szCs w:val="22"/>
        </w:rPr>
        <w:t xml:space="preserve"> for percent increase and </w:t>
      </w:r>
      <w:del w:id="18" w:author="Parks, Robbie M" w:date="2020-07-22T20:29:00Z">
        <w:r w:rsidR="00071898" w:rsidDel="00FC50B4">
          <w:rPr>
            <w:rFonts w:ascii="Arial" w:hAnsi="Arial" w:cs="Arial"/>
            <w:color w:val="000000"/>
            <w:sz w:val="22"/>
            <w:szCs w:val="22"/>
          </w:rPr>
          <w:delText>0.</w:delText>
        </w:r>
      </w:del>
      <w:r w:rsidR="00071898">
        <w:rPr>
          <w:rFonts w:ascii="Arial" w:hAnsi="Arial" w:cs="Arial"/>
          <w:color w:val="000000"/>
          <w:sz w:val="22"/>
          <w:szCs w:val="22"/>
        </w:rPr>
        <w:t>55</w:t>
      </w:r>
      <w:ins w:id="19" w:author="Parks, Robbie M" w:date="2020-07-22T20:29:00Z">
        <w:r w:rsidR="00FC50B4">
          <w:rPr>
            <w:rFonts w:ascii="Arial" w:hAnsi="Arial" w:cs="Arial"/>
            <w:color w:val="000000"/>
            <w:sz w:val="22"/>
            <w:szCs w:val="22"/>
          </w:rPr>
          <w:t>%</w:t>
        </w:r>
      </w:ins>
      <w:r w:rsidR="00071898">
        <w:rPr>
          <w:rFonts w:ascii="Arial" w:hAnsi="Arial" w:cs="Arial"/>
          <w:color w:val="000000"/>
          <w:sz w:val="22"/>
          <w:szCs w:val="22"/>
        </w:rPr>
        <w:t xml:space="preserve"> for deaths per 100,000 people) followed by England and Wales</w:t>
      </w:r>
      <w:r w:rsidR="00E1539F">
        <w:rPr>
          <w:rFonts w:ascii="Arial" w:hAnsi="Arial" w:cs="Arial"/>
          <w:color w:val="000000"/>
          <w:sz w:val="22"/>
          <w:szCs w:val="22"/>
        </w:rPr>
        <w:t>.</w:t>
      </w:r>
    </w:p>
    <w:p w14:paraId="03061CF2" w14:textId="1C912112" w:rsidR="00271B7C" w:rsidRPr="005B3E97" w:rsidRDefault="00271B7C" w:rsidP="000B7195">
      <w:pPr>
        <w:spacing w:line="480" w:lineRule="auto"/>
        <w:jc w:val="both"/>
        <w:rPr>
          <w:rFonts w:ascii="Arial" w:hAnsi="Arial" w:cs="Arial"/>
          <w:color w:val="000000"/>
          <w:sz w:val="22"/>
          <w:szCs w:val="22"/>
        </w:rPr>
      </w:pPr>
    </w:p>
    <w:p w14:paraId="48285960" w14:textId="266718AB" w:rsidR="00975C5D" w:rsidRDefault="002607CF" w:rsidP="001168DF">
      <w:pPr>
        <w:spacing w:line="480" w:lineRule="auto"/>
        <w:jc w:val="both"/>
        <w:rPr>
          <w:rFonts w:ascii="Arial" w:hAnsi="Arial" w:cs="Arial"/>
          <w:color w:val="000000"/>
          <w:sz w:val="22"/>
          <w:szCs w:val="22"/>
        </w:rPr>
      </w:pPr>
      <w:r>
        <w:rPr>
          <w:rFonts w:ascii="Arial" w:hAnsi="Arial" w:cs="Arial"/>
          <w:color w:val="000000"/>
          <w:sz w:val="22"/>
          <w:szCs w:val="22"/>
        </w:rPr>
        <w:t xml:space="preserve">Taken across all countries, the </w:t>
      </w:r>
      <w:r w:rsidR="005A1E85">
        <w:rPr>
          <w:rFonts w:ascii="Arial" w:hAnsi="Arial" w:cs="Arial"/>
          <w:color w:val="000000"/>
          <w:sz w:val="22"/>
          <w:szCs w:val="22"/>
        </w:rPr>
        <w:t xml:space="preserve">number of </w:t>
      </w:r>
      <w:r>
        <w:rPr>
          <w:rFonts w:ascii="Arial" w:hAnsi="Arial" w:cs="Arial"/>
          <w:color w:val="000000"/>
          <w:sz w:val="22"/>
          <w:szCs w:val="22"/>
        </w:rPr>
        <w:t>excess deaths w</w:t>
      </w:r>
      <w:r w:rsidR="005A1E85">
        <w:rPr>
          <w:rFonts w:ascii="Arial" w:hAnsi="Arial" w:cs="Arial"/>
          <w:color w:val="000000"/>
          <w:sz w:val="22"/>
          <w:szCs w:val="22"/>
        </w:rPr>
        <w:t>as</w:t>
      </w:r>
      <w:r>
        <w:rPr>
          <w:rFonts w:ascii="Arial" w:hAnsi="Arial" w:cs="Arial"/>
          <w:color w:val="000000"/>
          <w:sz w:val="22"/>
          <w:szCs w:val="22"/>
        </w:rPr>
        <w:t xml:space="preserve"> </w:t>
      </w:r>
      <w:r w:rsidR="006042F9">
        <w:rPr>
          <w:rFonts w:ascii="Arial" w:hAnsi="Arial" w:cs="Arial"/>
          <w:color w:val="000000"/>
          <w:sz w:val="22"/>
          <w:szCs w:val="22"/>
        </w:rPr>
        <w:t>23</w:t>
      </w:r>
      <w:r>
        <w:rPr>
          <w:rFonts w:ascii="Arial" w:hAnsi="Arial" w:cs="Arial"/>
          <w:color w:val="000000"/>
          <w:sz w:val="22"/>
          <w:szCs w:val="22"/>
        </w:rPr>
        <w:t>% higher than deaths assigned to Covid-19</w:t>
      </w:r>
      <w:r w:rsidR="00665C33">
        <w:rPr>
          <w:rFonts w:ascii="Arial" w:hAnsi="Arial" w:cs="Arial"/>
          <w:color w:val="000000"/>
          <w:sz w:val="22"/>
          <w:szCs w:val="22"/>
        </w:rPr>
        <w:t xml:space="preserve"> (Extended Data Table 1)</w:t>
      </w:r>
      <w:r>
        <w:rPr>
          <w:rFonts w:ascii="Arial" w:hAnsi="Arial" w:cs="Arial"/>
          <w:color w:val="000000"/>
          <w:sz w:val="22"/>
          <w:szCs w:val="22"/>
        </w:rPr>
        <w:t xml:space="preserve">. </w:t>
      </w:r>
      <w:r w:rsidR="00CC2937">
        <w:rPr>
          <w:rFonts w:ascii="Arial" w:hAnsi="Arial" w:cs="Arial"/>
          <w:color w:val="000000"/>
          <w:sz w:val="22"/>
          <w:szCs w:val="22"/>
        </w:rPr>
        <w:t>T</w:t>
      </w:r>
      <w:r w:rsidR="00493B51">
        <w:rPr>
          <w:rFonts w:ascii="Arial" w:hAnsi="Arial" w:cs="Arial"/>
          <w:color w:val="000000"/>
          <w:sz w:val="22"/>
          <w:szCs w:val="22"/>
        </w:rPr>
        <w:t xml:space="preserve">he difference </w:t>
      </w:r>
      <w:r w:rsidR="00975C5D">
        <w:rPr>
          <w:rFonts w:ascii="Arial" w:hAnsi="Arial" w:cs="Arial"/>
          <w:color w:val="000000"/>
          <w:sz w:val="22"/>
          <w:szCs w:val="22"/>
        </w:rPr>
        <w:t xml:space="preserve">between all-cause excess and Covid-19 deaths </w:t>
      </w:r>
      <w:r w:rsidR="00493B51">
        <w:rPr>
          <w:rFonts w:ascii="Arial" w:hAnsi="Arial" w:cs="Arial"/>
          <w:color w:val="000000"/>
          <w:sz w:val="22"/>
          <w:szCs w:val="22"/>
        </w:rPr>
        <w:t xml:space="preserve">was </w:t>
      </w:r>
      <w:r w:rsidR="00493B51" w:rsidRPr="00E63229">
        <w:rPr>
          <w:rFonts w:ascii="Arial" w:hAnsi="Arial" w:cs="Arial"/>
          <w:color w:val="000000"/>
          <w:sz w:val="22"/>
          <w:szCs w:val="22"/>
        </w:rPr>
        <w:t xml:space="preserve">largest in </w:t>
      </w:r>
      <w:r w:rsidR="00975C5D" w:rsidRPr="00E63229">
        <w:rPr>
          <w:rFonts w:ascii="Arial" w:hAnsi="Arial" w:cs="Arial"/>
          <w:color w:val="000000"/>
          <w:sz w:val="22"/>
          <w:szCs w:val="22"/>
        </w:rPr>
        <w:t>Spain</w:t>
      </w:r>
      <w:r w:rsidR="00975C5D">
        <w:rPr>
          <w:rFonts w:ascii="Arial" w:hAnsi="Arial" w:cs="Arial"/>
          <w:color w:val="000000"/>
          <w:sz w:val="22"/>
          <w:szCs w:val="22"/>
        </w:rPr>
        <w:t xml:space="preserve"> and Italy, where all-cause excess deaths were</w:t>
      </w:r>
      <w:r w:rsidR="00E63229">
        <w:rPr>
          <w:rFonts w:ascii="Arial" w:hAnsi="Arial" w:cs="Arial"/>
          <w:color w:val="000000"/>
          <w:sz w:val="22"/>
          <w:szCs w:val="22"/>
        </w:rPr>
        <w:t xml:space="preserve"> </w:t>
      </w:r>
      <w:r w:rsidR="006042F9">
        <w:rPr>
          <w:rFonts w:ascii="Arial" w:hAnsi="Arial" w:cs="Arial"/>
          <w:color w:val="000000"/>
          <w:sz w:val="22"/>
          <w:szCs w:val="22"/>
        </w:rPr>
        <w:t>68</w:t>
      </w:r>
      <w:r w:rsidR="00E63229">
        <w:rPr>
          <w:rFonts w:ascii="Arial" w:hAnsi="Arial" w:cs="Arial"/>
          <w:color w:val="000000"/>
          <w:sz w:val="22"/>
          <w:szCs w:val="22"/>
        </w:rPr>
        <w:t xml:space="preserve">% and </w:t>
      </w:r>
      <w:r w:rsidR="006042F9">
        <w:rPr>
          <w:rFonts w:ascii="Arial" w:hAnsi="Arial" w:cs="Arial"/>
          <w:color w:val="000000"/>
          <w:sz w:val="22"/>
          <w:szCs w:val="22"/>
        </w:rPr>
        <w:t>39</w:t>
      </w:r>
      <w:r w:rsidR="00E63229">
        <w:rPr>
          <w:rFonts w:ascii="Arial" w:hAnsi="Arial" w:cs="Arial"/>
          <w:color w:val="000000"/>
          <w:sz w:val="22"/>
          <w:szCs w:val="22"/>
        </w:rPr>
        <w:t>%, respectively, higher than deaths assigned to Covid-19 as underlying cause of death</w:t>
      </w:r>
      <w:r w:rsidR="00CF3CE7">
        <w:rPr>
          <w:rFonts w:ascii="Arial" w:hAnsi="Arial" w:cs="Arial"/>
          <w:color w:val="000000"/>
          <w:sz w:val="22"/>
          <w:szCs w:val="22"/>
        </w:rPr>
        <w:t xml:space="preserve">. This </w:t>
      </w:r>
      <w:r w:rsidR="0036492C">
        <w:rPr>
          <w:rFonts w:ascii="Arial" w:hAnsi="Arial" w:cs="Arial"/>
          <w:color w:val="000000"/>
          <w:sz w:val="22"/>
          <w:szCs w:val="22"/>
        </w:rPr>
        <w:t>difference</w:t>
      </w:r>
      <w:r w:rsidR="00CF3CE7">
        <w:rPr>
          <w:rFonts w:ascii="Arial" w:hAnsi="Arial" w:cs="Arial"/>
          <w:color w:val="000000"/>
          <w:sz w:val="22"/>
          <w:szCs w:val="22"/>
        </w:rPr>
        <w:t xml:space="preserve"> is likely due </w:t>
      </w:r>
      <w:r w:rsidR="00BC7C55">
        <w:rPr>
          <w:rFonts w:ascii="Arial" w:hAnsi="Arial" w:cs="Arial"/>
          <w:color w:val="000000"/>
          <w:sz w:val="22"/>
          <w:szCs w:val="22"/>
        </w:rPr>
        <w:t xml:space="preserve">to </w:t>
      </w:r>
      <w:r w:rsidR="00CF3CE7">
        <w:rPr>
          <w:rFonts w:ascii="Arial" w:hAnsi="Arial" w:cs="Arial"/>
          <w:color w:val="000000"/>
          <w:sz w:val="22"/>
          <w:szCs w:val="22"/>
        </w:rPr>
        <w:t xml:space="preserve">a combination of undetected </w:t>
      </w:r>
      <w:r w:rsidR="00CF3CE7" w:rsidRPr="001168DF">
        <w:rPr>
          <w:rFonts w:ascii="Arial" w:hAnsi="Arial" w:cs="Arial"/>
          <w:color w:val="000000"/>
          <w:sz w:val="22"/>
          <w:szCs w:val="22"/>
        </w:rPr>
        <w:t>infections</w:t>
      </w:r>
      <w:r w:rsidR="001168DF" w:rsidRPr="001168DF">
        <w:rPr>
          <w:rFonts w:ascii="Arial" w:hAnsi="Arial" w:cs="Arial"/>
          <w:color w:val="000000"/>
          <w:sz w:val="22"/>
          <w:szCs w:val="22"/>
        </w:rPr>
        <w:t>,</w:t>
      </w:r>
      <w:r w:rsidR="00CF3CE7" w:rsidRPr="001168DF">
        <w:rPr>
          <w:rFonts w:ascii="Arial" w:hAnsi="Arial" w:cs="Arial"/>
          <w:color w:val="000000"/>
          <w:sz w:val="22"/>
          <w:szCs w:val="22"/>
        </w:rPr>
        <w:t>[Fuller, 2020 #5525</w:t>
      </w:r>
      <w:r w:rsidR="001168DF" w:rsidRPr="001168DF">
        <w:rPr>
          <w:rFonts w:ascii="Arial" w:hAnsi="Arial" w:cs="Arial"/>
          <w:color w:val="000000"/>
          <w:sz w:val="22"/>
          <w:szCs w:val="22"/>
        </w:rPr>
        <w:t>;</w:t>
      </w:r>
      <w:r w:rsidR="00CF3CE7" w:rsidRPr="001168DF">
        <w:rPr>
          <w:rFonts w:ascii="Arial" w:hAnsi="Arial" w:cs="Arial"/>
          <w:color w:val="000000"/>
          <w:sz w:val="22"/>
          <w:szCs w:val="22"/>
        </w:rPr>
        <w:t>Perraudin, 2020 #5537</w:t>
      </w:r>
      <w:r w:rsidR="001168DF" w:rsidRPr="001168DF">
        <w:rPr>
          <w:rFonts w:ascii="Arial" w:hAnsi="Arial" w:cs="Arial"/>
          <w:color w:val="000000"/>
          <w:sz w:val="22"/>
          <w:szCs w:val="22"/>
        </w:rPr>
        <w:t>]</w:t>
      </w:r>
      <w:r w:rsidR="00E63229">
        <w:rPr>
          <w:rFonts w:ascii="Arial" w:hAnsi="Arial" w:cs="Arial"/>
          <w:color w:val="000000"/>
          <w:sz w:val="22"/>
          <w:szCs w:val="22"/>
        </w:rPr>
        <w:t>, whether deaths from “suspected infections” (i.e., based on clinical symptoms) are assigned to Covid-19 or not,</w:t>
      </w:r>
      <w:r w:rsidR="00647016">
        <w:rPr>
          <w:rFonts w:ascii="Arial" w:hAnsi="Arial" w:cs="Arial"/>
          <w:color w:val="000000"/>
          <w:sz w:val="22"/>
          <w:szCs w:val="22"/>
        </w:rPr>
        <w:t>[Schultz, 2020 #5645]</w:t>
      </w:r>
      <w:r w:rsidR="00E63229">
        <w:rPr>
          <w:rFonts w:ascii="Arial" w:hAnsi="Arial" w:cs="Arial"/>
          <w:color w:val="000000"/>
          <w:sz w:val="22"/>
          <w:szCs w:val="22"/>
        </w:rPr>
        <w:t xml:space="preserve"> and some increase in mortality</w:t>
      </w:r>
      <w:r w:rsidR="001168DF" w:rsidRPr="001168DF">
        <w:rPr>
          <w:rFonts w:ascii="Arial" w:hAnsi="Arial" w:cs="Arial"/>
          <w:color w:val="000000"/>
          <w:sz w:val="22"/>
          <w:szCs w:val="22"/>
        </w:rPr>
        <w:t xml:space="preserve"> from other diseases due to reductions in acute and chronic care.[Campbell, 2020 #5505;Sample, 2020 #5507;Hiom, 2020 #5516;Bernstein, 2020 #5527;Pell, 2020 #5528;Kansagra, 2020 #5531;Gaudino, 2020</w:t>
      </w:r>
      <w:r w:rsidR="001168DF" w:rsidRPr="00357B7A">
        <w:rPr>
          <w:rFonts w:ascii="Arial" w:hAnsi="Arial" w:cs="Arial"/>
          <w:color w:val="000000"/>
          <w:sz w:val="22"/>
          <w:szCs w:val="22"/>
        </w:rPr>
        <w:t xml:space="preserve"> #5533]</w:t>
      </w:r>
      <w:r w:rsidR="001168DF">
        <w:rPr>
          <w:rFonts w:ascii="Arial" w:hAnsi="Arial" w:cs="Arial"/>
          <w:color w:val="000000"/>
          <w:sz w:val="22"/>
          <w:szCs w:val="22"/>
        </w:rPr>
        <w:t xml:space="preserve"> </w:t>
      </w:r>
      <w:r w:rsidR="00E63229">
        <w:rPr>
          <w:rFonts w:ascii="Arial" w:hAnsi="Arial" w:cs="Arial"/>
          <w:color w:val="000000"/>
          <w:sz w:val="22"/>
          <w:szCs w:val="22"/>
        </w:rPr>
        <w:t xml:space="preserve">In contrast to </w:t>
      </w:r>
      <w:r w:rsidR="004D028B">
        <w:rPr>
          <w:rFonts w:ascii="Arial" w:hAnsi="Arial" w:cs="Arial"/>
          <w:color w:val="000000"/>
          <w:sz w:val="22"/>
          <w:szCs w:val="22"/>
        </w:rPr>
        <w:t xml:space="preserve">countries such as </w:t>
      </w:r>
      <w:r w:rsidR="00E63229">
        <w:rPr>
          <w:rFonts w:ascii="Arial" w:hAnsi="Arial" w:cs="Arial"/>
          <w:color w:val="000000"/>
          <w:sz w:val="22"/>
          <w:szCs w:val="22"/>
        </w:rPr>
        <w:t>Italy and Spain, the overall (all-cause) number of excess deaths was smaller than deaths assigned to Covid-19 in France</w:t>
      </w:r>
      <w:r w:rsidR="00647016">
        <w:rPr>
          <w:rFonts w:ascii="Arial" w:hAnsi="Arial" w:cs="Arial"/>
          <w:color w:val="000000"/>
          <w:sz w:val="22"/>
          <w:szCs w:val="22"/>
        </w:rPr>
        <w:t xml:space="preserve"> and Belgium.[Schultz, 2020 #5645</w:t>
      </w:r>
      <w:r w:rsidR="00B349A9">
        <w:rPr>
          <w:rFonts w:ascii="Arial" w:hAnsi="Arial" w:cs="Arial"/>
          <w:color w:val="000000"/>
          <w:sz w:val="22"/>
          <w:szCs w:val="22"/>
        </w:rPr>
        <w:t>;Guillot, 2020 #5659</w:t>
      </w:r>
      <w:r w:rsidR="00463369">
        <w:rPr>
          <w:rFonts w:ascii="Arial" w:hAnsi="Arial" w:cs="Arial"/>
          <w:color w:val="000000"/>
          <w:sz w:val="22"/>
          <w:szCs w:val="22"/>
        </w:rPr>
        <w:t>;Karanikolos, 2020 #5661]</w:t>
      </w:r>
      <w:r w:rsidR="00E63229">
        <w:rPr>
          <w:rFonts w:ascii="Arial" w:hAnsi="Arial" w:cs="Arial"/>
          <w:color w:val="000000"/>
          <w:sz w:val="22"/>
          <w:szCs w:val="22"/>
        </w:rPr>
        <w:t xml:space="preserve"> As a result, while France and Spain have reported similar number of Covid-</w:t>
      </w:r>
      <w:r w:rsidR="00233BC9">
        <w:rPr>
          <w:rFonts w:ascii="Arial" w:hAnsi="Arial" w:cs="Arial"/>
          <w:color w:val="000000"/>
          <w:sz w:val="22"/>
          <w:szCs w:val="22"/>
        </w:rPr>
        <w:t xml:space="preserve">19 </w:t>
      </w:r>
      <w:r w:rsidR="00E63229">
        <w:rPr>
          <w:rFonts w:ascii="Arial" w:hAnsi="Arial" w:cs="Arial"/>
          <w:color w:val="000000"/>
          <w:sz w:val="22"/>
          <w:szCs w:val="22"/>
        </w:rPr>
        <w:t xml:space="preserve">deaths, all-cause mortality increased by twice as much in Spain as in France. These variations show </w:t>
      </w:r>
      <w:r w:rsidR="00B77E90">
        <w:rPr>
          <w:rFonts w:ascii="Arial" w:hAnsi="Arial" w:cs="Arial"/>
          <w:color w:val="000000"/>
          <w:sz w:val="22"/>
          <w:szCs w:val="22"/>
        </w:rPr>
        <w:t>the importance of measur</w:t>
      </w:r>
      <w:r w:rsidR="00647016">
        <w:rPr>
          <w:rFonts w:ascii="Arial" w:hAnsi="Arial" w:cs="Arial"/>
          <w:color w:val="000000"/>
          <w:sz w:val="22"/>
          <w:szCs w:val="22"/>
        </w:rPr>
        <w:t>ing</w:t>
      </w:r>
      <w:r w:rsidR="00B77E90">
        <w:rPr>
          <w:rFonts w:ascii="Arial" w:hAnsi="Arial" w:cs="Arial"/>
          <w:color w:val="000000"/>
          <w:sz w:val="22"/>
          <w:szCs w:val="22"/>
        </w:rPr>
        <w:t xml:space="preserve"> the death</w:t>
      </w:r>
      <w:r w:rsidR="00E63229">
        <w:rPr>
          <w:rFonts w:ascii="Arial" w:hAnsi="Arial" w:cs="Arial"/>
          <w:color w:val="000000"/>
          <w:sz w:val="22"/>
          <w:szCs w:val="22"/>
        </w:rPr>
        <w:t xml:space="preserve"> toll </w:t>
      </w:r>
      <w:r w:rsidR="005A1E85">
        <w:rPr>
          <w:rFonts w:ascii="Arial" w:hAnsi="Arial" w:cs="Arial"/>
          <w:color w:val="000000"/>
          <w:sz w:val="22"/>
          <w:szCs w:val="22"/>
        </w:rPr>
        <w:t>due to</w:t>
      </w:r>
      <w:r w:rsidR="00E63229">
        <w:rPr>
          <w:rFonts w:ascii="Arial" w:hAnsi="Arial" w:cs="Arial"/>
          <w:color w:val="000000"/>
          <w:sz w:val="22"/>
          <w:szCs w:val="22"/>
        </w:rPr>
        <w:t xml:space="preserve"> the pandemic</w:t>
      </w:r>
      <w:r w:rsidR="00647016">
        <w:rPr>
          <w:rFonts w:ascii="Arial" w:hAnsi="Arial" w:cs="Arial"/>
          <w:color w:val="000000"/>
          <w:sz w:val="22"/>
          <w:szCs w:val="22"/>
        </w:rPr>
        <w:t xml:space="preserve"> using all-cause mortality</w:t>
      </w:r>
      <w:r w:rsidR="006B360B">
        <w:rPr>
          <w:rFonts w:ascii="Arial" w:hAnsi="Arial" w:cs="Arial"/>
          <w:color w:val="000000"/>
          <w:sz w:val="22"/>
          <w:szCs w:val="22"/>
        </w:rPr>
        <w:t>.</w:t>
      </w:r>
    </w:p>
    <w:p w14:paraId="59A250C5" w14:textId="77777777" w:rsidR="00975C5D" w:rsidRPr="005B3E97" w:rsidRDefault="00975C5D" w:rsidP="001168DF">
      <w:pPr>
        <w:spacing w:line="480" w:lineRule="auto"/>
        <w:jc w:val="both"/>
        <w:rPr>
          <w:rFonts w:ascii="Arial" w:hAnsi="Arial" w:cs="Arial"/>
          <w:color w:val="000000"/>
          <w:sz w:val="22"/>
          <w:szCs w:val="22"/>
        </w:rPr>
      </w:pPr>
    </w:p>
    <w:p w14:paraId="536D9F5A" w14:textId="0165C39C" w:rsidR="002710AC" w:rsidRPr="005B3E97" w:rsidRDefault="004072C8" w:rsidP="002710AC">
      <w:pPr>
        <w:spacing w:line="480" w:lineRule="auto"/>
        <w:jc w:val="both"/>
        <w:rPr>
          <w:rFonts w:ascii="Arial" w:hAnsi="Arial" w:cs="Arial"/>
          <w:i/>
          <w:iCs/>
          <w:color w:val="000000"/>
          <w:sz w:val="22"/>
          <w:szCs w:val="22"/>
        </w:rPr>
      </w:pPr>
      <w:r>
        <w:rPr>
          <w:rFonts w:ascii="Arial" w:hAnsi="Arial" w:cs="Arial"/>
          <w:i/>
          <w:iCs/>
          <w:color w:val="000000"/>
          <w:sz w:val="22"/>
          <w:szCs w:val="22"/>
        </w:rPr>
        <w:t>Timing</w:t>
      </w:r>
      <w:r w:rsidR="002710AC" w:rsidRPr="005B3E97">
        <w:rPr>
          <w:rFonts w:ascii="Arial" w:hAnsi="Arial" w:cs="Arial"/>
          <w:i/>
          <w:iCs/>
          <w:color w:val="000000"/>
          <w:sz w:val="22"/>
          <w:szCs w:val="22"/>
        </w:rPr>
        <w:t xml:space="preserve"> of excess deaths</w:t>
      </w:r>
    </w:p>
    <w:p w14:paraId="671B509A" w14:textId="42C7A48E" w:rsidR="00BF4126" w:rsidRPr="005B3E97" w:rsidRDefault="002710AC" w:rsidP="001E50ED">
      <w:pPr>
        <w:spacing w:line="480" w:lineRule="auto"/>
        <w:jc w:val="both"/>
        <w:rPr>
          <w:rFonts w:ascii="Arial" w:hAnsi="Arial" w:cs="Arial"/>
          <w:color w:val="000000"/>
          <w:sz w:val="22"/>
          <w:szCs w:val="22"/>
        </w:rPr>
      </w:pPr>
      <w:r w:rsidRPr="005B3E97">
        <w:rPr>
          <w:rFonts w:ascii="Arial" w:hAnsi="Arial" w:cs="Arial"/>
          <w:color w:val="000000"/>
          <w:sz w:val="22"/>
          <w:szCs w:val="22"/>
        </w:rPr>
        <w:t>Italian men were the first group to experience a rise in mortality, in the 1</w:t>
      </w:r>
      <w:r w:rsidRPr="005B3E97">
        <w:rPr>
          <w:rFonts w:ascii="Arial" w:hAnsi="Arial" w:cs="Arial"/>
          <w:color w:val="000000"/>
          <w:sz w:val="22"/>
          <w:szCs w:val="22"/>
          <w:vertAlign w:val="superscript"/>
        </w:rPr>
        <w:t>st</w:t>
      </w:r>
      <w:r w:rsidRPr="005B3E97">
        <w:rPr>
          <w:rFonts w:ascii="Arial" w:hAnsi="Arial" w:cs="Arial"/>
          <w:color w:val="000000"/>
          <w:sz w:val="22"/>
          <w:szCs w:val="22"/>
        </w:rPr>
        <w:t xml:space="preserve"> week of March 2020</w:t>
      </w:r>
      <w:r w:rsidR="007D4313" w:rsidRPr="005B3E97">
        <w:rPr>
          <w:rFonts w:ascii="Arial" w:hAnsi="Arial" w:cs="Arial"/>
          <w:color w:val="000000"/>
          <w:sz w:val="22"/>
          <w:szCs w:val="22"/>
        </w:rPr>
        <w:t xml:space="preserve"> with a posterior probability of </w:t>
      </w:r>
      <w:r w:rsidR="003A1512">
        <w:rPr>
          <w:rFonts w:ascii="Arial" w:hAnsi="Arial" w:cs="Arial"/>
          <w:color w:val="000000"/>
          <w:sz w:val="22"/>
          <w:szCs w:val="22"/>
        </w:rPr>
        <w:t>&gt;</w:t>
      </w:r>
      <w:r w:rsidR="007D4313" w:rsidRPr="005B3E97">
        <w:rPr>
          <w:rFonts w:ascii="Arial" w:hAnsi="Arial" w:cs="Arial"/>
          <w:color w:val="000000"/>
          <w:sz w:val="22"/>
          <w:szCs w:val="22"/>
        </w:rPr>
        <w:t>90%</w:t>
      </w:r>
      <w:r w:rsidRPr="005B3E97">
        <w:rPr>
          <w:rFonts w:ascii="Arial" w:hAnsi="Arial" w:cs="Arial"/>
          <w:color w:val="000000"/>
          <w:sz w:val="22"/>
          <w:szCs w:val="22"/>
        </w:rPr>
        <w:t>, followed by Italian women and Spanish men in the subsequent week</w:t>
      </w:r>
      <w:r w:rsidR="00DF22E1">
        <w:rPr>
          <w:rFonts w:ascii="Arial" w:hAnsi="Arial" w:cs="Arial"/>
          <w:color w:val="000000"/>
          <w:sz w:val="22"/>
          <w:szCs w:val="22"/>
        </w:rPr>
        <w:t xml:space="preserve"> (Fig. </w:t>
      </w:r>
      <w:r w:rsidR="007B5197">
        <w:rPr>
          <w:rFonts w:ascii="Arial" w:hAnsi="Arial" w:cs="Arial"/>
          <w:color w:val="000000"/>
          <w:sz w:val="22"/>
          <w:szCs w:val="22"/>
        </w:rPr>
        <w:t>4</w:t>
      </w:r>
      <w:r w:rsidR="00DF22E1">
        <w:rPr>
          <w:rFonts w:ascii="Arial" w:hAnsi="Arial" w:cs="Arial"/>
          <w:color w:val="000000"/>
          <w:sz w:val="22"/>
          <w:szCs w:val="22"/>
        </w:rPr>
        <w:t>)</w:t>
      </w:r>
      <w:r w:rsidRPr="005B3E97">
        <w:rPr>
          <w:rFonts w:ascii="Arial" w:hAnsi="Arial" w:cs="Arial"/>
          <w:color w:val="000000"/>
          <w:sz w:val="22"/>
          <w:szCs w:val="22"/>
        </w:rPr>
        <w:t>. Deaths in</w:t>
      </w:r>
      <w:r w:rsidR="001E50ED" w:rsidRPr="005B3E97">
        <w:rPr>
          <w:rFonts w:ascii="Arial" w:hAnsi="Arial" w:cs="Arial"/>
          <w:color w:val="000000"/>
          <w:sz w:val="22"/>
          <w:szCs w:val="22"/>
        </w:rPr>
        <w:t xml:space="preserve"> some countries with </w:t>
      </w:r>
      <w:r w:rsidR="00E63229">
        <w:rPr>
          <w:rFonts w:ascii="Arial" w:hAnsi="Arial" w:cs="Arial"/>
          <w:color w:val="000000"/>
          <w:sz w:val="22"/>
          <w:szCs w:val="22"/>
        </w:rPr>
        <w:t>large</w:t>
      </w:r>
      <w:r w:rsidR="001E50ED" w:rsidRPr="005B3E97">
        <w:rPr>
          <w:rFonts w:ascii="Arial" w:hAnsi="Arial" w:cs="Arial"/>
          <w:color w:val="000000"/>
          <w:sz w:val="22"/>
          <w:szCs w:val="22"/>
        </w:rPr>
        <w:t xml:space="preserve"> early mortality, e.g., Italy and France, returned to levels </w:t>
      </w:r>
      <w:r w:rsidRPr="005B3E97">
        <w:rPr>
          <w:rFonts w:ascii="Arial" w:hAnsi="Arial" w:cs="Arial"/>
          <w:color w:val="000000"/>
          <w:sz w:val="22"/>
          <w:szCs w:val="22"/>
        </w:rPr>
        <w:t>that would be expected in the absence of the pandemic</w:t>
      </w:r>
      <w:r w:rsidR="001E50ED" w:rsidRPr="005B3E97">
        <w:rPr>
          <w:rFonts w:ascii="Arial" w:hAnsi="Arial" w:cs="Arial"/>
          <w:color w:val="000000"/>
          <w:sz w:val="22"/>
          <w:szCs w:val="22"/>
        </w:rPr>
        <w:t xml:space="preserve"> in April, followed by those in Spain. </w:t>
      </w:r>
      <w:r w:rsidRPr="005B3E97">
        <w:rPr>
          <w:rFonts w:ascii="Arial" w:hAnsi="Arial" w:cs="Arial"/>
          <w:color w:val="000000"/>
          <w:sz w:val="22"/>
          <w:szCs w:val="22"/>
        </w:rPr>
        <w:t xml:space="preserve">In contrast, deaths remained above the levels expected in the </w:t>
      </w:r>
      <w:r w:rsidRPr="005B3E97">
        <w:rPr>
          <w:rFonts w:ascii="Arial" w:hAnsi="Arial" w:cs="Arial"/>
          <w:color w:val="000000"/>
          <w:sz w:val="22"/>
          <w:szCs w:val="22"/>
        </w:rPr>
        <w:lastRenderedPageBreak/>
        <w:t xml:space="preserve">absence of the pandemic in England and Wales </w:t>
      </w:r>
      <w:r w:rsidR="001E50ED" w:rsidRPr="005B3E97">
        <w:rPr>
          <w:rFonts w:ascii="Arial" w:hAnsi="Arial" w:cs="Arial"/>
          <w:color w:val="000000"/>
          <w:sz w:val="22"/>
          <w:szCs w:val="22"/>
        </w:rPr>
        <w:t>and Sweden for most</w:t>
      </w:r>
      <w:r w:rsidR="004D028B">
        <w:rPr>
          <w:rFonts w:ascii="Arial" w:hAnsi="Arial" w:cs="Arial"/>
          <w:color w:val="000000"/>
          <w:sz w:val="22"/>
          <w:szCs w:val="22"/>
        </w:rPr>
        <w:t>/all</w:t>
      </w:r>
      <w:r w:rsidR="001E50ED" w:rsidRPr="005B3E97">
        <w:rPr>
          <w:rFonts w:ascii="Arial" w:hAnsi="Arial" w:cs="Arial"/>
          <w:color w:val="000000"/>
          <w:sz w:val="22"/>
          <w:szCs w:val="22"/>
        </w:rPr>
        <w:t xml:space="preserve"> of</w:t>
      </w:r>
      <w:r w:rsidRPr="005B3E97">
        <w:rPr>
          <w:rFonts w:ascii="Arial" w:hAnsi="Arial" w:cs="Arial"/>
          <w:color w:val="000000"/>
          <w:sz w:val="22"/>
          <w:szCs w:val="22"/>
        </w:rPr>
        <w:t xml:space="preserve"> May </w:t>
      </w:r>
      <w:r w:rsidR="00991436">
        <w:rPr>
          <w:rFonts w:ascii="Arial" w:hAnsi="Arial" w:cs="Arial"/>
          <w:color w:val="000000"/>
          <w:sz w:val="22"/>
          <w:szCs w:val="22"/>
        </w:rPr>
        <w:t>which resulted in</w:t>
      </w:r>
      <w:r w:rsidRPr="005B3E97">
        <w:rPr>
          <w:rFonts w:ascii="Arial" w:hAnsi="Arial" w:cs="Arial"/>
          <w:color w:val="000000"/>
          <w:sz w:val="22"/>
          <w:szCs w:val="22"/>
        </w:rPr>
        <w:t xml:space="preserve"> longer period</w:t>
      </w:r>
      <w:r w:rsidR="00D13841">
        <w:rPr>
          <w:rFonts w:ascii="Arial" w:hAnsi="Arial" w:cs="Arial"/>
          <w:color w:val="000000"/>
          <w:sz w:val="22"/>
          <w:szCs w:val="22"/>
        </w:rPr>
        <w:t>s</w:t>
      </w:r>
      <w:r w:rsidRPr="005B3E97">
        <w:rPr>
          <w:rFonts w:ascii="Arial" w:hAnsi="Arial" w:cs="Arial"/>
          <w:color w:val="000000"/>
          <w:sz w:val="22"/>
          <w:szCs w:val="22"/>
        </w:rPr>
        <w:t xml:space="preserve"> of adverse impact. As a result,</w:t>
      </w:r>
      <w:r w:rsidR="002F38F5">
        <w:rPr>
          <w:rFonts w:ascii="Arial" w:hAnsi="Arial" w:cs="Arial"/>
          <w:color w:val="000000"/>
          <w:sz w:val="22"/>
          <w:szCs w:val="22"/>
        </w:rPr>
        <w:t xml:space="preserve"> in countries</w:t>
      </w:r>
      <w:r w:rsidR="00AF29A4">
        <w:rPr>
          <w:rFonts w:ascii="Arial" w:hAnsi="Arial" w:cs="Arial"/>
          <w:color w:val="000000"/>
          <w:sz w:val="22"/>
          <w:szCs w:val="22"/>
        </w:rPr>
        <w:t xml:space="preserve"> and sexes</w:t>
      </w:r>
      <w:r w:rsidR="002F38F5">
        <w:rPr>
          <w:rFonts w:ascii="Arial" w:hAnsi="Arial" w:cs="Arial"/>
          <w:color w:val="000000"/>
          <w:sz w:val="22"/>
          <w:szCs w:val="22"/>
        </w:rPr>
        <w:t xml:space="preserve"> where the posterior probability of an increase in deaths was &gt;90%</w:t>
      </w:r>
      <w:r w:rsidR="0066304C">
        <w:rPr>
          <w:rFonts w:ascii="Arial" w:hAnsi="Arial" w:cs="Arial"/>
          <w:color w:val="000000"/>
          <w:sz w:val="22"/>
          <w:szCs w:val="22"/>
        </w:rPr>
        <w:t>,</w:t>
      </w:r>
      <w:r w:rsidRPr="005B3E97">
        <w:rPr>
          <w:rFonts w:ascii="Arial" w:hAnsi="Arial" w:cs="Arial"/>
          <w:color w:val="000000"/>
          <w:sz w:val="22"/>
          <w:szCs w:val="22"/>
        </w:rPr>
        <w:t xml:space="preserve"> the </w:t>
      </w:r>
      <w:del w:id="20" w:author="Parks, Robbie M" w:date="2020-07-22T20:33:00Z">
        <w:r w:rsidRPr="005B3E97" w:rsidDel="00D05473">
          <w:rPr>
            <w:rFonts w:ascii="Arial" w:hAnsi="Arial" w:cs="Arial"/>
            <w:color w:val="000000"/>
            <w:sz w:val="22"/>
            <w:szCs w:val="22"/>
          </w:rPr>
          <w:delText>number of weeks</w:delText>
        </w:r>
      </w:del>
      <w:ins w:id="21" w:author="Parks, Robbie M" w:date="2020-07-22T20:33:00Z">
        <w:r w:rsidR="0011414E">
          <w:rPr>
            <w:rFonts w:ascii="Arial" w:hAnsi="Arial" w:cs="Arial"/>
            <w:color w:val="000000"/>
            <w:sz w:val="22"/>
            <w:szCs w:val="22"/>
          </w:rPr>
          <w:t>period of time</w:t>
        </w:r>
      </w:ins>
      <w:r w:rsidRPr="005B3E97">
        <w:rPr>
          <w:rFonts w:ascii="Arial" w:hAnsi="Arial" w:cs="Arial"/>
          <w:color w:val="000000"/>
          <w:sz w:val="22"/>
          <w:szCs w:val="22"/>
        </w:rPr>
        <w:t xml:space="preserve"> when deaths were higher than would be expected in the absence of the pandemic </w:t>
      </w:r>
      <w:r w:rsidR="000D4FE9">
        <w:rPr>
          <w:rFonts w:ascii="Arial" w:hAnsi="Arial" w:cs="Arial"/>
          <w:color w:val="000000"/>
          <w:sz w:val="22"/>
          <w:szCs w:val="22"/>
        </w:rPr>
        <w:t xml:space="preserve">ranged from </w:t>
      </w:r>
      <w:r w:rsidR="008809C7">
        <w:rPr>
          <w:rFonts w:ascii="Arial" w:hAnsi="Arial" w:cs="Arial"/>
          <w:color w:val="000000"/>
          <w:sz w:val="22"/>
          <w:szCs w:val="22"/>
        </w:rPr>
        <w:t>five</w:t>
      </w:r>
      <w:ins w:id="22" w:author="Parks, Robbie M" w:date="2020-07-22T20:33:00Z">
        <w:r w:rsidR="00D05473">
          <w:rPr>
            <w:rFonts w:ascii="Arial" w:hAnsi="Arial" w:cs="Arial"/>
            <w:color w:val="000000"/>
            <w:sz w:val="22"/>
            <w:szCs w:val="22"/>
          </w:rPr>
          <w:t xml:space="preserve"> weeks</w:t>
        </w:r>
      </w:ins>
      <w:r w:rsidR="008809C7">
        <w:rPr>
          <w:rFonts w:ascii="Arial" w:hAnsi="Arial" w:cs="Arial"/>
          <w:color w:val="000000"/>
          <w:sz w:val="22"/>
          <w:szCs w:val="22"/>
        </w:rPr>
        <w:t xml:space="preserve"> </w:t>
      </w:r>
      <w:r w:rsidR="000D4FE9">
        <w:rPr>
          <w:rFonts w:ascii="Arial" w:hAnsi="Arial" w:cs="Arial"/>
          <w:color w:val="000000"/>
          <w:sz w:val="22"/>
          <w:szCs w:val="22"/>
        </w:rPr>
        <w:t>in Austria</w:t>
      </w:r>
      <w:r w:rsidR="00AF29A4">
        <w:rPr>
          <w:rFonts w:ascii="Arial" w:hAnsi="Arial" w:cs="Arial"/>
          <w:color w:val="000000"/>
          <w:sz w:val="22"/>
          <w:szCs w:val="22"/>
        </w:rPr>
        <w:t>n men</w:t>
      </w:r>
      <w:r w:rsidR="00F64002">
        <w:rPr>
          <w:rFonts w:ascii="Arial" w:hAnsi="Arial" w:cs="Arial"/>
          <w:color w:val="000000"/>
          <w:sz w:val="22"/>
          <w:szCs w:val="22"/>
        </w:rPr>
        <w:t xml:space="preserve"> </w:t>
      </w:r>
      <w:r w:rsidR="000D4FE9">
        <w:rPr>
          <w:rFonts w:ascii="Arial" w:hAnsi="Arial" w:cs="Arial"/>
          <w:color w:val="000000"/>
          <w:sz w:val="22"/>
          <w:szCs w:val="22"/>
        </w:rPr>
        <w:t xml:space="preserve">to </w:t>
      </w:r>
      <w:r w:rsidR="008809C7">
        <w:rPr>
          <w:rFonts w:ascii="Arial" w:hAnsi="Arial" w:cs="Arial"/>
          <w:color w:val="000000"/>
          <w:sz w:val="22"/>
          <w:szCs w:val="22"/>
        </w:rPr>
        <w:t>9-11</w:t>
      </w:r>
      <w:ins w:id="23" w:author="Parks, Robbie M" w:date="2020-07-22T20:33:00Z">
        <w:r w:rsidR="00D05473">
          <w:rPr>
            <w:rFonts w:ascii="Arial" w:hAnsi="Arial" w:cs="Arial"/>
            <w:color w:val="000000"/>
            <w:sz w:val="22"/>
            <w:szCs w:val="22"/>
          </w:rPr>
          <w:t xml:space="preserve"> weeks</w:t>
        </w:r>
      </w:ins>
      <w:r w:rsidR="003A1512">
        <w:rPr>
          <w:rFonts w:ascii="Arial" w:hAnsi="Arial" w:cs="Arial"/>
          <w:color w:val="000000"/>
          <w:sz w:val="22"/>
          <w:szCs w:val="22"/>
        </w:rPr>
        <w:t xml:space="preserve"> in men and women </w:t>
      </w:r>
      <w:r w:rsidR="001E50ED" w:rsidRPr="005B3E97">
        <w:rPr>
          <w:rFonts w:ascii="Arial" w:hAnsi="Arial" w:cs="Arial"/>
          <w:color w:val="000000"/>
          <w:sz w:val="22"/>
          <w:szCs w:val="22"/>
        </w:rPr>
        <w:t xml:space="preserve">in Sweden and England and Wales. </w:t>
      </w:r>
    </w:p>
    <w:p w14:paraId="1EB64DDA" w14:textId="77777777" w:rsidR="00BF4126" w:rsidRPr="005B3E97" w:rsidRDefault="00BF4126" w:rsidP="001E50ED">
      <w:pPr>
        <w:spacing w:line="480" w:lineRule="auto"/>
        <w:jc w:val="both"/>
        <w:rPr>
          <w:rFonts w:ascii="Arial" w:hAnsi="Arial" w:cs="Arial"/>
          <w:color w:val="000000"/>
          <w:sz w:val="22"/>
          <w:szCs w:val="22"/>
        </w:rPr>
      </w:pPr>
    </w:p>
    <w:p w14:paraId="5DAC7B2E" w14:textId="740A47E6" w:rsidR="001E50ED" w:rsidRPr="005B3E97" w:rsidRDefault="001E50ED" w:rsidP="001E50ED">
      <w:pPr>
        <w:spacing w:line="480" w:lineRule="auto"/>
        <w:jc w:val="both"/>
        <w:rPr>
          <w:rFonts w:ascii="Arial" w:hAnsi="Arial" w:cs="Arial"/>
          <w:sz w:val="22"/>
          <w:szCs w:val="22"/>
        </w:rPr>
      </w:pPr>
      <w:r w:rsidRPr="005B3E97">
        <w:rPr>
          <w:rFonts w:ascii="Arial" w:hAnsi="Arial" w:cs="Arial"/>
          <w:color w:val="000000"/>
          <w:sz w:val="22"/>
          <w:szCs w:val="22"/>
        </w:rPr>
        <w:t xml:space="preserve">The large adverse impact of the pandemic in England and Wales and </w:t>
      </w:r>
      <w:r w:rsidR="001E0DB2" w:rsidRPr="005B3E97">
        <w:rPr>
          <w:rFonts w:ascii="Arial" w:hAnsi="Arial" w:cs="Arial"/>
          <w:color w:val="000000"/>
          <w:sz w:val="22"/>
          <w:szCs w:val="22"/>
        </w:rPr>
        <w:t xml:space="preserve">to some extent </w:t>
      </w:r>
      <w:r w:rsidR="003A1512">
        <w:rPr>
          <w:rFonts w:ascii="Arial" w:hAnsi="Arial" w:cs="Arial"/>
          <w:color w:val="000000"/>
          <w:sz w:val="22"/>
          <w:szCs w:val="22"/>
        </w:rPr>
        <w:t xml:space="preserve">in </w:t>
      </w:r>
      <w:r w:rsidR="001E0DB2" w:rsidRPr="005B3E97">
        <w:rPr>
          <w:rFonts w:ascii="Arial" w:hAnsi="Arial" w:cs="Arial"/>
          <w:color w:val="000000"/>
          <w:sz w:val="22"/>
          <w:szCs w:val="22"/>
        </w:rPr>
        <w:t xml:space="preserve">Spain is a consequence of both having </w:t>
      </w:r>
      <w:r w:rsidR="00DF22E1" w:rsidRPr="005B3E97">
        <w:rPr>
          <w:rFonts w:ascii="Arial" w:hAnsi="Arial" w:cs="Arial"/>
          <w:color w:val="000000"/>
          <w:sz w:val="22"/>
          <w:szCs w:val="22"/>
        </w:rPr>
        <w:t xml:space="preserve">long durations and </w:t>
      </w:r>
      <w:r w:rsidR="001E0DB2" w:rsidRPr="005B3E97">
        <w:rPr>
          <w:rFonts w:ascii="Arial" w:hAnsi="Arial" w:cs="Arial"/>
          <w:color w:val="000000"/>
          <w:sz w:val="22"/>
          <w:szCs w:val="22"/>
        </w:rPr>
        <w:t xml:space="preserve">large weekly rises, </w:t>
      </w:r>
      <w:r w:rsidR="00734E47" w:rsidRPr="005B3E97">
        <w:rPr>
          <w:rFonts w:ascii="Arial" w:hAnsi="Arial" w:cs="Arial"/>
          <w:color w:val="000000"/>
          <w:sz w:val="22"/>
          <w:szCs w:val="22"/>
        </w:rPr>
        <w:t xml:space="preserve">with a &gt; 90% posterior probability that for </w:t>
      </w:r>
      <w:r w:rsidR="00071898">
        <w:rPr>
          <w:rFonts w:ascii="Arial" w:hAnsi="Arial" w:cs="Arial"/>
          <w:color w:val="000000"/>
          <w:sz w:val="22"/>
          <w:szCs w:val="22"/>
        </w:rPr>
        <w:t>some</w:t>
      </w:r>
      <w:r w:rsidR="00734E47" w:rsidRPr="005B3E97">
        <w:rPr>
          <w:rFonts w:ascii="Arial" w:hAnsi="Arial" w:cs="Arial"/>
          <w:color w:val="000000"/>
          <w:sz w:val="22"/>
          <w:szCs w:val="22"/>
        </w:rPr>
        <w:t xml:space="preserve"> weeks deaths in men and women in Spain and men in England and Wales more than doubled. In contrast,</w:t>
      </w:r>
      <w:r w:rsidR="001E0DB2" w:rsidRPr="005B3E97">
        <w:rPr>
          <w:rFonts w:ascii="Arial" w:hAnsi="Arial" w:cs="Arial"/>
          <w:color w:val="000000"/>
          <w:sz w:val="22"/>
          <w:szCs w:val="22"/>
        </w:rPr>
        <w:t xml:space="preserve"> </w:t>
      </w:r>
      <w:r w:rsidR="008A143D" w:rsidRPr="005B3E97">
        <w:rPr>
          <w:rFonts w:ascii="Arial" w:hAnsi="Arial" w:cs="Arial"/>
          <w:color w:val="000000"/>
          <w:sz w:val="22"/>
          <w:szCs w:val="22"/>
        </w:rPr>
        <w:t xml:space="preserve">Portugal, </w:t>
      </w:r>
      <w:r w:rsidR="001E0DB2" w:rsidRPr="005B3E97">
        <w:rPr>
          <w:rFonts w:ascii="Arial" w:hAnsi="Arial" w:cs="Arial"/>
          <w:color w:val="000000"/>
          <w:sz w:val="22"/>
          <w:szCs w:val="22"/>
        </w:rPr>
        <w:t>Switzerland</w:t>
      </w:r>
      <w:r w:rsidR="008A143D" w:rsidRPr="005B3E97">
        <w:rPr>
          <w:rFonts w:ascii="Arial" w:hAnsi="Arial" w:cs="Arial"/>
          <w:color w:val="000000"/>
          <w:sz w:val="22"/>
          <w:szCs w:val="22"/>
        </w:rPr>
        <w:t>,</w:t>
      </w:r>
      <w:r w:rsidR="001E0DB2" w:rsidRPr="005B3E97">
        <w:rPr>
          <w:rFonts w:ascii="Arial" w:hAnsi="Arial" w:cs="Arial"/>
          <w:color w:val="000000"/>
          <w:sz w:val="22"/>
          <w:szCs w:val="22"/>
        </w:rPr>
        <w:t xml:space="preserve"> and</w:t>
      </w:r>
      <w:r w:rsidR="008A143D" w:rsidRPr="005B3E97">
        <w:rPr>
          <w:rFonts w:ascii="Arial" w:hAnsi="Arial" w:cs="Arial"/>
          <w:color w:val="000000"/>
          <w:sz w:val="22"/>
          <w:szCs w:val="22"/>
        </w:rPr>
        <w:t xml:space="preserve"> to some extent</w:t>
      </w:r>
      <w:r w:rsidR="001E0DB2" w:rsidRPr="005B3E97">
        <w:rPr>
          <w:rFonts w:ascii="Arial" w:hAnsi="Arial" w:cs="Arial"/>
          <w:color w:val="000000"/>
          <w:sz w:val="22"/>
          <w:szCs w:val="22"/>
        </w:rPr>
        <w:t xml:space="preserve"> </w:t>
      </w:r>
      <w:r w:rsidR="008A143D" w:rsidRPr="005B3E97">
        <w:rPr>
          <w:rFonts w:ascii="Arial" w:hAnsi="Arial" w:cs="Arial"/>
          <w:color w:val="000000"/>
          <w:sz w:val="22"/>
          <w:szCs w:val="22"/>
        </w:rPr>
        <w:t xml:space="preserve">France and </w:t>
      </w:r>
      <w:r w:rsidR="00BF1AB5">
        <w:rPr>
          <w:rFonts w:ascii="Arial" w:hAnsi="Arial" w:cs="Arial"/>
          <w:color w:val="000000"/>
          <w:sz w:val="22"/>
          <w:szCs w:val="22"/>
        </w:rPr>
        <w:t xml:space="preserve">the </w:t>
      </w:r>
      <w:r w:rsidR="001E0DB2" w:rsidRPr="005B3E97">
        <w:rPr>
          <w:rFonts w:ascii="Arial" w:hAnsi="Arial" w:cs="Arial"/>
          <w:color w:val="000000"/>
          <w:sz w:val="22"/>
          <w:szCs w:val="22"/>
        </w:rPr>
        <w:t xml:space="preserve">Netherlands </w:t>
      </w:r>
      <w:r w:rsidR="008A143D" w:rsidRPr="005B3E97">
        <w:rPr>
          <w:rFonts w:ascii="Arial" w:hAnsi="Arial" w:cs="Arial"/>
          <w:color w:val="000000"/>
          <w:sz w:val="22"/>
          <w:szCs w:val="22"/>
        </w:rPr>
        <w:t>had</w:t>
      </w:r>
      <w:r w:rsidR="001E0DB2" w:rsidRPr="005B3E97">
        <w:rPr>
          <w:rFonts w:ascii="Arial" w:hAnsi="Arial" w:cs="Arial"/>
          <w:color w:val="000000"/>
          <w:sz w:val="22"/>
          <w:szCs w:val="22"/>
        </w:rPr>
        <w:t xml:space="preserve"> smaller weekly rises</w:t>
      </w:r>
      <w:r w:rsidR="008A143D" w:rsidRPr="005B3E97">
        <w:rPr>
          <w:rFonts w:ascii="Arial" w:hAnsi="Arial" w:cs="Arial"/>
          <w:color w:val="000000"/>
          <w:sz w:val="22"/>
          <w:szCs w:val="22"/>
        </w:rPr>
        <w:t>, and</w:t>
      </w:r>
      <w:r w:rsidR="001E0DB2" w:rsidRPr="005B3E97">
        <w:rPr>
          <w:rFonts w:ascii="Arial" w:hAnsi="Arial" w:cs="Arial"/>
          <w:color w:val="000000"/>
          <w:sz w:val="22"/>
          <w:szCs w:val="22"/>
        </w:rPr>
        <w:t xml:space="preserve"> for fewer weeks</w:t>
      </w:r>
      <w:r w:rsidR="008A143D" w:rsidRPr="005B3E97">
        <w:rPr>
          <w:rFonts w:ascii="Arial" w:hAnsi="Arial" w:cs="Arial"/>
          <w:color w:val="000000"/>
          <w:sz w:val="22"/>
          <w:szCs w:val="22"/>
        </w:rPr>
        <w:t>,</w:t>
      </w:r>
      <w:r w:rsidR="001E0DB2" w:rsidRPr="005B3E97">
        <w:rPr>
          <w:rFonts w:ascii="Arial" w:hAnsi="Arial" w:cs="Arial"/>
          <w:color w:val="000000"/>
          <w:sz w:val="22"/>
          <w:szCs w:val="22"/>
        </w:rPr>
        <w:t xml:space="preserve"> and hence had overall increases </w:t>
      </w:r>
      <w:r w:rsidR="00F365BD" w:rsidRPr="005B3E97">
        <w:rPr>
          <w:rFonts w:ascii="Arial" w:hAnsi="Arial" w:cs="Arial"/>
          <w:color w:val="000000"/>
          <w:sz w:val="22"/>
          <w:szCs w:val="22"/>
        </w:rPr>
        <w:t>between one quarter and one half</w:t>
      </w:r>
      <w:r w:rsidR="001E0DB2" w:rsidRPr="005B3E97">
        <w:rPr>
          <w:rFonts w:ascii="Arial" w:hAnsi="Arial" w:cs="Arial"/>
          <w:color w:val="000000"/>
          <w:sz w:val="22"/>
          <w:szCs w:val="22"/>
        </w:rPr>
        <w:t xml:space="preserve"> of those in England and Wales and Spain. Sweden </w:t>
      </w:r>
      <w:r w:rsidR="00EB4DD0" w:rsidRPr="00EB4DD0">
        <w:rPr>
          <w:rFonts w:ascii="Arial" w:hAnsi="Arial" w:cs="Arial"/>
          <w:color w:val="000000"/>
          <w:sz w:val="22"/>
          <w:szCs w:val="22"/>
        </w:rPr>
        <w:t>had the longest duration</w:t>
      </w:r>
      <w:r w:rsidR="001E0DB2" w:rsidRPr="005B3E97">
        <w:rPr>
          <w:rFonts w:ascii="Arial" w:hAnsi="Arial" w:cs="Arial"/>
          <w:color w:val="000000"/>
          <w:sz w:val="22"/>
          <w:szCs w:val="22"/>
        </w:rPr>
        <w:t xml:space="preserve"> of excess deaths, </w:t>
      </w:r>
      <w:r w:rsidR="00991436">
        <w:rPr>
          <w:rFonts w:ascii="Arial" w:hAnsi="Arial" w:cs="Arial"/>
          <w:color w:val="000000"/>
          <w:sz w:val="22"/>
          <w:szCs w:val="22"/>
        </w:rPr>
        <w:t xml:space="preserve">but </w:t>
      </w:r>
      <w:r w:rsidR="001E0DB2" w:rsidRPr="005B3E97">
        <w:rPr>
          <w:rFonts w:ascii="Arial" w:hAnsi="Arial" w:cs="Arial"/>
          <w:color w:val="000000"/>
          <w:sz w:val="22"/>
          <w:szCs w:val="22"/>
        </w:rPr>
        <w:t>had smaller weekly increases</w:t>
      </w:r>
      <w:r w:rsidR="00F365BD" w:rsidRPr="005B3E97">
        <w:rPr>
          <w:rFonts w:ascii="Arial" w:hAnsi="Arial" w:cs="Arial"/>
          <w:color w:val="000000"/>
          <w:sz w:val="22"/>
          <w:szCs w:val="22"/>
        </w:rPr>
        <w:t xml:space="preserve"> </w:t>
      </w:r>
      <w:r w:rsidR="00991436">
        <w:rPr>
          <w:rFonts w:ascii="Arial" w:hAnsi="Arial" w:cs="Arial"/>
          <w:color w:val="000000"/>
          <w:sz w:val="22"/>
          <w:szCs w:val="22"/>
        </w:rPr>
        <w:t>in deaths</w:t>
      </w:r>
      <w:r w:rsidR="00EB4DD0">
        <w:rPr>
          <w:rFonts w:ascii="Arial" w:hAnsi="Arial" w:cs="Arial"/>
          <w:color w:val="000000"/>
          <w:sz w:val="22"/>
          <w:szCs w:val="22"/>
        </w:rPr>
        <w:t xml:space="preserve"> than countries like England and Wales, Spain, Scotland, Italy and Belgium</w:t>
      </w:r>
      <w:r w:rsidR="008A143D" w:rsidRPr="005B3E97">
        <w:rPr>
          <w:rFonts w:ascii="Arial" w:hAnsi="Arial" w:cs="Arial"/>
          <w:color w:val="000000"/>
          <w:sz w:val="22"/>
          <w:szCs w:val="22"/>
        </w:rPr>
        <w:t>. As a result, the overall mortality toll</w:t>
      </w:r>
      <w:r w:rsidR="00734E47" w:rsidRPr="005B3E97">
        <w:rPr>
          <w:rFonts w:ascii="Arial" w:hAnsi="Arial" w:cs="Arial"/>
          <w:color w:val="000000"/>
          <w:sz w:val="22"/>
          <w:szCs w:val="22"/>
        </w:rPr>
        <w:t xml:space="preserve"> in Sweden</w:t>
      </w:r>
      <w:r w:rsidR="008A143D" w:rsidRPr="005B3E97">
        <w:rPr>
          <w:rFonts w:ascii="Arial" w:hAnsi="Arial" w:cs="Arial"/>
          <w:color w:val="000000"/>
          <w:sz w:val="22"/>
          <w:szCs w:val="22"/>
        </w:rPr>
        <w:t xml:space="preserve">, in terms of relative increase and deaths per 100,000 people, fell between those of </w:t>
      </w:r>
      <w:r w:rsidR="00F365BD" w:rsidRPr="005B3E97">
        <w:rPr>
          <w:rFonts w:ascii="Arial" w:hAnsi="Arial" w:cs="Arial"/>
          <w:color w:val="000000"/>
          <w:sz w:val="22"/>
          <w:szCs w:val="22"/>
        </w:rPr>
        <w:t>low-moderate-impact countries (e.g., Portugal, Switzerland) and places with extreme toll</w:t>
      </w:r>
      <w:r w:rsidR="005A1E85">
        <w:rPr>
          <w:rFonts w:ascii="Arial" w:hAnsi="Arial" w:cs="Arial"/>
          <w:color w:val="000000"/>
          <w:sz w:val="22"/>
          <w:szCs w:val="22"/>
        </w:rPr>
        <w:t>s</w:t>
      </w:r>
      <w:r w:rsidR="00F365BD" w:rsidRPr="005B3E97">
        <w:rPr>
          <w:rFonts w:ascii="Arial" w:hAnsi="Arial" w:cs="Arial"/>
          <w:color w:val="000000"/>
          <w:sz w:val="22"/>
          <w:szCs w:val="22"/>
        </w:rPr>
        <w:t xml:space="preserve"> (e.g., Spain and England and Wales).</w:t>
      </w:r>
      <w:r w:rsidR="008A143D" w:rsidRPr="005B3E97">
        <w:rPr>
          <w:rFonts w:ascii="Arial" w:hAnsi="Arial" w:cs="Arial"/>
          <w:color w:val="000000"/>
          <w:sz w:val="22"/>
          <w:szCs w:val="22"/>
        </w:rPr>
        <w:t xml:space="preserve"> </w:t>
      </w:r>
    </w:p>
    <w:p w14:paraId="370D991B" w14:textId="77777777" w:rsidR="001E50ED" w:rsidRPr="005B3E97" w:rsidRDefault="001E50ED" w:rsidP="001E50ED">
      <w:pPr>
        <w:spacing w:line="480" w:lineRule="auto"/>
        <w:jc w:val="both"/>
        <w:rPr>
          <w:rFonts w:ascii="Arial" w:hAnsi="Arial" w:cs="Arial"/>
          <w:color w:val="000000"/>
          <w:sz w:val="22"/>
          <w:szCs w:val="22"/>
        </w:rPr>
      </w:pPr>
    </w:p>
    <w:p w14:paraId="7CE17A92" w14:textId="77777777" w:rsidR="00271B7C" w:rsidRPr="005B3E97" w:rsidRDefault="00271B7C" w:rsidP="00271B7C">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 xml:space="preserve">Demographic distribution of excess deaths </w:t>
      </w:r>
    </w:p>
    <w:p w14:paraId="64CB21A7" w14:textId="4B9253DB" w:rsidR="005100F7" w:rsidRDefault="00E72ACC" w:rsidP="005100F7">
      <w:pPr>
        <w:spacing w:line="480" w:lineRule="auto"/>
        <w:jc w:val="both"/>
        <w:rPr>
          <w:rFonts w:ascii="Arial" w:hAnsi="Arial" w:cs="Arial"/>
          <w:sz w:val="22"/>
          <w:szCs w:val="22"/>
        </w:rPr>
      </w:pPr>
      <w:r>
        <w:rPr>
          <w:rFonts w:ascii="Arial" w:hAnsi="Arial" w:cs="Arial"/>
          <w:color w:val="000000"/>
          <w:sz w:val="22"/>
          <w:szCs w:val="22"/>
        </w:rPr>
        <w:t xml:space="preserve">Although it is widely quoted that more men </w:t>
      </w:r>
      <w:r w:rsidR="00FC33F5">
        <w:rPr>
          <w:rFonts w:ascii="Arial" w:hAnsi="Arial" w:cs="Arial"/>
          <w:color w:val="000000"/>
          <w:sz w:val="22"/>
          <w:szCs w:val="22"/>
        </w:rPr>
        <w:t xml:space="preserve">die </w:t>
      </w:r>
      <w:r>
        <w:rPr>
          <w:rFonts w:ascii="Arial" w:hAnsi="Arial" w:cs="Arial"/>
          <w:color w:val="000000"/>
          <w:sz w:val="22"/>
          <w:szCs w:val="22"/>
        </w:rPr>
        <w:t>from Covid-19 infection,</w:t>
      </w:r>
      <w:r w:rsidR="00FC33F5">
        <w:rPr>
          <w:rFonts w:ascii="Arial" w:hAnsi="Arial" w:cs="Arial"/>
          <w:color w:val="000000"/>
          <w:sz w:val="22"/>
          <w:szCs w:val="22"/>
        </w:rPr>
        <w:t>[Cunningham, 2020 #5635;Devlin, 2020 #5636]</w:t>
      </w:r>
      <w:r>
        <w:rPr>
          <w:rFonts w:ascii="Arial" w:hAnsi="Arial" w:cs="Arial"/>
          <w:color w:val="000000"/>
          <w:sz w:val="22"/>
          <w:szCs w:val="22"/>
        </w:rPr>
        <w:t xml:space="preserve"> the </w:t>
      </w:r>
      <w:r w:rsidR="00916763">
        <w:rPr>
          <w:rFonts w:ascii="Arial" w:hAnsi="Arial" w:cs="Arial"/>
          <w:color w:val="000000"/>
          <w:sz w:val="22"/>
          <w:szCs w:val="22"/>
        </w:rPr>
        <w:t xml:space="preserve">number of </w:t>
      </w:r>
      <w:r w:rsidR="00D13841">
        <w:rPr>
          <w:rFonts w:ascii="Arial" w:hAnsi="Arial" w:cs="Arial"/>
          <w:color w:val="000000"/>
          <w:sz w:val="22"/>
          <w:szCs w:val="22"/>
        </w:rPr>
        <w:t xml:space="preserve">excess </w:t>
      </w:r>
      <w:r w:rsidR="00916763">
        <w:rPr>
          <w:rFonts w:ascii="Arial" w:hAnsi="Arial" w:cs="Arial"/>
          <w:color w:val="000000"/>
          <w:sz w:val="22"/>
          <w:szCs w:val="22"/>
        </w:rPr>
        <w:t>deaths</w:t>
      </w:r>
      <w:r w:rsidR="005B23A6">
        <w:rPr>
          <w:rFonts w:ascii="Arial" w:hAnsi="Arial" w:cs="Arial"/>
          <w:color w:val="000000"/>
          <w:sz w:val="22"/>
          <w:szCs w:val="22"/>
        </w:rPr>
        <w:t xml:space="preserve"> for all causes</w:t>
      </w:r>
      <w:r w:rsidR="00916763">
        <w:rPr>
          <w:rFonts w:ascii="Arial" w:hAnsi="Arial" w:cs="Arial"/>
          <w:color w:val="000000"/>
          <w:sz w:val="22"/>
          <w:szCs w:val="22"/>
        </w:rPr>
        <w:t xml:space="preserve">, </w:t>
      </w:r>
      <w:r w:rsidR="00D13841">
        <w:rPr>
          <w:rFonts w:ascii="Arial" w:hAnsi="Arial" w:cs="Arial"/>
          <w:color w:val="000000"/>
          <w:sz w:val="22"/>
          <w:szCs w:val="22"/>
        </w:rPr>
        <w:t xml:space="preserve">excess </w:t>
      </w:r>
      <w:r w:rsidR="00916763">
        <w:rPr>
          <w:rFonts w:ascii="Arial" w:hAnsi="Arial" w:cs="Arial"/>
          <w:color w:val="000000"/>
          <w:sz w:val="22"/>
          <w:szCs w:val="22"/>
        </w:rPr>
        <w:t>deaths per 100,000 people, and relative increase in deaths were similar between men and women in most countries</w:t>
      </w:r>
      <w:r w:rsidR="005D0D8B" w:rsidRPr="005B3E97">
        <w:rPr>
          <w:rFonts w:ascii="Arial" w:hAnsi="Arial" w:cs="Arial"/>
          <w:color w:val="000000"/>
          <w:sz w:val="22"/>
          <w:szCs w:val="22"/>
        </w:rPr>
        <w:t xml:space="preserve"> (Fig. </w:t>
      </w:r>
      <w:r w:rsidR="0016618B">
        <w:rPr>
          <w:rFonts w:ascii="Arial" w:hAnsi="Arial" w:cs="Arial"/>
          <w:color w:val="000000"/>
          <w:sz w:val="22"/>
          <w:szCs w:val="22"/>
        </w:rPr>
        <w:t>4</w:t>
      </w:r>
      <w:r w:rsidR="005D0D8B" w:rsidRPr="005B3E97">
        <w:rPr>
          <w:rFonts w:ascii="Arial" w:hAnsi="Arial" w:cs="Arial"/>
          <w:color w:val="000000"/>
          <w:sz w:val="22"/>
          <w:szCs w:val="22"/>
        </w:rPr>
        <w:t>)</w:t>
      </w:r>
      <w:r w:rsidR="007E41C7" w:rsidRPr="005B3E97">
        <w:rPr>
          <w:rFonts w:ascii="Arial" w:hAnsi="Arial" w:cs="Arial"/>
          <w:color w:val="000000"/>
          <w:sz w:val="22"/>
          <w:szCs w:val="22"/>
        </w:rPr>
        <w:t xml:space="preserve">. </w:t>
      </w:r>
      <w:r w:rsidR="00916763">
        <w:rPr>
          <w:rFonts w:ascii="Arial" w:hAnsi="Arial" w:cs="Arial"/>
          <w:color w:val="000000"/>
          <w:sz w:val="22"/>
          <w:szCs w:val="22"/>
        </w:rPr>
        <w:t xml:space="preserve">In all </w:t>
      </w:r>
      <w:r w:rsidR="00AA066A">
        <w:rPr>
          <w:rFonts w:ascii="Arial" w:hAnsi="Arial" w:cs="Arial"/>
          <w:color w:val="000000"/>
          <w:sz w:val="22"/>
          <w:szCs w:val="22"/>
        </w:rPr>
        <w:t xml:space="preserve">17 </w:t>
      </w:r>
      <w:r w:rsidR="00916763">
        <w:rPr>
          <w:rFonts w:ascii="Arial" w:hAnsi="Arial" w:cs="Arial"/>
          <w:color w:val="000000"/>
          <w:sz w:val="22"/>
          <w:szCs w:val="22"/>
        </w:rPr>
        <w:t xml:space="preserve">countries together, </w:t>
      </w:r>
      <w:r w:rsidR="004E5E70" w:rsidRPr="004E5E70">
        <w:rPr>
          <w:rFonts w:ascii="Arial" w:hAnsi="Arial" w:cs="Arial"/>
          <w:color w:val="000000"/>
          <w:sz w:val="22"/>
          <w:szCs w:val="22"/>
        </w:rPr>
        <w:t>103,400 (90,200-114,800)</w:t>
      </w:r>
      <w:r w:rsidR="00060470" w:rsidRPr="00060470" w:rsidDel="00191C2A">
        <w:rPr>
          <w:rFonts w:ascii="Arial" w:hAnsi="Arial" w:cs="Arial"/>
          <w:color w:val="000000"/>
          <w:sz w:val="22"/>
          <w:szCs w:val="22"/>
        </w:rPr>
        <w:t xml:space="preserve"> </w:t>
      </w:r>
      <w:r w:rsidR="00916763">
        <w:rPr>
          <w:rFonts w:ascii="Arial" w:hAnsi="Arial" w:cs="Arial"/>
          <w:color w:val="000000"/>
          <w:sz w:val="22"/>
          <w:szCs w:val="22"/>
        </w:rPr>
        <w:t xml:space="preserve">men </w:t>
      </w:r>
      <w:r w:rsidR="005100F7">
        <w:rPr>
          <w:rFonts w:ascii="Arial" w:hAnsi="Arial" w:cs="Arial"/>
          <w:color w:val="000000"/>
          <w:sz w:val="22"/>
          <w:szCs w:val="22"/>
        </w:rPr>
        <w:t>died from any cause of death as a result of the pandemic</w:t>
      </w:r>
      <w:r w:rsidR="00195988">
        <w:rPr>
          <w:rFonts w:ascii="Arial" w:hAnsi="Arial" w:cs="Arial"/>
          <w:color w:val="000000"/>
          <w:sz w:val="22"/>
          <w:szCs w:val="22"/>
        </w:rPr>
        <w:t xml:space="preserve"> compared to</w:t>
      </w:r>
      <w:r w:rsidR="00195988" w:rsidRPr="00195988">
        <w:rPr>
          <w:rFonts w:ascii="Arial" w:hAnsi="Arial" w:cs="Arial"/>
          <w:color w:val="000000"/>
          <w:sz w:val="22"/>
          <w:szCs w:val="22"/>
        </w:rPr>
        <w:t xml:space="preserve"> </w:t>
      </w:r>
      <w:r w:rsidR="004D1061" w:rsidRPr="004D1061">
        <w:rPr>
          <w:rFonts w:ascii="Arial" w:hAnsi="Arial" w:cs="Arial"/>
          <w:color w:val="000000"/>
          <w:sz w:val="22"/>
          <w:szCs w:val="22"/>
        </w:rPr>
        <w:t>99,600 (83,900-115,000)</w:t>
      </w:r>
      <w:r w:rsidR="00195988" w:rsidRPr="005B3E97">
        <w:rPr>
          <w:rFonts w:ascii="Arial" w:hAnsi="Arial" w:cs="Arial"/>
          <w:color w:val="000000"/>
          <w:sz w:val="22"/>
          <w:szCs w:val="22"/>
        </w:rPr>
        <w:t xml:space="preserve"> women</w:t>
      </w:r>
      <w:r w:rsidR="005100F7">
        <w:rPr>
          <w:rFonts w:ascii="Arial" w:hAnsi="Arial" w:cs="Arial"/>
          <w:color w:val="000000"/>
          <w:sz w:val="22"/>
          <w:szCs w:val="22"/>
        </w:rPr>
        <w:t>. Further, in many countries t</w:t>
      </w:r>
      <w:r w:rsidR="005100F7" w:rsidRPr="005B3E97">
        <w:rPr>
          <w:rFonts w:ascii="Arial" w:hAnsi="Arial" w:cs="Arial"/>
          <w:color w:val="000000"/>
          <w:sz w:val="22"/>
          <w:szCs w:val="22"/>
        </w:rPr>
        <w:t xml:space="preserve">he balance of excess deaths changed from male-dominated early in the pandemic to </w:t>
      </w:r>
      <w:r w:rsidR="005100F7">
        <w:rPr>
          <w:rFonts w:ascii="Arial" w:hAnsi="Arial" w:cs="Arial"/>
          <w:color w:val="000000"/>
          <w:sz w:val="22"/>
          <w:szCs w:val="22"/>
        </w:rPr>
        <w:t xml:space="preserve">being equal (e.g., England and Wales) or </w:t>
      </w:r>
      <w:r w:rsidR="005100F7" w:rsidRPr="005B3E97">
        <w:rPr>
          <w:rFonts w:ascii="Arial" w:hAnsi="Arial" w:cs="Arial"/>
          <w:color w:val="000000"/>
          <w:sz w:val="22"/>
          <w:szCs w:val="22"/>
        </w:rPr>
        <w:t>female-dominated</w:t>
      </w:r>
      <w:r w:rsidR="005100F7">
        <w:rPr>
          <w:rFonts w:ascii="Arial" w:hAnsi="Arial" w:cs="Arial"/>
          <w:color w:val="000000"/>
          <w:sz w:val="22"/>
          <w:szCs w:val="22"/>
        </w:rPr>
        <w:t xml:space="preserve"> (e.g., Italy</w:t>
      </w:r>
      <w:r w:rsidR="00AF29A4">
        <w:rPr>
          <w:rFonts w:ascii="Arial" w:hAnsi="Arial" w:cs="Arial"/>
          <w:color w:val="000000"/>
          <w:sz w:val="22"/>
          <w:szCs w:val="22"/>
        </w:rPr>
        <w:t xml:space="preserve">, Spain </w:t>
      </w:r>
      <w:r w:rsidR="005100F7">
        <w:rPr>
          <w:rFonts w:ascii="Arial" w:hAnsi="Arial" w:cs="Arial"/>
          <w:color w:val="000000"/>
          <w:sz w:val="22"/>
          <w:szCs w:val="22"/>
        </w:rPr>
        <w:t>and France) later on</w:t>
      </w:r>
      <w:r w:rsidR="005100F7" w:rsidRPr="005B3E97">
        <w:rPr>
          <w:rFonts w:ascii="Arial" w:hAnsi="Arial" w:cs="Arial"/>
          <w:color w:val="000000"/>
          <w:sz w:val="22"/>
          <w:szCs w:val="22"/>
        </w:rPr>
        <w:t>.</w:t>
      </w:r>
    </w:p>
    <w:p w14:paraId="4EF1EE5A" w14:textId="77777777" w:rsidR="005D0D8B" w:rsidRPr="005B3E97" w:rsidRDefault="005D0D8B" w:rsidP="00981D6E">
      <w:pPr>
        <w:spacing w:line="480" w:lineRule="auto"/>
        <w:jc w:val="both"/>
        <w:rPr>
          <w:rFonts w:ascii="Arial" w:hAnsi="Arial" w:cs="Arial"/>
          <w:color w:val="000000"/>
          <w:sz w:val="22"/>
          <w:szCs w:val="22"/>
        </w:rPr>
      </w:pPr>
    </w:p>
    <w:p w14:paraId="7128265A" w14:textId="72B2A5BC" w:rsidR="00271B7C" w:rsidRPr="005B3E97" w:rsidRDefault="005100F7" w:rsidP="002654C4">
      <w:pPr>
        <w:spacing w:line="480" w:lineRule="auto"/>
        <w:jc w:val="both"/>
        <w:rPr>
          <w:rFonts w:ascii="Arial" w:hAnsi="Arial" w:cs="Arial"/>
          <w:color w:val="000000"/>
          <w:sz w:val="22"/>
          <w:szCs w:val="22"/>
        </w:rPr>
      </w:pPr>
      <w:r>
        <w:rPr>
          <w:rFonts w:ascii="Arial" w:hAnsi="Arial" w:cs="Arial"/>
          <w:color w:val="000000"/>
          <w:sz w:val="22"/>
          <w:szCs w:val="22"/>
        </w:rPr>
        <w:lastRenderedPageBreak/>
        <w:t>When considered in terms of relative increase in deaths, m</w:t>
      </w:r>
      <w:r w:rsidR="005D0D8B" w:rsidRPr="005B3E97">
        <w:rPr>
          <w:rFonts w:ascii="Arial" w:hAnsi="Arial" w:cs="Arial"/>
          <w:color w:val="000000"/>
          <w:sz w:val="22"/>
          <w:szCs w:val="22"/>
        </w:rPr>
        <w:t>ale disadvantage was largest in the Netherlands (</w:t>
      </w:r>
      <w:r w:rsidR="00D62BD7" w:rsidRPr="00D62BD7">
        <w:rPr>
          <w:rFonts w:ascii="Arial" w:hAnsi="Arial" w:cs="Arial"/>
          <w:color w:val="000000"/>
          <w:sz w:val="22"/>
          <w:szCs w:val="22"/>
        </w:rPr>
        <w:t>24</w:t>
      </w:r>
      <w:r w:rsidR="00D62BD7">
        <w:rPr>
          <w:rFonts w:ascii="Arial" w:hAnsi="Arial" w:cs="Arial"/>
          <w:color w:val="000000"/>
          <w:sz w:val="22"/>
          <w:szCs w:val="22"/>
        </w:rPr>
        <w:t>% (</w:t>
      </w:r>
      <w:r w:rsidR="00D62BD7" w:rsidRPr="00D62BD7">
        <w:rPr>
          <w:rFonts w:ascii="Arial" w:hAnsi="Arial" w:cs="Arial"/>
          <w:color w:val="000000"/>
          <w:sz w:val="22"/>
          <w:szCs w:val="22"/>
        </w:rPr>
        <w:t>16</w:t>
      </w:r>
      <w:r w:rsidR="00D62BD7">
        <w:rPr>
          <w:rFonts w:ascii="Arial" w:hAnsi="Arial" w:cs="Arial"/>
          <w:color w:val="000000"/>
          <w:sz w:val="22"/>
          <w:szCs w:val="22"/>
        </w:rPr>
        <w:t>-</w:t>
      </w:r>
      <w:r w:rsidR="005D2DB3">
        <w:rPr>
          <w:rFonts w:ascii="Arial" w:hAnsi="Arial" w:cs="Arial"/>
          <w:color w:val="000000"/>
          <w:sz w:val="22"/>
          <w:szCs w:val="22"/>
        </w:rPr>
        <w:t>32</w:t>
      </w:r>
      <w:r w:rsidR="00D62BD7">
        <w:rPr>
          <w:rFonts w:ascii="Arial" w:hAnsi="Arial" w:cs="Arial"/>
          <w:color w:val="000000"/>
          <w:sz w:val="22"/>
          <w:szCs w:val="22"/>
        </w:rPr>
        <w:t>)</w:t>
      </w:r>
      <w:r w:rsidR="005D0D8B" w:rsidRPr="005B3E97">
        <w:rPr>
          <w:rFonts w:ascii="Arial" w:hAnsi="Arial" w:cs="Arial"/>
          <w:color w:val="000000"/>
          <w:sz w:val="22"/>
          <w:szCs w:val="22"/>
        </w:rPr>
        <w:t xml:space="preserve"> increase in male deaths compared to </w:t>
      </w:r>
      <w:r w:rsidR="005D2DB3">
        <w:rPr>
          <w:rFonts w:ascii="Arial" w:hAnsi="Arial" w:cs="Arial"/>
          <w:color w:val="000000"/>
          <w:sz w:val="22"/>
          <w:szCs w:val="22"/>
        </w:rPr>
        <w:t>15</w:t>
      </w:r>
      <w:r w:rsidR="00D62BD7" w:rsidRPr="00D62BD7">
        <w:rPr>
          <w:rFonts w:ascii="Arial" w:hAnsi="Arial" w:cs="Arial"/>
          <w:color w:val="000000"/>
          <w:sz w:val="22"/>
          <w:szCs w:val="22"/>
        </w:rPr>
        <w:t>%</w:t>
      </w:r>
      <w:r w:rsidR="00D62BD7">
        <w:rPr>
          <w:rFonts w:ascii="Arial" w:hAnsi="Arial" w:cs="Arial"/>
          <w:color w:val="000000"/>
          <w:sz w:val="22"/>
          <w:szCs w:val="22"/>
        </w:rPr>
        <w:t xml:space="preserve"> (</w:t>
      </w:r>
      <w:r w:rsidR="00A45D36">
        <w:rPr>
          <w:rFonts w:ascii="Arial" w:hAnsi="Arial" w:cs="Arial"/>
          <w:color w:val="000000"/>
          <w:sz w:val="22"/>
          <w:szCs w:val="22"/>
        </w:rPr>
        <w:t>7</w:t>
      </w:r>
      <w:r w:rsidR="00D62BD7">
        <w:rPr>
          <w:rFonts w:ascii="Arial" w:hAnsi="Arial" w:cs="Arial"/>
          <w:color w:val="000000"/>
          <w:sz w:val="22"/>
          <w:szCs w:val="22"/>
        </w:rPr>
        <w:t>-</w:t>
      </w:r>
      <w:r w:rsidR="005D2DB3">
        <w:rPr>
          <w:rFonts w:ascii="Arial" w:hAnsi="Arial" w:cs="Arial"/>
          <w:color w:val="000000"/>
          <w:sz w:val="22"/>
          <w:szCs w:val="22"/>
        </w:rPr>
        <w:t>24</w:t>
      </w:r>
      <w:r w:rsidR="00D62BD7">
        <w:rPr>
          <w:rFonts w:ascii="Arial" w:hAnsi="Arial" w:cs="Arial"/>
          <w:color w:val="000000"/>
          <w:sz w:val="22"/>
          <w:szCs w:val="22"/>
        </w:rPr>
        <w:t>)</w:t>
      </w:r>
      <w:r w:rsidR="005D0D8B" w:rsidRPr="005B3E97">
        <w:rPr>
          <w:rFonts w:ascii="Arial" w:hAnsi="Arial" w:cs="Arial"/>
          <w:color w:val="000000"/>
          <w:sz w:val="22"/>
          <w:szCs w:val="22"/>
        </w:rPr>
        <w:t xml:space="preserve"> in female deaths) and Switzerland (</w:t>
      </w:r>
      <w:r w:rsidR="00D62BD7">
        <w:rPr>
          <w:rFonts w:ascii="Arial" w:hAnsi="Arial" w:cs="Arial"/>
          <w:color w:val="000000"/>
          <w:sz w:val="22"/>
          <w:szCs w:val="22"/>
        </w:rPr>
        <w:t>10</w:t>
      </w:r>
      <w:r w:rsidR="005D0D8B" w:rsidRPr="005B3E97">
        <w:rPr>
          <w:rFonts w:ascii="Arial" w:hAnsi="Arial" w:cs="Arial"/>
          <w:color w:val="000000"/>
          <w:sz w:val="22"/>
          <w:szCs w:val="22"/>
        </w:rPr>
        <w:t>% (</w:t>
      </w:r>
      <w:r w:rsidR="00D62BD7">
        <w:rPr>
          <w:rFonts w:ascii="Arial" w:hAnsi="Arial" w:cs="Arial"/>
          <w:color w:val="000000"/>
          <w:sz w:val="22"/>
          <w:szCs w:val="22"/>
        </w:rPr>
        <w:t>3-</w:t>
      </w:r>
      <w:r w:rsidR="00F509D0">
        <w:rPr>
          <w:rFonts w:ascii="Arial" w:hAnsi="Arial" w:cs="Arial"/>
          <w:color w:val="000000"/>
          <w:sz w:val="22"/>
          <w:szCs w:val="22"/>
        </w:rPr>
        <w:t>17</w:t>
      </w:r>
      <w:r w:rsidR="005D0D8B" w:rsidRPr="005B3E97">
        <w:rPr>
          <w:rFonts w:ascii="Arial" w:hAnsi="Arial" w:cs="Arial"/>
          <w:color w:val="000000"/>
          <w:sz w:val="22"/>
          <w:szCs w:val="22"/>
        </w:rPr>
        <w:t xml:space="preserve">) increase in males; </w:t>
      </w:r>
      <w:r w:rsidR="00D62BD7">
        <w:rPr>
          <w:rFonts w:ascii="Arial" w:hAnsi="Arial" w:cs="Arial"/>
          <w:color w:val="000000"/>
          <w:sz w:val="22"/>
          <w:szCs w:val="22"/>
        </w:rPr>
        <w:t>4</w:t>
      </w:r>
      <w:r w:rsidR="005D0D8B" w:rsidRPr="005B3E97">
        <w:rPr>
          <w:rFonts w:ascii="Arial" w:hAnsi="Arial" w:cs="Arial"/>
          <w:color w:val="000000"/>
          <w:sz w:val="22"/>
          <w:szCs w:val="22"/>
        </w:rPr>
        <w:t>% (</w:t>
      </w:r>
      <w:r w:rsidR="00A45D36">
        <w:rPr>
          <w:rFonts w:ascii="Arial" w:hAnsi="Arial" w:cs="Arial"/>
          <w:color w:val="000000"/>
          <w:sz w:val="22"/>
          <w:szCs w:val="22"/>
        </w:rPr>
        <w:t>-</w:t>
      </w:r>
      <w:r w:rsidR="00D62BD7">
        <w:rPr>
          <w:rFonts w:ascii="Arial" w:hAnsi="Arial" w:cs="Arial"/>
          <w:color w:val="000000"/>
          <w:sz w:val="22"/>
          <w:szCs w:val="22"/>
        </w:rPr>
        <w:t>4</w:t>
      </w:r>
      <w:r w:rsidR="005D0D8B" w:rsidRPr="005B3E97">
        <w:rPr>
          <w:rFonts w:ascii="Arial" w:hAnsi="Arial" w:cs="Arial"/>
          <w:color w:val="000000"/>
          <w:sz w:val="22"/>
          <w:szCs w:val="22"/>
        </w:rPr>
        <w:t>-</w:t>
      </w:r>
      <w:r w:rsidR="00F509D0">
        <w:rPr>
          <w:rFonts w:ascii="Arial" w:hAnsi="Arial" w:cs="Arial"/>
          <w:color w:val="000000"/>
          <w:sz w:val="22"/>
          <w:szCs w:val="22"/>
        </w:rPr>
        <w:t>12</w:t>
      </w:r>
      <w:r w:rsidR="005D0D8B" w:rsidRPr="005B3E97">
        <w:rPr>
          <w:rFonts w:ascii="Arial" w:hAnsi="Arial" w:cs="Arial"/>
          <w:color w:val="000000"/>
          <w:sz w:val="22"/>
          <w:szCs w:val="22"/>
        </w:rPr>
        <w:t>) in females). In contrast, in Belgium (</w:t>
      </w:r>
      <w:r w:rsidR="00E1357D">
        <w:rPr>
          <w:rFonts w:ascii="Arial" w:hAnsi="Arial" w:cs="Arial"/>
          <w:color w:val="000000"/>
          <w:sz w:val="22"/>
          <w:szCs w:val="22"/>
        </w:rPr>
        <w:t>25</w:t>
      </w:r>
      <w:r w:rsidR="005D0D8B" w:rsidRPr="005B3E97">
        <w:rPr>
          <w:rFonts w:ascii="Arial" w:hAnsi="Arial" w:cs="Arial"/>
          <w:color w:val="000000"/>
          <w:sz w:val="22"/>
          <w:szCs w:val="22"/>
        </w:rPr>
        <w:t>% (</w:t>
      </w:r>
      <w:r w:rsidR="00E1357D">
        <w:rPr>
          <w:rFonts w:ascii="Arial" w:hAnsi="Arial" w:cs="Arial"/>
          <w:color w:val="000000"/>
          <w:sz w:val="22"/>
          <w:szCs w:val="22"/>
        </w:rPr>
        <w:t>16-</w:t>
      </w:r>
      <w:r w:rsidR="005A1510">
        <w:rPr>
          <w:rFonts w:ascii="Arial" w:hAnsi="Arial" w:cs="Arial"/>
          <w:color w:val="000000"/>
          <w:sz w:val="22"/>
          <w:szCs w:val="22"/>
        </w:rPr>
        <w:t>34</w:t>
      </w:r>
      <w:r w:rsidR="005D0D8B" w:rsidRPr="005B3E97">
        <w:rPr>
          <w:rFonts w:ascii="Arial" w:hAnsi="Arial" w:cs="Arial"/>
          <w:color w:val="000000"/>
          <w:sz w:val="22"/>
          <w:szCs w:val="22"/>
        </w:rPr>
        <w:t xml:space="preserve">) increase in males; </w:t>
      </w:r>
      <w:r w:rsidR="005A1510">
        <w:rPr>
          <w:rFonts w:ascii="Arial" w:hAnsi="Arial" w:cs="Arial"/>
          <w:color w:val="000000"/>
          <w:sz w:val="22"/>
          <w:szCs w:val="22"/>
        </w:rPr>
        <w:t>28</w:t>
      </w:r>
      <w:r w:rsidR="005D0D8B" w:rsidRPr="005B3E97">
        <w:rPr>
          <w:rFonts w:ascii="Arial" w:hAnsi="Arial" w:cs="Arial"/>
          <w:color w:val="000000"/>
          <w:sz w:val="22"/>
          <w:szCs w:val="22"/>
        </w:rPr>
        <w:t>% (</w:t>
      </w:r>
      <w:r w:rsidR="00E1357D">
        <w:rPr>
          <w:rFonts w:ascii="Arial" w:hAnsi="Arial" w:cs="Arial"/>
          <w:color w:val="000000"/>
          <w:sz w:val="22"/>
          <w:szCs w:val="22"/>
        </w:rPr>
        <w:t>18</w:t>
      </w:r>
      <w:r w:rsidR="005D0D8B" w:rsidRPr="005B3E97">
        <w:rPr>
          <w:rFonts w:ascii="Arial" w:hAnsi="Arial" w:cs="Arial"/>
          <w:color w:val="000000"/>
          <w:sz w:val="22"/>
          <w:szCs w:val="22"/>
        </w:rPr>
        <w:t>-</w:t>
      </w:r>
      <w:r w:rsidR="005A1510">
        <w:rPr>
          <w:rFonts w:ascii="Arial" w:hAnsi="Arial" w:cs="Arial"/>
          <w:color w:val="000000"/>
          <w:sz w:val="22"/>
          <w:szCs w:val="22"/>
        </w:rPr>
        <w:t>40</w:t>
      </w:r>
      <w:r w:rsidR="005D0D8B" w:rsidRPr="005B3E97">
        <w:rPr>
          <w:rFonts w:ascii="Arial" w:hAnsi="Arial" w:cs="Arial"/>
          <w:color w:val="000000"/>
          <w:sz w:val="22"/>
          <w:szCs w:val="22"/>
        </w:rPr>
        <w:t>) in females) and Spain (</w:t>
      </w:r>
      <w:r w:rsidR="00E1357D">
        <w:rPr>
          <w:rFonts w:ascii="Arial" w:hAnsi="Arial" w:cs="Arial"/>
          <w:color w:val="000000"/>
          <w:sz w:val="22"/>
          <w:szCs w:val="22"/>
        </w:rPr>
        <w:t>36</w:t>
      </w:r>
      <w:r w:rsidR="005D0D8B" w:rsidRPr="005B3E97">
        <w:rPr>
          <w:rFonts w:ascii="Arial" w:hAnsi="Arial" w:cs="Arial"/>
          <w:color w:val="000000"/>
          <w:sz w:val="22"/>
          <w:szCs w:val="22"/>
        </w:rPr>
        <w:t>% (</w:t>
      </w:r>
      <w:r w:rsidR="00E226AB">
        <w:rPr>
          <w:rFonts w:ascii="Arial" w:hAnsi="Arial" w:cs="Arial"/>
          <w:color w:val="000000"/>
          <w:sz w:val="22"/>
          <w:szCs w:val="22"/>
        </w:rPr>
        <w:t>29-44</w:t>
      </w:r>
      <w:r w:rsidR="005D0D8B" w:rsidRPr="005B3E97">
        <w:rPr>
          <w:rFonts w:ascii="Arial" w:hAnsi="Arial" w:cs="Arial"/>
          <w:color w:val="000000"/>
          <w:sz w:val="22"/>
          <w:szCs w:val="22"/>
        </w:rPr>
        <w:t xml:space="preserve">) increase in males; </w:t>
      </w:r>
      <w:r w:rsidR="00E226AB">
        <w:rPr>
          <w:rFonts w:ascii="Arial" w:hAnsi="Arial" w:cs="Arial"/>
          <w:color w:val="000000"/>
          <w:sz w:val="22"/>
          <w:szCs w:val="22"/>
        </w:rPr>
        <w:t>39</w:t>
      </w:r>
      <w:r w:rsidR="005D0D8B" w:rsidRPr="005B3E97">
        <w:rPr>
          <w:rFonts w:ascii="Arial" w:hAnsi="Arial" w:cs="Arial"/>
          <w:color w:val="000000"/>
          <w:sz w:val="22"/>
          <w:szCs w:val="22"/>
        </w:rPr>
        <w:t>% (</w:t>
      </w:r>
      <w:r w:rsidR="00E226AB">
        <w:rPr>
          <w:rFonts w:ascii="Arial" w:hAnsi="Arial" w:cs="Arial"/>
          <w:color w:val="000000"/>
          <w:sz w:val="22"/>
          <w:szCs w:val="22"/>
        </w:rPr>
        <w:t>29</w:t>
      </w:r>
      <w:r w:rsidR="00E1357D">
        <w:rPr>
          <w:rFonts w:ascii="Arial" w:hAnsi="Arial" w:cs="Arial"/>
          <w:color w:val="000000"/>
          <w:sz w:val="22"/>
          <w:szCs w:val="22"/>
        </w:rPr>
        <w:t>-50</w:t>
      </w:r>
      <w:r w:rsidR="005D0D8B" w:rsidRPr="005B3E97">
        <w:rPr>
          <w:rFonts w:ascii="Arial" w:hAnsi="Arial" w:cs="Arial"/>
          <w:color w:val="000000"/>
          <w:sz w:val="22"/>
          <w:szCs w:val="22"/>
        </w:rPr>
        <w:t xml:space="preserve">) in females) there may have been a slight female disadvantage in </w:t>
      </w:r>
      <w:r>
        <w:rPr>
          <w:rFonts w:ascii="Arial" w:hAnsi="Arial" w:cs="Arial"/>
          <w:color w:val="000000"/>
          <w:sz w:val="22"/>
          <w:szCs w:val="22"/>
        </w:rPr>
        <w:t xml:space="preserve">total mortality </w:t>
      </w:r>
      <w:r w:rsidR="005D0D8B" w:rsidRPr="005B3E97">
        <w:rPr>
          <w:rFonts w:ascii="Arial" w:hAnsi="Arial" w:cs="Arial"/>
          <w:color w:val="000000"/>
          <w:sz w:val="22"/>
          <w:szCs w:val="22"/>
        </w:rPr>
        <w:t xml:space="preserve">impacts. </w:t>
      </w:r>
      <w:r w:rsidR="00991436">
        <w:rPr>
          <w:rFonts w:ascii="Arial" w:hAnsi="Arial" w:cs="Arial"/>
          <w:color w:val="000000"/>
          <w:sz w:val="22"/>
          <w:szCs w:val="22"/>
        </w:rPr>
        <w:t>A</w:t>
      </w:r>
      <w:r w:rsidR="005D0D8B" w:rsidRPr="005B3E97">
        <w:rPr>
          <w:rFonts w:ascii="Arial" w:hAnsi="Arial" w:cs="Arial"/>
          <w:color w:val="000000"/>
          <w:sz w:val="22"/>
          <w:szCs w:val="22"/>
        </w:rPr>
        <w:t xml:space="preserve"> male disadvantage in </w:t>
      </w:r>
      <w:r w:rsidR="00050EEF" w:rsidRPr="005B3E97">
        <w:rPr>
          <w:rFonts w:ascii="Arial" w:hAnsi="Arial" w:cs="Arial"/>
          <w:color w:val="000000"/>
          <w:sz w:val="22"/>
          <w:szCs w:val="22"/>
        </w:rPr>
        <w:t>pandemic-related excess deaths was more pronounced before 65 years of age, whereas in older ages the relative impacts were similar between men and women (</w:t>
      </w:r>
      <w:r>
        <w:rPr>
          <w:rFonts w:ascii="Arial" w:hAnsi="Arial" w:cs="Arial"/>
          <w:color w:val="000000"/>
          <w:sz w:val="22"/>
          <w:szCs w:val="22"/>
        </w:rPr>
        <w:t xml:space="preserve">Fig. </w:t>
      </w:r>
      <w:r w:rsidR="007B5197">
        <w:rPr>
          <w:rFonts w:ascii="Arial" w:hAnsi="Arial" w:cs="Arial"/>
          <w:color w:val="000000"/>
          <w:sz w:val="22"/>
          <w:szCs w:val="22"/>
        </w:rPr>
        <w:t>5</w:t>
      </w:r>
      <w:r w:rsidR="00050EEF" w:rsidRPr="005B3E97">
        <w:rPr>
          <w:rFonts w:ascii="Arial" w:hAnsi="Arial" w:cs="Arial"/>
          <w:color w:val="000000"/>
          <w:sz w:val="22"/>
          <w:szCs w:val="22"/>
        </w:rPr>
        <w:t xml:space="preserve">). For example, the pandemic led to an estimated </w:t>
      </w:r>
      <w:r w:rsidR="00FA40E6">
        <w:rPr>
          <w:rFonts w:ascii="Arial" w:hAnsi="Arial" w:cs="Arial"/>
          <w:color w:val="000000"/>
          <w:sz w:val="22"/>
          <w:szCs w:val="22"/>
        </w:rPr>
        <w:t>18</w:t>
      </w:r>
      <w:r w:rsidR="00050EEF" w:rsidRPr="005B3E97">
        <w:rPr>
          <w:rFonts w:ascii="Arial" w:hAnsi="Arial" w:cs="Arial"/>
          <w:color w:val="000000"/>
          <w:sz w:val="22"/>
          <w:szCs w:val="22"/>
        </w:rPr>
        <w:t>% (</w:t>
      </w:r>
      <w:r w:rsidR="00FA40E6">
        <w:rPr>
          <w:rFonts w:ascii="Arial" w:hAnsi="Arial" w:cs="Arial"/>
          <w:color w:val="000000"/>
          <w:sz w:val="22"/>
          <w:szCs w:val="22"/>
        </w:rPr>
        <w:t>9-</w:t>
      </w:r>
      <w:r w:rsidR="00985203">
        <w:rPr>
          <w:rFonts w:ascii="Arial" w:hAnsi="Arial" w:cs="Arial"/>
          <w:color w:val="000000"/>
          <w:sz w:val="22"/>
          <w:szCs w:val="22"/>
        </w:rPr>
        <w:t>28</w:t>
      </w:r>
      <w:r w:rsidR="00050EEF" w:rsidRPr="005B3E97">
        <w:rPr>
          <w:rFonts w:ascii="Arial" w:hAnsi="Arial" w:cs="Arial"/>
          <w:color w:val="000000"/>
          <w:sz w:val="22"/>
          <w:szCs w:val="22"/>
        </w:rPr>
        <w:t xml:space="preserve">) increase in deaths in males younger than 65 years compared to </w:t>
      </w:r>
      <w:r w:rsidR="00FA40E6">
        <w:rPr>
          <w:rFonts w:ascii="Arial" w:hAnsi="Arial" w:cs="Arial"/>
          <w:color w:val="000000"/>
          <w:sz w:val="22"/>
          <w:szCs w:val="22"/>
        </w:rPr>
        <w:t>2</w:t>
      </w:r>
      <w:r w:rsidR="00050EEF" w:rsidRPr="005B3E97">
        <w:rPr>
          <w:rFonts w:ascii="Arial" w:hAnsi="Arial" w:cs="Arial"/>
          <w:color w:val="000000"/>
          <w:sz w:val="22"/>
          <w:szCs w:val="22"/>
        </w:rPr>
        <w:t>% (</w:t>
      </w:r>
      <w:r w:rsidR="00277084">
        <w:rPr>
          <w:rFonts w:ascii="Arial" w:hAnsi="Arial" w:cs="Arial"/>
          <w:color w:val="000000"/>
          <w:sz w:val="22"/>
          <w:szCs w:val="22"/>
        </w:rPr>
        <w:t>-7</w:t>
      </w:r>
      <w:r w:rsidR="00050EEF" w:rsidRPr="005B3E97">
        <w:rPr>
          <w:rFonts w:ascii="Arial" w:hAnsi="Arial" w:cs="Arial"/>
          <w:color w:val="000000"/>
          <w:sz w:val="22"/>
          <w:szCs w:val="22"/>
        </w:rPr>
        <w:t>-</w:t>
      </w:r>
      <w:r w:rsidR="00985203">
        <w:rPr>
          <w:rFonts w:ascii="Arial" w:hAnsi="Arial" w:cs="Arial"/>
          <w:color w:val="000000"/>
          <w:sz w:val="22"/>
          <w:szCs w:val="22"/>
        </w:rPr>
        <w:t>11</w:t>
      </w:r>
      <w:r w:rsidR="00050EEF" w:rsidRPr="005B3E97">
        <w:rPr>
          <w:rFonts w:ascii="Arial" w:hAnsi="Arial" w:cs="Arial"/>
          <w:color w:val="000000"/>
          <w:sz w:val="22"/>
          <w:szCs w:val="22"/>
        </w:rPr>
        <w:t>) in females</w:t>
      </w:r>
      <w:r>
        <w:rPr>
          <w:rFonts w:ascii="Arial" w:hAnsi="Arial" w:cs="Arial"/>
          <w:color w:val="000000"/>
          <w:sz w:val="22"/>
          <w:szCs w:val="22"/>
        </w:rPr>
        <w:t xml:space="preserve"> of the same age</w:t>
      </w:r>
      <w:r w:rsidR="00050EEF" w:rsidRPr="005B3E97">
        <w:rPr>
          <w:rFonts w:ascii="Arial" w:hAnsi="Arial" w:cs="Arial"/>
          <w:color w:val="000000"/>
          <w:sz w:val="22"/>
          <w:szCs w:val="22"/>
        </w:rPr>
        <w:t xml:space="preserve"> in Sweden; </w:t>
      </w:r>
      <w:r w:rsidR="00C65978">
        <w:rPr>
          <w:rFonts w:ascii="Arial" w:hAnsi="Arial" w:cs="Arial"/>
          <w:color w:val="000000"/>
          <w:sz w:val="22"/>
          <w:szCs w:val="22"/>
        </w:rPr>
        <w:t>14</w:t>
      </w:r>
      <w:r w:rsidR="00050EEF" w:rsidRPr="005B3E97">
        <w:rPr>
          <w:rFonts w:ascii="Arial" w:hAnsi="Arial" w:cs="Arial"/>
          <w:color w:val="000000"/>
          <w:sz w:val="22"/>
          <w:szCs w:val="22"/>
        </w:rPr>
        <w:t>% (</w:t>
      </w:r>
      <w:r w:rsidR="00C65978">
        <w:rPr>
          <w:rFonts w:ascii="Arial" w:hAnsi="Arial" w:cs="Arial"/>
          <w:color w:val="000000"/>
          <w:sz w:val="22"/>
          <w:szCs w:val="22"/>
        </w:rPr>
        <w:t>7-20</w:t>
      </w:r>
      <w:r w:rsidR="00050EEF" w:rsidRPr="005B3E97">
        <w:rPr>
          <w:rFonts w:ascii="Arial" w:hAnsi="Arial" w:cs="Arial"/>
          <w:color w:val="000000"/>
          <w:sz w:val="22"/>
          <w:szCs w:val="22"/>
        </w:rPr>
        <w:t xml:space="preserve">) and </w:t>
      </w:r>
      <w:r w:rsidR="00C65978">
        <w:rPr>
          <w:rFonts w:ascii="Arial" w:hAnsi="Arial" w:cs="Arial"/>
          <w:color w:val="000000"/>
          <w:sz w:val="22"/>
          <w:szCs w:val="22"/>
        </w:rPr>
        <w:t>7</w:t>
      </w:r>
      <w:r w:rsidR="00050EEF" w:rsidRPr="005B3E97">
        <w:rPr>
          <w:rFonts w:ascii="Arial" w:hAnsi="Arial" w:cs="Arial"/>
          <w:color w:val="000000"/>
          <w:sz w:val="22"/>
          <w:szCs w:val="22"/>
        </w:rPr>
        <w:t>% (</w:t>
      </w:r>
      <w:r w:rsidR="00C65978">
        <w:rPr>
          <w:rFonts w:ascii="Arial" w:hAnsi="Arial" w:cs="Arial"/>
          <w:color w:val="000000"/>
          <w:sz w:val="22"/>
          <w:szCs w:val="22"/>
        </w:rPr>
        <w:t>1-14</w:t>
      </w:r>
      <w:r w:rsidR="00050EEF" w:rsidRPr="005B3E97">
        <w:rPr>
          <w:rFonts w:ascii="Arial" w:hAnsi="Arial" w:cs="Arial"/>
          <w:color w:val="000000"/>
          <w:sz w:val="22"/>
          <w:szCs w:val="22"/>
        </w:rPr>
        <w:t xml:space="preserve">) in Italy; and </w:t>
      </w:r>
      <w:r w:rsidR="00FA40E6">
        <w:rPr>
          <w:rFonts w:ascii="Arial" w:hAnsi="Arial" w:cs="Arial"/>
          <w:color w:val="000000"/>
          <w:sz w:val="22"/>
          <w:szCs w:val="22"/>
        </w:rPr>
        <w:t>1</w:t>
      </w:r>
      <w:r w:rsidR="00CC7F96">
        <w:rPr>
          <w:rFonts w:ascii="Arial" w:hAnsi="Arial" w:cs="Arial"/>
          <w:color w:val="000000"/>
          <w:sz w:val="22"/>
          <w:szCs w:val="22"/>
        </w:rPr>
        <w:t>1</w:t>
      </w:r>
      <w:r w:rsidR="00050EEF" w:rsidRPr="005B3E97">
        <w:rPr>
          <w:rFonts w:ascii="Arial" w:hAnsi="Arial" w:cs="Arial"/>
          <w:color w:val="000000"/>
          <w:sz w:val="22"/>
          <w:szCs w:val="22"/>
        </w:rPr>
        <w:t>% (</w:t>
      </w:r>
      <w:r w:rsidR="00FA40E6">
        <w:rPr>
          <w:rFonts w:ascii="Arial" w:hAnsi="Arial" w:cs="Arial"/>
          <w:color w:val="000000"/>
          <w:sz w:val="22"/>
          <w:szCs w:val="22"/>
        </w:rPr>
        <w:t>5-</w:t>
      </w:r>
      <w:r w:rsidR="00722F66">
        <w:rPr>
          <w:rFonts w:ascii="Arial" w:hAnsi="Arial" w:cs="Arial"/>
          <w:color w:val="000000"/>
          <w:sz w:val="22"/>
          <w:szCs w:val="22"/>
        </w:rPr>
        <w:t>17</w:t>
      </w:r>
      <w:r w:rsidR="00050EEF" w:rsidRPr="005B3E97">
        <w:rPr>
          <w:rFonts w:ascii="Arial" w:hAnsi="Arial" w:cs="Arial"/>
          <w:color w:val="000000"/>
          <w:sz w:val="22"/>
          <w:szCs w:val="22"/>
        </w:rPr>
        <w:t xml:space="preserve">) and </w:t>
      </w:r>
      <w:r w:rsidR="00722F66">
        <w:rPr>
          <w:rFonts w:ascii="Arial" w:hAnsi="Arial" w:cs="Arial"/>
          <w:color w:val="000000"/>
          <w:sz w:val="22"/>
          <w:szCs w:val="22"/>
        </w:rPr>
        <w:t>-2</w:t>
      </w:r>
      <w:r w:rsidR="00050EEF" w:rsidRPr="005B3E97">
        <w:rPr>
          <w:rFonts w:ascii="Arial" w:hAnsi="Arial" w:cs="Arial"/>
          <w:color w:val="000000"/>
          <w:sz w:val="22"/>
          <w:szCs w:val="22"/>
        </w:rPr>
        <w:t>% (</w:t>
      </w:r>
      <w:r w:rsidR="00722F66">
        <w:rPr>
          <w:rFonts w:ascii="Arial" w:hAnsi="Arial" w:cs="Arial"/>
          <w:color w:val="000000"/>
          <w:sz w:val="22"/>
          <w:szCs w:val="22"/>
        </w:rPr>
        <w:t>-8-4</w:t>
      </w:r>
      <w:r w:rsidR="00050EEF" w:rsidRPr="005B3E97">
        <w:rPr>
          <w:rFonts w:ascii="Arial" w:hAnsi="Arial" w:cs="Arial"/>
          <w:color w:val="000000"/>
          <w:sz w:val="22"/>
          <w:szCs w:val="22"/>
        </w:rPr>
        <w:t>) in the Netherlands.</w:t>
      </w:r>
    </w:p>
    <w:p w14:paraId="6BF7AFCF" w14:textId="77777777" w:rsidR="005100F7" w:rsidRDefault="005100F7" w:rsidP="002654C4">
      <w:pPr>
        <w:spacing w:line="480" w:lineRule="auto"/>
        <w:jc w:val="both"/>
        <w:rPr>
          <w:rFonts w:ascii="Arial" w:hAnsi="Arial" w:cs="Arial"/>
          <w:color w:val="000000"/>
          <w:sz w:val="22"/>
          <w:szCs w:val="22"/>
        </w:rPr>
      </w:pPr>
    </w:p>
    <w:p w14:paraId="04DC71C4" w14:textId="236DE07F" w:rsidR="00981D6E" w:rsidRPr="005B3E97" w:rsidRDefault="00050EEF" w:rsidP="002654C4">
      <w:pPr>
        <w:spacing w:line="480" w:lineRule="auto"/>
        <w:jc w:val="both"/>
        <w:rPr>
          <w:rFonts w:ascii="Arial" w:hAnsi="Arial" w:cs="Arial"/>
          <w:color w:val="000000"/>
          <w:sz w:val="22"/>
          <w:szCs w:val="22"/>
        </w:rPr>
      </w:pPr>
      <w:r w:rsidRPr="005B3E97">
        <w:rPr>
          <w:rFonts w:ascii="Arial" w:hAnsi="Arial" w:cs="Arial"/>
          <w:color w:val="000000"/>
          <w:sz w:val="22"/>
          <w:szCs w:val="22"/>
        </w:rPr>
        <w:t>I</w:t>
      </w:r>
      <w:r w:rsidR="0084053F">
        <w:rPr>
          <w:rFonts w:ascii="Arial" w:hAnsi="Arial" w:cs="Arial"/>
          <w:color w:val="000000"/>
          <w:sz w:val="22"/>
          <w:szCs w:val="22"/>
        </w:rPr>
        <w:t>n a</w:t>
      </w:r>
      <w:r w:rsidRPr="005B3E97">
        <w:rPr>
          <w:rFonts w:ascii="Arial" w:hAnsi="Arial" w:cs="Arial"/>
          <w:color w:val="000000"/>
          <w:sz w:val="22"/>
          <w:szCs w:val="22"/>
        </w:rPr>
        <w:t>bsolute terms, the total mortality toll of the pandemic was overwhelmingly in th</w:t>
      </w:r>
      <w:r w:rsidR="002654C4" w:rsidRPr="005B3E97">
        <w:rPr>
          <w:rFonts w:ascii="Arial" w:hAnsi="Arial" w:cs="Arial"/>
          <w:color w:val="000000"/>
          <w:sz w:val="22"/>
          <w:szCs w:val="22"/>
        </w:rPr>
        <w:t xml:space="preserve">ose aged 65 years and older, who experienced </w:t>
      </w:r>
      <w:r w:rsidR="004F364B">
        <w:rPr>
          <w:rFonts w:ascii="Arial" w:hAnsi="Arial" w:cs="Arial"/>
          <w:color w:val="000000"/>
          <w:sz w:val="22"/>
          <w:szCs w:val="22"/>
        </w:rPr>
        <w:t>93</w:t>
      </w:r>
      <w:r w:rsidR="002654C4" w:rsidRPr="005B3E97">
        <w:rPr>
          <w:rFonts w:ascii="Arial" w:hAnsi="Arial" w:cs="Arial"/>
          <w:color w:val="000000"/>
          <w:sz w:val="22"/>
          <w:szCs w:val="22"/>
        </w:rPr>
        <w:t>% of all excess deaths due to the pandemic. In relative terms</w:t>
      </w:r>
      <w:del w:id="24" w:author="Parks, Robbie M" w:date="2020-07-22T21:05:00Z">
        <w:r w:rsidR="002654C4" w:rsidRPr="005B3E97" w:rsidDel="001463E8">
          <w:rPr>
            <w:rFonts w:ascii="Arial" w:hAnsi="Arial" w:cs="Arial"/>
            <w:color w:val="000000"/>
            <w:sz w:val="22"/>
            <w:szCs w:val="22"/>
          </w:rPr>
          <w:delText xml:space="preserve"> also</w:delText>
        </w:r>
      </w:del>
      <w:r w:rsidR="002654C4" w:rsidRPr="005B3E97">
        <w:rPr>
          <w:rFonts w:ascii="Arial" w:hAnsi="Arial" w:cs="Arial"/>
          <w:color w:val="000000"/>
          <w:sz w:val="22"/>
          <w:szCs w:val="22"/>
        </w:rPr>
        <w:t xml:space="preserve">, older people were </w:t>
      </w:r>
      <w:ins w:id="25" w:author="Parks, Robbie M" w:date="2020-07-22T21:05:00Z">
        <w:r w:rsidR="001463E8">
          <w:rPr>
            <w:rFonts w:ascii="Arial" w:hAnsi="Arial" w:cs="Arial"/>
            <w:color w:val="000000"/>
            <w:sz w:val="22"/>
            <w:szCs w:val="22"/>
          </w:rPr>
          <w:t xml:space="preserve">also </w:t>
        </w:r>
      </w:ins>
      <w:r w:rsidR="002654C4" w:rsidRPr="005B3E97">
        <w:rPr>
          <w:rFonts w:ascii="Arial" w:hAnsi="Arial" w:cs="Arial"/>
          <w:color w:val="000000"/>
          <w:sz w:val="22"/>
          <w:szCs w:val="22"/>
        </w:rPr>
        <w:t xml:space="preserve">impacted more, with mortality in these ages being &gt;40% higher than it would </w:t>
      </w:r>
      <w:ins w:id="26" w:author="Parks, Robbie M" w:date="2020-07-22T21:05:00Z">
        <w:r w:rsidR="001463E8">
          <w:rPr>
            <w:rFonts w:ascii="Arial" w:hAnsi="Arial" w:cs="Arial"/>
            <w:color w:val="000000"/>
            <w:sz w:val="22"/>
            <w:szCs w:val="22"/>
          </w:rPr>
          <w:t xml:space="preserve">have </w:t>
        </w:r>
      </w:ins>
      <w:r w:rsidR="002654C4" w:rsidRPr="005B3E97">
        <w:rPr>
          <w:rFonts w:ascii="Arial" w:hAnsi="Arial" w:cs="Arial"/>
          <w:color w:val="000000"/>
          <w:sz w:val="22"/>
          <w:szCs w:val="22"/>
        </w:rPr>
        <w:t>be</w:t>
      </w:r>
      <w:ins w:id="27" w:author="Parks, Robbie M" w:date="2020-07-22T21:05:00Z">
        <w:r w:rsidR="001463E8">
          <w:rPr>
            <w:rFonts w:ascii="Arial" w:hAnsi="Arial" w:cs="Arial"/>
            <w:color w:val="000000"/>
            <w:sz w:val="22"/>
            <w:szCs w:val="22"/>
          </w:rPr>
          <w:t>en</w:t>
        </w:r>
      </w:ins>
      <w:r w:rsidR="002654C4" w:rsidRPr="005B3E97">
        <w:rPr>
          <w:rFonts w:ascii="Arial" w:hAnsi="Arial" w:cs="Arial"/>
          <w:color w:val="000000"/>
          <w:sz w:val="22"/>
          <w:szCs w:val="22"/>
        </w:rPr>
        <w:t xml:space="preserve"> in the absence of the pandemic in Spain and England and Wales, and </w:t>
      </w:r>
      <w:r w:rsidR="0046244D">
        <w:rPr>
          <w:rFonts w:ascii="Arial" w:hAnsi="Arial" w:cs="Arial"/>
          <w:color w:val="000000"/>
          <w:sz w:val="22"/>
          <w:szCs w:val="22"/>
        </w:rPr>
        <w:t>~30%</w:t>
      </w:r>
      <w:r w:rsidR="002654C4" w:rsidRPr="005B3E97">
        <w:rPr>
          <w:rFonts w:ascii="Arial" w:hAnsi="Arial" w:cs="Arial"/>
          <w:color w:val="000000"/>
          <w:sz w:val="22"/>
          <w:szCs w:val="22"/>
        </w:rPr>
        <w:t xml:space="preserve"> in Belgium</w:t>
      </w:r>
      <w:r w:rsidR="00832932">
        <w:rPr>
          <w:rFonts w:ascii="Arial" w:hAnsi="Arial" w:cs="Arial"/>
          <w:color w:val="000000"/>
          <w:sz w:val="22"/>
          <w:szCs w:val="22"/>
        </w:rPr>
        <w:t>, Scotland</w:t>
      </w:r>
      <w:r w:rsidR="002654C4" w:rsidRPr="005B3E97">
        <w:rPr>
          <w:rFonts w:ascii="Arial" w:hAnsi="Arial" w:cs="Arial"/>
          <w:color w:val="000000"/>
          <w:sz w:val="22"/>
          <w:szCs w:val="22"/>
        </w:rPr>
        <w:t xml:space="preserve"> and Italy. The largest impact on those younger than 65 years was in England </w:t>
      </w:r>
      <w:r w:rsidR="00BC7C55">
        <w:rPr>
          <w:rFonts w:ascii="Arial" w:hAnsi="Arial" w:cs="Arial"/>
          <w:color w:val="000000"/>
          <w:sz w:val="22"/>
          <w:szCs w:val="22"/>
        </w:rPr>
        <w:t>and</w:t>
      </w:r>
      <w:r w:rsidR="00BC7C55" w:rsidRPr="005B3E97">
        <w:rPr>
          <w:rFonts w:ascii="Arial" w:hAnsi="Arial" w:cs="Arial"/>
          <w:color w:val="000000"/>
          <w:sz w:val="22"/>
          <w:szCs w:val="22"/>
        </w:rPr>
        <w:t xml:space="preserve"> </w:t>
      </w:r>
      <w:r w:rsidR="002654C4" w:rsidRPr="005B3E97">
        <w:rPr>
          <w:rFonts w:ascii="Arial" w:hAnsi="Arial" w:cs="Arial"/>
          <w:color w:val="000000"/>
          <w:sz w:val="22"/>
          <w:szCs w:val="22"/>
        </w:rPr>
        <w:t xml:space="preserve">Wales, </w:t>
      </w:r>
      <w:r w:rsidR="00A413EB">
        <w:rPr>
          <w:rFonts w:ascii="Arial" w:hAnsi="Arial" w:cs="Arial"/>
          <w:color w:val="000000"/>
          <w:sz w:val="22"/>
          <w:szCs w:val="22"/>
        </w:rPr>
        <w:t>27</w:t>
      </w:r>
      <w:r w:rsidR="002654C4" w:rsidRPr="005B3E97">
        <w:rPr>
          <w:rFonts w:ascii="Arial" w:hAnsi="Arial" w:cs="Arial"/>
          <w:color w:val="000000"/>
          <w:sz w:val="22"/>
          <w:szCs w:val="22"/>
        </w:rPr>
        <w:t>% (</w:t>
      </w:r>
      <w:r w:rsidR="00A413EB">
        <w:rPr>
          <w:rFonts w:ascii="Arial" w:hAnsi="Arial" w:cs="Arial"/>
          <w:color w:val="000000"/>
          <w:sz w:val="22"/>
          <w:szCs w:val="22"/>
        </w:rPr>
        <w:t>20</w:t>
      </w:r>
      <w:r w:rsidR="002654C4" w:rsidRPr="005B3E97">
        <w:rPr>
          <w:rFonts w:ascii="Arial" w:hAnsi="Arial" w:cs="Arial"/>
          <w:color w:val="000000"/>
          <w:sz w:val="22"/>
          <w:szCs w:val="22"/>
        </w:rPr>
        <w:t>-</w:t>
      </w:r>
      <w:r w:rsidR="00A413EB">
        <w:rPr>
          <w:rFonts w:ascii="Arial" w:hAnsi="Arial" w:cs="Arial"/>
          <w:color w:val="000000"/>
          <w:sz w:val="22"/>
          <w:szCs w:val="22"/>
        </w:rPr>
        <w:t>34</w:t>
      </w:r>
      <w:r w:rsidR="002654C4" w:rsidRPr="005B3E97">
        <w:rPr>
          <w:rFonts w:ascii="Arial" w:hAnsi="Arial" w:cs="Arial"/>
          <w:color w:val="000000"/>
          <w:sz w:val="22"/>
          <w:szCs w:val="22"/>
        </w:rPr>
        <w:t xml:space="preserve">) for males and </w:t>
      </w:r>
      <w:r w:rsidR="00A413EB">
        <w:rPr>
          <w:rFonts w:ascii="Arial" w:hAnsi="Arial" w:cs="Arial"/>
          <w:color w:val="000000"/>
          <w:sz w:val="22"/>
          <w:szCs w:val="22"/>
        </w:rPr>
        <w:t>23</w:t>
      </w:r>
      <w:r w:rsidR="002654C4" w:rsidRPr="005B3E97">
        <w:rPr>
          <w:rFonts w:ascii="Arial" w:hAnsi="Arial" w:cs="Arial"/>
          <w:color w:val="000000"/>
          <w:sz w:val="22"/>
          <w:szCs w:val="22"/>
        </w:rPr>
        <w:t>% (</w:t>
      </w:r>
      <w:r w:rsidR="00A413EB">
        <w:rPr>
          <w:rFonts w:ascii="Arial" w:hAnsi="Arial" w:cs="Arial"/>
          <w:color w:val="000000"/>
          <w:sz w:val="22"/>
          <w:szCs w:val="22"/>
        </w:rPr>
        <w:t>17</w:t>
      </w:r>
      <w:r w:rsidR="002654C4" w:rsidRPr="005B3E97">
        <w:rPr>
          <w:rFonts w:ascii="Arial" w:hAnsi="Arial" w:cs="Arial"/>
          <w:color w:val="000000"/>
          <w:sz w:val="22"/>
          <w:szCs w:val="22"/>
        </w:rPr>
        <w:t>-</w:t>
      </w:r>
      <w:r w:rsidR="00450BD8">
        <w:rPr>
          <w:rFonts w:ascii="Arial" w:hAnsi="Arial" w:cs="Arial"/>
          <w:color w:val="000000"/>
          <w:sz w:val="22"/>
          <w:szCs w:val="22"/>
        </w:rPr>
        <w:t>29</w:t>
      </w:r>
      <w:r w:rsidR="002654C4" w:rsidRPr="005B3E97">
        <w:rPr>
          <w:rFonts w:ascii="Arial" w:hAnsi="Arial" w:cs="Arial"/>
          <w:color w:val="000000"/>
          <w:sz w:val="22"/>
          <w:szCs w:val="22"/>
        </w:rPr>
        <w:t xml:space="preserve">) for females, followed by </w:t>
      </w:r>
      <w:r w:rsidR="007B647D">
        <w:rPr>
          <w:rFonts w:ascii="Arial" w:hAnsi="Arial" w:cs="Arial"/>
          <w:color w:val="000000"/>
          <w:sz w:val="22"/>
          <w:szCs w:val="22"/>
        </w:rPr>
        <w:t xml:space="preserve">Scotland, Spain, Sweden and </w:t>
      </w:r>
      <w:r w:rsidR="002654C4" w:rsidRPr="005B3E97">
        <w:rPr>
          <w:rFonts w:ascii="Arial" w:hAnsi="Arial" w:cs="Arial"/>
          <w:color w:val="000000"/>
          <w:sz w:val="22"/>
          <w:szCs w:val="22"/>
        </w:rPr>
        <w:t>Italy.</w:t>
      </w:r>
      <w:r w:rsidR="00B1127F" w:rsidRPr="005B3E97">
        <w:rPr>
          <w:rFonts w:ascii="Arial" w:hAnsi="Arial" w:cs="Arial"/>
          <w:color w:val="000000"/>
          <w:sz w:val="22"/>
          <w:szCs w:val="22"/>
        </w:rPr>
        <w:t xml:space="preserve"> In </w:t>
      </w:r>
      <w:r w:rsidR="0046244D">
        <w:rPr>
          <w:rFonts w:ascii="Arial" w:hAnsi="Arial" w:cs="Arial"/>
          <w:color w:val="000000"/>
          <w:sz w:val="22"/>
          <w:szCs w:val="22"/>
        </w:rPr>
        <w:t>men and women in</w:t>
      </w:r>
      <w:r w:rsidR="00B1127F" w:rsidRPr="005B3E97">
        <w:rPr>
          <w:rFonts w:ascii="Arial" w:hAnsi="Arial" w:cs="Arial"/>
          <w:color w:val="000000"/>
          <w:sz w:val="22"/>
          <w:szCs w:val="22"/>
        </w:rPr>
        <w:t xml:space="preserve"> New Zealand,</w:t>
      </w:r>
      <w:r w:rsidR="0046244D">
        <w:rPr>
          <w:rFonts w:ascii="Arial" w:hAnsi="Arial" w:cs="Arial"/>
          <w:color w:val="000000"/>
          <w:sz w:val="22"/>
          <w:szCs w:val="22"/>
        </w:rPr>
        <w:t xml:space="preserve"> and </w:t>
      </w:r>
      <w:r w:rsidR="008D21EF">
        <w:rPr>
          <w:rFonts w:ascii="Arial" w:hAnsi="Arial" w:cs="Arial"/>
          <w:color w:val="000000"/>
          <w:sz w:val="22"/>
          <w:szCs w:val="22"/>
        </w:rPr>
        <w:t xml:space="preserve">men </w:t>
      </w:r>
      <w:r w:rsidR="0046244D">
        <w:rPr>
          <w:rFonts w:ascii="Arial" w:hAnsi="Arial" w:cs="Arial"/>
          <w:color w:val="000000"/>
          <w:sz w:val="22"/>
          <w:szCs w:val="22"/>
        </w:rPr>
        <w:t>in</w:t>
      </w:r>
      <w:r w:rsidR="00B1127F" w:rsidRPr="005B3E97">
        <w:rPr>
          <w:rFonts w:ascii="Arial" w:hAnsi="Arial" w:cs="Arial"/>
          <w:color w:val="000000"/>
          <w:sz w:val="22"/>
          <w:szCs w:val="22"/>
        </w:rPr>
        <w:t xml:space="preserve"> Denmark, there may have been a slight decline in deaths in men aged &lt;65 years as a result of the pandemic, with posterior probabilities of the observed declines being true declines </w:t>
      </w:r>
      <w:r w:rsidR="0046244D">
        <w:rPr>
          <w:rFonts w:ascii="Arial" w:hAnsi="Arial" w:cs="Arial"/>
          <w:color w:val="000000"/>
          <w:sz w:val="22"/>
          <w:szCs w:val="22"/>
        </w:rPr>
        <w:t>&gt;90%</w:t>
      </w:r>
      <w:r w:rsidR="00B1127F" w:rsidRPr="005B3E97">
        <w:rPr>
          <w:rFonts w:ascii="Arial" w:hAnsi="Arial" w:cs="Arial"/>
          <w:color w:val="000000"/>
          <w:sz w:val="22"/>
          <w:szCs w:val="22"/>
        </w:rPr>
        <w:t xml:space="preserve">. </w:t>
      </w:r>
      <w:r w:rsidR="005B23A6">
        <w:rPr>
          <w:rFonts w:ascii="Arial" w:hAnsi="Arial" w:cs="Arial"/>
          <w:color w:val="000000"/>
          <w:sz w:val="22"/>
          <w:szCs w:val="22"/>
        </w:rPr>
        <w:t>In these ages,</w:t>
      </w:r>
      <w:r w:rsidR="00BC7C55" w:rsidRPr="005B3E97">
        <w:rPr>
          <w:rFonts w:ascii="Arial" w:hAnsi="Arial" w:cs="Arial"/>
          <w:color w:val="000000"/>
          <w:sz w:val="22"/>
          <w:szCs w:val="22"/>
        </w:rPr>
        <w:t xml:space="preserve"> </w:t>
      </w:r>
      <w:r w:rsidR="00B1127F" w:rsidRPr="005B3E97">
        <w:rPr>
          <w:rFonts w:ascii="Arial" w:hAnsi="Arial" w:cs="Arial"/>
          <w:color w:val="000000"/>
          <w:sz w:val="22"/>
          <w:szCs w:val="22"/>
        </w:rPr>
        <w:t>injuries are an important cause of death</w:t>
      </w:r>
      <w:r w:rsidR="005B23A6">
        <w:rPr>
          <w:rFonts w:ascii="Arial" w:hAnsi="Arial" w:cs="Arial"/>
          <w:color w:val="000000"/>
          <w:sz w:val="22"/>
          <w:szCs w:val="22"/>
        </w:rPr>
        <w:t xml:space="preserve"> especially for men</w:t>
      </w:r>
      <w:r w:rsidR="00991436">
        <w:rPr>
          <w:rFonts w:ascii="Arial" w:hAnsi="Arial" w:cs="Arial"/>
          <w:color w:val="000000"/>
          <w:sz w:val="22"/>
          <w:szCs w:val="22"/>
        </w:rPr>
        <w:t xml:space="preserve">. </w:t>
      </w:r>
      <w:r w:rsidR="005B23A6">
        <w:rPr>
          <w:rFonts w:ascii="Arial" w:hAnsi="Arial" w:cs="Arial"/>
          <w:color w:val="000000"/>
          <w:sz w:val="22"/>
          <w:szCs w:val="22"/>
        </w:rPr>
        <w:t>For example, men</w:t>
      </w:r>
      <w:r w:rsidR="00991436">
        <w:rPr>
          <w:rFonts w:ascii="Arial" w:hAnsi="Arial" w:cs="Arial"/>
          <w:color w:val="000000"/>
          <w:sz w:val="22"/>
          <w:szCs w:val="22"/>
        </w:rPr>
        <w:t xml:space="preserve"> younger than </w:t>
      </w:r>
      <w:r w:rsidR="001D2C27">
        <w:rPr>
          <w:rFonts w:ascii="Arial" w:hAnsi="Arial" w:cs="Arial"/>
          <w:color w:val="000000"/>
          <w:sz w:val="22"/>
          <w:szCs w:val="22"/>
        </w:rPr>
        <w:t xml:space="preserve">65 </w:t>
      </w:r>
      <w:r w:rsidR="00991436">
        <w:rPr>
          <w:rFonts w:ascii="Arial" w:hAnsi="Arial" w:cs="Arial"/>
          <w:color w:val="000000"/>
          <w:sz w:val="22"/>
          <w:szCs w:val="22"/>
        </w:rPr>
        <w:t xml:space="preserve">years in New Zealand, the only group with a </w:t>
      </w:r>
      <w:r w:rsidR="001A1340">
        <w:rPr>
          <w:rFonts w:ascii="Arial" w:hAnsi="Arial" w:cs="Arial"/>
          <w:color w:val="000000"/>
          <w:sz w:val="22"/>
          <w:szCs w:val="22"/>
        </w:rPr>
        <w:t>99</w:t>
      </w:r>
      <w:r w:rsidR="00991436">
        <w:rPr>
          <w:rFonts w:ascii="Arial" w:hAnsi="Arial" w:cs="Arial"/>
          <w:color w:val="000000"/>
          <w:sz w:val="22"/>
          <w:szCs w:val="22"/>
        </w:rPr>
        <w:t xml:space="preserve">% posterior probability of a decline in total mortality, have a higher </w:t>
      </w:r>
      <w:r w:rsidR="0084053F">
        <w:rPr>
          <w:rFonts w:ascii="Arial" w:hAnsi="Arial" w:cs="Arial"/>
          <w:color w:val="000000"/>
          <w:sz w:val="22"/>
          <w:szCs w:val="22"/>
        </w:rPr>
        <w:t>share of all deaths that are from injuries than in</w:t>
      </w:r>
      <w:r w:rsidR="008B7A84">
        <w:rPr>
          <w:rFonts w:ascii="Arial" w:hAnsi="Arial" w:cs="Arial"/>
          <w:color w:val="000000"/>
          <w:sz w:val="22"/>
          <w:szCs w:val="22"/>
        </w:rPr>
        <w:t xml:space="preserve"> </w:t>
      </w:r>
      <w:r w:rsidR="0084053F">
        <w:rPr>
          <w:rFonts w:ascii="Arial" w:hAnsi="Arial" w:cs="Arial"/>
          <w:color w:val="000000"/>
          <w:sz w:val="22"/>
          <w:szCs w:val="22"/>
        </w:rPr>
        <w:t>other countries</w:t>
      </w:r>
      <w:r w:rsidR="00FC45C3">
        <w:rPr>
          <w:rFonts w:ascii="Arial" w:hAnsi="Arial" w:cs="Arial"/>
          <w:color w:val="000000"/>
          <w:sz w:val="22"/>
          <w:szCs w:val="22"/>
        </w:rPr>
        <w:t xml:space="preserve"> in this analysis</w:t>
      </w:r>
      <w:r w:rsidR="0084053F">
        <w:rPr>
          <w:rFonts w:ascii="Arial" w:hAnsi="Arial" w:cs="Arial"/>
          <w:color w:val="000000"/>
          <w:sz w:val="22"/>
          <w:szCs w:val="22"/>
        </w:rPr>
        <w:t>.</w:t>
      </w:r>
      <w:r w:rsidR="00FC45C3" w:rsidRPr="00B77E90">
        <w:rPr>
          <w:rFonts w:ascii="Arial" w:hAnsi="Arial" w:cs="Arial"/>
          <w:color w:val="000000"/>
          <w:sz w:val="22"/>
          <w:szCs w:val="22"/>
        </w:rPr>
        <w:t>[World Health Organization, 2018 #5336]</w:t>
      </w:r>
      <w:r w:rsidR="0084053F">
        <w:rPr>
          <w:rFonts w:ascii="Arial" w:hAnsi="Arial" w:cs="Arial"/>
          <w:color w:val="000000"/>
          <w:sz w:val="22"/>
          <w:szCs w:val="22"/>
        </w:rPr>
        <w:t xml:space="preserve"> </w:t>
      </w:r>
    </w:p>
    <w:p w14:paraId="21531337" w14:textId="77777777" w:rsidR="00D00798" w:rsidRPr="005B3E97" w:rsidRDefault="00D00798" w:rsidP="002654C4">
      <w:pPr>
        <w:spacing w:line="480" w:lineRule="auto"/>
        <w:jc w:val="both"/>
        <w:rPr>
          <w:rFonts w:ascii="Arial" w:hAnsi="Arial" w:cs="Arial"/>
          <w:color w:val="000000"/>
          <w:sz w:val="22"/>
          <w:szCs w:val="22"/>
        </w:rPr>
      </w:pPr>
    </w:p>
    <w:p w14:paraId="2EE944E4" w14:textId="6147AFFA" w:rsidR="00FD2092" w:rsidRPr="005B3E97" w:rsidRDefault="00FD2092" w:rsidP="00FD2092">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Lessons from heterogen</w:t>
      </w:r>
      <w:r w:rsidR="00BC7C55">
        <w:rPr>
          <w:rFonts w:ascii="Arial" w:hAnsi="Arial" w:cs="Arial"/>
          <w:i/>
          <w:iCs/>
          <w:color w:val="000000"/>
          <w:sz w:val="22"/>
          <w:szCs w:val="22"/>
        </w:rPr>
        <w:t>e</w:t>
      </w:r>
      <w:r w:rsidRPr="005B3E97">
        <w:rPr>
          <w:rFonts w:ascii="Arial" w:hAnsi="Arial" w:cs="Arial"/>
          <w:i/>
          <w:iCs/>
          <w:color w:val="000000"/>
          <w:sz w:val="22"/>
          <w:szCs w:val="22"/>
        </w:rPr>
        <w:t>ous mortality impacts</w:t>
      </w:r>
    </w:p>
    <w:p w14:paraId="4604B7EB" w14:textId="08C614E0" w:rsidR="00FD2092" w:rsidRDefault="00CB7B49" w:rsidP="00FD2092">
      <w:pPr>
        <w:spacing w:line="480" w:lineRule="auto"/>
        <w:jc w:val="both"/>
        <w:rPr>
          <w:rFonts w:ascii="Arial" w:hAnsi="Arial" w:cs="Arial"/>
          <w:color w:val="000000"/>
          <w:sz w:val="22"/>
          <w:szCs w:val="22"/>
        </w:rPr>
      </w:pPr>
      <w:ins w:id="28" w:author="Parks, Robbie M" w:date="2020-07-22T21:07:00Z">
        <w:r>
          <w:rPr>
            <w:rFonts w:ascii="Arial" w:hAnsi="Arial" w:cs="Arial"/>
            <w:color w:val="000000"/>
            <w:sz w:val="22"/>
            <w:szCs w:val="22"/>
          </w:rPr>
          <w:lastRenderedPageBreak/>
          <w:t>With our</w:t>
        </w:r>
      </w:ins>
      <w:del w:id="29" w:author="Parks, Robbie M" w:date="2020-07-22T21:07:00Z">
        <w:r w:rsidR="005B23A6" w:rsidDel="00CB7B49">
          <w:rPr>
            <w:rFonts w:ascii="Arial" w:hAnsi="Arial" w:cs="Arial"/>
            <w:color w:val="000000"/>
            <w:sz w:val="22"/>
            <w:szCs w:val="22"/>
          </w:rPr>
          <w:delText>Our</w:delText>
        </w:r>
      </w:del>
      <w:r w:rsidR="005B23A6">
        <w:rPr>
          <w:rFonts w:ascii="Arial" w:hAnsi="Arial" w:cs="Arial"/>
          <w:color w:val="000000"/>
          <w:sz w:val="22"/>
          <w:szCs w:val="22"/>
        </w:rPr>
        <w:t xml:space="preserve"> consistent </w:t>
      </w:r>
      <w:r w:rsidR="00AD4C89">
        <w:rPr>
          <w:rFonts w:ascii="Arial" w:hAnsi="Arial" w:cs="Arial"/>
          <w:color w:val="000000"/>
          <w:sz w:val="22"/>
          <w:szCs w:val="22"/>
        </w:rPr>
        <w:t>and comparable analysis</w:t>
      </w:r>
      <w:ins w:id="30" w:author="Parks, Robbie M" w:date="2020-07-22T21:07:00Z">
        <w:r>
          <w:rPr>
            <w:rFonts w:ascii="Arial" w:hAnsi="Arial" w:cs="Arial"/>
            <w:color w:val="000000"/>
            <w:sz w:val="22"/>
            <w:szCs w:val="22"/>
          </w:rPr>
          <w:t>, we</w:t>
        </w:r>
      </w:ins>
      <w:r w:rsidR="005B23A6">
        <w:rPr>
          <w:rFonts w:ascii="Arial" w:hAnsi="Arial" w:cs="Arial"/>
          <w:color w:val="000000"/>
          <w:sz w:val="22"/>
          <w:szCs w:val="22"/>
        </w:rPr>
        <w:t xml:space="preserve"> </w:t>
      </w:r>
      <w:r w:rsidR="00FD2092" w:rsidRPr="005B3E97">
        <w:rPr>
          <w:rFonts w:ascii="Arial" w:hAnsi="Arial" w:cs="Arial"/>
          <w:color w:val="000000"/>
          <w:sz w:val="22"/>
          <w:szCs w:val="22"/>
        </w:rPr>
        <w:t>ha</w:t>
      </w:r>
      <w:ins w:id="31" w:author="Parks, Robbie M" w:date="2020-07-22T21:07:00Z">
        <w:r>
          <w:rPr>
            <w:rFonts w:ascii="Arial" w:hAnsi="Arial" w:cs="Arial"/>
            <w:color w:val="000000"/>
            <w:sz w:val="22"/>
            <w:szCs w:val="22"/>
          </w:rPr>
          <w:t>ve</w:t>
        </w:r>
      </w:ins>
      <w:del w:id="32" w:author="Parks, Robbie M" w:date="2020-07-22T21:07:00Z">
        <w:r w:rsidR="00FD2092" w:rsidRPr="005B3E97" w:rsidDel="00CB7B49">
          <w:rPr>
            <w:rFonts w:ascii="Arial" w:hAnsi="Arial" w:cs="Arial"/>
            <w:color w:val="000000"/>
            <w:sz w:val="22"/>
            <w:szCs w:val="22"/>
          </w:rPr>
          <w:delText>s</w:delText>
        </w:r>
      </w:del>
      <w:r w:rsidR="00FD2092" w:rsidRPr="005B3E97">
        <w:rPr>
          <w:rFonts w:ascii="Arial" w:hAnsi="Arial" w:cs="Arial"/>
          <w:color w:val="000000"/>
          <w:sz w:val="22"/>
          <w:szCs w:val="22"/>
        </w:rPr>
        <w:t xml:space="preserve"> identified four groups of countries</w:t>
      </w:r>
      <w:r w:rsidR="00AD4C89" w:rsidRPr="00AD4C89">
        <w:rPr>
          <w:rFonts w:ascii="Arial" w:hAnsi="Arial" w:cs="Arial"/>
          <w:color w:val="000000"/>
          <w:sz w:val="22"/>
          <w:szCs w:val="22"/>
        </w:rPr>
        <w:t xml:space="preserve"> </w:t>
      </w:r>
      <w:r w:rsidR="00AD4C89">
        <w:rPr>
          <w:rFonts w:ascii="Arial" w:hAnsi="Arial" w:cs="Arial"/>
          <w:color w:val="000000"/>
          <w:sz w:val="22"/>
          <w:szCs w:val="22"/>
        </w:rPr>
        <w:t>in terms of the</w:t>
      </w:r>
      <w:r w:rsidR="00AD4C89" w:rsidRPr="005B3E97">
        <w:rPr>
          <w:rFonts w:ascii="Arial" w:hAnsi="Arial" w:cs="Arial"/>
          <w:color w:val="000000"/>
          <w:sz w:val="22"/>
          <w:szCs w:val="22"/>
        </w:rPr>
        <w:t xml:space="preserve"> </w:t>
      </w:r>
      <w:r w:rsidR="00AD4C89">
        <w:rPr>
          <w:rFonts w:ascii="Arial" w:hAnsi="Arial" w:cs="Arial"/>
          <w:color w:val="000000"/>
          <w:sz w:val="22"/>
          <w:szCs w:val="22"/>
        </w:rPr>
        <w:t>o</w:t>
      </w:r>
      <w:r w:rsidR="00AD4C89" w:rsidRPr="005B3E97">
        <w:rPr>
          <w:rFonts w:ascii="Arial" w:hAnsi="Arial" w:cs="Arial"/>
          <w:color w:val="000000"/>
          <w:sz w:val="22"/>
          <w:szCs w:val="22"/>
        </w:rPr>
        <w:t xml:space="preserve">verall death toll of the first </w:t>
      </w:r>
      <w:r w:rsidR="00AD4C89">
        <w:rPr>
          <w:rFonts w:ascii="Arial" w:hAnsi="Arial" w:cs="Arial"/>
          <w:color w:val="000000"/>
          <w:sz w:val="22"/>
          <w:szCs w:val="22"/>
        </w:rPr>
        <w:t>phase</w:t>
      </w:r>
      <w:r w:rsidR="00AD4C89" w:rsidRPr="005B3E97">
        <w:rPr>
          <w:rFonts w:ascii="Arial" w:hAnsi="Arial" w:cs="Arial"/>
          <w:color w:val="000000"/>
          <w:sz w:val="22"/>
          <w:szCs w:val="22"/>
        </w:rPr>
        <w:t xml:space="preserve"> of the Covid-19 pandemic</w:t>
      </w:r>
      <w:r w:rsidR="00FD2092" w:rsidRPr="005B3E97">
        <w:rPr>
          <w:rFonts w:ascii="Arial" w:hAnsi="Arial" w:cs="Arial"/>
          <w:color w:val="000000"/>
          <w:sz w:val="22"/>
          <w:szCs w:val="22"/>
        </w:rPr>
        <w:t xml:space="preserve">: the first are those that have avoided a </w:t>
      </w:r>
      <w:r w:rsidR="000D790A">
        <w:rPr>
          <w:rFonts w:ascii="Arial" w:hAnsi="Arial" w:cs="Arial"/>
          <w:color w:val="000000"/>
          <w:sz w:val="22"/>
          <w:szCs w:val="22"/>
        </w:rPr>
        <w:t xml:space="preserve">detectable </w:t>
      </w:r>
      <w:r w:rsidR="00FD2092" w:rsidRPr="005B3E97">
        <w:rPr>
          <w:rFonts w:ascii="Arial" w:hAnsi="Arial" w:cs="Arial"/>
          <w:color w:val="000000"/>
          <w:sz w:val="22"/>
          <w:szCs w:val="22"/>
        </w:rPr>
        <w:t xml:space="preserve">rise in </w:t>
      </w:r>
      <w:r w:rsidR="00D923CC">
        <w:rPr>
          <w:rFonts w:ascii="Arial" w:hAnsi="Arial" w:cs="Arial"/>
          <w:color w:val="000000"/>
          <w:sz w:val="22"/>
          <w:szCs w:val="22"/>
        </w:rPr>
        <w:t>all-cause mortality</w:t>
      </w:r>
      <w:r w:rsidR="00FD2092" w:rsidRPr="005B3E97">
        <w:rPr>
          <w:rFonts w:ascii="Arial" w:hAnsi="Arial" w:cs="Arial"/>
          <w:color w:val="000000"/>
          <w:sz w:val="22"/>
          <w:szCs w:val="22"/>
        </w:rPr>
        <w:t>, and include New Zealand, Bulgaria, Hungary</w:t>
      </w:r>
      <w:r w:rsidR="002F1065">
        <w:rPr>
          <w:rFonts w:ascii="Arial" w:hAnsi="Arial" w:cs="Arial"/>
          <w:color w:val="000000"/>
          <w:sz w:val="22"/>
          <w:szCs w:val="22"/>
        </w:rPr>
        <w:t xml:space="preserve"> </w:t>
      </w:r>
      <w:r w:rsidR="00FD2092">
        <w:rPr>
          <w:rFonts w:ascii="Arial" w:hAnsi="Arial" w:cs="Arial"/>
          <w:color w:val="000000"/>
          <w:sz w:val="22"/>
          <w:szCs w:val="22"/>
        </w:rPr>
        <w:t>and</w:t>
      </w:r>
      <w:r w:rsidR="00FD2092" w:rsidRPr="005B3E97">
        <w:rPr>
          <w:rFonts w:ascii="Arial" w:hAnsi="Arial" w:cs="Arial"/>
          <w:color w:val="000000"/>
          <w:sz w:val="22"/>
          <w:szCs w:val="22"/>
        </w:rPr>
        <w:t xml:space="preserve"> Norway. The second and third groups of countries experienced </w:t>
      </w:r>
      <w:r w:rsidR="00235816">
        <w:rPr>
          <w:rFonts w:ascii="Arial" w:hAnsi="Arial" w:cs="Arial"/>
          <w:color w:val="000000"/>
          <w:sz w:val="22"/>
          <w:szCs w:val="22"/>
        </w:rPr>
        <w:t xml:space="preserve">a </w:t>
      </w:r>
      <w:r w:rsidR="00FD2092" w:rsidRPr="005B3E97">
        <w:rPr>
          <w:rFonts w:ascii="Arial" w:hAnsi="Arial" w:cs="Arial"/>
          <w:color w:val="000000"/>
          <w:sz w:val="22"/>
          <w:szCs w:val="22"/>
        </w:rPr>
        <w:t>low-m</w:t>
      </w:r>
      <w:r w:rsidR="00D923CC">
        <w:rPr>
          <w:rFonts w:ascii="Arial" w:hAnsi="Arial" w:cs="Arial"/>
          <w:color w:val="000000"/>
          <w:sz w:val="22"/>
          <w:szCs w:val="22"/>
        </w:rPr>
        <w:t>edium</w:t>
      </w:r>
      <w:r w:rsidR="00FD2092" w:rsidRPr="005B3E97">
        <w:rPr>
          <w:rFonts w:ascii="Arial" w:hAnsi="Arial" w:cs="Arial"/>
          <w:color w:val="000000"/>
          <w:sz w:val="22"/>
          <w:szCs w:val="22"/>
        </w:rPr>
        <w:t xml:space="preserve"> impact of the pandemic on overall deaths and include Denmark</w:t>
      </w:r>
      <w:r w:rsidR="00FD2092">
        <w:rPr>
          <w:rFonts w:ascii="Arial" w:hAnsi="Arial" w:cs="Arial"/>
          <w:color w:val="000000"/>
          <w:sz w:val="22"/>
          <w:szCs w:val="22"/>
        </w:rPr>
        <w:t>, Finland,</w:t>
      </w:r>
      <w:r w:rsidR="00FD2092" w:rsidRPr="005B3E97">
        <w:rPr>
          <w:rFonts w:ascii="Arial" w:hAnsi="Arial" w:cs="Arial"/>
          <w:color w:val="000000"/>
          <w:sz w:val="22"/>
          <w:szCs w:val="22"/>
        </w:rPr>
        <w:t xml:space="preserve"> Austria, Switzerland</w:t>
      </w:r>
      <w:r w:rsidR="00FD2092">
        <w:rPr>
          <w:rFonts w:ascii="Arial" w:hAnsi="Arial" w:cs="Arial"/>
          <w:color w:val="000000"/>
          <w:sz w:val="22"/>
          <w:szCs w:val="22"/>
        </w:rPr>
        <w:t xml:space="preserve"> and</w:t>
      </w:r>
      <w:r w:rsidR="00FD2092" w:rsidRPr="005B3E97">
        <w:rPr>
          <w:rFonts w:ascii="Arial" w:hAnsi="Arial" w:cs="Arial"/>
          <w:color w:val="000000"/>
          <w:sz w:val="22"/>
          <w:szCs w:val="22"/>
        </w:rPr>
        <w:t xml:space="preserve"> Portugal</w:t>
      </w:r>
      <w:r w:rsidR="00FD2092">
        <w:rPr>
          <w:rFonts w:ascii="Arial" w:hAnsi="Arial" w:cs="Arial"/>
          <w:color w:val="000000"/>
          <w:sz w:val="22"/>
          <w:szCs w:val="22"/>
        </w:rPr>
        <w:t xml:space="preserve"> (low impact) and</w:t>
      </w:r>
      <w:r w:rsidR="00FD2092" w:rsidRPr="005B3E97">
        <w:rPr>
          <w:rFonts w:ascii="Arial" w:hAnsi="Arial" w:cs="Arial"/>
          <w:color w:val="000000"/>
          <w:sz w:val="22"/>
          <w:szCs w:val="22"/>
        </w:rPr>
        <w:t xml:space="preserve"> France, the Netherlands and Sweden</w:t>
      </w:r>
      <w:r w:rsidR="00C15968">
        <w:rPr>
          <w:rFonts w:ascii="Arial" w:hAnsi="Arial" w:cs="Arial"/>
          <w:color w:val="000000"/>
          <w:sz w:val="22"/>
          <w:szCs w:val="22"/>
        </w:rPr>
        <w:t xml:space="preserve"> (</w:t>
      </w:r>
      <w:r w:rsidR="00D923CC">
        <w:rPr>
          <w:rFonts w:ascii="Arial" w:hAnsi="Arial" w:cs="Arial"/>
          <w:color w:val="000000"/>
          <w:sz w:val="22"/>
          <w:szCs w:val="22"/>
        </w:rPr>
        <w:t>medium</w:t>
      </w:r>
      <w:r w:rsidR="00C15968">
        <w:rPr>
          <w:rFonts w:ascii="Arial" w:hAnsi="Arial" w:cs="Arial"/>
          <w:color w:val="000000"/>
          <w:sz w:val="22"/>
          <w:szCs w:val="22"/>
        </w:rPr>
        <w:t xml:space="preserve"> impact)</w:t>
      </w:r>
      <w:r w:rsidR="00FD2092" w:rsidRPr="005B3E97">
        <w:rPr>
          <w:rFonts w:ascii="Arial" w:hAnsi="Arial" w:cs="Arial"/>
          <w:color w:val="000000"/>
          <w:sz w:val="22"/>
          <w:szCs w:val="22"/>
        </w:rPr>
        <w:t>. The fourth group</w:t>
      </w:r>
      <w:r w:rsidR="00FD2092">
        <w:rPr>
          <w:rFonts w:ascii="Arial" w:hAnsi="Arial" w:cs="Arial"/>
          <w:color w:val="000000"/>
          <w:sz w:val="22"/>
          <w:szCs w:val="22"/>
        </w:rPr>
        <w:t>, which experienced the highest mortality toll,</w:t>
      </w:r>
      <w:r w:rsidR="00FD2092" w:rsidRPr="005B3E97">
        <w:rPr>
          <w:rFonts w:ascii="Arial" w:hAnsi="Arial" w:cs="Arial"/>
          <w:color w:val="000000"/>
          <w:sz w:val="22"/>
          <w:szCs w:val="22"/>
        </w:rPr>
        <w:t xml:space="preserve"> consist</w:t>
      </w:r>
      <w:r w:rsidR="00FD2092">
        <w:rPr>
          <w:rFonts w:ascii="Arial" w:hAnsi="Arial" w:cs="Arial"/>
          <w:color w:val="000000"/>
          <w:sz w:val="22"/>
          <w:szCs w:val="22"/>
        </w:rPr>
        <w:t>s</w:t>
      </w:r>
      <w:r w:rsidR="00FD2092" w:rsidRPr="005B3E97">
        <w:rPr>
          <w:rFonts w:ascii="Arial" w:hAnsi="Arial" w:cs="Arial"/>
          <w:color w:val="000000"/>
          <w:sz w:val="22"/>
          <w:szCs w:val="22"/>
        </w:rPr>
        <w:t xml:space="preserve"> of </w:t>
      </w:r>
      <w:r w:rsidR="00FD2092">
        <w:rPr>
          <w:rFonts w:ascii="Arial" w:hAnsi="Arial" w:cs="Arial"/>
          <w:color w:val="000000"/>
          <w:sz w:val="22"/>
          <w:szCs w:val="22"/>
        </w:rPr>
        <w:t xml:space="preserve">Belgium, </w:t>
      </w:r>
      <w:r w:rsidR="00FD2092" w:rsidRPr="005B3E97">
        <w:rPr>
          <w:rFonts w:ascii="Arial" w:hAnsi="Arial" w:cs="Arial"/>
          <w:color w:val="000000"/>
          <w:sz w:val="22"/>
          <w:szCs w:val="22"/>
        </w:rPr>
        <w:t xml:space="preserve">Italy, </w:t>
      </w:r>
      <w:r w:rsidR="00C43F59">
        <w:rPr>
          <w:rFonts w:ascii="Arial" w:hAnsi="Arial" w:cs="Arial"/>
          <w:color w:val="000000"/>
          <w:sz w:val="22"/>
          <w:szCs w:val="22"/>
        </w:rPr>
        <w:t xml:space="preserve">Scotland, </w:t>
      </w:r>
      <w:r w:rsidR="00FD2092" w:rsidRPr="005B3E97">
        <w:rPr>
          <w:rFonts w:ascii="Arial" w:hAnsi="Arial" w:cs="Arial"/>
          <w:color w:val="000000"/>
          <w:sz w:val="22"/>
          <w:szCs w:val="22"/>
        </w:rPr>
        <w:t>Spain and England and Wales</w:t>
      </w:r>
      <w:r w:rsidR="00FD2092">
        <w:rPr>
          <w:rFonts w:ascii="Arial" w:hAnsi="Arial" w:cs="Arial"/>
          <w:color w:val="000000"/>
          <w:sz w:val="22"/>
          <w:szCs w:val="22"/>
        </w:rPr>
        <w:t>.</w:t>
      </w:r>
    </w:p>
    <w:p w14:paraId="3E108B16" w14:textId="77777777" w:rsidR="00FD2092" w:rsidRDefault="00FD2092" w:rsidP="00FD2092">
      <w:pPr>
        <w:spacing w:line="480" w:lineRule="auto"/>
        <w:jc w:val="both"/>
        <w:rPr>
          <w:rFonts w:ascii="Arial" w:hAnsi="Arial" w:cs="Arial"/>
          <w:color w:val="000000"/>
          <w:sz w:val="22"/>
          <w:szCs w:val="22"/>
        </w:rPr>
      </w:pPr>
    </w:p>
    <w:p w14:paraId="28BCEA97" w14:textId="6AE8CFB4" w:rsidR="007C2734" w:rsidRDefault="007C2734" w:rsidP="00986578">
      <w:pPr>
        <w:spacing w:line="480" w:lineRule="auto"/>
        <w:jc w:val="both"/>
        <w:rPr>
          <w:rFonts w:ascii="Arial" w:hAnsi="Arial" w:cs="Arial"/>
          <w:color w:val="000000" w:themeColor="text1"/>
          <w:sz w:val="22"/>
          <w:szCs w:val="22"/>
        </w:rPr>
      </w:pPr>
      <w:r>
        <w:rPr>
          <w:rFonts w:ascii="Arial" w:hAnsi="Arial" w:cs="Arial"/>
          <w:color w:val="000000"/>
          <w:sz w:val="22"/>
          <w:szCs w:val="22"/>
        </w:rPr>
        <w:t>T</w:t>
      </w:r>
      <w:r w:rsidR="00FD2092">
        <w:rPr>
          <w:rFonts w:ascii="Arial" w:hAnsi="Arial" w:cs="Arial"/>
          <w:color w:val="000000"/>
          <w:sz w:val="22"/>
          <w:szCs w:val="22"/>
        </w:rPr>
        <w:t xml:space="preserve">he total death toll </w:t>
      </w:r>
      <w:ins w:id="33" w:author="Pearson-Stuttard, Jonathan" w:date="2020-07-22T22:58:00Z">
        <w:r w:rsidR="00EE4805">
          <w:rPr>
            <w:rFonts w:ascii="Arial" w:hAnsi="Arial" w:cs="Arial"/>
            <w:color w:val="000000"/>
            <w:sz w:val="22"/>
            <w:szCs w:val="22"/>
          </w:rPr>
          <w:t xml:space="preserve">for </w:t>
        </w:r>
      </w:ins>
      <w:r w:rsidR="00D923CC">
        <w:rPr>
          <w:rFonts w:ascii="Arial" w:hAnsi="Arial" w:cs="Arial"/>
          <w:color w:val="000000"/>
          <w:sz w:val="22"/>
          <w:szCs w:val="22"/>
        </w:rPr>
        <w:t>the first phase</w:t>
      </w:r>
      <w:r w:rsidR="009D2090">
        <w:rPr>
          <w:rFonts w:ascii="Arial" w:hAnsi="Arial" w:cs="Arial"/>
          <w:color w:val="000000"/>
          <w:sz w:val="22"/>
          <w:szCs w:val="22"/>
        </w:rPr>
        <w:t xml:space="preserve"> </w:t>
      </w:r>
      <w:r w:rsidR="00FD2092">
        <w:rPr>
          <w:rFonts w:ascii="Arial" w:hAnsi="Arial" w:cs="Arial"/>
          <w:color w:val="000000"/>
          <w:sz w:val="22"/>
          <w:szCs w:val="22"/>
        </w:rPr>
        <w:t>of the Covid-19 pandemic in a country</w:t>
      </w:r>
      <w:r w:rsidR="00D23BD8">
        <w:rPr>
          <w:rFonts w:ascii="Arial" w:hAnsi="Arial" w:cs="Arial"/>
          <w:color w:val="000000"/>
          <w:sz w:val="22"/>
          <w:szCs w:val="22"/>
        </w:rPr>
        <w:t xml:space="preserve"> </w:t>
      </w:r>
      <w:r>
        <w:rPr>
          <w:rFonts w:ascii="Arial" w:hAnsi="Arial" w:cs="Arial"/>
          <w:color w:val="000000"/>
          <w:sz w:val="22"/>
          <w:szCs w:val="22"/>
        </w:rPr>
        <w:t xml:space="preserve">is affected by </w:t>
      </w:r>
      <w:ins w:id="34" w:author="Pearson-Stuttard, Jonathan" w:date="2020-07-22T22:58:00Z">
        <w:r w:rsidR="00EE4805">
          <w:rPr>
            <w:rFonts w:ascii="Arial" w:hAnsi="Arial" w:cs="Arial"/>
            <w:color w:val="000000"/>
            <w:sz w:val="22"/>
            <w:szCs w:val="22"/>
          </w:rPr>
          <w:t xml:space="preserve">three key </w:t>
        </w:r>
      </w:ins>
      <w:ins w:id="35" w:author="Pearson-Stuttard, Jonathan" w:date="2020-07-22T22:59:00Z">
        <w:r w:rsidR="00EE4805">
          <w:rPr>
            <w:rFonts w:ascii="Arial" w:hAnsi="Arial" w:cs="Arial"/>
            <w:color w:val="000000"/>
            <w:sz w:val="22"/>
            <w:szCs w:val="22"/>
          </w:rPr>
          <w:t>determinants</w:t>
        </w:r>
      </w:ins>
      <w:ins w:id="36" w:author="Pearson-Stuttard, Jonathan" w:date="2020-07-22T22:58:00Z">
        <w:r w:rsidR="00EE4805">
          <w:rPr>
            <w:rFonts w:ascii="Arial" w:hAnsi="Arial" w:cs="Arial"/>
            <w:color w:val="000000"/>
            <w:sz w:val="22"/>
            <w:szCs w:val="22"/>
          </w:rPr>
          <w:t xml:space="preserve">; </w:t>
        </w:r>
      </w:ins>
      <w:r>
        <w:rPr>
          <w:rFonts w:ascii="Arial" w:hAnsi="Arial" w:cs="Arial"/>
          <w:color w:val="000000"/>
          <w:sz w:val="22"/>
          <w:szCs w:val="22"/>
        </w:rPr>
        <w:t xml:space="preserve">the </w:t>
      </w:r>
      <w:r w:rsidR="00D23BD8">
        <w:rPr>
          <w:rFonts w:ascii="Arial" w:hAnsi="Arial" w:cs="Arial"/>
          <w:color w:val="000000"/>
          <w:sz w:val="22"/>
          <w:szCs w:val="22"/>
        </w:rPr>
        <w:t xml:space="preserve">characteristics of </w:t>
      </w:r>
      <w:r w:rsidR="00BF1AB5">
        <w:rPr>
          <w:rFonts w:ascii="Arial" w:hAnsi="Arial" w:cs="Arial"/>
          <w:color w:val="000000"/>
          <w:sz w:val="22"/>
          <w:szCs w:val="22"/>
        </w:rPr>
        <w:t>the population</w:t>
      </w:r>
      <w:r w:rsidR="00D23BD8">
        <w:rPr>
          <w:rFonts w:ascii="Arial" w:hAnsi="Arial" w:cs="Arial"/>
          <w:color w:val="000000"/>
          <w:sz w:val="22"/>
          <w:szCs w:val="22"/>
        </w:rPr>
        <w:t xml:space="preserve"> and communities they live in, specific response policies that affect mortality positively</w:t>
      </w:r>
      <w:r>
        <w:rPr>
          <w:rFonts w:ascii="Arial" w:hAnsi="Arial" w:cs="Arial"/>
          <w:color w:val="000000"/>
          <w:sz w:val="22"/>
          <w:szCs w:val="22"/>
        </w:rPr>
        <w:t xml:space="preserve"> by interrupting transmission</w:t>
      </w:r>
      <w:r w:rsidR="00D23BD8">
        <w:rPr>
          <w:rFonts w:ascii="Arial" w:hAnsi="Arial" w:cs="Arial"/>
          <w:color w:val="000000"/>
          <w:sz w:val="22"/>
          <w:szCs w:val="22"/>
        </w:rPr>
        <w:t xml:space="preserve"> and negatively</w:t>
      </w:r>
      <w:r>
        <w:rPr>
          <w:rFonts w:ascii="Arial" w:hAnsi="Arial" w:cs="Arial"/>
          <w:color w:val="000000"/>
          <w:sz w:val="22"/>
          <w:szCs w:val="22"/>
        </w:rPr>
        <w:t xml:space="preserve"> by isolation and denial of essential services</w:t>
      </w:r>
      <w:r w:rsidR="00D23BD8">
        <w:rPr>
          <w:rFonts w:ascii="Arial" w:hAnsi="Arial" w:cs="Arial"/>
          <w:color w:val="000000"/>
          <w:sz w:val="22"/>
          <w:szCs w:val="22"/>
        </w:rPr>
        <w:t>, and upstream health systems and social and political factors that shape these policies.</w:t>
      </w:r>
      <w:r w:rsidR="00463369">
        <w:rPr>
          <w:rFonts w:ascii="Arial" w:hAnsi="Arial" w:cs="Arial"/>
          <w:color w:val="000000"/>
          <w:sz w:val="22"/>
          <w:szCs w:val="22"/>
        </w:rPr>
        <w:t>[Dahlgren, 1991 #5662]</w:t>
      </w:r>
      <w:r w:rsidR="00C415F9">
        <w:rPr>
          <w:rFonts w:ascii="Arial" w:hAnsi="Arial" w:cs="Arial"/>
          <w:color w:val="000000"/>
          <w:sz w:val="22"/>
          <w:szCs w:val="22"/>
        </w:rPr>
        <w:t xml:space="preserve"> </w:t>
      </w:r>
      <w:r w:rsidR="002017A5">
        <w:rPr>
          <w:rFonts w:ascii="Arial" w:hAnsi="Arial" w:cs="Arial"/>
          <w:color w:val="000000"/>
          <w:sz w:val="22"/>
          <w:szCs w:val="22"/>
        </w:rPr>
        <w:t>The first</w:t>
      </w:r>
      <w:r w:rsidR="00D23BD8">
        <w:rPr>
          <w:rFonts w:ascii="Arial" w:hAnsi="Arial" w:cs="Arial"/>
          <w:color w:val="000000"/>
          <w:sz w:val="22"/>
          <w:szCs w:val="22"/>
        </w:rPr>
        <w:t xml:space="preserve"> group of determinants are </w:t>
      </w:r>
      <w:r w:rsidR="00AD4C89">
        <w:rPr>
          <w:rFonts w:ascii="Arial" w:hAnsi="Arial" w:cs="Arial"/>
          <w:color w:val="000000"/>
          <w:sz w:val="22"/>
          <w:szCs w:val="22"/>
        </w:rPr>
        <w:t>contextual characteristics of</w:t>
      </w:r>
      <w:r>
        <w:rPr>
          <w:rFonts w:ascii="Arial" w:hAnsi="Arial" w:cs="Arial"/>
          <w:color w:val="000000"/>
          <w:sz w:val="22"/>
          <w:szCs w:val="22"/>
        </w:rPr>
        <w:t xml:space="preserve"> individuals and communities</w:t>
      </w:r>
      <w:r w:rsidR="00AD4C89">
        <w:rPr>
          <w:rFonts w:ascii="Arial" w:hAnsi="Arial" w:cs="Arial"/>
          <w:color w:val="000000"/>
          <w:sz w:val="22"/>
          <w:szCs w:val="22"/>
        </w:rPr>
        <w:t xml:space="preserve"> that make them</w:t>
      </w:r>
      <w:r>
        <w:rPr>
          <w:rFonts w:ascii="Arial" w:hAnsi="Arial" w:cs="Arial"/>
          <w:color w:val="000000"/>
          <w:sz w:val="22"/>
          <w:szCs w:val="22"/>
        </w:rPr>
        <w:t xml:space="preserve"> vulnerable or resilient to the spread of infection and the adverse consequences of restrictions</w:t>
      </w:r>
      <w:r w:rsidR="00BF1AB5">
        <w:rPr>
          <w:rFonts w:ascii="Arial" w:hAnsi="Arial" w:cs="Arial"/>
          <w:color w:val="000000"/>
          <w:sz w:val="22"/>
          <w:szCs w:val="22"/>
        </w:rPr>
        <w:t>, and</w:t>
      </w:r>
      <w:r w:rsidR="00D23BD8">
        <w:rPr>
          <w:rFonts w:ascii="Arial" w:hAnsi="Arial" w:cs="Arial"/>
          <w:color w:val="000000"/>
          <w:sz w:val="22"/>
          <w:szCs w:val="22"/>
        </w:rPr>
        <w:t xml:space="preserve"> include baseline demography and health, social networks and inequalities, employment and occupation, and environmental features such as transport and housing. </w:t>
      </w:r>
      <w:r w:rsidR="00D23BD8" w:rsidRPr="000D790A">
        <w:rPr>
          <w:rFonts w:ascii="Arial" w:hAnsi="Arial" w:cs="Arial"/>
          <w:color w:val="000000" w:themeColor="text1"/>
          <w:sz w:val="22"/>
          <w:szCs w:val="22"/>
        </w:rPr>
        <w:t xml:space="preserve">The risk of death from Covid-19 increases with age, social and material deprivation, and in the presence of long-term conditions such </w:t>
      </w:r>
      <w:r w:rsidR="00D23BD8">
        <w:rPr>
          <w:rFonts w:ascii="Arial" w:hAnsi="Arial" w:cs="Arial"/>
          <w:color w:val="000000" w:themeColor="text1"/>
          <w:sz w:val="22"/>
          <w:szCs w:val="22"/>
        </w:rPr>
        <w:t xml:space="preserve">as obesity, hypertension, </w:t>
      </w:r>
      <w:r w:rsidR="00D23BD8" w:rsidRPr="000D790A">
        <w:rPr>
          <w:rFonts w:ascii="Arial" w:hAnsi="Arial" w:cs="Arial"/>
          <w:color w:val="000000" w:themeColor="text1"/>
          <w:sz w:val="22"/>
          <w:szCs w:val="22"/>
        </w:rPr>
        <w:t xml:space="preserve">diabetes and </w:t>
      </w:r>
      <w:r w:rsidR="00D23BD8">
        <w:rPr>
          <w:rFonts w:ascii="Arial" w:hAnsi="Arial" w:cs="Arial"/>
          <w:color w:val="000000" w:themeColor="text1"/>
          <w:sz w:val="22"/>
          <w:szCs w:val="22"/>
        </w:rPr>
        <w:t xml:space="preserve">vascular and </w:t>
      </w:r>
      <w:r w:rsidR="00D23BD8" w:rsidRPr="000D790A">
        <w:rPr>
          <w:rFonts w:ascii="Arial" w:hAnsi="Arial" w:cs="Arial"/>
          <w:color w:val="000000" w:themeColor="text1"/>
          <w:sz w:val="22"/>
          <w:szCs w:val="22"/>
        </w:rPr>
        <w:t>kidney disease</w:t>
      </w:r>
      <w:r w:rsidR="00D23BD8">
        <w:rPr>
          <w:rFonts w:ascii="Arial" w:hAnsi="Arial" w:cs="Arial"/>
          <w:color w:val="000000" w:themeColor="text1"/>
          <w:sz w:val="22"/>
          <w:szCs w:val="22"/>
        </w:rPr>
        <w:t>s</w:t>
      </w:r>
      <w:r w:rsidR="00D23BD8" w:rsidRPr="000D790A">
        <w:rPr>
          <w:rFonts w:ascii="Arial" w:hAnsi="Arial" w:cs="Arial"/>
          <w:color w:val="000000" w:themeColor="text1"/>
          <w:sz w:val="22"/>
          <w:szCs w:val="22"/>
        </w:rPr>
        <w:t xml:space="preserve">. Most countries in our analysis have an aging population and </w:t>
      </w:r>
      <w:r w:rsidR="00D23BD8">
        <w:rPr>
          <w:rFonts w:ascii="Arial" w:hAnsi="Arial" w:cs="Arial"/>
          <w:color w:val="000000" w:themeColor="text1"/>
          <w:sz w:val="22"/>
          <w:szCs w:val="22"/>
        </w:rPr>
        <w:t>n</w:t>
      </w:r>
      <w:r w:rsidR="00D23BD8" w:rsidRPr="000D790A">
        <w:rPr>
          <w:rFonts w:ascii="Arial" w:hAnsi="Arial" w:cs="Arial"/>
          <w:color w:val="000000" w:themeColor="text1"/>
          <w:sz w:val="22"/>
          <w:szCs w:val="22"/>
        </w:rPr>
        <w:t xml:space="preserve">one stands out as </w:t>
      </w:r>
      <w:r w:rsidR="00D23BD8">
        <w:rPr>
          <w:rFonts w:ascii="Arial" w:hAnsi="Arial" w:cs="Arial"/>
          <w:color w:val="000000" w:themeColor="text1"/>
          <w:sz w:val="22"/>
          <w:szCs w:val="22"/>
        </w:rPr>
        <w:t>particularly</w:t>
      </w:r>
      <w:r w:rsidR="00D23BD8" w:rsidRPr="000D790A">
        <w:rPr>
          <w:rFonts w:ascii="Arial" w:hAnsi="Arial" w:cs="Arial"/>
          <w:color w:val="000000" w:themeColor="text1"/>
          <w:sz w:val="22"/>
          <w:szCs w:val="22"/>
        </w:rPr>
        <w:t xml:space="preserve"> older or younger than others. </w:t>
      </w:r>
      <w:r w:rsidR="00D23BD8">
        <w:rPr>
          <w:rFonts w:ascii="Arial" w:hAnsi="Arial" w:cs="Arial"/>
          <w:color w:val="000000" w:themeColor="text1"/>
          <w:sz w:val="22"/>
          <w:szCs w:val="22"/>
        </w:rPr>
        <w:t xml:space="preserve">For example, the share of population who are 65+ years range from 16% in New Zealand to 23% in Italy and Portugal, but this share was </w:t>
      </w:r>
      <w:r w:rsidR="00BF1AB5">
        <w:rPr>
          <w:rFonts w:ascii="Arial" w:hAnsi="Arial" w:cs="Arial"/>
          <w:color w:val="000000" w:themeColor="text1"/>
          <w:sz w:val="22"/>
          <w:szCs w:val="22"/>
        </w:rPr>
        <w:t>barely</w:t>
      </w:r>
      <w:r w:rsidR="00D23BD8">
        <w:rPr>
          <w:rFonts w:ascii="Arial" w:hAnsi="Arial" w:cs="Arial"/>
          <w:color w:val="000000" w:themeColor="text1"/>
          <w:sz w:val="22"/>
          <w:szCs w:val="22"/>
        </w:rPr>
        <w:t xml:space="preserve"> correlated with excess mortality</w:t>
      </w:r>
      <w:r w:rsidR="00BF1AB5">
        <w:rPr>
          <w:rFonts w:ascii="Arial" w:hAnsi="Arial" w:cs="Arial"/>
          <w:color w:val="000000" w:themeColor="text1"/>
          <w:sz w:val="22"/>
          <w:szCs w:val="22"/>
        </w:rPr>
        <w:t xml:space="preserve"> (correlation coefficients &lt;0.15)</w:t>
      </w:r>
      <w:r w:rsidR="00D23BD8">
        <w:rPr>
          <w:rFonts w:ascii="Arial" w:hAnsi="Arial" w:cs="Arial"/>
          <w:color w:val="000000" w:themeColor="text1"/>
          <w:sz w:val="22"/>
          <w:szCs w:val="22"/>
        </w:rPr>
        <w:t xml:space="preserve">. </w:t>
      </w:r>
      <w:r w:rsidR="00D23BD8" w:rsidRPr="000D790A">
        <w:rPr>
          <w:rFonts w:ascii="Arial" w:hAnsi="Arial" w:cs="Arial"/>
          <w:color w:val="000000" w:themeColor="text1"/>
          <w:sz w:val="22"/>
          <w:szCs w:val="22"/>
        </w:rPr>
        <w:t xml:space="preserve">Further, </w:t>
      </w:r>
      <w:r>
        <w:rPr>
          <w:rFonts w:ascii="Arial" w:hAnsi="Arial" w:cs="Arial"/>
          <w:color w:val="000000" w:themeColor="text1"/>
          <w:sz w:val="22"/>
          <w:szCs w:val="22"/>
        </w:rPr>
        <w:t xml:space="preserve">our </w:t>
      </w:r>
      <w:r w:rsidR="00D23BD8" w:rsidRPr="000D790A">
        <w:rPr>
          <w:rFonts w:ascii="Arial" w:hAnsi="Arial" w:cs="Arial"/>
          <w:color w:val="000000" w:themeColor="text1"/>
          <w:sz w:val="22"/>
          <w:szCs w:val="22"/>
        </w:rPr>
        <w:t>age-specific results are not affected by age differences across countries. Obesity and diabetes are higher</w:t>
      </w:r>
      <w:r w:rsidR="00D23BD8">
        <w:rPr>
          <w:rFonts w:ascii="Arial" w:hAnsi="Arial" w:cs="Arial"/>
          <w:color w:val="000000" w:themeColor="text1"/>
          <w:sz w:val="22"/>
          <w:szCs w:val="22"/>
        </w:rPr>
        <w:t xml:space="preserve"> and hypertension is lower</w:t>
      </w:r>
      <w:r w:rsidR="00D23BD8" w:rsidRPr="000D790A">
        <w:rPr>
          <w:rFonts w:ascii="Arial" w:hAnsi="Arial" w:cs="Arial"/>
          <w:color w:val="000000" w:themeColor="text1"/>
          <w:sz w:val="22"/>
          <w:szCs w:val="22"/>
        </w:rPr>
        <w:t xml:space="preserve"> in the UK, which experienced one of the highest impacts, than in other European countries in our analysis.[NCD Risk Factor Collaboration (NCD-RisC), 2016 #4916;NCD Risk Factor Collaboration (NCD-RisC), 2017 #5285</w:t>
      </w:r>
      <w:r w:rsidR="00D23BD8">
        <w:rPr>
          <w:rFonts w:ascii="Arial" w:hAnsi="Arial" w:cs="Arial"/>
          <w:color w:val="000000" w:themeColor="text1"/>
          <w:sz w:val="22"/>
          <w:szCs w:val="22"/>
        </w:rPr>
        <w:t xml:space="preserve">;NCD Risk Factor </w:t>
      </w:r>
      <w:r w:rsidR="00D23BD8">
        <w:rPr>
          <w:rFonts w:ascii="Arial" w:hAnsi="Arial" w:cs="Arial"/>
          <w:color w:val="000000" w:themeColor="text1"/>
          <w:sz w:val="22"/>
          <w:szCs w:val="22"/>
        </w:rPr>
        <w:lastRenderedPageBreak/>
        <w:t>Collaboration (NCD-RisC), 2019 #5658]</w:t>
      </w:r>
      <w:r w:rsidR="00D23BD8" w:rsidRPr="000D790A">
        <w:rPr>
          <w:rFonts w:ascii="Arial" w:hAnsi="Arial" w:cs="Arial"/>
          <w:color w:val="000000" w:themeColor="text1"/>
          <w:sz w:val="22"/>
          <w:szCs w:val="22"/>
        </w:rPr>
        <w:t xml:space="preserve"> But New Zealand, which had no detectable excess deaths, has </w:t>
      </w:r>
      <w:r w:rsidR="00D23BD8">
        <w:rPr>
          <w:rFonts w:ascii="Arial" w:hAnsi="Arial" w:cs="Arial"/>
          <w:color w:val="000000" w:themeColor="text1"/>
          <w:sz w:val="22"/>
          <w:szCs w:val="22"/>
        </w:rPr>
        <w:t xml:space="preserve">an </w:t>
      </w:r>
      <w:r w:rsidR="00D23BD8" w:rsidRPr="000D790A">
        <w:rPr>
          <w:rFonts w:ascii="Arial" w:hAnsi="Arial" w:cs="Arial"/>
          <w:color w:val="000000" w:themeColor="text1"/>
          <w:sz w:val="22"/>
          <w:szCs w:val="22"/>
        </w:rPr>
        <w:t>even higher prevalence than the UK whereas Belgium, Italy and Spain</w:t>
      </w:r>
      <w:r w:rsidR="00D23BD8">
        <w:rPr>
          <w:rFonts w:ascii="Arial" w:hAnsi="Arial" w:cs="Arial"/>
          <w:color w:val="000000" w:themeColor="text1"/>
          <w:sz w:val="22"/>
          <w:szCs w:val="22"/>
        </w:rPr>
        <w:t>, which</w:t>
      </w:r>
      <w:r w:rsidR="00D23BD8" w:rsidRPr="000D790A">
        <w:rPr>
          <w:rFonts w:ascii="Arial" w:hAnsi="Arial" w:cs="Arial"/>
          <w:color w:val="000000" w:themeColor="text1"/>
          <w:sz w:val="22"/>
          <w:szCs w:val="22"/>
        </w:rPr>
        <w:t xml:space="preserve"> have lower prevalence</w:t>
      </w:r>
      <w:r w:rsidR="00D23BD8">
        <w:rPr>
          <w:rFonts w:ascii="Arial" w:hAnsi="Arial" w:cs="Arial"/>
          <w:color w:val="000000" w:themeColor="text1"/>
          <w:sz w:val="22"/>
          <w:szCs w:val="22"/>
        </w:rPr>
        <w:t>, also experienced large impacts</w:t>
      </w:r>
      <w:r w:rsidR="00D23BD8" w:rsidRPr="000D790A">
        <w:rPr>
          <w:rFonts w:ascii="Arial" w:hAnsi="Arial" w:cs="Arial"/>
          <w:color w:val="000000" w:themeColor="text1"/>
          <w:sz w:val="22"/>
          <w:szCs w:val="22"/>
        </w:rPr>
        <w:t>.</w:t>
      </w:r>
      <w:r w:rsidR="00D23BD8">
        <w:rPr>
          <w:rFonts w:ascii="Arial" w:hAnsi="Arial" w:cs="Arial"/>
          <w:color w:val="000000" w:themeColor="text1"/>
          <w:sz w:val="22"/>
          <w:szCs w:val="22"/>
        </w:rPr>
        <w:t xml:space="preserve"> </w:t>
      </w:r>
      <w:r w:rsidR="00D23BD8" w:rsidRPr="00B50501">
        <w:rPr>
          <w:rFonts w:ascii="Arial" w:hAnsi="Arial" w:cs="Arial"/>
          <w:color w:val="000000" w:themeColor="text1"/>
          <w:sz w:val="22"/>
          <w:szCs w:val="22"/>
        </w:rPr>
        <w:t xml:space="preserve">Similarly, although </w:t>
      </w:r>
      <w:r w:rsidR="00A5379B" w:rsidRPr="00B50501">
        <w:rPr>
          <w:rFonts w:ascii="Arial" w:hAnsi="Arial" w:cs="Arial"/>
          <w:color w:val="000000" w:themeColor="text1"/>
          <w:sz w:val="22"/>
          <w:szCs w:val="22"/>
        </w:rPr>
        <w:t xml:space="preserve">reported </w:t>
      </w:r>
      <w:r w:rsidR="00D23BD8" w:rsidRPr="00B50501">
        <w:rPr>
          <w:rFonts w:ascii="Arial" w:hAnsi="Arial" w:cs="Arial"/>
          <w:color w:val="000000" w:themeColor="text1"/>
          <w:sz w:val="22"/>
          <w:szCs w:val="22"/>
        </w:rPr>
        <w:t>multi-morbidity varies across Europe,</w:t>
      </w:r>
      <w:r w:rsidR="00D23BD8">
        <w:rPr>
          <w:rFonts w:ascii="Arial" w:hAnsi="Arial" w:cs="Arial"/>
          <w:color w:val="000000" w:themeColor="text1"/>
          <w:sz w:val="22"/>
          <w:szCs w:val="22"/>
        </w:rPr>
        <w:t>[Palladino, 2016 #5649]</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t>these are</w:t>
      </w:r>
      <w:r w:rsidR="00D23BD8" w:rsidRPr="00B50501">
        <w:rPr>
          <w:rFonts w:ascii="Arial" w:hAnsi="Arial" w:cs="Arial"/>
          <w:color w:val="000000" w:themeColor="text1"/>
          <w:sz w:val="22"/>
          <w:szCs w:val="22"/>
        </w:rPr>
        <w:t xml:space="preserve"> not correlated with excess mortality</w:t>
      </w:r>
      <w:r w:rsidR="00D23BD8">
        <w:rPr>
          <w:rFonts w:ascii="Arial" w:hAnsi="Arial" w:cs="Arial"/>
          <w:color w:val="000000" w:themeColor="text1"/>
          <w:sz w:val="22"/>
          <w:szCs w:val="22"/>
        </w:rPr>
        <w:t>:</w:t>
      </w:r>
      <w:r w:rsidR="00D23BD8" w:rsidRPr="00B50501">
        <w:rPr>
          <w:rFonts w:ascii="Arial" w:hAnsi="Arial" w:cs="Arial"/>
          <w:color w:val="000000" w:themeColor="text1"/>
          <w:sz w:val="22"/>
          <w:szCs w:val="22"/>
        </w:rPr>
        <w:t xml:space="preserve"> Sweden and Denmark</w:t>
      </w:r>
      <w:r w:rsidR="00D23BD8">
        <w:rPr>
          <w:rFonts w:ascii="Arial" w:hAnsi="Arial" w:cs="Arial"/>
          <w:color w:val="000000" w:themeColor="text1"/>
          <w:sz w:val="22"/>
          <w:szCs w:val="22"/>
        </w:rPr>
        <w:t xml:space="preserve">, which had vastly different excess deaths, </w:t>
      </w:r>
      <w:r w:rsidR="00D23BD8" w:rsidRPr="00B50501">
        <w:rPr>
          <w:rFonts w:ascii="Arial" w:hAnsi="Arial" w:cs="Arial"/>
          <w:color w:val="000000" w:themeColor="text1"/>
          <w:sz w:val="22"/>
          <w:szCs w:val="22"/>
        </w:rPr>
        <w:t>hav</w:t>
      </w:r>
      <w:r w:rsidR="00D23BD8">
        <w:rPr>
          <w:rFonts w:ascii="Arial" w:hAnsi="Arial" w:cs="Arial"/>
          <w:color w:val="000000" w:themeColor="text1"/>
          <w:sz w:val="22"/>
          <w:szCs w:val="22"/>
        </w:rPr>
        <w:t>e</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t>low</w:t>
      </w:r>
      <w:r w:rsidR="00D23BD8" w:rsidRPr="00B50501">
        <w:rPr>
          <w:rFonts w:ascii="Arial" w:hAnsi="Arial" w:cs="Arial"/>
          <w:color w:val="000000" w:themeColor="text1"/>
          <w:sz w:val="22"/>
          <w:szCs w:val="22"/>
        </w:rPr>
        <w:t xml:space="preserve"> levels of multi-morbidity</w:t>
      </w:r>
      <w:r w:rsidR="00D23BD8">
        <w:rPr>
          <w:rFonts w:ascii="Arial" w:hAnsi="Arial" w:cs="Arial"/>
          <w:color w:val="000000" w:themeColor="text1"/>
          <w:sz w:val="22"/>
          <w:szCs w:val="22"/>
        </w:rPr>
        <w:t>;</w:t>
      </w:r>
      <w:r w:rsidR="00D23BD8" w:rsidRPr="00B50501">
        <w:rPr>
          <w:rFonts w:ascii="Arial" w:hAnsi="Arial" w:cs="Arial"/>
          <w:color w:val="000000" w:themeColor="text1"/>
          <w:sz w:val="22"/>
          <w:szCs w:val="22"/>
        </w:rPr>
        <w:t xml:space="preserve"> Hungary</w:t>
      </w:r>
      <w:r w:rsidR="00D23BD8">
        <w:rPr>
          <w:rFonts w:ascii="Arial" w:hAnsi="Arial" w:cs="Arial"/>
          <w:color w:val="000000" w:themeColor="text1"/>
          <w:sz w:val="22"/>
          <w:szCs w:val="22"/>
        </w:rPr>
        <w:t>, Spain and Italy, which also span the entire range of excess mortality,</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t xml:space="preserve">have </w:t>
      </w:r>
      <w:r w:rsidR="00D23BD8" w:rsidRPr="00B50501">
        <w:rPr>
          <w:rFonts w:ascii="Arial" w:hAnsi="Arial" w:cs="Arial"/>
          <w:color w:val="000000" w:themeColor="text1"/>
          <w:sz w:val="22"/>
          <w:szCs w:val="22"/>
        </w:rPr>
        <w:t>some of the highest.</w:t>
      </w:r>
      <w:r w:rsidR="00D23BD8">
        <w:rPr>
          <w:rFonts w:ascii="Arial" w:hAnsi="Arial" w:cs="Arial"/>
          <w:color w:val="000000" w:themeColor="text1"/>
          <w:sz w:val="22"/>
          <w:szCs w:val="22"/>
        </w:rPr>
        <w:t xml:space="preserve"> Finally, although the UK has higher relative poverty than countries like Norway, Denmark and Finland,[OECD, 2020 #5650] excess deaths were higher in Sweden (similar relative poverty to Denmark and Finland) than in New Zealand (similar relative poverty to the UK). In summary, although these factors are undoubtedly important in terms of the magnitude of the mortality impact, they alone are unlikely to account for the massive cross-country variation observed here. </w:t>
      </w:r>
      <w:r w:rsidR="00AD4C89">
        <w:rPr>
          <w:rFonts w:ascii="Arial" w:hAnsi="Arial" w:cs="Arial"/>
          <w:color w:val="000000" w:themeColor="text1"/>
          <w:sz w:val="22"/>
          <w:szCs w:val="22"/>
        </w:rPr>
        <w:t>O</w:t>
      </w:r>
      <w:r w:rsidR="00986578" w:rsidRPr="00986578">
        <w:rPr>
          <w:rFonts w:ascii="Arial" w:hAnsi="Arial" w:cs="Arial"/>
          <w:color w:val="000000" w:themeColor="text1"/>
          <w:sz w:val="22"/>
          <w:szCs w:val="22"/>
        </w:rPr>
        <w:t>ther important population characteristics remain unexplored and require additional data</w:t>
      </w:r>
      <w:r w:rsidRPr="00986578">
        <w:rPr>
          <w:rFonts w:ascii="Arial" w:hAnsi="Arial" w:cs="Arial"/>
          <w:color w:val="000000" w:themeColor="text1"/>
          <w:sz w:val="22"/>
          <w:szCs w:val="22"/>
        </w:rPr>
        <w:t>.</w:t>
      </w:r>
      <w:r w:rsidR="00986578" w:rsidRPr="00986578">
        <w:rPr>
          <w:rFonts w:ascii="Arial" w:hAnsi="Arial" w:cs="Arial"/>
          <w:color w:val="000000" w:themeColor="text1"/>
          <w:sz w:val="22"/>
          <w:szCs w:val="22"/>
        </w:rPr>
        <w:t xml:space="preserve"> For example, i</w:t>
      </w:r>
      <w:r w:rsidRPr="00986578">
        <w:rPr>
          <w:rFonts w:ascii="Arial" w:hAnsi="Arial" w:cs="Arial"/>
          <w:color w:val="000000" w:themeColor="text1"/>
          <w:sz w:val="22"/>
          <w:szCs w:val="22"/>
        </w:rPr>
        <w:t xml:space="preserve">n some countries, </w:t>
      </w:r>
      <w:r w:rsidR="00DB3C2F">
        <w:rPr>
          <w:rFonts w:ascii="Arial" w:hAnsi="Arial" w:cs="Arial"/>
          <w:color w:val="000000" w:themeColor="text1"/>
          <w:sz w:val="22"/>
          <w:szCs w:val="22"/>
        </w:rPr>
        <w:t xml:space="preserve">regional </w:t>
      </w:r>
      <w:r w:rsidR="00986578" w:rsidRPr="00986578">
        <w:rPr>
          <w:rFonts w:ascii="Arial" w:hAnsi="Arial" w:cs="Arial"/>
          <w:color w:val="000000" w:themeColor="text1"/>
          <w:sz w:val="22"/>
          <w:szCs w:val="22"/>
        </w:rPr>
        <w:t xml:space="preserve">outbreaks </w:t>
      </w:r>
      <w:r w:rsidRPr="00986578">
        <w:rPr>
          <w:rFonts w:ascii="Arial" w:hAnsi="Arial" w:cs="Arial"/>
          <w:color w:val="000000" w:themeColor="text1"/>
          <w:sz w:val="22"/>
          <w:szCs w:val="22"/>
        </w:rPr>
        <w:t xml:space="preserve">have </w:t>
      </w:r>
      <w:r w:rsidR="00986578" w:rsidRPr="00986578">
        <w:rPr>
          <w:rFonts w:ascii="Arial" w:hAnsi="Arial" w:cs="Arial"/>
          <w:color w:val="000000" w:themeColor="text1"/>
          <w:sz w:val="22"/>
          <w:szCs w:val="22"/>
        </w:rPr>
        <w:t>started among</w:t>
      </w:r>
      <w:r w:rsidRPr="00986578">
        <w:rPr>
          <w:rFonts w:ascii="Arial" w:hAnsi="Arial" w:cs="Arial"/>
          <w:color w:val="000000" w:themeColor="text1"/>
          <w:sz w:val="22"/>
          <w:szCs w:val="22"/>
        </w:rPr>
        <w:t xml:space="preserve"> low-wage workers in poor working conditions, such as garment factories and </w:t>
      </w:r>
      <w:r w:rsidR="00A5379B">
        <w:rPr>
          <w:rFonts w:ascii="Arial" w:hAnsi="Arial" w:cs="Arial"/>
          <w:color w:val="000000" w:themeColor="text1"/>
          <w:sz w:val="22"/>
          <w:szCs w:val="22"/>
        </w:rPr>
        <w:t>food processing</w:t>
      </w:r>
      <w:r w:rsidRPr="00986578">
        <w:rPr>
          <w:rFonts w:ascii="Arial" w:hAnsi="Arial" w:cs="Arial"/>
          <w:color w:val="000000" w:themeColor="text1"/>
          <w:sz w:val="22"/>
          <w:szCs w:val="22"/>
        </w:rPr>
        <w:t xml:space="preserve"> plants. </w:t>
      </w:r>
      <w:r w:rsidR="00DB3C2F">
        <w:rPr>
          <w:rFonts w:ascii="Arial" w:hAnsi="Arial" w:cs="Arial"/>
          <w:color w:val="000000" w:themeColor="text1"/>
          <w:sz w:val="22"/>
          <w:szCs w:val="22"/>
        </w:rPr>
        <w:t>T</w:t>
      </w:r>
      <w:r w:rsidR="00986578" w:rsidRPr="00986578">
        <w:rPr>
          <w:rFonts w:ascii="Arial" w:hAnsi="Arial" w:cs="Arial"/>
          <w:color w:val="000000" w:themeColor="text1"/>
          <w:sz w:val="22"/>
          <w:szCs w:val="22"/>
        </w:rPr>
        <w:t>he role of overcrowded social housing complexes and public transportation</w:t>
      </w:r>
      <w:r w:rsidR="00DB3C2F">
        <w:rPr>
          <w:rFonts w:ascii="Arial" w:hAnsi="Arial" w:cs="Arial"/>
          <w:color w:val="000000" w:themeColor="text1"/>
          <w:sz w:val="22"/>
          <w:szCs w:val="22"/>
        </w:rPr>
        <w:t xml:space="preserve"> (and more generally mobility)</w:t>
      </w:r>
      <w:r w:rsidR="00463369">
        <w:rPr>
          <w:rFonts w:ascii="Arial" w:hAnsi="Arial" w:cs="Arial"/>
          <w:color w:val="000000" w:themeColor="text1"/>
          <w:sz w:val="22"/>
          <w:szCs w:val="22"/>
        </w:rPr>
        <w:t>[</w:t>
      </w:r>
      <w:proofErr w:type="spellStart"/>
      <w:r w:rsidR="00463369">
        <w:rPr>
          <w:rFonts w:ascii="Arial" w:hAnsi="Arial" w:cs="Arial"/>
          <w:color w:val="000000" w:themeColor="text1"/>
          <w:sz w:val="22"/>
          <w:szCs w:val="22"/>
        </w:rPr>
        <w:t>Ruktanonchai</w:t>
      </w:r>
      <w:proofErr w:type="spellEnd"/>
      <w:r w:rsidR="00463369">
        <w:rPr>
          <w:rFonts w:ascii="Arial" w:hAnsi="Arial" w:cs="Arial"/>
          <w:color w:val="000000" w:themeColor="text1"/>
          <w:sz w:val="22"/>
          <w:szCs w:val="22"/>
        </w:rPr>
        <w:t>, 2020 #5663]</w:t>
      </w:r>
      <w:r w:rsidR="00986578" w:rsidRPr="00986578">
        <w:rPr>
          <w:rFonts w:ascii="Arial" w:hAnsi="Arial" w:cs="Arial"/>
          <w:color w:val="000000" w:themeColor="text1"/>
          <w:sz w:val="22"/>
          <w:szCs w:val="22"/>
        </w:rPr>
        <w:t xml:space="preserve"> </w:t>
      </w:r>
      <w:r w:rsidR="00DB3C2F">
        <w:rPr>
          <w:rFonts w:ascii="Arial" w:hAnsi="Arial" w:cs="Arial"/>
          <w:color w:val="000000" w:themeColor="text1"/>
          <w:sz w:val="22"/>
          <w:szCs w:val="22"/>
        </w:rPr>
        <w:t xml:space="preserve">in the extent and geographical distribution of transmission </w:t>
      </w:r>
      <w:r w:rsidR="00986578" w:rsidRPr="00986578">
        <w:rPr>
          <w:rFonts w:ascii="Arial" w:hAnsi="Arial" w:cs="Arial"/>
          <w:color w:val="000000" w:themeColor="text1"/>
          <w:sz w:val="22"/>
          <w:szCs w:val="22"/>
        </w:rPr>
        <w:t xml:space="preserve">is </w:t>
      </w:r>
      <w:r w:rsidR="00A5379B">
        <w:rPr>
          <w:rFonts w:ascii="Arial" w:hAnsi="Arial" w:cs="Arial"/>
          <w:color w:val="000000" w:themeColor="text1"/>
          <w:sz w:val="22"/>
          <w:szCs w:val="22"/>
        </w:rPr>
        <w:t xml:space="preserve">also </w:t>
      </w:r>
      <w:r w:rsidR="00986578" w:rsidRPr="00986578">
        <w:rPr>
          <w:rFonts w:ascii="Arial" w:hAnsi="Arial" w:cs="Arial"/>
          <w:color w:val="000000" w:themeColor="text1"/>
          <w:sz w:val="22"/>
          <w:szCs w:val="22"/>
        </w:rPr>
        <w:t>unknown</w:t>
      </w:r>
      <w:r w:rsidR="00DB3C2F">
        <w:rPr>
          <w:rFonts w:ascii="Arial" w:hAnsi="Arial" w:cs="Arial"/>
          <w:color w:val="000000" w:themeColor="text1"/>
          <w:sz w:val="22"/>
          <w:szCs w:val="22"/>
        </w:rPr>
        <w:t>.</w:t>
      </w:r>
      <w:r w:rsidR="0037347D">
        <w:rPr>
          <w:rFonts w:ascii="Arial" w:hAnsi="Arial" w:cs="Arial"/>
          <w:color w:val="000000" w:themeColor="text1"/>
          <w:sz w:val="22"/>
          <w:szCs w:val="22"/>
        </w:rPr>
        <w:t>[</w:t>
      </w:r>
      <w:proofErr w:type="spellStart"/>
      <w:r w:rsidR="0037347D">
        <w:rPr>
          <w:rFonts w:ascii="Arial" w:hAnsi="Arial" w:cs="Arial"/>
          <w:color w:val="000000" w:themeColor="text1"/>
          <w:sz w:val="22"/>
          <w:szCs w:val="22"/>
        </w:rPr>
        <w:t>Bouffanais</w:t>
      </w:r>
      <w:proofErr w:type="spellEnd"/>
      <w:r w:rsidR="0037347D">
        <w:rPr>
          <w:rFonts w:ascii="Arial" w:hAnsi="Arial" w:cs="Arial"/>
          <w:color w:val="000000" w:themeColor="text1"/>
          <w:sz w:val="22"/>
          <w:szCs w:val="22"/>
        </w:rPr>
        <w:t>, 2020 #5675]</w:t>
      </w:r>
      <w:r w:rsidR="0037347D" w:rsidRPr="00986578">
        <w:rPr>
          <w:rFonts w:ascii="Arial" w:hAnsi="Arial" w:cs="Arial"/>
          <w:color w:val="000000" w:themeColor="text1"/>
          <w:sz w:val="22"/>
          <w:szCs w:val="22"/>
        </w:rPr>
        <w:t xml:space="preserve"> </w:t>
      </w:r>
      <w:del w:id="37" w:author="Parks, Robbie M" w:date="2020-07-22T19:14:00Z">
        <w:r w:rsidR="00DB3C2F" w:rsidDel="00185CD6">
          <w:rPr>
            <w:rFonts w:ascii="Arial" w:hAnsi="Arial" w:cs="Arial"/>
            <w:color w:val="000000" w:themeColor="text1"/>
            <w:sz w:val="22"/>
            <w:szCs w:val="22"/>
          </w:rPr>
          <w:delText xml:space="preserve"> </w:delText>
        </w:r>
      </w:del>
    </w:p>
    <w:p w14:paraId="39C07E60" w14:textId="77777777" w:rsidR="007C2734" w:rsidRPr="007C2734" w:rsidRDefault="007C2734" w:rsidP="00D23BD8">
      <w:pPr>
        <w:spacing w:line="480" w:lineRule="auto"/>
        <w:jc w:val="both"/>
        <w:rPr>
          <w:rFonts w:ascii="Arial" w:hAnsi="Arial" w:cs="Arial"/>
          <w:color w:val="000000" w:themeColor="text1"/>
          <w:sz w:val="22"/>
          <w:szCs w:val="22"/>
        </w:rPr>
      </w:pPr>
    </w:p>
    <w:p w14:paraId="03057B9A" w14:textId="39DB0665" w:rsidR="0016497F" w:rsidRPr="00E928DD" w:rsidRDefault="00D23BD8" w:rsidP="0016497F">
      <w:pPr>
        <w:spacing w:line="480" w:lineRule="auto"/>
        <w:jc w:val="both"/>
        <w:rPr>
          <w:rFonts w:ascii="Arial" w:hAnsi="Arial" w:cs="Arial"/>
          <w:color w:val="000000" w:themeColor="text1"/>
          <w:sz w:val="22"/>
          <w:szCs w:val="22"/>
        </w:rPr>
      </w:pPr>
      <w:r>
        <w:rPr>
          <w:rFonts w:ascii="Arial" w:hAnsi="Arial" w:cs="Arial"/>
          <w:color w:val="000000"/>
          <w:sz w:val="22"/>
          <w:szCs w:val="22"/>
        </w:rPr>
        <w:t>The second</w:t>
      </w:r>
      <w:r w:rsidR="002017A5">
        <w:rPr>
          <w:rFonts w:ascii="Arial" w:hAnsi="Arial" w:cs="Arial"/>
          <w:color w:val="000000"/>
          <w:sz w:val="22"/>
          <w:szCs w:val="22"/>
        </w:rPr>
        <w:t xml:space="preserve"> determinant of mortality toll of the pandemic is the policy and public health response</w:t>
      </w:r>
      <w:r w:rsidR="00B932E3">
        <w:rPr>
          <w:rFonts w:ascii="Arial" w:hAnsi="Arial" w:cs="Arial"/>
          <w:color w:val="000000"/>
          <w:sz w:val="22"/>
          <w:szCs w:val="22"/>
        </w:rPr>
        <w:t xml:space="preserve"> which </w:t>
      </w:r>
      <w:r w:rsidR="00B932E3" w:rsidRPr="00A8603C">
        <w:rPr>
          <w:rFonts w:ascii="Arial" w:hAnsi="Arial" w:cs="Arial"/>
          <w:color w:val="000000"/>
          <w:sz w:val="22"/>
          <w:szCs w:val="22"/>
        </w:rPr>
        <w:t xml:space="preserve">has </w:t>
      </w:r>
      <w:r w:rsidR="00B932E3" w:rsidRPr="00A8603C">
        <w:rPr>
          <w:rFonts w:ascii="Arial" w:hAnsi="Arial" w:cs="Arial"/>
          <w:color w:val="000000" w:themeColor="text1"/>
          <w:sz w:val="22"/>
          <w:szCs w:val="22"/>
        </w:rPr>
        <w:t xml:space="preserve">varied </w:t>
      </w:r>
      <w:r w:rsidR="00B932E3">
        <w:rPr>
          <w:rFonts w:ascii="Arial" w:hAnsi="Arial" w:cs="Arial"/>
          <w:color w:val="000000" w:themeColor="text1"/>
          <w:sz w:val="22"/>
          <w:szCs w:val="22"/>
        </w:rPr>
        <w:t>vastly across countries</w:t>
      </w:r>
      <w:r w:rsidR="00B932E3" w:rsidRPr="00B932E3">
        <w:rPr>
          <w:rFonts w:ascii="Arial" w:hAnsi="Arial" w:cs="Arial"/>
          <w:color w:val="000000"/>
          <w:sz w:val="22"/>
          <w:szCs w:val="22"/>
        </w:rPr>
        <w:t xml:space="preserve"> </w:t>
      </w:r>
      <w:r w:rsidR="00B932E3">
        <w:rPr>
          <w:rFonts w:ascii="Arial" w:hAnsi="Arial" w:cs="Arial"/>
          <w:color w:val="000000"/>
          <w:sz w:val="22"/>
          <w:szCs w:val="22"/>
        </w:rPr>
        <w:t xml:space="preserve">in </w:t>
      </w:r>
      <w:r w:rsidR="00B932E3" w:rsidRPr="00A8603C">
        <w:rPr>
          <w:rFonts w:ascii="Arial" w:hAnsi="Arial" w:cs="Arial"/>
          <w:color w:val="000000"/>
          <w:sz w:val="22"/>
          <w:szCs w:val="22"/>
        </w:rPr>
        <w:t>timing</w:t>
      </w:r>
      <w:r w:rsidR="00B932E3">
        <w:rPr>
          <w:rFonts w:ascii="Arial" w:hAnsi="Arial" w:cs="Arial"/>
          <w:color w:val="000000"/>
          <w:sz w:val="22"/>
          <w:szCs w:val="22"/>
        </w:rPr>
        <w:t>, character and extent</w:t>
      </w:r>
      <w:r w:rsidR="002017A5" w:rsidRPr="00694CC5">
        <w:rPr>
          <w:rFonts w:ascii="Arial" w:hAnsi="Arial" w:cs="Arial"/>
          <w:color w:val="000000"/>
          <w:sz w:val="22"/>
          <w:szCs w:val="22"/>
        </w:rPr>
        <w:t>.</w:t>
      </w:r>
      <w:bookmarkStart w:id="38" w:name="_Hlk44604705"/>
      <w:r w:rsidR="00647016">
        <w:rPr>
          <w:rFonts w:ascii="Arial" w:hAnsi="Arial" w:cs="Arial"/>
          <w:color w:val="000000"/>
          <w:sz w:val="22"/>
          <w:szCs w:val="22"/>
        </w:rPr>
        <w:t>[Hale, 2020 #5646]</w:t>
      </w:r>
      <w:r w:rsidR="002017A5" w:rsidRPr="00694CC5">
        <w:rPr>
          <w:rFonts w:ascii="Arial" w:hAnsi="Arial" w:cs="Arial"/>
          <w:color w:val="000000"/>
          <w:sz w:val="22"/>
          <w:szCs w:val="22"/>
        </w:rPr>
        <w:t xml:space="preserve"> </w:t>
      </w:r>
      <w:bookmarkEnd w:id="38"/>
      <w:r w:rsidR="00AD4C89">
        <w:rPr>
          <w:rFonts w:ascii="Arial" w:hAnsi="Arial" w:cs="Arial"/>
          <w:color w:val="000000" w:themeColor="text1"/>
          <w:sz w:val="22"/>
          <w:szCs w:val="22"/>
        </w:rPr>
        <w:t>The</w:t>
      </w:r>
      <w:r w:rsidR="002017A5">
        <w:rPr>
          <w:rFonts w:ascii="Arial" w:hAnsi="Arial" w:cs="Arial"/>
          <w:color w:val="000000" w:themeColor="text1"/>
          <w:sz w:val="22"/>
          <w:szCs w:val="22"/>
        </w:rPr>
        <w:t xml:space="preserve"> timing of lockdown in relation to when initial infections occurred</w:t>
      </w:r>
      <w:r w:rsidR="00647016">
        <w:rPr>
          <w:rFonts w:ascii="Arial" w:hAnsi="Arial" w:cs="Arial"/>
          <w:color w:val="000000" w:themeColor="text1"/>
          <w:sz w:val="22"/>
          <w:szCs w:val="22"/>
        </w:rPr>
        <w:t>[Okell, 2020 #5647]</w:t>
      </w:r>
      <w:r w:rsidR="002017A5">
        <w:rPr>
          <w:rFonts w:ascii="Arial" w:hAnsi="Arial" w:cs="Arial"/>
          <w:color w:val="000000" w:themeColor="text1"/>
          <w:sz w:val="22"/>
          <w:szCs w:val="22"/>
        </w:rPr>
        <w:t xml:space="preserve"> affect</w:t>
      </w:r>
      <w:r w:rsidR="00166D46">
        <w:rPr>
          <w:rFonts w:ascii="Arial" w:hAnsi="Arial" w:cs="Arial"/>
          <w:color w:val="000000" w:themeColor="text1"/>
          <w:sz w:val="22"/>
          <w:szCs w:val="22"/>
        </w:rPr>
        <w:t>s</w:t>
      </w:r>
      <w:r w:rsidR="002017A5">
        <w:rPr>
          <w:rFonts w:ascii="Arial" w:hAnsi="Arial" w:cs="Arial"/>
          <w:color w:val="000000" w:themeColor="text1"/>
          <w:sz w:val="22"/>
          <w:szCs w:val="22"/>
        </w:rPr>
        <w:t xml:space="preserve"> the peak number of people who are infected, which drives both the number of deaths from Covid-19 and the pressure on the healthcare system that can displace routine care for other diseases. The </w:t>
      </w:r>
      <w:r w:rsidR="00B932E3">
        <w:rPr>
          <w:rFonts w:ascii="Arial" w:hAnsi="Arial" w:cs="Arial"/>
          <w:color w:val="000000" w:themeColor="text1"/>
          <w:sz w:val="22"/>
          <w:szCs w:val="22"/>
        </w:rPr>
        <w:t>stringency of the lockdown</w:t>
      </w:r>
      <w:r w:rsidR="002017A5">
        <w:rPr>
          <w:rFonts w:ascii="Arial" w:hAnsi="Arial" w:cs="Arial"/>
          <w:color w:val="000000" w:themeColor="text1"/>
          <w:sz w:val="22"/>
          <w:szCs w:val="22"/>
        </w:rPr>
        <w:t xml:space="preserve"> together with the </w:t>
      </w:r>
      <w:r w:rsidR="00B932E3">
        <w:rPr>
          <w:rFonts w:ascii="Arial" w:hAnsi="Arial" w:cs="Arial"/>
          <w:color w:val="000000" w:themeColor="text1"/>
          <w:sz w:val="22"/>
          <w:szCs w:val="22"/>
        </w:rPr>
        <w:t xml:space="preserve">extent and </w:t>
      </w:r>
      <w:r w:rsidR="002017A5">
        <w:rPr>
          <w:rFonts w:ascii="Arial" w:hAnsi="Arial" w:cs="Arial"/>
          <w:color w:val="000000" w:themeColor="text1"/>
          <w:sz w:val="22"/>
          <w:szCs w:val="22"/>
        </w:rPr>
        <w:t>effectiveness of testing, contract tracing and isolation, also determine how long it takes for the number of cases to return to low absolute levels</w:t>
      </w:r>
      <w:r w:rsidR="00B932E3">
        <w:rPr>
          <w:rFonts w:ascii="Arial" w:hAnsi="Arial" w:cs="Arial"/>
          <w:color w:val="000000" w:themeColor="text1"/>
          <w:sz w:val="22"/>
          <w:szCs w:val="22"/>
        </w:rPr>
        <w:t>, and can therefore</w:t>
      </w:r>
      <w:r w:rsidR="00166D46">
        <w:rPr>
          <w:rFonts w:ascii="Arial" w:hAnsi="Arial" w:cs="Arial"/>
          <w:color w:val="000000" w:themeColor="text1"/>
          <w:sz w:val="22"/>
          <w:szCs w:val="22"/>
        </w:rPr>
        <w:t xml:space="preserve"> account for</w:t>
      </w:r>
      <w:r w:rsidR="00B932E3">
        <w:rPr>
          <w:rFonts w:ascii="Arial" w:hAnsi="Arial" w:cs="Arial"/>
          <w:color w:val="000000" w:themeColor="text1"/>
          <w:sz w:val="22"/>
          <w:szCs w:val="22"/>
        </w:rPr>
        <w:t xml:space="preserve"> some of variations in the intensity and duration of excess deaths observed here</w:t>
      </w:r>
      <w:r w:rsidR="002017A5">
        <w:rPr>
          <w:rFonts w:ascii="Arial" w:hAnsi="Arial" w:cs="Arial"/>
          <w:color w:val="000000" w:themeColor="text1"/>
          <w:sz w:val="22"/>
          <w:szCs w:val="22"/>
        </w:rPr>
        <w:t>.</w:t>
      </w:r>
      <w:r w:rsidR="002017A5" w:rsidRPr="00A8603C">
        <w:rPr>
          <w:rFonts w:ascii="Arial" w:hAnsi="Arial" w:cs="Arial"/>
          <w:color w:val="000000" w:themeColor="text1"/>
          <w:sz w:val="22"/>
          <w:szCs w:val="22"/>
        </w:rPr>
        <w:t xml:space="preserve"> </w:t>
      </w:r>
      <w:commentRangeStart w:id="39"/>
      <w:commentRangeStart w:id="40"/>
      <w:r w:rsidR="005B23A6">
        <w:rPr>
          <w:rFonts w:ascii="Arial" w:hAnsi="Arial" w:cs="Arial"/>
          <w:color w:val="000000" w:themeColor="text1"/>
          <w:sz w:val="22"/>
          <w:szCs w:val="22"/>
        </w:rPr>
        <w:t>A</w:t>
      </w:r>
      <w:r w:rsidR="00B932E3">
        <w:rPr>
          <w:rFonts w:ascii="Arial" w:hAnsi="Arial" w:cs="Arial"/>
          <w:color w:val="000000" w:themeColor="text1"/>
          <w:sz w:val="22"/>
          <w:szCs w:val="22"/>
        </w:rPr>
        <w:t>m</w:t>
      </w:r>
      <w:r w:rsidR="002017A5">
        <w:rPr>
          <w:rFonts w:ascii="Arial" w:hAnsi="Arial" w:cs="Arial"/>
          <w:color w:val="000000" w:themeColor="text1"/>
          <w:sz w:val="22"/>
          <w:szCs w:val="22"/>
        </w:rPr>
        <w:t>ong the countries analysed here, New Zealand,</w:t>
      </w:r>
      <w:r w:rsidR="00EC13D7">
        <w:rPr>
          <w:rFonts w:ascii="Arial" w:hAnsi="Arial" w:cs="Arial"/>
          <w:color w:val="000000" w:themeColor="text1"/>
          <w:sz w:val="22"/>
          <w:szCs w:val="22"/>
        </w:rPr>
        <w:t>[Baker, 2020 #5648]</w:t>
      </w:r>
      <w:r w:rsidR="002017A5">
        <w:rPr>
          <w:rFonts w:ascii="Arial" w:hAnsi="Arial" w:cs="Arial"/>
          <w:color w:val="000000" w:themeColor="text1"/>
          <w:sz w:val="22"/>
          <w:szCs w:val="22"/>
        </w:rPr>
        <w:t xml:space="preserve"> </w:t>
      </w:r>
      <w:r w:rsidR="002F1065">
        <w:rPr>
          <w:rFonts w:ascii="Arial" w:hAnsi="Arial" w:cs="Arial"/>
          <w:color w:val="000000" w:themeColor="text1"/>
          <w:sz w:val="22"/>
          <w:szCs w:val="22"/>
        </w:rPr>
        <w:t xml:space="preserve">and </w:t>
      </w:r>
      <w:r w:rsidR="002017A5">
        <w:rPr>
          <w:rFonts w:ascii="Arial" w:hAnsi="Arial" w:cs="Arial"/>
          <w:color w:val="000000" w:themeColor="text1"/>
          <w:sz w:val="22"/>
          <w:szCs w:val="22"/>
        </w:rPr>
        <w:t xml:space="preserve">Hungary acted early in terms of putting </w:t>
      </w:r>
      <w:r w:rsidR="00EC13D7">
        <w:rPr>
          <w:rFonts w:ascii="Arial" w:hAnsi="Arial" w:cs="Arial"/>
          <w:color w:val="000000" w:themeColor="text1"/>
          <w:sz w:val="22"/>
          <w:szCs w:val="22"/>
        </w:rPr>
        <w:t xml:space="preserve">in place </w:t>
      </w:r>
      <w:r w:rsidR="002017A5">
        <w:rPr>
          <w:rFonts w:ascii="Arial" w:hAnsi="Arial" w:cs="Arial"/>
          <w:color w:val="000000" w:themeColor="text1"/>
          <w:sz w:val="22"/>
          <w:szCs w:val="22"/>
        </w:rPr>
        <w:lastRenderedPageBreak/>
        <w:t>nationwide lockdowns</w:t>
      </w:r>
      <w:r w:rsidR="00EC13D7">
        <w:rPr>
          <w:rFonts w:ascii="Arial" w:hAnsi="Arial" w:cs="Arial"/>
          <w:color w:val="000000"/>
          <w:sz w:val="22"/>
          <w:szCs w:val="22"/>
        </w:rPr>
        <w:t>[Hale, 2020 #5646]</w:t>
      </w:r>
      <w:r w:rsidR="00EC13D7" w:rsidRPr="00694CC5">
        <w:rPr>
          <w:rFonts w:ascii="Arial" w:hAnsi="Arial" w:cs="Arial"/>
          <w:color w:val="000000"/>
          <w:sz w:val="22"/>
          <w:szCs w:val="22"/>
        </w:rPr>
        <w:t xml:space="preserve"> </w:t>
      </w:r>
      <w:r w:rsidR="002017A5">
        <w:rPr>
          <w:rFonts w:ascii="Arial" w:hAnsi="Arial" w:cs="Arial"/>
          <w:color w:val="000000" w:themeColor="text1"/>
          <w:sz w:val="22"/>
          <w:szCs w:val="22"/>
        </w:rPr>
        <w:t>and kept the number of cases to such low levels that they could identify and isolate cases and their contacts</w:t>
      </w:r>
      <w:r w:rsidR="00631BC6">
        <w:rPr>
          <w:rFonts w:ascii="Arial" w:hAnsi="Arial" w:cs="Arial"/>
          <w:color w:val="000000" w:themeColor="text1"/>
          <w:sz w:val="22"/>
          <w:szCs w:val="22"/>
        </w:rPr>
        <w:t xml:space="preserve"> through their existing public health system</w:t>
      </w:r>
      <w:r w:rsidR="002017A5">
        <w:rPr>
          <w:rFonts w:ascii="Arial" w:hAnsi="Arial" w:cs="Arial"/>
          <w:color w:val="000000" w:themeColor="text1"/>
          <w:sz w:val="22"/>
          <w:szCs w:val="22"/>
        </w:rPr>
        <w:t>. Austria</w:t>
      </w:r>
      <w:r w:rsidR="00C503F4">
        <w:rPr>
          <w:rFonts w:ascii="Arial" w:hAnsi="Arial" w:cs="Arial"/>
          <w:color w:val="000000" w:themeColor="text1"/>
          <w:sz w:val="22"/>
          <w:szCs w:val="22"/>
        </w:rPr>
        <w:t xml:space="preserve"> and Denmark</w:t>
      </w:r>
      <w:r w:rsidR="002017A5">
        <w:rPr>
          <w:rFonts w:ascii="Arial" w:hAnsi="Arial" w:cs="Arial"/>
          <w:color w:val="000000" w:themeColor="text1"/>
          <w:sz w:val="22"/>
          <w:szCs w:val="22"/>
        </w:rPr>
        <w:t xml:space="preserve"> experienced</w:t>
      </w:r>
      <w:r w:rsidR="00B932E3">
        <w:rPr>
          <w:rFonts w:ascii="Arial" w:hAnsi="Arial" w:cs="Arial"/>
          <w:color w:val="000000" w:themeColor="text1"/>
          <w:sz w:val="22"/>
          <w:szCs w:val="22"/>
        </w:rPr>
        <w:t xml:space="preserve"> an</w:t>
      </w:r>
      <w:r w:rsidR="002017A5">
        <w:rPr>
          <w:rFonts w:ascii="Arial" w:hAnsi="Arial" w:cs="Arial"/>
          <w:color w:val="000000" w:themeColor="text1"/>
          <w:sz w:val="22"/>
          <w:szCs w:val="22"/>
        </w:rPr>
        <w:t xml:space="preserve"> early rise in the number of cases but enacted lockdowns soon after and used widespread and effective testing, tracing and isolation to contain the epidemic</w:t>
      </w:r>
      <w:r w:rsidR="005B23A6">
        <w:rPr>
          <w:rFonts w:ascii="Arial" w:hAnsi="Arial" w:cs="Arial"/>
          <w:color w:val="000000" w:themeColor="text1"/>
          <w:sz w:val="22"/>
          <w:szCs w:val="22"/>
        </w:rPr>
        <w:t xml:space="preserve"> and</w:t>
      </w:r>
      <w:r w:rsidR="00670334">
        <w:rPr>
          <w:rFonts w:ascii="Arial" w:hAnsi="Arial" w:cs="Arial"/>
          <w:color w:val="000000" w:themeColor="text1"/>
          <w:sz w:val="22"/>
          <w:szCs w:val="22"/>
        </w:rPr>
        <w:t xml:space="preserve"> its</w:t>
      </w:r>
      <w:r w:rsidR="002017A5">
        <w:rPr>
          <w:rFonts w:ascii="Arial" w:hAnsi="Arial" w:cs="Arial"/>
          <w:color w:val="000000" w:themeColor="text1"/>
          <w:sz w:val="22"/>
          <w:szCs w:val="22"/>
        </w:rPr>
        <w:t xml:space="preserve"> mortality impact.</w:t>
      </w:r>
      <w:r w:rsidR="00C503F4" w:rsidRPr="00C503F4">
        <w:t xml:space="preserve"> </w:t>
      </w:r>
      <w:commentRangeEnd w:id="39"/>
      <w:r w:rsidR="006A7363">
        <w:rPr>
          <w:rStyle w:val="CommentReference"/>
          <w:rFonts w:asciiTheme="minorHAnsi" w:eastAsiaTheme="minorHAnsi" w:hAnsiTheme="minorHAnsi" w:cstheme="minorBidi"/>
          <w:lang w:eastAsia="en-US"/>
        </w:rPr>
        <w:commentReference w:id="39"/>
      </w:r>
      <w:commentRangeEnd w:id="40"/>
      <w:r w:rsidR="00EE4805">
        <w:rPr>
          <w:rStyle w:val="CommentReference"/>
          <w:rFonts w:asciiTheme="minorHAnsi" w:eastAsiaTheme="minorHAnsi" w:hAnsiTheme="minorHAnsi" w:cstheme="minorBidi"/>
          <w:lang w:eastAsia="en-US"/>
        </w:rPr>
        <w:commentReference w:id="40"/>
      </w:r>
      <w:r w:rsidR="002017A5">
        <w:rPr>
          <w:rFonts w:ascii="Arial" w:hAnsi="Arial" w:cs="Arial"/>
          <w:color w:val="000000" w:themeColor="text1"/>
          <w:sz w:val="22"/>
          <w:szCs w:val="22"/>
        </w:rPr>
        <w:t>At the other extreme, Italy, which was the initial European epicentre of the pandemic, Spain, the Netherlands and the UK, put</w:t>
      </w:r>
      <w:r w:rsidR="002017A5" w:rsidRPr="00AA1CF3">
        <w:rPr>
          <w:rFonts w:ascii="Arial" w:hAnsi="Arial" w:cs="Arial"/>
          <w:color w:val="000000" w:themeColor="text1"/>
          <w:sz w:val="22"/>
          <w:szCs w:val="22"/>
        </w:rPr>
        <w:t xml:space="preserve"> </w:t>
      </w:r>
      <w:r w:rsidR="002017A5">
        <w:rPr>
          <w:rFonts w:ascii="Arial" w:hAnsi="Arial" w:cs="Arial"/>
          <w:color w:val="000000" w:themeColor="text1"/>
          <w:sz w:val="22"/>
          <w:szCs w:val="22"/>
        </w:rPr>
        <w:t xml:space="preserve">lockdown measures in place only after the number of cases and deaths had risen to levels that meant the epidemic would continue for weeks without mass testing. </w:t>
      </w:r>
      <w:r w:rsidR="002017A5" w:rsidRPr="00754128">
        <w:rPr>
          <w:rFonts w:ascii="Arial" w:hAnsi="Arial" w:cs="Arial"/>
          <w:color w:val="000000" w:themeColor="text1"/>
          <w:sz w:val="22"/>
          <w:szCs w:val="22"/>
        </w:rPr>
        <w:t xml:space="preserve">For example, </w:t>
      </w:r>
      <w:r w:rsidR="00002BCA">
        <w:rPr>
          <w:rFonts w:ascii="Arial" w:hAnsi="Arial" w:cs="Arial"/>
          <w:color w:val="000000" w:themeColor="text1"/>
          <w:sz w:val="22"/>
          <w:szCs w:val="22"/>
        </w:rPr>
        <w:t xml:space="preserve">the UK, </w:t>
      </w:r>
      <w:r w:rsidR="00E928DD">
        <w:rPr>
          <w:rFonts w:ascii="Arial" w:hAnsi="Arial" w:cs="Arial"/>
          <w:color w:val="000000" w:themeColor="text1"/>
          <w:sz w:val="22"/>
          <w:szCs w:val="22"/>
        </w:rPr>
        <w:t xml:space="preserve">Spain, Italy </w:t>
      </w:r>
      <w:r w:rsidR="00002BCA">
        <w:rPr>
          <w:rFonts w:ascii="Arial" w:hAnsi="Arial" w:cs="Arial"/>
          <w:color w:val="000000" w:themeColor="text1"/>
          <w:sz w:val="22"/>
          <w:szCs w:val="22"/>
        </w:rPr>
        <w:t>France</w:t>
      </w:r>
      <w:r w:rsidR="0037347D">
        <w:rPr>
          <w:rFonts w:ascii="Arial" w:hAnsi="Arial" w:cs="Arial"/>
          <w:color w:val="000000" w:themeColor="text1"/>
          <w:sz w:val="22"/>
          <w:szCs w:val="22"/>
        </w:rPr>
        <w:t xml:space="preserve"> and the Netherlands</w:t>
      </w:r>
      <w:r w:rsidR="00E928DD">
        <w:rPr>
          <w:rFonts w:ascii="Arial" w:hAnsi="Arial" w:cs="Arial"/>
          <w:color w:val="000000" w:themeColor="text1"/>
          <w:sz w:val="22"/>
          <w:szCs w:val="22"/>
        </w:rPr>
        <w:t xml:space="preserve"> introduced a lockdown after a larger number of cases had been detected, and after a longer period since the</w:t>
      </w:r>
      <w:r w:rsidR="00002BCA">
        <w:rPr>
          <w:rFonts w:ascii="Arial" w:hAnsi="Arial" w:cs="Arial"/>
          <w:color w:val="000000" w:themeColor="text1"/>
          <w:sz w:val="22"/>
          <w:szCs w:val="22"/>
        </w:rPr>
        <w:t xml:space="preserve"> </w:t>
      </w:r>
      <w:r w:rsidR="00E928DD">
        <w:rPr>
          <w:rFonts w:ascii="Arial" w:hAnsi="Arial" w:cs="Arial"/>
          <w:color w:val="000000" w:themeColor="text1"/>
          <w:sz w:val="22"/>
          <w:szCs w:val="22"/>
        </w:rPr>
        <w:t>first few C</w:t>
      </w:r>
      <w:r w:rsidR="00002BCA">
        <w:rPr>
          <w:rFonts w:ascii="Arial" w:hAnsi="Arial" w:cs="Arial"/>
          <w:color w:val="000000" w:themeColor="text1"/>
          <w:sz w:val="22"/>
          <w:szCs w:val="22"/>
        </w:rPr>
        <w:t>ovid-19 death</w:t>
      </w:r>
      <w:r w:rsidR="00E928DD">
        <w:rPr>
          <w:rFonts w:ascii="Arial" w:hAnsi="Arial" w:cs="Arial"/>
          <w:color w:val="000000" w:themeColor="text1"/>
          <w:sz w:val="22"/>
          <w:szCs w:val="22"/>
        </w:rPr>
        <w:t>s occurred</w:t>
      </w:r>
      <w:r w:rsidR="0037347D">
        <w:rPr>
          <w:rFonts w:ascii="Arial" w:hAnsi="Arial" w:cs="Arial"/>
          <w:color w:val="000000" w:themeColor="text1"/>
          <w:sz w:val="22"/>
          <w:szCs w:val="22"/>
        </w:rPr>
        <w:t>,</w:t>
      </w:r>
      <w:r w:rsidR="00E928DD">
        <w:rPr>
          <w:rFonts w:ascii="Arial" w:hAnsi="Arial" w:cs="Arial"/>
          <w:color w:val="000000" w:themeColor="text1"/>
          <w:sz w:val="22"/>
          <w:szCs w:val="22"/>
        </w:rPr>
        <w:t xml:space="preserve"> than New Zealand and other countries in Europe such as Denmark</w:t>
      </w:r>
      <w:r w:rsidR="0037347D">
        <w:rPr>
          <w:rFonts w:ascii="Arial" w:hAnsi="Arial" w:cs="Arial"/>
          <w:color w:val="000000" w:themeColor="text1"/>
          <w:sz w:val="22"/>
          <w:szCs w:val="22"/>
        </w:rPr>
        <w:t xml:space="preserve"> </w:t>
      </w:r>
      <w:r w:rsidR="0037347D">
        <w:rPr>
          <w:rFonts w:ascii="Arial" w:hAnsi="Arial" w:cs="Arial"/>
          <w:color w:val="000000"/>
          <w:sz w:val="22"/>
          <w:szCs w:val="22"/>
        </w:rPr>
        <w:t>[Hale, 2020 #5646;</w:t>
      </w:r>
      <w:r w:rsidR="0037347D">
        <w:rPr>
          <w:rFonts w:ascii="Arial" w:hAnsi="Arial" w:cs="Arial"/>
          <w:color w:val="000000" w:themeColor="text1"/>
          <w:sz w:val="22"/>
          <w:szCs w:val="22"/>
        </w:rPr>
        <w:t>Okell, 2020 #5647</w:t>
      </w:r>
      <w:r w:rsidR="009E7C3F">
        <w:rPr>
          <w:rFonts w:ascii="Arial" w:hAnsi="Arial" w:cs="Arial"/>
          <w:color w:val="000000"/>
          <w:sz w:val="22"/>
          <w:szCs w:val="22"/>
        </w:rPr>
        <w:t>;</w:t>
      </w:r>
      <w:r w:rsidR="009E7C3F">
        <w:rPr>
          <w:rFonts w:ascii="Arial" w:hAnsi="Arial" w:cs="Arial"/>
          <w:color w:val="000000" w:themeColor="text1"/>
          <w:sz w:val="22"/>
          <w:szCs w:val="22"/>
        </w:rPr>
        <w:t>Hirsch, 2020 #5676].</w:t>
      </w:r>
      <w:r w:rsidR="00E928DD">
        <w:rPr>
          <w:rFonts w:ascii="Arial" w:hAnsi="Arial" w:cs="Arial"/>
          <w:color w:val="000000" w:themeColor="text1"/>
          <w:sz w:val="22"/>
          <w:szCs w:val="22"/>
        </w:rPr>
        <w:t xml:space="preserve"> </w:t>
      </w:r>
      <w:commentRangeStart w:id="41"/>
      <w:commentRangeStart w:id="42"/>
      <w:r w:rsidR="00A6485E">
        <w:rPr>
          <w:rFonts w:ascii="Arial" w:hAnsi="Arial" w:cs="Arial"/>
          <w:color w:val="000000" w:themeColor="text1"/>
          <w:sz w:val="22"/>
          <w:szCs w:val="22"/>
        </w:rPr>
        <w:t xml:space="preserve">Once in place, the </w:t>
      </w:r>
      <w:r w:rsidR="00B932E3">
        <w:rPr>
          <w:rFonts w:ascii="Arial" w:hAnsi="Arial" w:cs="Arial"/>
          <w:color w:val="000000" w:themeColor="text1"/>
          <w:sz w:val="22"/>
          <w:szCs w:val="22"/>
        </w:rPr>
        <w:t>lockdown was more stringent in Spain</w:t>
      </w:r>
      <w:r w:rsidR="00345F73">
        <w:rPr>
          <w:rFonts w:ascii="Arial" w:hAnsi="Arial" w:cs="Arial"/>
          <w:color w:val="000000" w:themeColor="text1"/>
          <w:sz w:val="22"/>
          <w:szCs w:val="22"/>
        </w:rPr>
        <w:t xml:space="preserve">, </w:t>
      </w:r>
      <w:r w:rsidR="00B932E3">
        <w:rPr>
          <w:rFonts w:ascii="Arial" w:hAnsi="Arial" w:cs="Arial"/>
          <w:color w:val="000000" w:themeColor="text1"/>
          <w:sz w:val="22"/>
          <w:szCs w:val="22"/>
        </w:rPr>
        <w:t>Italy</w:t>
      </w:r>
      <w:r w:rsidR="00345F73">
        <w:rPr>
          <w:rFonts w:ascii="Arial" w:hAnsi="Arial" w:cs="Arial"/>
          <w:color w:val="000000" w:themeColor="text1"/>
          <w:sz w:val="22"/>
          <w:szCs w:val="22"/>
        </w:rPr>
        <w:t xml:space="preserve"> and France</w:t>
      </w:r>
      <w:r w:rsidR="00B932E3">
        <w:rPr>
          <w:rFonts w:ascii="Arial" w:hAnsi="Arial" w:cs="Arial"/>
          <w:color w:val="000000" w:themeColor="text1"/>
          <w:sz w:val="22"/>
          <w:szCs w:val="22"/>
        </w:rPr>
        <w:t xml:space="preserve"> than in the UK</w:t>
      </w:r>
      <w:r w:rsidR="006C4301">
        <w:rPr>
          <w:rFonts w:ascii="Arial" w:hAnsi="Arial" w:cs="Arial"/>
          <w:color w:val="000000" w:themeColor="text1"/>
          <w:sz w:val="22"/>
          <w:szCs w:val="22"/>
        </w:rPr>
        <w:t xml:space="preserve"> and Belgium</w:t>
      </w:r>
      <w:r w:rsidR="00B932E3">
        <w:rPr>
          <w:rFonts w:ascii="Arial" w:hAnsi="Arial" w:cs="Arial"/>
          <w:color w:val="000000" w:themeColor="text1"/>
          <w:sz w:val="22"/>
          <w:szCs w:val="22"/>
        </w:rPr>
        <w:t>.</w:t>
      </w:r>
      <w:r w:rsidR="009E7C3F">
        <w:rPr>
          <w:rFonts w:ascii="Arial" w:hAnsi="Arial" w:cs="Arial"/>
          <w:color w:val="000000" w:themeColor="text1"/>
          <w:sz w:val="22"/>
          <w:szCs w:val="22"/>
        </w:rPr>
        <w:t>[Hirsch, 2020 #5676]</w:t>
      </w:r>
      <w:r w:rsidR="00B932E3">
        <w:rPr>
          <w:rFonts w:ascii="Arial" w:hAnsi="Arial" w:cs="Arial"/>
          <w:color w:val="000000" w:themeColor="text1"/>
          <w:sz w:val="22"/>
          <w:szCs w:val="22"/>
        </w:rPr>
        <w:t xml:space="preserve"> </w:t>
      </w:r>
      <w:commentRangeEnd w:id="41"/>
      <w:r w:rsidR="006C4301">
        <w:rPr>
          <w:rStyle w:val="CommentReference"/>
          <w:rFonts w:asciiTheme="minorHAnsi" w:eastAsiaTheme="minorHAnsi" w:hAnsiTheme="minorHAnsi" w:cstheme="minorBidi"/>
          <w:lang w:eastAsia="en-US"/>
        </w:rPr>
        <w:commentReference w:id="41"/>
      </w:r>
      <w:commentRangeEnd w:id="42"/>
      <w:r w:rsidR="00932A73">
        <w:rPr>
          <w:rStyle w:val="CommentReference"/>
          <w:rFonts w:asciiTheme="minorHAnsi" w:eastAsiaTheme="minorHAnsi" w:hAnsiTheme="minorHAnsi" w:cstheme="minorBidi"/>
          <w:lang w:eastAsia="en-US"/>
        </w:rPr>
        <w:commentReference w:id="42"/>
      </w:r>
      <w:r w:rsidR="00986578">
        <w:rPr>
          <w:rFonts w:ascii="Arial" w:hAnsi="Arial" w:cs="Arial"/>
          <w:color w:val="000000" w:themeColor="text1"/>
          <w:sz w:val="22"/>
          <w:szCs w:val="22"/>
        </w:rPr>
        <w:t>Countries also varied in how extensively they conducted community testing, contact tracing and isolation of cases and their contacts, with Austria, Denmark</w:t>
      </w:r>
      <w:r w:rsidR="006A7363">
        <w:rPr>
          <w:rFonts w:ascii="Arial" w:hAnsi="Arial" w:cs="Arial"/>
          <w:color w:val="000000" w:themeColor="text1"/>
          <w:sz w:val="22"/>
          <w:szCs w:val="22"/>
        </w:rPr>
        <w:t>, Finland</w:t>
      </w:r>
      <w:r w:rsidR="00986578">
        <w:rPr>
          <w:rFonts w:ascii="Arial" w:hAnsi="Arial" w:cs="Arial"/>
          <w:color w:val="000000" w:themeColor="text1"/>
          <w:sz w:val="22"/>
          <w:szCs w:val="22"/>
        </w:rPr>
        <w:t xml:space="preserve">, New Zealand and Norway having </w:t>
      </w:r>
      <w:commentRangeStart w:id="43"/>
      <w:commentRangeStart w:id="44"/>
      <w:r w:rsidR="00986578">
        <w:rPr>
          <w:rFonts w:ascii="Arial" w:hAnsi="Arial" w:cs="Arial"/>
          <w:color w:val="000000" w:themeColor="text1"/>
          <w:sz w:val="22"/>
          <w:szCs w:val="22"/>
        </w:rPr>
        <w:t>comprehensive syste</w:t>
      </w:r>
      <w:commentRangeEnd w:id="43"/>
      <w:r w:rsidR="006C4301">
        <w:rPr>
          <w:rStyle w:val="CommentReference"/>
          <w:rFonts w:asciiTheme="minorHAnsi" w:eastAsiaTheme="minorHAnsi" w:hAnsiTheme="minorHAnsi" w:cstheme="minorBidi"/>
          <w:lang w:eastAsia="en-US"/>
        </w:rPr>
        <w:commentReference w:id="43"/>
      </w:r>
      <w:commentRangeEnd w:id="44"/>
      <w:r w:rsidR="00EE4805">
        <w:rPr>
          <w:rStyle w:val="CommentReference"/>
          <w:rFonts w:asciiTheme="minorHAnsi" w:eastAsiaTheme="minorHAnsi" w:hAnsiTheme="minorHAnsi" w:cstheme="minorBidi"/>
          <w:lang w:eastAsia="en-US"/>
        </w:rPr>
        <w:commentReference w:id="44"/>
      </w:r>
      <w:r w:rsidR="00986578">
        <w:rPr>
          <w:rFonts w:ascii="Arial" w:hAnsi="Arial" w:cs="Arial"/>
          <w:color w:val="000000" w:themeColor="text1"/>
          <w:sz w:val="22"/>
          <w:szCs w:val="22"/>
        </w:rPr>
        <w:t>ms</w:t>
      </w:r>
      <w:r w:rsidR="00F96027">
        <w:rPr>
          <w:rFonts w:ascii="Arial" w:hAnsi="Arial" w:cs="Arial"/>
          <w:color w:val="000000" w:themeColor="text1"/>
          <w:sz w:val="22"/>
          <w:szCs w:val="22"/>
        </w:rPr>
        <w:t xml:space="preserve"> and </w:t>
      </w:r>
      <w:commentRangeStart w:id="45"/>
      <w:commentRangeStart w:id="46"/>
      <w:r w:rsidR="00F96027">
        <w:rPr>
          <w:rFonts w:ascii="Arial" w:hAnsi="Arial" w:cs="Arial"/>
          <w:color w:val="000000" w:themeColor="text1"/>
          <w:sz w:val="22"/>
          <w:szCs w:val="22"/>
        </w:rPr>
        <w:t xml:space="preserve">Belgium, Spain and the UK </w:t>
      </w:r>
      <w:commentRangeEnd w:id="45"/>
      <w:r w:rsidR="006A7363">
        <w:rPr>
          <w:rStyle w:val="CommentReference"/>
          <w:rFonts w:asciiTheme="minorHAnsi" w:eastAsiaTheme="minorHAnsi" w:hAnsiTheme="minorHAnsi" w:cstheme="minorBidi"/>
          <w:lang w:eastAsia="en-US"/>
        </w:rPr>
        <w:commentReference w:id="45"/>
      </w:r>
      <w:commentRangeEnd w:id="46"/>
      <w:r w:rsidR="00546076">
        <w:rPr>
          <w:rStyle w:val="CommentReference"/>
          <w:rFonts w:asciiTheme="minorHAnsi" w:eastAsiaTheme="minorHAnsi" w:hAnsiTheme="minorHAnsi" w:cstheme="minorBidi"/>
          <w:lang w:eastAsia="en-US"/>
        </w:rPr>
        <w:commentReference w:id="46"/>
      </w:r>
      <w:r w:rsidR="00F96027">
        <w:rPr>
          <w:rFonts w:ascii="Arial" w:hAnsi="Arial" w:cs="Arial"/>
          <w:color w:val="000000" w:themeColor="text1"/>
          <w:sz w:val="22"/>
          <w:szCs w:val="22"/>
        </w:rPr>
        <w:t xml:space="preserve">being </w:t>
      </w:r>
      <w:r w:rsidR="006A7363">
        <w:rPr>
          <w:rFonts w:ascii="Arial" w:hAnsi="Arial" w:cs="Arial"/>
          <w:color w:val="000000" w:themeColor="text1"/>
          <w:sz w:val="22"/>
          <w:szCs w:val="22"/>
        </w:rPr>
        <w:t xml:space="preserve">more </w:t>
      </w:r>
      <w:r w:rsidR="00F96027">
        <w:rPr>
          <w:rFonts w:ascii="Arial" w:hAnsi="Arial" w:cs="Arial"/>
          <w:color w:val="000000" w:themeColor="text1"/>
          <w:sz w:val="22"/>
          <w:szCs w:val="22"/>
        </w:rPr>
        <w:t>limited in community testing and</w:t>
      </w:r>
      <w:r w:rsidR="006A7363">
        <w:rPr>
          <w:rFonts w:ascii="Arial" w:hAnsi="Arial" w:cs="Arial"/>
          <w:color w:val="000000" w:themeColor="text1"/>
          <w:sz w:val="22"/>
          <w:szCs w:val="22"/>
        </w:rPr>
        <w:t>/or</w:t>
      </w:r>
      <w:r w:rsidR="00F96027">
        <w:rPr>
          <w:rFonts w:ascii="Arial" w:hAnsi="Arial" w:cs="Arial"/>
          <w:color w:val="000000" w:themeColor="text1"/>
          <w:sz w:val="22"/>
          <w:szCs w:val="22"/>
        </w:rPr>
        <w:t xml:space="preserve"> contact tracing</w:t>
      </w:r>
      <w:r w:rsidR="00986578">
        <w:rPr>
          <w:rFonts w:ascii="Arial" w:hAnsi="Arial" w:cs="Arial"/>
          <w:color w:val="000000" w:themeColor="text1"/>
          <w:sz w:val="22"/>
          <w:szCs w:val="22"/>
        </w:rPr>
        <w:t xml:space="preserve"> </w:t>
      </w:r>
      <w:r w:rsidR="00986578">
        <w:rPr>
          <w:rFonts w:ascii="Arial" w:hAnsi="Arial" w:cs="Arial"/>
          <w:color w:val="000000"/>
          <w:sz w:val="22"/>
          <w:szCs w:val="22"/>
        </w:rPr>
        <w:t>[Hale, 2020 #5646</w:t>
      </w:r>
      <w:r w:rsidR="00463369">
        <w:rPr>
          <w:rFonts w:ascii="Arial" w:hAnsi="Arial" w:cs="Arial"/>
          <w:color w:val="000000" w:themeColor="text1"/>
          <w:sz w:val="22"/>
          <w:szCs w:val="22"/>
        </w:rPr>
        <w:t>;DELVE Initiative, 2020 #5665].</w:t>
      </w:r>
      <w:r w:rsidR="00986578">
        <w:rPr>
          <w:rFonts w:ascii="Arial" w:hAnsi="Arial" w:cs="Arial"/>
          <w:color w:val="000000" w:themeColor="text1"/>
          <w:sz w:val="22"/>
          <w:szCs w:val="22"/>
        </w:rPr>
        <w:t xml:space="preserve"> </w:t>
      </w:r>
    </w:p>
    <w:p w14:paraId="64C13B16" w14:textId="77777777" w:rsidR="002017A5" w:rsidRDefault="002017A5" w:rsidP="00C415F9">
      <w:pPr>
        <w:spacing w:line="480" w:lineRule="auto"/>
        <w:jc w:val="both"/>
        <w:rPr>
          <w:rFonts w:ascii="Arial" w:hAnsi="Arial" w:cs="Arial"/>
          <w:color w:val="000000"/>
          <w:sz w:val="22"/>
          <w:szCs w:val="22"/>
        </w:rPr>
      </w:pPr>
    </w:p>
    <w:p w14:paraId="09961F40" w14:textId="339FA64C" w:rsidR="00670334" w:rsidRDefault="0021475D" w:rsidP="00FD2092">
      <w:pPr>
        <w:spacing w:line="480" w:lineRule="auto"/>
        <w:jc w:val="both"/>
        <w:rPr>
          <w:rFonts w:ascii="Arial" w:hAnsi="Arial" w:cs="Arial"/>
          <w:color w:val="000000" w:themeColor="text1"/>
          <w:sz w:val="22"/>
          <w:szCs w:val="22"/>
          <w:highlight w:val="yellow"/>
        </w:rPr>
      </w:pPr>
      <w:r>
        <w:rPr>
          <w:rFonts w:ascii="Arial" w:hAnsi="Arial" w:cs="Arial"/>
          <w:color w:val="000000"/>
          <w:sz w:val="22"/>
          <w:szCs w:val="22"/>
        </w:rPr>
        <w:t>Third</w:t>
      </w:r>
      <w:r w:rsidR="00C415F9" w:rsidRPr="004829D6">
        <w:rPr>
          <w:rFonts w:ascii="Arial" w:hAnsi="Arial" w:cs="Arial"/>
          <w:color w:val="000000"/>
          <w:sz w:val="22"/>
          <w:szCs w:val="22"/>
        </w:rPr>
        <w:t xml:space="preserve">, the </w:t>
      </w:r>
      <w:r w:rsidR="00C415F9" w:rsidRPr="004829D6">
        <w:rPr>
          <w:rFonts w:ascii="Arial" w:hAnsi="Arial" w:cs="Arial"/>
          <w:color w:val="000000" w:themeColor="text1"/>
          <w:sz w:val="22"/>
          <w:szCs w:val="22"/>
        </w:rPr>
        <w:t xml:space="preserve">preparedness </w:t>
      </w:r>
      <w:r w:rsidR="008E76A9" w:rsidRPr="004829D6">
        <w:rPr>
          <w:rFonts w:ascii="Arial" w:hAnsi="Arial" w:cs="Arial"/>
          <w:color w:val="000000" w:themeColor="text1"/>
          <w:sz w:val="22"/>
          <w:szCs w:val="22"/>
        </w:rPr>
        <w:t xml:space="preserve">and resilience </w:t>
      </w:r>
      <w:r w:rsidR="00C415F9" w:rsidRPr="004829D6">
        <w:rPr>
          <w:rFonts w:ascii="Arial" w:hAnsi="Arial" w:cs="Arial"/>
          <w:color w:val="000000" w:themeColor="text1"/>
          <w:sz w:val="22"/>
          <w:szCs w:val="22"/>
        </w:rPr>
        <w:t xml:space="preserve">of the </w:t>
      </w:r>
      <w:r w:rsidR="0029598F">
        <w:rPr>
          <w:rFonts w:ascii="Arial" w:hAnsi="Arial" w:cs="Arial"/>
          <w:color w:val="000000" w:themeColor="text1"/>
          <w:sz w:val="22"/>
          <w:szCs w:val="22"/>
        </w:rPr>
        <w:t xml:space="preserve">public health infrastructure </w:t>
      </w:r>
      <w:r w:rsidR="0029598F">
        <w:rPr>
          <w:rFonts w:ascii="Arial" w:hAnsi="Arial" w:cs="Arial"/>
          <w:color w:val="000000"/>
          <w:sz w:val="22"/>
          <w:szCs w:val="22"/>
        </w:rPr>
        <w:t xml:space="preserve">not only </w:t>
      </w:r>
      <w:r w:rsidR="0029598F" w:rsidRPr="004829D6">
        <w:rPr>
          <w:rFonts w:ascii="Arial" w:hAnsi="Arial" w:cs="Arial"/>
          <w:color w:val="000000" w:themeColor="text1"/>
          <w:sz w:val="22"/>
          <w:szCs w:val="22"/>
        </w:rPr>
        <w:t>influence</w:t>
      </w:r>
      <w:r w:rsidR="0029598F" w:rsidRPr="004829D6">
        <w:rPr>
          <w:rFonts w:ascii="Arial" w:hAnsi="Arial" w:cs="Arial"/>
          <w:color w:val="000000"/>
          <w:sz w:val="22"/>
          <w:szCs w:val="22"/>
        </w:rPr>
        <w:t xml:space="preserve"> </w:t>
      </w:r>
      <w:r w:rsidR="0029598F">
        <w:rPr>
          <w:rFonts w:ascii="Arial" w:hAnsi="Arial" w:cs="Arial"/>
          <w:color w:val="000000"/>
          <w:sz w:val="22"/>
          <w:szCs w:val="22"/>
        </w:rPr>
        <w:t>how well the spread of infection is controlled,</w:t>
      </w:r>
      <w:r w:rsidR="00CC3D3D">
        <w:rPr>
          <w:rFonts w:ascii="Arial" w:hAnsi="Arial" w:cs="Arial"/>
          <w:color w:val="000000"/>
          <w:sz w:val="22"/>
          <w:szCs w:val="22"/>
        </w:rPr>
        <w:t xml:space="preserve"> </w:t>
      </w:r>
      <w:r w:rsidR="00CC3D3D">
        <w:rPr>
          <w:rFonts w:ascii="Arial" w:hAnsi="Arial" w:cs="Arial"/>
          <w:color w:val="000000" w:themeColor="text1"/>
          <w:sz w:val="22"/>
          <w:szCs w:val="22"/>
        </w:rPr>
        <w:t>but also</w:t>
      </w:r>
      <w:r w:rsidR="00FF3AD9">
        <w:rPr>
          <w:rFonts w:ascii="Arial" w:hAnsi="Arial" w:cs="Arial"/>
          <w:color w:val="000000" w:themeColor="text1"/>
          <w:sz w:val="22"/>
          <w:szCs w:val="22"/>
        </w:rPr>
        <w:t xml:space="preserve"> could feed back into the choice of polic</w:t>
      </w:r>
      <w:r w:rsidR="0029598F">
        <w:rPr>
          <w:rFonts w:ascii="Arial" w:hAnsi="Arial" w:cs="Arial"/>
          <w:color w:val="000000" w:themeColor="text1"/>
          <w:sz w:val="22"/>
          <w:szCs w:val="22"/>
        </w:rPr>
        <w:t>y</w:t>
      </w:r>
      <w:r w:rsidR="00FF3AD9">
        <w:rPr>
          <w:rFonts w:ascii="Arial" w:hAnsi="Arial" w:cs="Arial"/>
          <w:color w:val="000000" w:themeColor="text1"/>
          <w:sz w:val="22"/>
          <w:szCs w:val="22"/>
        </w:rPr>
        <w:t xml:space="preserve">. </w:t>
      </w:r>
      <w:commentRangeStart w:id="47"/>
      <w:r w:rsidR="00FF3AD9">
        <w:rPr>
          <w:rFonts w:ascii="Arial" w:hAnsi="Arial" w:cs="Arial"/>
          <w:color w:val="121212"/>
          <w:sz w:val="22"/>
          <w:szCs w:val="22"/>
          <w:shd w:val="clear" w:color="auto" w:fill="FFFFFF"/>
        </w:rPr>
        <w:t xml:space="preserve">Denmark </w:t>
      </w:r>
      <w:r w:rsidR="00E51B9A">
        <w:rPr>
          <w:rFonts w:ascii="Arial" w:hAnsi="Arial" w:cs="Arial"/>
          <w:color w:val="121212"/>
          <w:sz w:val="22"/>
          <w:szCs w:val="22"/>
          <w:shd w:val="clear" w:color="auto" w:fill="FFFFFF"/>
        </w:rPr>
        <w:t xml:space="preserve">and Austria </w:t>
      </w:r>
      <w:r w:rsidR="00FF3AD9">
        <w:rPr>
          <w:rFonts w:ascii="Arial" w:hAnsi="Arial" w:cs="Arial"/>
          <w:color w:val="121212"/>
          <w:sz w:val="22"/>
          <w:szCs w:val="22"/>
          <w:shd w:val="clear" w:color="auto" w:fill="FFFFFF"/>
        </w:rPr>
        <w:t>(as well as Germany which was not included in our analysis)</w:t>
      </w:r>
      <w:r w:rsidR="008E76A9">
        <w:rPr>
          <w:rFonts w:ascii="Arial" w:hAnsi="Arial" w:cs="Arial"/>
          <w:color w:val="121212"/>
          <w:sz w:val="22"/>
          <w:szCs w:val="22"/>
          <w:shd w:val="clear" w:color="auto" w:fill="FFFFFF"/>
        </w:rPr>
        <w:t xml:space="preserve"> w</w:t>
      </w:r>
      <w:r w:rsidR="00FF3AD9">
        <w:rPr>
          <w:rFonts w:ascii="Arial" w:hAnsi="Arial" w:cs="Arial"/>
          <w:color w:val="121212"/>
          <w:sz w:val="22"/>
          <w:szCs w:val="22"/>
          <w:shd w:val="clear" w:color="auto" w:fill="FFFFFF"/>
        </w:rPr>
        <w:t>ere</w:t>
      </w:r>
      <w:r w:rsidR="008E76A9">
        <w:rPr>
          <w:rFonts w:ascii="Arial" w:hAnsi="Arial" w:cs="Arial"/>
          <w:color w:val="121212"/>
          <w:sz w:val="22"/>
          <w:szCs w:val="22"/>
          <w:shd w:val="clear" w:color="auto" w:fill="FFFFFF"/>
        </w:rPr>
        <w:t xml:space="preserve"> able to scale up testing rapidly because </w:t>
      </w:r>
      <w:r w:rsidR="00FF3AD9">
        <w:rPr>
          <w:rFonts w:ascii="Arial" w:hAnsi="Arial" w:cs="Arial"/>
          <w:color w:val="121212"/>
          <w:sz w:val="22"/>
          <w:szCs w:val="22"/>
          <w:shd w:val="clear" w:color="auto" w:fill="FFFFFF"/>
        </w:rPr>
        <w:t>they</w:t>
      </w:r>
      <w:r w:rsidR="008E76A9">
        <w:rPr>
          <w:rFonts w:ascii="Arial" w:hAnsi="Arial" w:cs="Arial"/>
          <w:color w:val="121212"/>
          <w:sz w:val="22"/>
          <w:szCs w:val="22"/>
          <w:shd w:val="clear" w:color="auto" w:fill="FFFFFF"/>
        </w:rPr>
        <w:t xml:space="preserve"> had extensive laboratory network</w:t>
      </w:r>
      <w:r w:rsidR="00FF3AD9">
        <w:rPr>
          <w:rFonts w:ascii="Arial" w:hAnsi="Arial" w:cs="Arial"/>
          <w:color w:val="121212"/>
          <w:sz w:val="22"/>
          <w:szCs w:val="22"/>
          <w:shd w:val="clear" w:color="auto" w:fill="FFFFFF"/>
        </w:rPr>
        <w:t>s</w:t>
      </w:r>
      <w:r w:rsidR="0029598F">
        <w:rPr>
          <w:rFonts w:ascii="Arial" w:hAnsi="Arial" w:cs="Arial"/>
          <w:color w:val="121212"/>
          <w:sz w:val="22"/>
          <w:szCs w:val="22"/>
          <w:shd w:val="clear" w:color="auto" w:fill="FFFFFF"/>
        </w:rPr>
        <w:t xml:space="preserve"> and public health infrastructure</w:t>
      </w:r>
      <w:r w:rsidR="008E76A9">
        <w:rPr>
          <w:rFonts w:ascii="Arial" w:hAnsi="Arial" w:cs="Arial"/>
          <w:color w:val="121212"/>
          <w:sz w:val="22"/>
          <w:szCs w:val="22"/>
          <w:shd w:val="clear" w:color="auto" w:fill="FFFFFF"/>
        </w:rPr>
        <w:t xml:space="preserve"> in place</w:t>
      </w:r>
      <w:commentRangeEnd w:id="47"/>
      <w:r w:rsidR="00CC3D3D">
        <w:rPr>
          <w:rStyle w:val="CommentReference"/>
          <w:rFonts w:asciiTheme="minorHAnsi" w:eastAsiaTheme="minorHAnsi" w:hAnsiTheme="minorHAnsi" w:cstheme="minorBidi"/>
          <w:lang w:eastAsia="en-US"/>
        </w:rPr>
        <w:commentReference w:id="47"/>
      </w:r>
      <w:r w:rsidR="008E76A9">
        <w:rPr>
          <w:rFonts w:ascii="Arial" w:hAnsi="Arial" w:cs="Arial"/>
          <w:color w:val="121212"/>
          <w:sz w:val="22"/>
          <w:szCs w:val="22"/>
          <w:shd w:val="clear" w:color="auto" w:fill="FFFFFF"/>
        </w:rPr>
        <w:t xml:space="preserve">. Some central European countries still had extensive contact tracing infrastructure, a legacy of their more recent experience with infectious diseases such as tuberculosis. </w:t>
      </w:r>
      <w:commentRangeStart w:id="48"/>
      <w:r w:rsidR="008E76A9">
        <w:rPr>
          <w:rFonts w:ascii="Arial" w:hAnsi="Arial" w:cs="Arial"/>
          <w:color w:val="121212"/>
          <w:sz w:val="22"/>
          <w:szCs w:val="22"/>
          <w:shd w:val="clear" w:color="auto" w:fill="FFFFFF"/>
        </w:rPr>
        <w:t xml:space="preserve">Others had more limited capacity, such as New Zealand’s contract tracing system, but were able to scale it up rapidly based on the existing </w:t>
      </w:r>
      <w:r w:rsidR="00886D61">
        <w:rPr>
          <w:rFonts w:ascii="Arial" w:hAnsi="Arial" w:cs="Arial"/>
          <w:color w:val="121212"/>
          <w:sz w:val="22"/>
          <w:szCs w:val="22"/>
          <w:shd w:val="clear" w:color="auto" w:fill="FFFFFF"/>
        </w:rPr>
        <w:t xml:space="preserve">public health </w:t>
      </w:r>
      <w:r w:rsidR="008E76A9">
        <w:rPr>
          <w:rFonts w:ascii="Arial" w:hAnsi="Arial" w:cs="Arial"/>
          <w:color w:val="121212"/>
          <w:sz w:val="22"/>
          <w:szCs w:val="22"/>
          <w:shd w:val="clear" w:color="auto" w:fill="FFFFFF"/>
        </w:rPr>
        <w:t>structures.</w:t>
      </w:r>
      <w:commentRangeEnd w:id="48"/>
      <w:r w:rsidR="00CC3D3D">
        <w:rPr>
          <w:rStyle w:val="CommentReference"/>
          <w:rFonts w:asciiTheme="minorHAnsi" w:eastAsiaTheme="minorHAnsi" w:hAnsiTheme="minorHAnsi" w:cstheme="minorBidi"/>
          <w:lang w:eastAsia="en-US"/>
        </w:rPr>
        <w:commentReference w:id="48"/>
      </w:r>
      <w:r w:rsidR="008E76A9">
        <w:rPr>
          <w:rFonts w:ascii="Arial" w:hAnsi="Arial" w:cs="Arial"/>
          <w:color w:val="121212"/>
          <w:sz w:val="22"/>
          <w:szCs w:val="22"/>
          <w:shd w:val="clear" w:color="auto" w:fill="FFFFFF"/>
        </w:rPr>
        <w:t xml:space="preserve"> </w:t>
      </w:r>
      <w:bookmarkStart w:id="49" w:name="_Hlk46171363"/>
      <w:r w:rsidR="008E76A9" w:rsidRPr="00CC3D3D">
        <w:rPr>
          <w:rFonts w:ascii="Arial" w:hAnsi="Arial" w:cs="Arial"/>
          <w:color w:val="121212"/>
          <w:sz w:val="22"/>
          <w:szCs w:val="22"/>
          <w:shd w:val="clear" w:color="auto" w:fill="FFFFFF"/>
        </w:rPr>
        <w:t xml:space="preserve">In contrast, </w:t>
      </w:r>
      <w:commentRangeStart w:id="50"/>
      <w:commentRangeStart w:id="51"/>
      <w:r w:rsidR="00CC3D3D">
        <w:rPr>
          <w:rFonts w:ascii="Arial" w:hAnsi="Arial" w:cs="Arial"/>
          <w:color w:val="121212"/>
          <w:sz w:val="22"/>
          <w:szCs w:val="22"/>
          <w:shd w:val="clear" w:color="auto" w:fill="FFFFFF"/>
        </w:rPr>
        <w:t>the UK and</w:t>
      </w:r>
      <w:r w:rsidR="00CC3D3D" w:rsidRPr="00CC3D3D">
        <w:rPr>
          <w:rFonts w:ascii="Arial" w:hAnsi="Arial" w:cs="Arial"/>
          <w:color w:val="121212"/>
          <w:sz w:val="22"/>
          <w:szCs w:val="22"/>
          <w:shd w:val="clear" w:color="auto" w:fill="FFFFFF"/>
        </w:rPr>
        <w:t xml:space="preserve"> Spain had </w:t>
      </w:r>
      <w:r w:rsidR="0029598F">
        <w:rPr>
          <w:rFonts w:ascii="Arial" w:hAnsi="Arial" w:cs="Arial"/>
          <w:color w:val="121212"/>
          <w:sz w:val="22"/>
          <w:szCs w:val="22"/>
          <w:shd w:val="clear" w:color="auto" w:fill="FFFFFF"/>
        </w:rPr>
        <w:t>less</w:t>
      </w:r>
      <w:r w:rsidR="00CC3D3D" w:rsidRPr="00CC3D3D">
        <w:rPr>
          <w:rFonts w:ascii="Arial" w:hAnsi="Arial" w:cs="Arial"/>
          <w:color w:val="121212"/>
          <w:sz w:val="22"/>
          <w:szCs w:val="22"/>
          <w:shd w:val="clear" w:color="auto" w:fill="FFFFFF"/>
        </w:rPr>
        <w:t xml:space="preserve"> testing capacity</w:t>
      </w:r>
      <w:r w:rsidR="00EB0BDC">
        <w:rPr>
          <w:rFonts w:ascii="Arial" w:hAnsi="Arial" w:cs="Arial"/>
          <w:color w:val="121212"/>
          <w:sz w:val="22"/>
          <w:szCs w:val="22"/>
          <w:shd w:val="clear" w:color="auto" w:fill="FFFFFF"/>
        </w:rPr>
        <w:t xml:space="preserve"> (or ability to utilise capacity in non-governmental labs</w:t>
      </w:r>
      <w:ins w:id="52" w:author="Pearson-Stuttard, Jonathan" w:date="2020-07-22T23:03:00Z">
        <w:r w:rsidR="00EE4805">
          <w:rPr>
            <w:rFonts w:ascii="Arial" w:hAnsi="Arial" w:cs="Arial"/>
            <w:color w:val="121212"/>
            <w:sz w:val="22"/>
            <w:szCs w:val="22"/>
            <w:shd w:val="clear" w:color="auto" w:fill="FFFFFF"/>
          </w:rPr>
          <w:t xml:space="preserve"> early in the epidemic</w:t>
        </w:r>
      </w:ins>
      <w:r w:rsidR="00EB0BDC">
        <w:rPr>
          <w:rFonts w:ascii="Arial" w:hAnsi="Arial" w:cs="Arial"/>
          <w:color w:val="121212"/>
          <w:sz w:val="22"/>
          <w:szCs w:val="22"/>
          <w:shd w:val="clear" w:color="auto" w:fill="FFFFFF"/>
        </w:rPr>
        <w:t>)</w:t>
      </w:r>
      <w:r w:rsidR="00CC3D3D" w:rsidRPr="00CC3D3D">
        <w:rPr>
          <w:rFonts w:ascii="Arial" w:hAnsi="Arial" w:cs="Arial"/>
          <w:color w:val="121212"/>
          <w:sz w:val="22"/>
          <w:szCs w:val="22"/>
          <w:shd w:val="clear" w:color="auto" w:fill="FFFFFF"/>
        </w:rPr>
        <w:t xml:space="preserve"> and weaker contact tracing and isolation system</w:t>
      </w:r>
      <w:r w:rsidR="00EB0BDC">
        <w:rPr>
          <w:rFonts w:ascii="Arial" w:hAnsi="Arial" w:cs="Arial"/>
          <w:color w:val="121212"/>
          <w:sz w:val="22"/>
          <w:szCs w:val="22"/>
          <w:shd w:val="clear" w:color="auto" w:fill="FFFFFF"/>
        </w:rPr>
        <w:t>s</w:t>
      </w:r>
      <w:r w:rsidR="007D1D21">
        <w:rPr>
          <w:rFonts w:ascii="Arial" w:hAnsi="Arial" w:cs="Arial"/>
          <w:color w:val="121212"/>
          <w:sz w:val="22"/>
          <w:szCs w:val="22"/>
          <w:shd w:val="clear" w:color="auto" w:fill="FFFFFF"/>
        </w:rPr>
        <w:t xml:space="preserve">, </w:t>
      </w:r>
      <w:r w:rsidR="007D1D21">
        <w:rPr>
          <w:rFonts w:ascii="Arial" w:hAnsi="Arial" w:cs="Arial"/>
          <w:color w:val="121212"/>
          <w:sz w:val="22"/>
          <w:szCs w:val="22"/>
          <w:shd w:val="clear" w:color="auto" w:fill="FFFFFF"/>
        </w:rPr>
        <w:lastRenderedPageBreak/>
        <w:t xml:space="preserve">especially </w:t>
      </w:r>
      <w:r w:rsidR="00CC3D3D" w:rsidRPr="00CC3D3D">
        <w:rPr>
          <w:rFonts w:ascii="Arial" w:hAnsi="Arial" w:cs="Arial"/>
          <w:color w:val="121212"/>
          <w:sz w:val="22"/>
          <w:szCs w:val="22"/>
          <w:shd w:val="clear" w:color="auto" w:fill="FFFFFF"/>
        </w:rPr>
        <w:t>early in the</w:t>
      </w:r>
      <w:r w:rsidR="007D1D21">
        <w:rPr>
          <w:rFonts w:ascii="Arial" w:hAnsi="Arial" w:cs="Arial"/>
          <w:color w:val="121212"/>
          <w:sz w:val="22"/>
          <w:szCs w:val="22"/>
          <w:shd w:val="clear" w:color="auto" w:fill="FFFFFF"/>
        </w:rPr>
        <w:t xml:space="preserve"> pandemic</w:t>
      </w:r>
      <w:r w:rsidR="00CC3D3D" w:rsidRPr="00CC3D3D">
        <w:rPr>
          <w:rFonts w:ascii="Arial" w:hAnsi="Arial" w:cs="Arial"/>
          <w:color w:val="121212"/>
          <w:sz w:val="22"/>
          <w:szCs w:val="22"/>
          <w:shd w:val="clear" w:color="auto" w:fill="FFFFFF"/>
        </w:rPr>
        <w:t>, with largely fragmented strategies and information flow.</w:t>
      </w:r>
      <w:r w:rsidR="004A2881" w:rsidRPr="00CC3D3D">
        <w:rPr>
          <w:rFonts w:ascii="Arial" w:hAnsi="Arial" w:cs="Arial"/>
          <w:color w:val="121212"/>
          <w:sz w:val="22"/>
          <w:szCs w:val="22"/>
          <w:shd w:val="clear" w:color="auto" w:fill="FFFFFF"/>
        </w:rPr>
        <w:t>[Scally, 2020 #5666]</w:t>
      </w:r>
      <w:commentRangeEnd w:id="50"/>
      <w:r w:rsidR="00CC3D3D">
        <w:rPr>
          <w:rStyle w:val="CommentReference"/>
          <w:rFonts w:asciiTheme="minorHAnsi" w:eastAsiaTheme="minorHAnsi" w:hAnsiTheme="minorHAnsi" w:cstheme="minorBidi"/>
          <w:lang w:eastAsia="en-US"/>
        </w:rPr>
        <w:commentReference w:id="50"/>
      </w:r>
      <w:commentRangeEnd w:id="51"/>
      <w:r w:rsidR="000A7600">
        <w:rPr>
          <w:rStyle w:val="CommentReference"/>
          <w:rFonts w:asciiTheme="minorHAnsi" w:eastAsiaTheme="minorHAnsi" w:hAnsiTheme="minorHAnsi" w:cstheme="minorBidi"/>
          <w:lang w:eastAsia="en-US"/>
        </w:rPr>
        <w:commentReference w:id="51"/>
      </w:r>
      <w:r w:rsidR="008E76A9">
        <w:rPr>
          <w:rFonts w:ascii="Arial" w:hAnsi="Arial" w:cs="Arial"/>
          <w:color w:val="121212"/>
          <w:sz w:val="22"/>
          <w:szCs w:val="22"/>
          <w:shd w:val="clear" w:color="auto" w:fill="FFFFFF"/>
        </w:rPr>
        <w:t xml:space="preserve"> </w:t>
      </w:r>
      <w:bookmarkEnd w:id="49"/>
      <w:r w:rsidR="00CC3D3D">
        <w:rPr>
          <w:rFonts w:ascii="Arial" w:hAnsi="Arial" w:cs="Arial"/>
          <w:color w:val="121212"/>
          <w:sz w:val="22"/>
          <w:szCs w:val="22"/>
          <w:shd w:val="clear" w:color="auto" w:fill="FFFFFF"/>
        </w:rPr>
        <w:t>C</w:t>
      </w:r>
      <w:r>
        <w:rPr>
          <w:rFonts w:ascii="Arial" w:hAnsi="Arial" w:cs="Arial"/>
          <w:color w:val="121212"/>
          <w:sz w:val="22"/>
          <w:szCs w:val="22"/>
          <w:shd w:val="clear" w:color="auto" w:fill="FFFFFF"/>
        </w:rPr>
        <w:t>ountries</w:t>
      </w:r>
      <w:r w:rsidR="00CC3D3D">
        <w:rPr>
          <w:rFonts w:ascii="Arial" w:hAnsi="Arial" w:cs="Arial"/>
          <w:color w:val="121212"/>
          <w:sz w:val="22"/>
          <w:szCs w:val="22"/>
          <w:shd w:val="clear" w:color="auto" w:fill="FFFFFF"/>
        </w:rPr>
        <w:t xml:space="preserve"> also</w:t>
      </w:r>
      <w:r>
        <w:rPr>
          <w:rFonts w:ascii="Arial" w:hAnsi="Arial" w:cs="Arial"/>
          <w:color w:val="121212"/>
          <w:sz w:val="22"/>
          <w:szCs w:val="22"/>
          <w:shd w:val="clear" w:color="auto" w:fill="FFFFFF"/>
        </w:rPr>
        <w:t xml:space="preserve"> vary substantially in terms of </w:t>
      </w:r>
      <w:r w:rsidR="00886D61">
        <w:rPr>
          <w:rFonts w:ascii="Arial" w:hAnsi="Arial" w:cs="Arial"/>
          <w:color w:val="121212"/>
          <w:sz w:val="22"/>
          <w:szCs w:val="22"/>
          <w:shd w:val="clear" w:color="auto" w:fill="FFFFFF"/>
        </w:rPr>
        <w:t>how</w:t>
      </w:r>
      <w:r>
        <w:rPr>
          <w:rFonts w:ascii="Arial" w:hAnsi="Arial" w:cs="Arial"/>
          <w:color w:val="121212"/>
          <w:sz w:val="22"/>
          <w:szCs w:val="22"/>
          <w:shd w:val="clear" w:color="auto" w:fill="FFFFFF"/>
        </w:rPr>
        <w:t xml:space="preserve"> their health care system</w:t>
      </w:r>
      <w:r w:rsidR="00886D61">
        <w:rPr>
          <w:rFonts w:ascii="Arial" w:hAnsi="Arial" w:cs="Arial"/>
          <w:color w:val="121212"/>
          <w:sz w:val="22"/>
          <w:szCs w:val="22"/>
          <w:shd w:val="clear" w:color="auto" w:fill="FFFFFF"/>
        </w:rPr>
        <w:t xml:space="preserve"> continued to provide </w:t>
      </w:r>
      <w:r w:rsidR="006F3EAB">
        <w:rPr>
          <w:rFonts w:ascii="Arial" w:hAnsi="Arial" w:cs="Arial"/>
          <w:color w:val="000000" w:themeColor="text1"/>
          <w:sz w:val="22"/>
          <w:szCs w:val="22"/>
        </w:rPr>
        <w:t>life-saving services</w:t>
      </w:r>
      <w:r w:rsidR="00886D61">
        <w:rPr>
          <w:rFonts w:ascii="Arial" w:hAnsi="Arial" w:cs="Arial"/>
          <w:color w:val="000000" w:themeColor="text1"/>
          <w:sz w:val="22"/>
          <w:szCs w:val="22"/>
        </w:rPr>
        <w:t>, with t</w:t>
      </w:r>
      <w:r w:rsidR="006F3EAB">
        <w:rPr>
          <w:rFonts w:ascii="Arial" w:hAnsi="Arial" w:cs="Arial"/>
          <w:color w:val="000000" w:themeColor="text1"/>
          <w:sz w:val="22"/>
          <w:szCs w:val="22"/>
        </w:rPr>
        <w:t xml:space="preserve">hose countries that had less capacity, proxied by </w:t>
      </w:r>
      <w:r w:rsidR="006F3EAB">
        <w:rPr>
          <w:rFonts w:ascii="Arial" w:hAnsi="Arial" w:cs="Arial"/>
          <w:color w:val="000000" w:themeColor="text1"/>
          <w:sz w:val="22"/>
          <w:szCs w:val="22"/>
          <w:shd w:val="clear" w:color="auto" w:fill="FFFFFF"/>
        </w:rPr>
        <w:t xml:space="preserve">health and social care spending, all else being equal, be expected to be less able to respond. Notably, spending is lower </w:t>
      </w:r>
      <w:commentRangeStart w:id="53"/>
      <w:ins w:id="54" w:author="Parks, Robbie M" w:date="2020-07-22T21:32:00Z">
        <w:r w:rsidR="007D367E">
          <w:rPr>
            <w:rFonts w:ascii="Arial" w:hAnsi="Arial" w:cs="Arial"/>
            <w:color w:val="000000" w:themeColor="text1"/>
            <w:sz w:val="22"/>
            <w:szCs w:val="22"/>
            <w:shd w:val="clear" w:color="auto" w:fill="FFFFFF"/>
          </w:rPr>
          <w:t xml:space="preserve">per capita </w:t>
        </w:r>
        <w:commentRangeEnd w:id="53"/>
        <w:r w:rsidR="00532954">
          <w:rPr>
            <w:rStyle w:val="CommentReference"/>
            <w:rFonts w:asciiTheme="minorHAnsi" w:eastAsiaTheme="minorHAnsi" w:hAnsiTheme="minorHAnsi" w:cstheme="minorBidi"/>
            <w:lang w:eastAsia="en-US"/>
          </w:rPr>
          <w:commentReference w:id="53"/>
        </w:r>
      </w:ins>
      <w:r w:rsidR="006F3EAB">
        <w:rPr>
          <w:rFonts w:ascii="Arial" w:hAnsi="Arial" w:cs="Arial"/>
          <w:color w:val="000000" w:themeColor="text1"/>
          <w:sz w:val="22"/>
          <w:szCs w:val="22"/>
          <w:shd w:val="clear" w:color="auto" w:fill="FFFFFF"/>
        </w:rPr>
        <w:t xml:space="preserve">in the UK, Italy and Spain than in Austria, Norway, Sweden and Denmark.[Cooper, 2019 #5653] </w:t>
      </w:r>
      <w:r w:rsidR="00E81862">
        <w:rPr>
          <w:rFonts w:ascii="Arial" w:hAnsi="Arial" w:cs="Arial"/>
          <w:color w:val="000000" w:themeColor="text1"/>
          <w:sz w:val="22"/>
          <w:szCs w:val="22"/>
          <w:shd w:val="clear" w:color="auto" w:fill="FFFFFF"/>
        </w:rPr>
        <w:t xml:space="preserve">A visible </w:t>
      </w:r>
      <w:r w:rsidR="006C398A">
        <w:rPr>
          <w:rFonts w:ascii="Arial" w:hAnsi="Arial" w:cs="Arial"/>
          <w:color w:val="000000" w:themeColor="text1"/>
          <w:sz w:val="22"/>
          <w:szCs w:val="22"/>
          <w:shd w:val="clear" w:color="auto" w:fill="FFFFFF"/>
        </w:rPr>
        <w:t xml:space="preserve">impact of </w:t>
      </w:r>
      <w:r w:rsidR="00E85174">
        <w:rPr>
          <w:rFonts w:ascii="Arial" w:hAnsi="Arial" w:cs="Arial"/>
          <w:color w:val="000000" w:themeColor="text1"/>
          <w:sz w:val="22"/>
          <w:szCs w:val="22"/>
          <w:shd w:val="clear" w:color="auto" w:fill="FFFFFF"/>
        </w:rPr>
        <w:t xml:space="preserve">financing variation </w:t>
      </w:r>
      <w:r w:rsidR="002D680D">
        <w:rPr>
          <w:rFonts w:ascii="Arial" w:hAnsi="Arial" w:cs="Arial"/>
          <w:color w:val="000000" w:themeColor="text1"/>
          <w:sz w:val="22"/>
          <w:szCs w:val="22"/>
          <w:shd w:val="clear" w:color="auto" w:fill="FFFFFF"/>
        </w:rPr>
        <w:t>is</w:t>
      </w:r>
      <w:r w:rsidR="006C398A">
        <w:rPr>
          <w:rFonts w:ascii="Arial" w:hAnsi="Arial" w:cs="Arial"/>
          <w:color w:val="000000" w:themeColor="text1"/>
          <w:sz w:val="22"/>
          <w:szCs w:val="22"/>
          <w:shd w:val="clear" w:color="auto" w:fill="FFFFFF"/>
        </w:rPr>
        <w:t xml:space="preserve"> on </w:t>
      </w:r>
      <w:r w:rsidR="002D680D">
        <w:rPr>
          <w:rFonts w:ascii="Arial" w:hAnsi="Arial" w:cs="Arial"/>
          <w:color w:val="000000" w:themeColor="text1"/>
          <w:sz w:val="22"/>
          <w:szCs w:val="22"/>
          <w:shd w:val="clear" w:color="auto" w:fill="FFFFFF"/>
        </w:rPr>
        <w:t xml:space="preserve">the </w:t>
      </w:r>
      <w:r w:rsidR="005A737C">
        <w:rPr>
          <w:rFonts w:ascii="Arial" w:hAnsi="Arial" w:cs="Arial"/>
          <w:color w:val="000000" w:themeColor="text1"/>
          <w:sz w:val="22"/>
          <w:szCs w:val="22"/>
          <w:shd w:val="clear" w:color="auto" w:fill="FFFFFF"/>
        </w:rPr>
        <w:t>number of hospital beds</w:t>
      </w:r>
      <w:r w:rsidR="006C398A">
        <w:rPr>
          <w:rFonts w:ascii="Arial" w:hAnsi="Arial" w:cs="Arial"/>
          <w:color w:val="000000" w:themeColor="text1"/>
          <w:sz w:val="22"/>
          <w:szCs w:val="22"/>
          <w:shd w:val="clear" w:color="auto" w:fill="FFFFFF"/>
        </w:rPr>
        <w:t>, which on a per-capita basis in Austria is nearly three times that of the UK.</w:t>
      </w:r>
      <w:r w:rsidR="00B8017D">
        <w:rPr>
          <w:rFonts w:ascii="Arial" w:hAnsi="Arial" w:cs="Arial"/>
          <w:color w:val="000000" w:themeColor="text1"/>
          <w:sz w:val="22"/>
          <w:szCs w:val="22"/>
          <w:shd w:val="clear" w:color="auto" w:fill="FFFFFF"/>
        </w:rPr>
        <w:t>[OECD, 2020 #5652]</w:t>
      </w:r>
      <w:r w:rsidR="00AC5904">
        <w:rPr>
          <w:rFonts w:ascii="Arial" w:hAnsi="Arial" w:cs="Arial"/>
          <w:color w:val="000000" w:themeColor="text1"/>
          <w:sz w:val="22"/>
          <w:szCs w:val="22"/>
          <w:shd w:val="clear" w:color="auto" w:fill="FFFFFF"/>
        </w:rPr>
        <w:t xml:space="preserve"> </w:t>
      </w:r>
      <w:r w:rsidR="003F2BCA">
        <w:rPr>
          <w:rFonts w:ascii="Arial" w:hAnsi="Arial" w:cs="Arial"/>
          <w:color w:val="000000" w:themeColor="text1"/>
          <w:sz w:val="22"/>
          <w:szCs w:val="22"/>
          <w:shd w:val="clear" w:color="auto" w:fill="FFFFFF"/>
        </w:rPr>
        <w:t>Where hospital beds</w:t>
      </w:r>
      <w:r w:rsidR="00302693">
        <w:rPr>
          <w:rFonts w:ascii="Arial" w:hAnsi="Arial" w:cs="Arial"/>
          <w:color w:val="000000" w:themeColor="text1"/>
          <w:sz w:val="22"/>
          <w:szCs w:val="22"/>
          <w:shd w:val="clear" w:color="auto" w:fill="FFFFFF"/>
        </w:rPr>
        <w:t xml:space="preserve"> (and more specifically intensive care beds)</w:t>
      </w:r>
      <w:r w:rsidR="003F2BCA">
        <w:rPr>
          <w:rFonts w:ascii="Arial" w:hAnsi="Arial" w:cs="Arial"/>
          <w:color w:val="000000" w:themeColor="text1"/>
          <w:sz w:val="22"/>
          <w:szCs w:val="22"/>
          <w:shd w:val="clear" w:color="auto" w:fill="FFFFFF"/>
        </w:rPr>
        <w:t xml:space="preserve"> are more limited, e.g., in </w:t>
      </w:r>
      <w:commentRangeStart w:id="55"/>
      <w:commentRangeEnd w:id="55"/>
      <w:r w:rsidR="00CC3D3D">
        <w:rPr>
          <w:rStyle w:val="CommentReference"/>
          <w:rFonts w:asciiTheme="minorHAnsi" w:eastAsiaTheme="minorHAnsi" w:hAnsiTheme="minorHAnsi" w:cstheme="minorBidi"/>
          <w:lang w:eastAsia="en-US"/>
        </w:rPr>
        <w:commentReference w:id="55"/>
      </w:r>
      <w:r w:rsidR="009E7C3F">
        <w:rPr>
          <w:rFonts w:ascii="Arial" w:hAnsi="Arial" w:cs="Arial"/>
          <w:color w:val="000000" w:themeColor="text1"/>
          <w:sz w:val="22"/>
          <w:szCs w:val="22"/>
          <w:shd w:val="clear" w:color="auto" w:fill="FFFFFF"/>
        </w:rPr>
        <w:t>the UK</w:t>
      </w:r>
      <w:r w:rsidR="003F2BCA">
        <w:rPr>
          <w:rFonts w:ascii="Arial" w:hAnsi="Arial" w:cs="Arial"/>
          <w:color w:val="000000" w:themeColor="text1"/>
          <w:sz w:val="22"/>
          <w:szCs w:val="22"/>
          <w:shd w:val="clear" w:color="auto" w:fill="FFFFFF"/>
        </w:rPr>
        <w:t xml:space="preserve">, concerns about breeching capacity may have led to delaying admission of Covid-19 and other patients until their health </w:t>
      </w:r>
      <w:r w:rsidR="003F2BCA" w:rsidRPr="005A737C">
        <w:rPr>
          <w:rFonts w:ascii="Arial" w:hAnsi="Arial" w:cs="Arial"/>
          <w:color w:val="000000" w:themeColor="text1"/>
          <w:sz w:val="22"/>
          <w:szCs w:val="22"/>
          <w:shd w:val="clear" w:color="auto" w:fill="FFFFFF"/>
        </w:rPr>
        <w:t>deteriorate</w:t>
      </w:r>
      <w:r w:rsidR="00CC3D3D">
        <w:rPr>
          <w:rFonts w:ascii="Arial" w:hAnsi="Arial" w:cs="Arial"/>
          <w:color w:val="000000" w:themeColor="text1"/>
          <w:sz w:val="22"/>
          <w:szCs w:val="22"/>
          <w:shd w:val="clear" w:color="auto" w:fill="FFFFFF"/>
        </w:rPr>
        <w:t>d,</w:t>
      </w:r>
      <w:r w:rsidR="003F2BCA">
        <w:rPr>
          <w:rFonts w:ascii="Arial" w:hAnsi="Arial" w:cs="Arial"/>
          <w:color w:val="000000" w:themeColor="text1"/>
          <w:sz w:val="22"/>
          <w:szCs w:val="22"/>
          <w:shd w:val="clear" w:color="auto" w:fill="FFFFFF"/>
        </w:rPr>
        <w:t xml:space="preserve"> and </w:t>
      </w:r>
      <w:r w:rsidR="003F2BCA" w:rsidRPr="005A737C">
        <w:rPr>
          <w:rFonts w:ascii="Arial" w:hAnsi="Arial" w:cs="Arial"/>
          <w:color w:val="000000" w:themeColor="text1"/>
          <w:sz w:val="22"/>
          <w:szCs w:val="22"/>
          <w:shd w:val="clear" w:color="auto" w:fill="FFFFFF"/>
        </w:rPr>
        <w:t xml:space="preserve">early </w:t>
      </w:r>
      <w:r w:rsidR="00CC3D3D">
        <w:rPr>
          <w:rFonts w:ascii="Arial" w:hAnsi="Arial" w:cs="Arial"/>
          <w:color w:val="000000" w:themeColor="text1"/>
          <w:sz w:val="22"/>
          <w:szCs w:val="22"/>
          <w:shd w:val="clear" w:color="auto" w:fill="FFFFFF"/>
        </w:rPr>
        <w:t xml:space="preserve">to </w:t>
      </w:r>
      <w:r w:rsidR="003F2BCA" w:rsidRPr="005A737C">
        <w:rPr>
          <w:rFonts w:ascii="Arial" w:hAnsi="Arial" w:cs="Arial"/>
          <w:color w:val="000000" w:themeColor="text1"/>
          <w:sz w:val="22"/>
          <w:szCs w:val="22"/>
          <w:shd w:val="clear" w:color="auto" w:fill="FFFFFF"/>
        </w:rPr>
        <w:t>discharge</w:t>
      </w:r>
      <w:r w:rsidR="003F2BCA">
        <w:rPr>
          <w:rFonts w:ascii="Arial" w:hAnsi="Arial" w:cs="Arial"/>
          <w:color w:val="000000" w:themeColor="text1"/>
          <w:sz w:val="22"/>
          <w:szCs w:val="22"/>
          <w:shd w:val="clear" w:color="auto" w:fill="FFFFFF"/>
        </w:rPr>
        <w:t xml:space="preserve"> of patients</w:t>
      </w:r>
      <w:r w:rsidR="003F2BCA" w:rsidRPr="005A737C">
        <w:rPr>
          <w:rFonts w:ascii="Arial" w:hAnsi="Arial" w:cs="Arial"/>
          <w:color w:val="000000" w:themeColor="text1"/>
          <w:sz w:val="22"/>
          <w:szCs w:val="22"/>
          <w:shd w:val="clear" w:color="auto" w:fill="FFFFFF"/>
        </w:rPr>
        <w:t xml:space="preserve"> to care homes</w:t>
      </w:r>
      <w:r w:rsidR="003F2BCA">
        <w:rPr>
          <w:rFonts w:ascii="Arial" w:hAnsi="Arial" w:cs="Arial"/>
          <w:color w:val="000000" w:themeColor="text1"/>
          <w:sz w:val="22"/>
          <w:szCs w:val="22"/>
          <w:shd w:val="clear" w:color="auto" w:fill="FFFFFF"/>
        </w:rPr>
        <w:t xml:space="preserve"> without systematic testing</w:t>
      </w:r>
      <w:r w:rsidR="003F2BCA" w:rsidRPr="005A737C">
        <w:rPr>
          <w:rFonts w:ascii="Arial" w:hAnsi="Arial" w:cs="Arial"/>
          <w:color w:val="000000" w:themeColor="text1"/>
          <w:sz w:val="22"/>
          <w:szCs w:val="22"/>
          <w:shd w:val="clear" w:color="auto" w:fill="FFFFFF"/>
        </w:rPr>
        <w:t>.</w:t>
      </w:r>
      <w:r w:rsidR="003F2BCA">
        <w:rPr>
          <w:rFonts w:ascii="Arial" w:hAnsi="Arial" w:cs="Arial"/>
          <w:color w:val="000000" w:themeColor="text1"/>
          <w:sz w:val="22"/>
          <w:szCs w:val="22"/>
          <w:shd w:val="clear" w:color="auto" w:fill="FFFFFF"/>
        </w:rPr>
        <w:t xml:space="preserve"> </w:t>
      </w:r>
      <w:r w:rsidR="0016497F">
        <w:rPr>
          <w:rFonts w:ascii="Arial" w:hAnsi="Arial" w:cs="Arial"/>
          <w:color w:val="000000" w:themeColor="text1"/>
          <w:sz w:val="22"/>
          <w:szCs w:val="22"/>
          <w:shd w:val="clear" w:color="auto" w:fill="FFFFFF"/>
        </w:rPr>
        <w:t>Beyond providing li</w:t>
      </w:r>
      <w:ins w:id="56" w:author="Parks, Robbie M" w:date="2020-07-22T21:32:00Z">
        <w:r w:rsidR="00AC0B0A">
          <w:rPr>
            <w:rFonts w:ascii="Arial" w:hAnsi="Arial" w:cs="Arial"/>
            <w:color w:val="000000" w:themeColor="text1"/>
            <w:sz w:val="22"/>
            <w:szCs w:val="22"/>
            <w:shd w:val="clear" w:color="auto" w:fill="FFFFFF"/>
          </w:rPr>
          <w:t>f</w:t>
        </w:r>
      </w:ins>
      <w:del w:id="57" w:author="Parks, Robbie M" w:date="2020-07-22T21:32:00Z">
        <w:r w:rsidR="0016497F" w:rsidDel="00AC0B0A">
          <w:rPr>
            <w:rFonts w:ascii="Arial" w:hAnsi="Arial" w:cs="Arial"/>
            <w:color w:val="000000" w:themeColor="text1"/>
            <w:sz w:val="22"/>
            <w:szCs w:val="22"/>
            <w:shd w:val="clear" w:color="auto" w:fill="FFFFFF"/>
          </w:rPr>
          <w:delText>v</w:delText>
        </w:r>
      </w:del>
      <w:r w:rsidR="0016497F">
        <w:rPr>
          <w:rFonts w:ascii="Arial" w:hAnsi="Arial" w:cs="Arial"/>
          <w:color w:val="000000" w:themeColor="text1"/>
          <w:sz w:val="22"/>
          <w:szCs w:val="22"/>
          <w:shd w:val="clear" w:color="auto" w:fill="FFFFFF"/>
        </w:rPr>
        <w:t>e-saving services</w:t>
      </w:r>
      <w:r w:rsidR="003F2BCA">
        <w:rPr>
          <w:rFonts w:ascii="Arial" w:hAnsi="Arial" w:cs="Arial"/>
          <w:color w:val="000000" w:themeColor="text1"/>
          <w:sz w:val="22"/>
          <w:szCs w:val="22"/>
          <w:shd w:val="clear" w:color="auto" w:fill="FFFFFF"/>
        </w:rPr>
        <w:t xml:space="preserve">, </w:t>
      </w:r>
      <w:r w:rsidR="0016497F">
        <w:rPr>
          <w:rFonts w:ascii="Arial" w:hAnsi="Arial" w:cs="Arial"/>
          <w:color w:val="000000" w:themeColor="text1"/>
          <w:sz w:val="22"/>
          <w:szCs w:val="22"/>
          <w:shd w:val="clear" w:color="auto" w:fill="FFFFFF"/>
        </w:rPr>
        <w:t>t</w:t>
      </w:r>
      <w:r w:rsidR="003F2BCA">
        <w:rPr>
          <w:rFonts w:ascii="Arial" w:hAnsi="Arial" w:cs="Arial"/>
          <w:color w:val="121212"/>
          <w:sz w:val="22"/>
          <w:szCs w:val="22"/>
          <w:shd w:val="clear" w:color="auto" w:fill="FFFFFF"/>
        </w:rPr>
        <w:t xml:space="preserve">he </w:t>
      </w:r>
      <w:r w:rsidR="003F2BCA" w:rsidRPr="00C51CA8">
        <w:rPr>
          <w:rFonts w:ascii="Arial" w:hAnsi="Arial" w:cs="Arial"/>
          <w:color w:val="000000" w:themeColor="text1"/>
          <w:sz w:val="22"/>
          <w:szCs w:val="22"/>
        </w:rPr>
        <w:t xml:space="preserve">spread of infection </w:t>
      </w:r>
      <w:r w:rsidR="003F2BCA">
        <w:rPr>
          <w:rFonts w:ascii="Arial" w:hAnsi="Arial" w:cs="Arial"/>
          <w:color w:val="000000" w:themeColor="text1"/>
          <w:sz w:val="22"/>
          <w:szCs w:val="22"/>
        </w:rPr>
        <w:t>within</w:t>
      </w:r>
      <w:r w:rsidR="003F2BCA" w:rsidRPr="00C51CA8">
        <w:rPr>
          <w:rFonts w:ascii="Arial" w:hAnsi="Arial" w:cs="Arial"/>
          <w:color w:val="000000" w:themeColor="text1"/>
          <w:sz w:val="22"/>
          <w:szCs w:val="22"/>
        </w:rPr>
        <w:t xml:space="preserve"> hospitals</w:t>
      </w:r>
      <w:r w:rsidR="003F2BCA">
        <w:rPr>
          <w:rFonts w:ascii="Arial" w:hAnsi="Arial" w:cs="Arial"/>
          <w:color w:val="000000" w:themeColor="text1"/>
          <w:sz w:val="22"/>
          <w:szCs w:val="22"/>
        </w:rPr>
        <w:t xml:space="preserve"> and</w:t>
      </w:r>
      <w:r w:rsidR="003F2BCA" w:rsidRPr="00C51CA8">
        <w:rPr>
          <w:rFonts w:ascii="Arial" w:hAnsi="Arial" w:cs="Arial"/>
          <w:color w:val="000000" w:themeColor="text1"/>
          <w:sz w:val="22"/>
          <w:szCs w:val="22"/>
        </w:rPr>
        <w:t xml:space="preserve"> care homes</w:t>
      </w:r>
      <w:r w:rsidR="003F2BCA">
        <w:rPr>
          <w:rFonts w:ascii="Arial" w:hAnsi="Arial" w:cs="Arial"/>
          <w:color w:val="000000" w:themeColor="text1"/>
          <w:sz w:val="22"/>
          <w:szCs w:val="22"/>
        </w:rPr>
        <w:t>,[Comas-Herrera, 2020 #5651</w:t>
      </w:r>
      <w:r w:rsidR="004A2881">
        <w:rPr>
          <w:rFonts w:ascii="Arial" w:hAnsi="Arial" w:cs="Arial"/>
          <w:color w:val="000000" w:themeColor="text1"/>
          <w:sz w:val="22"/>
          <w:szCs w:val="22"/>
        </w:rPr>
        <w:t>;DELVE Initiative, 2020 #5669]</w:t>
      </w:r>
      <w:r w:rsidR="003F2BCA">
        <w:rPr>
          <w:rFonts w:ascii="Arial" w:hAnsi="Arial" w:cs="Arial"/>
          <w:color w:val="000000" w:themeColor="text1"/>
          <w:sz w:val="22"/>
          <w:szCs w:val="22"/>
        </w:rPr>
        <w:t xml:space="preserve"> and between them</w:t>
      </w:r>
      <w:r w:rsidR="003F2BCA" w:rsidRPr="00C51CA8">
        <w:rPr>
          <w:rFonts w:ascii="Arial" w:hAnsi="Arial" w:cs="Arial"/>
          <w:color w:val="000000" w:themeColor="text1"/>
          <w:sz w:val="22"/>
          <w:szCs w:val="22"/>
        </w:rPr>
        <w:t xml:space="preserve"> and community</w:t>
      </w:r>
      <w:r w:rsidR="003F2BCA">
        <w:rPr>
          <w:rFonts w:ascii="Arial" w:hAnsi="Arial" w:cs="Arial"/>
          <w:color w:val="000000" w:themeColor="text1"/>
          <w:sz w:val="22"/>
          <w:szCs w:val="22"/>
        </w:rPr>
        <w:t xml:space="preserve">, is itself an important determinant of infection in both the general population and vulnerable groups. </w:t>
      </w:r>
      <w:r w:rsidR="003F2BCA">
        <w:rPr>
          <w:rFonts w:ascii="Arial" w:hAnsi="Arial" w:cs="Arial"/>
          <w:color w:val="000000" w:themeColor="text1"/>
          <w:sz w:val="22"/>
          <w:szCs w:val="22"/>
          <w:shd w:val="clear" w:color="auto" w:fill="FFFFFF"/>
        </w:rPr>
        <w:t xml:space="preserve">Less visible is the variation in community-based and primary care which affect preventive and pre-hospital care for Covid-19 patients as well as for other conditions that either increase vulnerability to poor outcomes from the virus or can themselves lead to death. </w:t>
      </w:r>
    </w:p>
    <w:p w14:paraId="2D7D9A37" w14:textId="77777777" w:rsidR="0016497F" w:rsidRDefault="0016497F" w:rsidP="00FD2092">
      <w:pPr>
        <w:spacing w:line="480" w:lineRule="auto"/>
        <w:jc w:val="both"/>
        <w:rPr>
          <w:rFonts w:ascii="Arial" w:hAnsi="Arial" w:cs="Arial"/>
          <w:color w:val="000000" w:themeColor="text1"/>
          <w:sz w:val="22"/>
          <w:szCs w:val="22"/>
          <w:highlight w:val="yellow"/>
        </w:rPr>
      </w:pPr>
    </w:p>
    <w:p w14:paraId="7551D67E" w14:textId="53BBA4DC" w:rsidR="00C03A64" w:rsidRPr="005B3E97" w:rsidRDefault="00073BDB" w:rsidP="00345F73">
      <w:pPr>
        <w:spacing w:line="480" w:lineRule="auto"/>
        <w:jc w:val="both"/>
        <w:rPr>
          <w:rFonts w:ascii="Arial" w:hAnsi="Arial" w:cs="Arial"/>
          <w:color w:val="000000"/>
          <w:sz w:val="22"/>
          <w:szCs w:val="22"/>
        </w:rPr>
      </w:pPr>
      <w:r>
        <w:rPr>
          <w:rFonts w:ascii="Arial" w:hAnsi="Arial" w:cs="Arial"/>
          <w:color w:val="000000"/>
          <w:sz w:val="22"/>
          <w:szCs w:val="22"/>
        </w:rPr>
        <w:t xml:space="preserve">The simplest lesson of these vast differences </w:t>
      </w:r>
      <w:r w:rsidR="00904727">
        <w:rPr>
          <w:rFonts w:ascii="Arial" w:hAnsi="Arial" w:cs="Arial"/>
          <w:color w:val="000000"/>
          <w:sz w:val="22"/>
          <w:szCs w:val="22"/>
        </w:rPr>
        <w:t>in excess deaths associated with the first phased on the pandemic</w:t>
      </w:r>
      <w:r>
        <w:rPr>
          <w:rFonts w:ascii="Arial" w:hAnsi="Arial" w:cs="Arial"/>
          <w:color w:val="000000"/>
          <w:sz w:val="22"/>
          <w:szCs w:val="22"/>
        </w:rPr>
        <w:t xml:space="preserve"> </w:t>
      </w:r>
      <w:r w:rsidR="008D35E7">
        <w:rPr>
          <w:rFonts w:ascii="Arial" w:hAnsi="Arial" w:cs="Arial"/>
          <w:color w:val="000000"/>
          <w:sz w:val="22"/>
          <w:szCs w:val="22"/>
        </w:rPr>
        <w:t>is</w:t>
      </w:r>
      <w:r>
        <w:rPr>
          <w:rFonts w:ascii="Arial" w:hAnsi="Arial" w:cs="Arial"/>
          <w:color w:val="000000"/>
          <w:sz w:val="22"/>
          <w:szCs w:val="22"/>
        </w:rPr>
        <w:t xml:space="preserve"> that, should </w:t>
      </w:r>
      <w:r w:rsidR="003C50BB">
        <w:rPr>
          <w:rFonts w:ascii="Arial" w:hAnsi="Arial" w:cs="Arial"/>
          <w:color w:val="000000"/>
          <w:sz w:val="22"/>
          <w:szCs w:val="22"/>
        </w:rPr>
        <w:t>subsequent</w:t>
      </w:r>
      <w:r>
        <w:rPr>
          <w:rFonts w:ascii="Arial" w:hAnsi="Arial" w:cs="Arial"/>
          <w:color w:val="000000"/>
          <w:sz w:val="22"/>
          <w:szCs w:val="22"/>
        </w:rPr>
        <w:t xml:space="preserve"> wave</w:t>
      </w:r>
      <w:r w:rsidR="003C50BB">
        <w:rPr>
          <w:rFonts w:ascii="Arial" w:hAnsi="Arial" w:cs="Arial"/>
          <w:color w:val="000000"/>
          <w:sz w:val="22"/>
          <w:szCs w:val="22"/>
        </w:rPr>
        <w:t>s</w:t>
      </w:r>
      <w:r>
        <w:rPr>
          <w:rFonts w:ascii="Arial" w:hAnsi="Arial" w:cs="Arial"/>
          <w:color w:val="000000"/>
          <w:sz w:val="22"/>
          <w:szCs w:val="22"/>
        </w:rPr>
        <w:t xml:space="preserve"> of </w:t>
      </w:r>
      <w:r w:rsidR="003C50BB">
        <w:rPr>
          <w:rFonts w:ascii="Arial" w:hAnsi="Arial" w:cs="Arial"/>
          <w:color w:val="000000"/>
          <w:sz w:val="22"/>
          <w:szCs w:val="22"/>
        </w:rPr>
        <w:t xml:space="preserve">the </w:t>
      </w:r>
      <w:r>
        <w:rPr>
          <w:rFonts w:ascii="Arial" w:hAnsi="Arial" w:cs="Arial"/>
          <w:color w:val="000000"/>
          <w:sz w:val="22"/>
          <w:szCs w:val="22"/>
        </w:rPr>
        <w:t>pandemic occur, immediate</w:t>
      </w:r>
      <w:r w:rsidR="00D35EDC">
        <w:rPr>
          <w:rFonts w:ascii="Arial" w:hAnsi="Arial" w:cs="Arial"/>
          <w:color w:val="000000"/>
          <w:sz w:val="22"/>
          <w:szCs w:val="22"/>
        </w:rPr>
        <w:t xml:space="preserve"> </w:t>
      </w:r>
      <w:r>
        <w:rPr>
          <w:rFonts w:ascii="Arial" w:hAnsi="Arial" w:cs="Arial"/>
          <w:color w:val="000000"/>
          <w:sz w:val="22"/>
          <w:szCs w:val="22"/>
        </w:rPr>
        <w:t>lockdown</w:t>
      </w:r>
      <w:r w:rsidR="00D35EDC">
        <w:rPr>
          <w:rFonts w:ascii="Arial" w:hAnsi="Arial" w:cs="Arial"/>
          <w:color w:val="000000"/>
          <w:sz w:val="22"/>
          <w:szCs w:val="22"/>
        </w:rPr>
        <w:t>s</w:t>
      </w:r>
      <w:r>
        <w:rPr>
          <w:rFonts w:ascii="Arial" w:hAnsi="Arial" w:cs="Arial"/>
          <w:color w:val="000000"/>
          <w:sz w:val="22"/>
          <w:szCs w:val="22"/>
        </w:rPr>
        <w:t xml:space="preserve"> </w:t>
      </w:r>
      <w:r w:rsidR="00345F73">
        <w:rPr>
          <w:rFonts w:ascii="Arial" w:hAnsi="Arial" w:cs="Arial"/>
          <w:color w:val="000000"/>
          <w:sz w:val="22"/>
          <w:szCs w:val="22"/>
        </w:rPr>
        <w:t>may be</w:t>
      </w:r>
      <w:r>
        <w:rPr>
          <w:rFonts w:ascii="Arial" w:hAnsi="Arial" w:cs="Arial"/>
          <w:color w:val="000000"/>
          <w:sz w:val="22"/>
          <w:szCs w:val="22"/>
        </w:rPr>
        <w:t xml:space="preserve"> </w:t>
      </w:r>
      <w:r w:rsidR="00345F73">
        <w:rPr>
          <w:rFonts w:ascii="Arial" w:hAnsi="Arial" w:cs="Arial"/>
          <w:color w:val="000000"/>
          <w:sz w:val="22"/>
          <w:szCs w:val="22"/>
        </w:rPr>
        <w:t>needed</w:t>
      </w:r>
      <w:r w:rsidR="00B8017D">
        <w:rPr>
          <w:rFonts w:ascii="Arial" w:hAnsi="Arial" w:cs="Arial"/>
          <w:color w:val="000000"/>
          <w:sz w:val="22"/>
          <w:szCs w:val="22"/>
        </w:rPr>
        <w:t>[</w:t>
      </w:r>
      <w:proofErr w:type="spellStart"/>
      <w:r w:rsidR="00B8017D">
        <w:rPr>
          <w:rFonts w:ascii="Arial" w:hAnsi="Arial" w:cs="Arial"/>
          <w:color w:val="000000"/>
          <w:sz w:val="22"/>
          <w:szCs w:val="22"/>
        </w:rPr>
        <w:t>Kissler</w:t>
      </w:r>
      <w:proofErr w:type="spellEnd"/>
      <w:r w:rsidR="00B8017D">
        <w:rPr>
          <w:rFonts w:ascii="Arial" w:hAnsi="Arial" w:cs="Arial"/>
          <w:color w:val="000000"/>
          <w:sz w:val="22"/>
          <w:szCs w:val="22"/>
        </w:rPr>
        <w:t>, 2020 #56]</w:t>
      </w:r>
      <w:r w:rsidR="00345F73">
        <w:rPr>
          <w:rFonts w:ascii="Arial" w:hAnsi="Arial" w:cs="Arial"/>
          <w:color w:val="000000"/>
          <w:sz w:val="22"/>
          <w:szCs w:val="22"/>
        </w:rPr>
        <w:t xml:space="preserve"> </w:t>
      </w:r>
      <w:r>
        <w:rPr>
          <w:rFonts w:ascii="Arial" w:hAnsi="Arial" w:cs="Arial"/>
          <w:color w:val="000000"/>
          <w:sz w:val="22"/>
          <w:szCs w:val="22"/>
        </w:rPr>
        <w:t xml:space="preserve">to avoid </w:t>
      </w:r>
      <w:r w:rsidR="00B555DC">
        <w:rPr>
          <w:rFonts w:ascii="Arial" w:hAnsi="Arial" w:cs="Arial"/>
          <w:color w:val="000000"/>
          <w:sz w:val="22"/>
          <w:szCs w:val="22"/>
        </w:rPr>
        <w:t>large number of excess deaths seen in countries such as England and Wales,</w:t>
      </w:r>
      <w:r w:rsidR="00B8017D">
        <w:rPr>
          <w:rFonts w:ascii="Arial" w:hAnsi="Arial" w:cs="Arial"/>
          <w:color w:val="000000"/>
          <w:sz w:val="22"/>
          <w:szCs w:val="22"/>
        </w:rPr>
        <w:t xml:space="preserve"> Italy and Spain</w:t>
      </w:r>
      <w:r>
        <w:rPr>
          <w:rFonts w:ascii="Arial" w:hAnsi="Arial" w:cs="Arial"/>
          <w:color w:val="000000"/>
          <w:sz w:val="22"/>
          <w:szCs w:val="22"/>
        </w:rPr>
        <w:t xml:space="preserve">. </w:t>
      </w:r>
      <w:r w:rsidR="00886D61">
        <w:rPr>
          <w:rFonts w:ascii="Arial" w:hAnsi="Arial" w:cs="Arial"/>
          <w:color w:val="000000"/>
          <w:sz w:val="22"/>
          <w:szCs w:val="22"/>
        </w:rPr>
        <w:t xml:space="preserve">Timely lockdowns in turn require agile and effective surveillance and operational systems, with sufficient geographical granularity to limit restrictions to as small an area as possible. </w:t>
      </w:r>
      <w:r w:rsidR="00345F73">
        <w:rPr>
          <w:rFonts w:ascii="Arial" w:hAnsi="Arial" w:cs="Arial"/>
          <w:color w:val="000000"/>
          <w:sz w:val="22"/>
          <w:szCs w:val="22"/>
        </w:rPr>
        <w:t>L</w:t>
      </w:r>
      <w:r>
        <w:rPr>
          <w:rFonts w:ascii="Arial" w:hAnsi="Arial" w:cs="Arial"/>
          <w:color w:val="000000"/>
          <w:sz w:val="22"/>
          <w:szCs w:val="22"/>
        </w:rPr>
        <w:t xml:space="preserve">ockdowns, while effective for suppressing transmission, have </w:t>
      </w:r>
      <w:r w:rsidR="00345F73">
        <w:rPr>
          <w:rFonts w:ascii="Arial" w:hAnsi="Arial" w:cs="Arial"/>
          <w:color w:val="000000"/>
          <w:sz w:val="22"/>
          <w:szCs w:val="22"/>
        </w:rPr>
        <w:t xml:space="preserve">substantial </w:t>
      </w:r>
      <w:r>
        <w:rPr>
          <w:rFonts w:ascii="Arial" w:hAnsi="Arial" w:cs="Arial"/>
          <w:color w:val="000000"/>
          <w:sz w:val="22"/>
          <w:szCs w:val="22"/>
        </w:rPr>
        <w:t xml:space="preserve">adverse </w:t>
      </w:r>
      <w:r w:rsidR="00345F73">
        <w:rPr>
          <w:rFonts w:ascii="Arial" w:hAnsi="Arial" w:cs="Arial"/>
          <w:color w:val="000000"/>
          <w:sz w:val="22"/>
          <w:szCs w:val="22"/>
        </w:rPr>
        <w:t xml:space="preserve">short- and long-term </w:t>
      </w:r>
      <w:r w:rsidR="00576666">
        <w:rPr>
          <w:rFonts w:ascii="Arial" w:hAnsi="Arial" w:cs="Arial"/>
          <w:color w:val="000000"/>
          <w:sz w:val="22"/>
          <w:szCs w:val="22"/>
        </w:rPr>
        <w:t xml:space="preserve">health, </w:t>
      </w:r>
      <w:r>
        <w:rPr>
          <w:rFonts w:ascii="Arial" w:hAnsi="Arial" w:cs="Arial"/>
          <w:color w:val="000000"/>
          <w:sz w:val="22"/>
          <w:szCs w:val="22"/>
        </w:rPr>
        <w:t>psychosocial and economic impacts</w:t>
      </w:r>
      <w:r w:rsidR="00345F73">
        <w:rPr>
          <w:rFonts w:ascii="Arial" w:hAnsi="Arial" w:cs="Arial"/>
          <w:color w:val="000000"/>
          <w:sz w:val="22"/>
          <w:szCs w:val="22"/>
        </w:rPr>
        <w:t>.</w:t>
      </w:r>
      <w:r w:rsidR="00B8017D">
        <w:rPr>
          <w:rFonts w:ascii="Arial" w:hAnsi="Arial" w:cs="Arial"/>
          <w:color w:val="000000"/>
          <w:sz w:val="22"/>
          <w:szCs w:val="22"/>
        </w:rPr>
        <w:t>[Galea, 2020 #5654;Holmes, 2020 #5655;Pfefferbaum, 2020 #5656]</w:t>
      </w:r>
      <w:r w:rsidR="00345F73">
        <w:rPr>
          <w:rFonts w:ascii="Arial" w:hAnsi="Arial" w:cs="Arial"/>
          <w:color w:val="000000"/>
          <w:sz w:val="22"/>
          <w:szCs w:val="22"/>
        </w:rPr>
        <w:t xml:space="preserve"> Lockdowns can be avoided together or be a mechanism of last resort if countries can put in place </w:t>
      </w:r>
      <w:r w:rsidR="00345F73" w:rsidRPr="00345F73">
        <w:rPr>
          <w:rFonts w:ascii="Arial" w:hAnsi="Arial" w:cs="Arial"/>
          <w:color w:val="000000"/>
          <w:sz w:val="22"/>
          <w:szCs w:val="22"/>
        </w:rPr>
        <w:t>comprehensive</w:t>
      </w:r>
      <w:r w:rsidR="00345F73">
        <w:rPr>
          <w:rFonts w:ascii="Arial" w:hAnsi="Arial" w:cs="Arial"/>
          <w:color w:val="000000"/>
          <w:sz w:val="22"/>
          <w:szCs w:val="22"/>
        </w:rPr>
        <w:t xml:space="preserve"> and effective</w:t>
      </w:r>
      <w:r w:rsidR="00345F73" w:rsidRPr="00345F73">
        <w:rPr>
          <w:rFonts w:ascii="Arial" w:hAnsi="Arial" w:cs="Arial"/>
          <w:color w:val="000000"/>
          <w:sz w:val="22"/>
          <w:szCs w:val="22"/>
        </w:rPr>
        <w:t xml:space="preserve"> test and trace systems</w:t>
      </w:r>
      <w:r w:rsidR="00345F73">
        <w:rPr>
          <w:rFonts w:ascii="Arial" w:hAnsi="Arial" w:cs="Arial"/>
          <w:color w:val="000000"/>
          <w:sz w:val="22"/>
          <w:szCs w:val="22"/>
        </w:rPr>
        <w:t xml:space="preserve">, while engendering a sense of trust </w:t>
      </w:r>
      <w:r w:rsidR="00345F73">
        <w:rPr>
          <w:rFonts w:ascii="Arial" w:hAnsi="Arial" w:cs="Arial"/>
          <w:color w:val="000000"/>
          <w:sz w:val="22"/>
          <w:szCs w:val="22"/>
        </w:rPr>
        <w:lastRenderedPageBreak/>
        <w:t xml:space="preserve">and responsibility that increase participation </w:t>
      </w:r>
      <w:r w:rsidR="00B8017D">
        <w:rPr>
          <w:rFonts w:ascii="Arial" w:hAnsi="Arial" w:cs="Arial"/>
          <w:color w:val="000000"/>
          <w:sz w:val="22"/>
          <w:szCs w:val="22"/>
        </w:rPr>
        <w:t xml:space="preserve">in testing, contact tracing </w:t>
      </w:r>
      <w:r w:rsidR="00345F73">
        <w:rPr>
          <w:rFonts w:ascii="Arial" w:hAnsi="Arial" w:cs="Arial"/>
          <w:color w:val="000000"/>
          <w:sz w:val="22"/>
          <w:szCs w:val="22"/>
        </w:rPr>
        <w:t xml:space="preserve">and adherence to isolation advice. </w:t>
      </w:r>
      <w:r w:rsidR="00D35EDC">
        <w:rPr>
          <w:rFonts w:ascii="Arial" w:hAnsi="Arial" w:cs="Arial"/>
          <w:color w:val="000000"/>
          <w:sz w:val="22"/>
          <w:szCs w:val="22"/>
        </w:rPr>
        <w:t xml:space="preserve">Finally, </w:t>
      </w:r>
      <w:r w:rsidR="00585287">
        <w:rPr>
          <w:rFonts w:ascii="Arial" w:hAnsi="Arial" w:cs="Arial"/>
          <w:color w:val="000000"/>
          <w:sz w:val="22"/>
          <w:szCs w:val="22"/>
        </w:rPr>
        <w:t xml:space="preserve">every country </w:t>
      </w:r>
      <w:r w:rsidR="008D35E7">
        <w:rPr>
          <w:rFonts w:ascii="Arial" w:hAnsi="Arial" w:cs="Arial"/>
          <w:color w:val="000000"/>
          <w:sz w:val="22"/>
          <w:szCs w:val="22"/>
        </w:rPr>
        <w:t>needs</w:t>
      </w:r>
      <w:r w:rsidR="00585287">
        <w:rPr>
          <w:rFonts w:ascii="Arial" w:hAnsi="Arial" w:cs="Arial"/>
          <w:color w:val="000000"/>
          <w:sz w:val="22"/>
          <w:szCs w:val="22"/>
        </w:rPr>
        <w:t xml:space="preserve"> integrated </w:t>
      </w:r>
      <w:r w:rsidR="005F544E">
        <w:rPr>
          <w:rFonts w:ascii="Arial" w:hAnsi="Arial" w:cs="Arial"/>
          <w:color w:val="000000"/>
          <w:sz w:val="22"/>
          <w:szCs w:val="22"/>
        </w:rPr>
        <w:t>care pathways</w:t>
      </w:r>
      <w:r w:rsidR="008D35E7">
        <w:rPr>
          <w:rFonts w:ascii="Arial" w:hAnsi="Arial" w:cs="Arial"/>
          <w:color w:val="000000"/>
          <w:sz w:val="22"/>
          <w:szCs w:val="22"/>
        </w:rPr>
        <w:t xml:space="preserve"> at the community and facility level</w:t>
      </w:r>
      <w:r w:rsidR="00585287">
        <w:rPr>
          <w:rFonts w:ascii="Arial" w:hAnsi="Arial" w:cs="Arial"/>
          <w:color w:val="000000"/>
          <w:sz w:val="22"/>
          <w:szCs w:val="22"/>
        </w:rPr>
        <w:t xml:space="preserve"> that manage both milder Covid-19 infections</w:t>
      </w:r>
      <w:r w:rsidR="005F544E">
        <w:rPr>
          <w:rFonts w:ascii="Arial" w:hAnsi="Arial" w:cs="Arial"/>
          <w:color w:val="000000"/>
          <w:sz w:val="22"/>
          <w:szCs w:val="22"/>
        </w:rPr>
        <w:t xml:space="preserve"> </w:t>
      </w:r>
      <w:r w:rsidR="00585287">
        <w:rPr>
          <w:rFonts w:ascii="Arial" w:hAnsi="Arial" w:cs="Arial"/>
          <w:color w:val="000000"/>
          <w:sz w:val="22"/>
          <w:szCs w:val="22"/>
        </w:rPr>
        <w:t>and other</w:t>
      </w:r>
      <w:r w:rsidR="005F544E">
        <w:rPr>
          <w:rFonts w:ascii="Arial" w:hAnsi="Arial" w:cs="Arial"/>
          <w:color w:val="000000"/>
          <w:sz w:val="22"/>
          <w:szCs w:val="22"/>
        </w:rPr>
        <w:t xml:space="preserve"> </w:t>
      </w:r>
      <w:r w:rsidR="00585287">
        <w:rPr>
          <w:rFonts w:ascii="Arial" w:hAnsi="Arial" w:cs="Arial"/>
          <w:color w:val="000000"/>
          <w:sz w:val="22"/>
          <w:szCs w:val="22"/>
        </w:rPr>
        <w:t xml:space="preserve">acute and </w:t>
      </w:r>
      <w:r w:rsidR="005F544E">
        <w:rPr>
          <w:rFonts w:ascii="Arial" w:hAnsi="Arial" w:cs="Arial"/>
          <w:color w:val="000000"/>
          <w:sz w:val="22"/>
          <w:szCs w:val="22"/>
        </w:rPr>
        <w:t xml:space="preserve">chronic conditions are </w:t>
      </w:r>
      <w:r w:rsidR="003C50BB">
        <w:rPr>
          <w:rFonts w:ascii="Arial" w:hAnsi="Arial" w:cs="Arial"/>
          <w:color w:val="000000"/>
          <w:sz w:val="22"/>
          <w:szCs w:val="22"/>
        </w:rPr>
        <w:t xml:space="preserve">rapidly and </w:t>
      </w:r>
      <w:r w:rsidR="00585287">
        <w:rPr>
          <w:rFonts w:ascii="Arial" w:hAnsi="Arial" w:cs="Arial"/>
          <w:color w:val="000000"/>
          <w:sz w:val="22"/>
          <w:szCs w:val="22"/>
        </w:rPr>
        <w:t>appropriate</w:t>
      </w:r>
      <w:r w:rsidR="003C50BB">
        <w:rPr>
          <w:rFonts w:ascii="Arial" w:hAnsi="Arial" w:cs="Arial"/>
          <w:color w:val="000000"/>
          <w:sz w:val="22"/>
          <w:szCs w:val="22"/>
        </w:rPr>
        <w:t>ly</w:t>
      </w:r>
      <w:r w:rsidR="00585287">
        <w:rPr>
          <w:rFonts w:ascii="Arial" w:hAnsi="Arial" w:cs="Arial"/>
          <w:color w:val="000000"/>
          <w:sz w:val="22"/>
          <w:szCs w:val="22"/>
        </w:rPr>
        <w:t xml:space="preserve"> triaged and cared for</w:t>
      </w:r>
      <w:r w:rsidR="00C03A64">
        <w:rPr>
          <w:rFonts w:ascii="Arial" w:hAnsi="Arial" w:cs="Arial"/>
          <w:color w:val="000000"/>
          <w:sz w:val="22"/>
          <w:szCs w:val="22"/>
        </w:rPr>
        <w:t xml:space="preserve">. </w:t>
      </w:r>
      <w:r w:rsidR="003C50BB">
        <w:rPr>
          <w:rFonts w:ascii="Arial" w:hAnsi="Arial" w:cs="Arial"/>
          <w:color w:val="000000"/>
          <w:sz w:val="22"/>
          <w:szCs w:val="22"/>
        </w:rPr>
        <w:t xml:space="preserve">If we do so, </w:t>
      </w:r>
      <w:r w:rsidR="0008490B">
        <w:rPr>
          <w:rFonts w:ascii="Arial" w:hAnsi="Arial" w:cs="Arial"/>
          <w:color w:val="000000"/>
          <w:sz w:val="22"/>
          <w:szCs w:val="22"/>
        </w:rPr>
        <w:t>all countries can replicate the low</w:t>
      </w:r>
      <w:r w:rsidR="00AD4C89">
        <w:rPr>
          <w:rFonts w:ascii="Arial" w:hAnsi="Arial" w:cs="Arial"/>
          <w:color w:val="000000"/>
          <w:sz w:val="22"/>
          <w:szCs w:val="22"/>
        </w:rPr>
        <w:t xml:space="preserve"> </w:t>
      </w:r>
      <w:r w:rsidR="0008490B">
        <w:rPr>
          <w:rFonts w:ascii="Arial" w:hAnsi="Arial" w:cs="Arial"/>
          <w:color w:val="000000"/>
          <w:sz w:val="22"/>
          <w:szCs w:val="22"/>
        </w:rPr>
        <w:t>levels of</w:t>
      </w:r>
      <w:r w:rsidR="003C50BB">
        <w:rPr>
          <w:rFonts w:ascii="Arial" w:hAnsi="Arial" w:cs="Arial"/>
          <w:color w:val="000000"/>
          <w:sz w:val="22"/>
          <w:szCs w:val="22"/>
        </w:rPr>
        <w:t xml:space="preserve"> excess deaths</w:t>
      </w:r>
      <w:r w:rsidR="00886D61">
        <w:rPr>
          <w:rFonts w:ascii="Arial" w:hAnsi="Arial" w:cs="Arial"/>
          <w:color w:val="000000"/>
          <w:sz w:val="22"/>
          <w:szCs w:val="22"/>
        </w:rPr>
        <w:t xml:space="preserve"> in subsequent waves of the pandemic</w:t>
      </w:r>
      <w:r w:rsidR="003C50BB">
        <w:rPr>
          <w:rFonts w:ascii="Arial" w:hAnsi="Arial" w:cs="Arial"/>
          <w:color w:val="000000"/>
          <w:sz w:val="22"/>
          <w:szCs w:val="22"/>
        </w:rPr>
        <w:t>.</w:t>
      </w:r>
    </w:p>
    <w:p w14:paraId="5FD0D8B1" w14:textId="77777777" w:rsidR="0067380A" w:rsidRPr="005B3E97" w:rsidRDefault="0067380A" w:rsidP="00A1249B">
      <w:pPr>
        <w:spacing w:line="480" w:lineRule="auto"/>
        <w:jc w:val="both"/>
        <w:rPr>
          <w:rFonts w:ascii="Arial" w:hAnsi="Arial" w:cs="Arial"/>
          <w:color w:val="000000"/>
          <w:sz w:val="22"/>
          <w:szCs w:val="22"/>
        </w:rPr>
      </w:pPr>
    </w:p>
    <w:p w14:paraId="76154F9D" w14:textId="77777777" w:rsidR="00A1249B" w:rsidRPr="005B3E97" w:rsidRDefault="00A1249B" w:rsidP="00A1249B">
      <w:pPr>
        <w:spacing w:line="480" w:lineRule="auto"/>
        <w:jc w:val="both"/>
        <w:rPr>
          <w:rFonts w:ascii="Arial" w:hAnsi="Arial" w:cs="Arial"/>
          <w:color w:val="000000"/>
          <w:sz w:val="22"/>
          <w:szCs w:val="22"/>
        </w:rPr>
      </w:pPr>
    </w:p>
    <w:p w14:paraId="65D16059" w14:textId="11E814B7" w:rsidR="003335DE" w:rsidRPr="005B3E97" w:rsidRDefault="003335DE" w:rsidP="00A1249B">
      <w:pPr>
        <w:spacing w:line="480" w:lineRule="auto"/>
        <w:jc w:val="both"/>
        <w:rPr>
          <w:rFonts w:ascii="Arial" w:hAnsi="Arial" w:cs="Arial"/>
          <w:color w:val="000000"/>
          <w:sz w:val="22"/>
          <w:szCs w:val="22"/>
        </w:rPr>
      </w:pPr>
      <w:r w:rsidRPr="005B3E97">
        <w:rPr>
          <w:rFonts w:ascii="Arial" w:hAnsi="Arial" w:cs="Arial"/>
          <w:color w:val="000000"/>
          <w:sz w:val="22"/>
          <w:szCs w:val="22"/>
        </w:rPr>
        <w:br w:type="page"/>
      </w:r>
    </w:p>
    <w:p w14:paraId="3B86F014" w14:textId="5D0C0DBB" w:rsidR="007B5FF1" w:rsidRPr="005B3E97" w:rsidRDefault="00B20EA6" w:rsidP="00580F14">
      <w:pPr>
        <w:spacing w:line="480" w:lineRule="auto"/>
        <w:jc w:val="both"/>
        <w:rPr>
          <w:rFonts w:ascii="Arial" w:hAnsi="Arial" w:cs="Arial"/>
          <w:b/>
          <w:color w:val="000000"/>
          <w:sz w:val="22"/>
          <w:szCs w:val="22"/>
        </w:rPr>
      </w:pPr>
      <w:r w:rsidRPr="005B3E97">
        <w:rPr>
          <w:rFonts w:ascii="Arial" w:hAnsi="Arial" w:cs="Arial"/>
          <w:b/>
          <w:color w:val="000000"/>
          <w:sz w:val="22"/>
          <w:szCs w:val="22"/>
        </w:rPr>
        <w:lastRenderedPageBreak/>
        <w:t>Methods</w:t>
      </w:r>
    </w:p>
    <w:p w14:paraId="51BB3BCB" w14:textId="4A1F8DC1" w:rsidR="00AD404A" w:rsidRPr="005B3E97" w:rsidRDefault="00AD404A" w:rsidP="00580F14">
      <w:pPr>
        <w:spacing w:line="480" w:lineRule="auto"/>
        <w:jc w:val="both"/>
        <w:rPr>
          <w:rFonts w:ascii="Arial" w:hAnsi="Arial" w:cs="Arial"/>
          <w:i/>
          <w:iCs/>
          <w:sz w:val="22"/>
          <w:szCs w:val="22"/>
        </w:rPr>
      </w:pPr>
      <w:r w:rsidRPr="005B3E97">
        <w:rPr>
          <w:rFonts w:ascii="Arial" w:hAnsi="Arial" w:cs="Arial"/>
          <w:i/>
          <w:iCs/>
          <w:sz w:val="22"/>
          <w:szCs w:val="22"/>
        </w:rPr>
        <w:t>Data sources</w:t>
      </w:r>
    </w:p>
    <w:p w14:paraId="633E6D4E" w14:textId="20022D23" w:rsidR="00516634" w:rsidRPr="005B3E97" w:rsidRDefault="00D57103" w:rsidP="005B3E97">
      <w:pPr>
        <w:spacing w:line="480" w:lineRule="auto"/>
        <w:jc w:val="both"/>
        <w:rPr>
          <w:rFonts w:ascii="Arial" w:hAnsi="Arial" w:cs="Arial"/>
          <w:sz w:val="22"/>
          <w:szCs w:val="22"/>
        </w:rPr>
      </w:pPr>
      <w:r w:rsidRPr="005B3E97">
        <w:rPr>
          <w:rFonts w:ascii="Arial" w:hAnsi="Arial" w:cs="Arial"/>
          <w:sz w:val="22"/>
          <w:szCs w:val="22"/>
        </w:rPr>
        <w:t xml:space="preserve">We included </w:t>
      </w:r>
      <w:r w:rsidR="00ED2769" w:rsidRPr="005B3E97">
        <w:rPr>
          <w:rFonts w:ascii="Arial" w:hAnsi="Arial" w:cs="Arial"/>
          <w:sz w:val="22"/>
          <w:szCs w:val="22"/>
        </w:rPr>
        <w:t xml:space="preserve">industrialised </w:t>
      </w:r>
      <w:r w:rsidRPr="005B3E97">
        <w:rPr>
          <w:rFonts w:ascii="Arial" w:hAnsi="Arial" w:cs="Arial"/>
          <w:sz w:val="22"/>
          <w:szCs w:val="22"/>
        </w:rPr>
        <w:t>countries</w:t>
      </w:r>
      <w:r w:rsidR="00ED2769" w:rsidRPr="005B3E97">
        <w:rPr>
          <w:rFonts w:ascii="Arial" w:hAnsi="Arial" w:cs="Arial"/>
          <w:sz w:val="22"/>
          <w:szCs w:val="22"/>
        </w:rPr>
        <w:t xml:space="preserve"> from Europe and the Pacific </w:t>
      </w:r>
      <w:r w:rsidRPr="005B3E97">
        <w:rPr>
          <w:rFonts w:ascii="Arial" w:hAnsi="Arial" w:cs="Arial"/>
          <w:sz w:val="22"/>
          <w:szCs w:val="22"/>
        </w:rPr>
        <w:t xml:space="preserve">in the analysis if </w:t>
      </w:r>
    </w:p>
    <w:p w14:paraId="71A21138" w14:textId="2B4DF91D" w:rsidR="00516634" w:rsidRPr="005B3E97" w:rsidRDefault="00516634" w:rsidP="005B3E97">
      <w:pPr>
        <w:pStyle w:val="ListParagraph"/>
        <w:numPr>
          <w:ilvl w:val="0"/>
          <w:numId w:val="32"/>
        </w:numPr>
        <w:spacing w:after="0" w:line="480" w:lineRule="auto"/>
        <w:jc w:val="both"/>
        <w:rPr>
          <w:rFonts w:ascii="Arial" w:hAnsi="Arial" w:cs="Arial"/>
        </w:rPr>
      </w:pPr>
      <w:r w:rsidRPr="005B3E97">
        <w:rPr>
          <w:rFonts w:ascii="Arial" w:hAnsi="Arial" w:cs="Arial"/>
        </w:rPr>
        <w:t>Their total population in 20</w:t>
      </w:r>
      <w:r w:rsidR="005643EE">
        <w:rPr>
          <w:rFonts w:ascii="Arial" w:hAnsi="Arial" w:cs="Arial"/>
        </w:rPr>
        <w:t>20</w:t>
      </w:r>
      <w:r w:rsidRPr="005B3E97">
        <w:rPr>
          <w:rFonts w:ascii="Arial" w:hAnsi="Arial" w:cs="Arial"/>
        </w:rPr>
        <w:t xml:space="preserve"> was &gt; </w:t>
      </w:r>
      <w:r w:rsidR="005643EE">
        <w:rPr>
          <w:rFonts w:ascii="Arial" w:hAnsi="Arial" w:cs="Arial"/>
        </w:rPr>
        <w:t>4 million</w:t>
      </w:r>
      <w:r w:rsidR="00ED2769" w:rsidRPr="005B3E97">
        <w:rPr>
          <w:rFonts w:ascii="Arial" w:hAnsi="Arial" w:cs="Arial"/>
        </w:rPr>
        <w:t>.</w:t>
      </w:r>
    </w:p>
    <w:p w14:paraId="5D4B018B" w14:textId="68CEDD65" w:rsidR="00516634" w:rsidRPr="00696C59" w:rsidRDefault="00516634" w:rsidP="005B0745">
      <w:pPr>
        <w:pStyle w:val="ListParagraph"/>
        <w:numPr>
          <w:ilvl w:val="0"/>
          <w:numId w:val="32"/>
        </w:numPr>
        <w:spacing w:after="0" w:line="480" w:lineRule="auto"/>
        <w:jc w:val="both"/>
        <w:rPr>
          <w:rFonts w:ascii="Arial" w:hAnsi="Arial" w:cs="Arial"/>
        </w:rPr>
      </w:pPr>
      <w:r w:rsidRPr="00696C59">
        <w:rPr>
          <w:rFonts w:ascii="Arial" w:hAnsi="Arial" w:cs="Arial"/>
        </w:rPr>
        <w:t>T</w:t>
      </w:r>
      <w:r w:rsidR="00D57103" w:rsidRPr="00696C59">
        <w:rPr>
          <w:rFonts w:ascii="Arial" w:hAnsi="Arial" w:cs="Arial"/>
        </w:rPr>
        <w:t>hey had up</w:t>
      </w:r>
      <w:r w:rsidR="00385A5F">
        <w:rPr>
          <w:rFonts w:ascii="Arial" w:hAnsi="Arial" w:cs="Arial"/>
        </w:rPr>
        <w:t>-</w:t>
      </w:r>
      <w:r w:rsidR="00D57103" w:rsidRPr="00696C59">
        <w:rPr>
          <w:rFonts w:ascii="Arial" w:hAnsi="Arial" w:cs="Arial"/>
        </w:rPr>
        <w:t>to</w:t>
      </w:r>
      <w:r w:rsidR="00385A5F">
        <w:rPr>
          <w:rFonts w:ascii="Arial" w:hAnsi="Arial" w:cs="Arial"/>
        </w:rPr>
        <w:t>-</w:t>
      </w:r>
      <w:r w:rsidR="00D57103" w:rsidRPr="00696C59">
        <w:rPr>
          <w:rFonts w:ascii="Arial" w:hAnsi="Arial" w:cs="Arial"/>
        </w:rPr>
        <w:t>date weekly data on all-cause mortality divided by age group</w:t>
      </w:r>
      <w:r w:rsidR="00B93717">
        <w:rPr>
          <w:rFonts w:ascii="Arial" w:hAnsi="Arial" w:cs="Arial"/>
        </w:rPr>
        <w:t xml:space="preserve"> and sex</w:t>
      </w:r>
      <w:r w:rsidR="005B3E97" w:rsidRPr="00696C59">
        <w:rPr>
          <w:rFonts w:ascii="Arial" w:hAnsi="Arial" w:cs="Arial"/>
        </w:rPr>
        <w:t xml:space="preserve"> that extended </w:t>
      </w:r>
      <w:r w:rsidR="00F30839" w:rsidRPr="00696C59">
        <w:rPr>
          <w:rFonts w:ascii="Arial" w:hAnsi="Arial" w:cs="Arial"/>
        </w:rPr>
        <w:t xml:space="preserve">through May 2020. </w:t>
      </w:r>
      <w:r w:rsidR="00DB125C" w:rsidRPr="00696C59">
        <w:rPr>
          <w:rFonts w:ascii="Arial" w:hAnsi="Arial" w:cs="Arial"/>
        </w:rPr>
        <w:t xml:space="preserve">We selected </w:t>
      </w:r>
      <w:r w:rsidR="00F30839" w:rsidRPr="00696C59">
        <w:rPr>
          <w:rFonts w:ascii="Arial" w:hAnsi="Arial" w:cs="Arial"/>
        </w:rPr>
        <w:t>end of May 2020</w:t>
      </w:r>
      <w:r w:rsidR="00DB125C" w:rsidRPr="00696C59">
        <w:rPr>
          <w:rFonts w:ascii="Arial" w:hAnsi="Arial" w:cs="Arial"/>
        </w:rPr>
        <w:t xml:space="preserve"> </w:t>
      </w:r>
      <w:r w:rsidR="00696C59" w:rsidRPr="00696C59">
        <w:rPr>
          <w:rFonts w:ascii="Arial" w:hAnsi="Arial" w:cs="Arial"/>
        </w:rPr>
        <w:t>to have</w:t>
      </w:r>
      <w:r w:rsidR="00DB125C" w:rsidRPr="00696C59">
        <w:rPr>
          <w:rFonts w:ascii="Arial" w:hAnsi="Arial" w:cs="Arial"/>
        </w:rPr>
        <w:t xml:space="preserve"> a consistent </w:t>
      </w:r>
      <w:r w:rsidR="00696C59" w:rsidRPr="00696C59">
        <w:rPr>
          <w:rFonts w:ascii="Arial" w:hAnsi="Arial" w:cs="Arial"/>
        </w:rPr>
        <w:t>period of analysis</w:t>
      </w:r>
      <w:r w:rsidR="00DB125C" w:rsidRPr="00696C59">
        <w:rPr>
          <w:rFonts w:ascii="Arial" w:hAnsi="Arial" w:cs="Arial"/>
        </w:rPr>
        <w:t xml:space="preserve"> all countries </w:t>
      </w:r>
      <w:r w:rsidR="00696C59" w:rsidRPr="00696C59">
        <w:rPr>
          <w:rFonts w:ascii="Arial" w:hAnsi="Arial" w:cs="Arial"/>
        </w:rPr>
        <w:t xml:space="preserve">and </w:t>
      </w:r>
      <w:r w:rsidR="00DB125C" w:rsidRPr="00696C59">
        <w:rPr>
          <w:rFonts w:ascii="Arial" w:hAnsi="Arial" w:cs="Arial"/>
        </w:rPr>
        <w:t xml:space="preserve">because </w:t>
      </w:r>
      <w:r w:rsidR="00F30839" w:rsidRPr="00696C59">
        <w:rPr>
          <w:rFonts w:ascii="Arial" w:hAnsi="Arial" w:cs="Arial"/>
        </w:rPr>
        <w:t xml:space="preserve">our results showed that by </w:t>
      </w:r>
      <w:r w:rsidR="004E4D24">
        <w:rPr>
          <w:rFonts w:ascii="Arial" w:hAnsi="Arial" w:cs="Arial"/>
        </w:rPr>
        <w:t>this date</w:t>
      </w:r>
      <w:r w:rsidR="00696C59" w:rsidRPr="00696C59">
        <w:rPr>
          <w:rFonts w:ascii="Arial" w:hAnsi="Arial" w:cs="Arial"/>
        </w:rPr>
        <w:t>, the probability that</w:t>
      </w:r>
      <w:r w:rsidR="00F30839" w:rsidRPr="00696C59">
        <w:rPr>
          <w:rFonts w:ascii="Arial" w:hAnsi="Arial" w:cs="Arial"/>
        </w:rPr>
        <w:t xml:space="preserve"> deaths were above the level </w:t>
      </w:r>
      <w:r w:rsidR="00696C59" w:rsidRPr="00696C59">
        <w:rPr>
          <w:rFonts w:ascii="Arial" w:hAnsi="Arial" w:cs="Arial"/>
        </w:rPr>
        <w:t xml:space="preserve">that would be expected had the pandemic not occurred was </w:t>
      </w:r>
      <w:r w:rsidR="00AF29A4">
        <w:rPr>
          <w:rFonts w:ascii="Arial" w:hAnsi="Arial" w:cs="Arial"/>
        </w:rPr>
        <w:t>within the 90% credible interval</w:t>
      </w:r>
      <w:r w:rsidR="00696C59" w:rsidRPr="00696C59">
        <w:rPr>
          <w:rFonts w:ascii="Arial" w:hAnsi="Arial" w:cs="Arial"/>
        </w:rPr>
        <w:t xml:space="preserve"> in </w:t>
      </w:r>
      <w:r w:rsidR="0046244D">
        <w:rPr>
          <w:rFonts w:ascii="Arial" w:hAnsi="Arial" w:cs="Arial"/>
        </w:rPr>
        <w:t>the great majority of</w:t>
      </w:r>
      <w:r w:rsidR="00696C59" w:rsidRPr="00696C59">
        <w:rPr>
          <w:rFonts w:ascii="Arial" w:hAnsi="Arial" w:cs="Arial"/>
        </w:rPr>
        <w:t xml:space="preserve"> countries. </w:t>
      </w:r>
      <w:r w:rsidR="00696C59">
        <w:rPr>
          <w:rFonts w:ascii="Arial" w:hAnsi="Arial" w:cs="Arial"/>
        </w:rPr>
        <w:t>W</w:t>
      </w:r>
      <w:r w:rsidR="00DB125C" w:rsidRPr="00696C59">
        <w:rPr>
          <w:rFonts w:ascii="Arial" w:hAnsi="Arial" w:cs="Arial"/>
        </w:rPr>
        <w:t xml:space="preserve">e could not obtain </w:t>
      </w:r>
      <w:r w:rsidR="00696C59">
        <w:rPr>
          <w:rFonts w:ascii="Arial" w:hAnsi="Arial" w:cs="Arial"/>
        </w:rPr>
        <w:t xml:space="preserve">age- and sex-specific </w:t>
      </w:r>
      <w:r w:rsidR="00DB125C" w:rsidRPr="00696C59">
        <w:rPr>
          <w:rFonts w:ascii="Arial" w:hAnsi="Arial" w:cs="Arial"/>
        </w:rPr>
        <w:t xml:space="preserve">data for 2020 for Australia, Germany, Greece, </w:t>
      </w:r>
      <w:r w:rsidR="00677784">
        <w:rPr>
          <w:rFonts w:ascii="Arial" w:hAnsi="Arial" w:cs="Arial"/>
        </w:rPr>
        <w:t xml:space="preserve">the USA, </w:t>
      </w:r>
      <w:r w:rsidR="00DB125C" w:rsidRPr="00696C59">
        <w:rPr>
          <w:rFonts w:ascii="Arial" w:hAnsi="Arial" w:cs="Arial"/>
        </w:rPr>
        <w:t>Japan, South Korea and Taiwan</w:t>
      </w:r>
      <w:r w:rsidR="00696C59">
        <w:rPr>
          <w:rFonts w:ascii="Arial" w:hAnsi="Arial" w:cs="Arial"/>
        </w:rPr>
        <w:t xml:space="preserve">, </w:t>
      </w:r>
      <w:r w:rsidR="0061791B">
        <w:rPr>
          <w:rFonts w:ascii="Arial" w:hAnsi="Arial" w:cs="Arial"/>
        </w:rPr>
        <w:t xml:space="preserve">nor for Northern Ireland, </w:t>
      </w:r>
      <w:r w:rsidR="00696C59">
        <w:rPr>
          <w:rFonts w:ascii="Arial" w:hAnsi="Arial" w:cs="Arial"/>
        </w:rPr>
        <w:t>and hence they were not included in the analysis</w:t>
      </w:r>
      <w:r w:rsidR="00DB125C" w:rsidRPr="00696C59">
        <w:rPr>
          <w:rFonts w:ascii="Arial" w:hAnsi="Arial" w:cs="Arial"/>
        </w:rPr>
        <w:t>.</w:t>
      </w:r>
    </w:p>
    <w:p w14:paraId="4BED8091" w14:textId="136482BD" w:rsidR="005B3E97" w:rsidRPr="005B3E97" w:rsidRDefault="00ED2769" w:rsidP="005B3E97">
      <w:pPr>
        <w:pStyle w:val="ListParagraph"/>
        <w:numPr>
          <w:ilvl w:val="0"/>
          <w:numId w:val="32"/>
        </w:numPr>
        <w:spacing w:after="0" w:line="480" w:lineRule="auto"/>
        <w:jc w:val="both"/>
        <w:rPr>
          <w:rFonts w:ascii="Arial" w:hAnsi="Arial" w:cs="Arial"/>
        </w:rPr>
      </w:pPr>
      <w:r w:rsidRPr="005B3E97">
        <w:rPr>
          <w:rFonts w:ascii="Arial" w:hAnsi="Arial" w:cs="Arial"/>
        </w:rPr>
        <w:t>T</w:t>
      </w:r>
      <w:r w:rsidR="00D57103" w:rsidRPr="005B3E97">
        <w:rPr>
          <w:rFonts w:ascii="Arial" w:hAnsi="Arial" w:cs="Arial"/>
        </w:rPr>
        <w:t xml:space="preserve">he time series of data went back at least to 2015 so that model parameters could be reliably </w:t>
      </w:r>
      <w:r w:rsidR="005B3E97" w:rsidRPr="005B3E97">
        <w:rPr>
          <w:rFonts w:ascii="Arial" w:hAnsi="Arial" w:cs="Arial"/>
        </w:rPr>
        <w:t>estimated</w:t>
      </w:r>
      <w:r w:rsidR="00D57103" w:rsidRPr="005B3E97">
        <w:rPr>
          <w:rFonts w:ascii="Arial" w:hAnsi="Arial" w:cs="Arial"/>
        </w:rPr>
        <w:t>. For countries with longer time</w:t>
      </w:r>
      <w:r w:rsidR="001216EA">
        <w:rPr>
          <w:rFonts w:ascii="Arial" w:hAnsi="Arial" w:cs="Arial"/>
        </w:rPr>
        <w:t xml:space="preserve"> </w:t>
      </w:r>
      <w:r w:rsidR="00D57103" w:rsidRPr="005B3E97">
        <w:rPr>
          <w:rFonts w:ascii="Arial" w:hAnsi="Arial" w:cs="Arial"/>
        </w:rPr>
        <w:t>series, we used data starting in 2010.</w:t>
      </w:r>
    </w:p>
    <w:p w14:paraId="2EC6E90C" w14:textId="77777777" w:rsidR="005B3E97" w:rsidRPr="005B3E97" w:rsidRDefault="005B3E97" w:rsidP="005B3E97">
      <w:pPr>
        <w:spacing w:line="480" w:lineRule="auto"/>
        <w:jc w:val="both"/>
        <w:rPr>
          <w:rFonts w:ascii="Arial" w:hAnsi="Arial" w:cs="Arial"/>
          <w:sz w:val="22"/>
          <w:szCs w:val="22"/>
        </w:rPr>
      </w:pPr>
    </w:p>
    <w:p w14:paraId="2C3CFB32" w14:textId="1AC2280A" w:rsidR="00B67D3C" w:rsidRDefault="00D57103" w:rsidP="009A44F2">
      <w:pPr>
        <w:spacing w:line="480" w:lineRule="auto"/>
        <w:jc w:val="both"/>
        <w:rPr>
          <w:rFonts w:ascii="Arial" w:hAnsi="Arial" w:cs="Arial"/>
          <w:sz w:val="22"/>
          <w:szCs w:val="22"/>
        </w:rPr>
      </w:pPr>
      <w:r w:rsidRPr="005B3E97">
        <w:rPr>
          <w:rFonts w:ascii="Arial" w:hAnsi="Arial" w:cs="Arial"/>
          <w:sz w:val="22"/>
          <w:szCs w:val="22"/>
        </w:rPr>
        <w:t xml:space="preserve">The sources of </w:t>
      </w:r>
      <w:r w:rsidR="005B3E97">
        <w:rPr>
          <w:rFonts w:ascii="Arial" w:hAnsi="Arial" w:cs="Arial"/>
          <w:sz w:val="22"/>
          <w:szCs w:val="22"/>
        </w:rPr>
        <w:t xml:space="preserve">population and mortality </w:t>
      </w:r>
      <w:r w:rsidRPr="005B3E97">
        <w:rPr>
          <w:rFonts w:ascii="Arial" w:hAnsi="Arial" w:cs="Arial"/>
          <w:sz w:val="22"/>
          <w:szCs w:val="22"/>
        </w:rPr>
        <w:t xml:space="preserve">data are </w:t>
      </w:r>
      <w:r w:rsidR="005B3E97">
        <w:rPr>
          <w:rFonts w:ascii="Arial" w:hAnsi="Arial" w:cs="Arial"/>
          <w:sz w:val="22"/>
          <w:szCs w:val="22"/>
        </w:rPr>
        <w:t xml:space="preserve">provided </w:t>
      </w:r>
      <w:r w:rsidR="006F60B2" w:rsidRPr="005B3E97">
        <w:rPr>
          <w:rFonts w:ascii="Arial" w:hAnsi="Arial" w:cs="Arial"/>
          <w:sz w:val="22"/>
          <w:szCs w:val="22"/>
        </w:rPr>
        <w:t xml:space="preserve">in Extended Data Table </w:t>
      </w:r>
      <w:r w:rsidR="00B63EA8">
        <w:rPr>
          <w:rFonts w:ascii="Arial" w:hAnsi="Arial" w:cs="Arial"/>
          <w:sz w:val="22"/>
          <w:szCs w:val="22"/>
        </w:rPr>
        <w:t>2</w:t>
      </w:r>
      <w:r w:rsidR="006F60B2" w:rsidRPr="005B3E97">
        <w:rPr>
          <w:rFonts w:ascii="Arial" w:hAnsi="Arial" w:cs="Arial"/>
          <w:sz w:val="22"/>
          <w:szCs w:val="22"/>
        </w:rPr>
        <w:t>.</w:t>
      </w:r>
      <w:r w:rsidR="005B3E97">
        <w:rPr>
          <w:rFonts w:ascii="Arial" w:hAnsi="Arial" w:cs="Arial"/>
          <w:sz w:val="22"/>
          <w:szCs w:val="22"/>
        </w:rPr>
        <w:t xml:space="preserve"> </w:t>
      </w:r>
      <w:r w:rsidR="007F4030" w:rsidRPr="005B3E97">
        <w:rPr>
          <w:rFonts w:ascii="Arial" w:hAnsi="Arial" w:cs="Arial"/>
          <w:sz w:val="22"/>
          <w:szCs w:val="22"/>
        </w:rPr>
        <w:t>We calculated weekly population through interpolation</w:t>
      </w:r>
      <w:r w:rsidR="00ED2769" w:rsidRPr="005B3E97">
        <w:rPr>
          <w:rFonts w:ascii="Arial" w:hAnsi="Arial" w:cs="Arial"/>
          <w:sz w:val="22"/>
          <w:szCs w:val="22"/>
        </w:rPr>
        <w:t xml:space="preserve"> of </w:t>
      </w:r>
      <w:r w:rsidR="00BD1E3B">
        <w:rPr>
          <w:rFonts w:ascii="Arial" w:hAnsi="Arial" w:cs="Arial"/>
          <w:sz w:val="22"/>
          <w:szCs w:val="22"/>
        </w:rPr>
        <w:t>yearly</w:t>
      </w:r>
      <w:r w:rsidR="00ED2769" w:rsidRPr="005B3E97">
        <w:rPr>
          <w:rFonts w:ascii="Arial" w:hAnsi="Arial" w:cs="Arial"/>
          <w:sz w:val="22"/>
          <w:szCs w:val="22"/>
        </w:rPr>
        <w:t xml:space="preserve"> population</w:t>
      </w:r>
      <w:r w:rsidR="007F4030" w:rsidRPr="005B3E97">
        <w:rPr>
          <w:rFonts w:ascii="Arial" w:hAnsi="Arial" w:cs="Arial"/>
          <w:sz w:val="22"/>
          <w:szCs w:val="22"/>
        </w:rPr>
        <w:t>.</w:t>
      </w:r>
      <w:r w:rsidR="00420A88" w:rsidRPr="005B3E97">
        <w:rPr>
          <w:rFonts w:ascii="Arial" w:hAnsi="Arial" w:cs="Arial"/>
          <w:sz w:val="22"/>
          <w:szCs w:val="22"/>
        </w:rPr>
        <w:t>[Office for National Statistics, 2019 #5509]</w:t>
      </w:r>
      <w:r w:rsidR="009F1A67" w:rsidRPr="005B3E97">
        <w:rPr>
          <w:rFonts w:ascii="Arial" w:hAnsi="Arial" w:cs="Arial"/>
          <w:sz w:val="22"/>
          <w:szCs w:val="22"/>
        </w:rPr>
        <w:t xml:space="preserve"> We obtained data on temperature from ERA5,</w:t>
      </w:r>
      <w:r w:rsidR="00420A88" w:rsidRPr="005B3E97">
        <w:rPr>
          <w:rFonts w:ascii="Arial" w:hAnsi="Arial" w:cs="Arial"/>
          <w:sz w:val="22"/>
          <w:szCs w:val="22"/>
        </w:rPr>
        <w:t>[ECMWF, 2019 #5510]</w:t>
      </w:r>
      <w:r w:rsidR="009F1A67" w:rsidRPr="005B3E97">
        <w:rPr>
          <w:rFonts w:ascii="Arial" w:hAnsi="Arial" w:cs="Arial"/>
          <w:sz w:val="22"/>
          <w:szCs w:val="22"/>
        </w:rPr>
        <w:t xml:space="preserve"> which uses data from global in situ and satellite measurements to generate a worldwide meteorological dataset, with full space and time coverage over our analysis period. </w:t>
      </w:r>
      <w:bookmarkStart w:id="58" w:name="_Hlk44078372"/>
      <w:r w:rsidR="009F1A67" w:rsidRPr="005B3E97">
        <w:rPr>
          <w:rFonts w:ascii="Arial" w:hAnsi="Arial" w:cs="Arial"/>
          <w:sz w:val="22"/>
          <w:szCs w:val="22"/>
        </w:rPr>
        <w:t xml:space="preserve">We used gridded </w:t>
      </w:r>
      <w:r w:rsidR="00B67D3C">
        <w:rPr>
          <w:rFonts w:ascii="Arial" w:hAnsi="Arial" w:cs="Arial"/>
          <w:sz w:val="22"/>
          <w:szCs w:val="22"/>
        </w:rPr>
        <w:t xml:space="preserve">temperature </w:t>
      </w:r>
      <w:r w:rsidR="009F1A67" w:rsidRPr="005B3E97">
        <w:rPr>
          <w:rFonts w:ascii="Arial" w:hAnsi="Arial" w:cs="Arial"/>
          <w:sz w:val="22"/>
          <w:szCs w:val="22"/>
        </w:rPr>
        <w:t xml:space="preserve">estimates measured four times daily at a resolution of 30 km to generate </w:t>
      </w:r>
      <w:r w:rsidR="007930C0" w:rsidRPr="005B3E97">
        <w:rPr>
          <w:rFonts w:ascii="Arial" w:hAnsi="Arial" w:cs="Arial"/>
          <w:sz w:val="22"/>
          <w:szCs w:val="22"/>
        </w:rPr>
        <w:t>weekly</w:t>
      </w:r>
      <w:r w:rsidR="009F1A67" w:rsidRPr="005B3E97">
        <w:rPr>
          <w:rFonts w:ascii="Arial" w:hAnsi="Arial" w:cs="Arial"/>
          <w:sz w:val="22"/>
          <w:szCs w:val="22"/>
        </w:rPr>
        <w:t xml:space="preserve"> temperatures</w:t>
      </w:r>
      <w:r w:rsidR="007930C0" w:rsidRPr="005B3E97">
        <w:rPr>
          <w:rFonts w:ascii="Arial" w:hAnsi="Arial" w:cs="Arial"/>
          <w:sz w:val="22"/>
          <w:szCs w:val="22"/>
        </w:rPr>
        <w:t xml:space="preserve"> for </w:t>
      </w:r>
      <w:r w:rsidR="00B67D3C" w:rsidRPr="00B67D3C">
        <w:rPr>
          <w:rFonts w:ascii="Arial" w:hAnsi="Arial" w:cs="Arial"/>
          <w:sz w:val="22"/>
          <w:szCs w:val="22"/>
        </w:rPr>
        <w:t xml:space="preserve">each first-level administrative region, and gridded </w:t>
      </w:r>
      <w:r w:rsidR="00B67D3C" w:rsidRPr="004E068C">
        <w:rPr>
          <w:rFonts w:ascii="Arial" w:hAnsi="Arial" w:cs="Arial"/>
          <w:sz w:val="22"/>
          <w:szCs w:val="22"/>
        </w:rPr>
        <w:t xml:space="preserve">population data </w:t>
      </w:r>
      <w:r w:rsidR="00A05725">
        <w:rPr>
          <w:rFonts w:ascii="Arial" w:hAnsi="Arial" w:cs="Arial"/>
          <w:sz w:val="22"/>
          <w:szCs w:val="22"/>
        </w:rPr>
        <w:t>(</w:t>
      </w:r>
      <w:hyperlink r:id="rId12" w:history="1">
        <w:r w:rsidR="00A05725" w:rsidRPr="000C0809">
          <w:rPr>
            <w:rStyle w:val="Hyperlink"/>
            <w:rFonts w:ascii="Arial" w:hAnsi="Arial" w:cs="Arial"/>
            <w:sz w:val="22"/>
            <w:szCs w:val="22"/>
          </w:rPr>
          <w:t>https://sedac.ciesin.columbia.edu/data/collection/gpw-v4</w:t>
        </w:r>
      </w:hyperlink>
      <w:r w:rsidR="00A05725">
        <w:rPr>
          <w:rFonts w:ascii="Arial" w:hAnsi="Arial" w:cs="Arial"/>
          <w:sz w:val="22"/>
          <w:szCs w:val="22"/>
        </w:rPr>
        <w:t xml:space="preserve">) </w:t>
      </w:r>
      <w:r w:rsidR="00B67D3C" w:rsidRPr="004E068C">
        <w:rPr>
          <w:rFonts w:ascii="Arial" w:hAnsi="Arial" w:cs="Arial"/>
          <w:sz w:val="22"/>
          <w:szCs w:val="22"/>
        </w:rPr>
        <w:t>to generate population estimates by first-level administrative region in each country.</w:t>
      </w:r>
      <w:r w:rsidR="004E068C" w:rsidRPr="004E068C">
        <w:rPr>
          <w:rFonts w:ascii="Arial" w:hAnsi="Arial" w:cs="Arial"/>
          <w:sz w:val="22"/>
          <w:szCs w:val="22"/>
        </w:rPr>
        <w:t xml:space="preserve"> We weighted weekly temperature by population of each first-level administrative region to create national level weekly temperature summaries.</w:t>
      </w:r>
    </w:p>
    <w:bookmarkEnd w:id="58"/>
    <w:p w14:paraId="2B5FB651" w14:textId="77777777" w:rsidR="000D479A" w:rsidRPr="005B3E97" w:rsidRDefault="000D479A" w:rsidP="009A44F2">
      <w:pPr>
        <w:spacing w:line="480" w:lineRule="auto"/>
        <w:jc w:val="both"/>
        <w:rPr>
          <w:rFonts w:ascii="Arial" w:hAnsi="Arial" w:cs="Arial"/>
          <w:sz w:val="22"/>
          <w:szCs w:val="22"/>
        </w:rPr>
      </w:pPr>
    </w:p>
    <w:p w14:paraId="28CE24FF" w14:textId="13F6616D" w:rsidR="00B20EA6" w:rsidRPr="005B3E97" w:rsidRDefault="007B773D" w:rsidP="009A44F2">
      <w:pPr>
        <w:spacing w:line="480" w:lineRule="auto"/>
        <w:jc w:val="both"/>
        <w:rPr>
          <w:rFonts w:ascii="Arial" w:hAnsi="Arial" w:cs="Arial"/>
          <w:i/>
          <w:iCs/>
          <w:sz w:val="22"/>
          <w:szCs w:val="22"/>
        </w:rPr>
      </w:pPr>
      <w:r w:rsidRPr="005B3E97">
        <w:rPr>
          <w:rFonts w:ascii="Arial" w:hAnsi="Arial" w:cs="Arial"/>
          <w:i/>
          <w:iCs/>
          <w:sz w:val="22"/>
          <w:szCs w:val="22"/>
        </w:rPr>
        <w:lastRenderedPageBreak/>
        <w:t xml:space="preserve">Statistical </w:t>
      </w:r>
      <w:r w:rsidR="00ED2769" w:rsidRPr="005B3E97">
        <w:rPr>
          <w:rFonts w:ascii="Arial" w:hAnsi="Arial" w:cs="Arial"/>
          <w:i/>
          <w:iCs/>
          <w:sz w:val="22"/>
          <w:szCs w:val="22"/>
        </w:rPr>
        <w:t>methods</w:t>
      </w:r>
    </w:p>
    <w:p w14:paraId="756D9106" w14:textId="539800D8" w:rsidR="00580F14" w:rsidRPr="005B3E97" w:rsidRDefault="00CE7FE3" w:rsidP="00580F14">
      <w:pPr>
        <w:spacing w:line="480" w:lineRule="auto"/>
        <w:jc w:val="both"/>
        <w:rPr>
          <w:rFonts w:ascii="Arial" w:hAnsi="Arial" w:cs="Arial"/>
          <w:sz w:val="22"/>
          <w:szCs w:val="22"/>
        </w:rPr>
      </w:pPr>
      <w:bookmarkStart w:id="59" w:name="_Hlk40079942"/>
      <w:r w:rsidRPr="005B3E97">
        <w:rPr>
          <w:rFonts w:ascii="Arial" w:hAnsi="Arial" w:cs="Arial"/>
          <w:sz w:val="22"/>
          <w:szCs w:val="22"/>
        </w:rPr>
        <w:t>T</w:t>
      </w:r>
      <w:r w:rsidR="00580F14" w:rsidRPr="005B3E97">
        <w:rPr>
          <w:rFonts w:ascii="Arial" w:hAnsi="Arial" w:cs="Arial"/>
          <w:sz w:val="22"/>
          <w:szCs w:val="22"/>
        </w:rPr>
        <w:t xml:space="preserve">he </w:t>
      </w:r>
      <w:r w:rsidRPr="005B3E97">
        <w:rPr>
          <w:rFonts w:ascii="Arial" w:hAnsi="Arial" w:cs="Arial"/>
          <w:sz w:val="22"/>
          <w:szCs w:val="22"/>
        </w:rPr>
        <w:t xml:space="preserve">total </w:t>
      </w:r>
      <w:r w:rsidR="00580F14" w:rsidRPr="005B3E97">
        <w:rPr>
          <w:rFonts w:ascii="Arial" w:hAnsi="Arial" w:cs="Arial"/>
          <w:sz w:val="22"/>
          <w:szCs w:val="22"/>
        </w:rPr>
        <w:t>mortality impact of the Covid-19 pandemic</w:t>
      </w:r>
      <w:r w:rsidRPr="005B3E97">
        <w:rPr>
          <w:rFonts w:ascii="Arial" w:hAnsi="Arial" w:cs="Arial"/>
          <w:sz w:val="22"/>
          <w:szCs w:val="22"/>
        </w:rPr>
        <w:t xml:space="preserve"> </w:t>
      </w:r>
      <w:r w:rsidR="001059B2">
        <w:rPr>
          <w:rFonts w:ascii="Arial" w:hAnsi="Arial" w:cs="Arial"/>
          <w:sz w:val="22"/>
          <w:szCs w:val="22"/>
        </w:rPr>
        <w:t>is</w:t>
      </w:r>
      <w:r w:rsidR="00F9179E" w:rsidRPr="005B3E97">
        <w:rPr>
          <w:rFonts w:ascii="Arial" w:hAnsi="Arial" w:cs="Arial"/>
          <w:sz w:val="22"/>
          <w:szCs w:val="22"/>
        </w:rPr>
        <w:t xml:space="preserve"> the difference between the observed number of deaths </w:t>
      </w:r>
      <w:r w:rsidR="00B93717">
        <w:rPr>
          <w:rFonts w:ascii="Arial" w:hAnsi="Arial" w:cs="Arial"/>
          <w:sz w:val="22"/>
          <w:szCs w:val="22"/>
        </w:rPr>
        <w:t xml:space="preserve">from all causes of death </w:t>
      </w:r>
      <w:r w:rsidR="00F9179E" w:rsidRPr="005B3E97">
        <w:rPr>
          <w:rFonts w:ascii="Arial" w:hAnsi="Arial" w:cs="Arial"/>
          <w:sz w:val="22"/>
          <w:szCs w:val="22"/>
        </w:rPr>
        <w:t>and</w:t>
      </w:r>
      <w:r w:rsidR="00580F14" w:rsidRPr="005B3E97">
        <w:rPr>
          <w:rFonts w:ascii="Arial" w:hAnsi="Arial" w:cs="Arial"/>
          <w:sz w:val="22"/>
          <w:szCs w:val="22"/>
        </w:rPr>
        <w:t xml:space="preserve"> </w:t>
      </w:r>
      <w:r w:rsidR="007F1DA4" w:rsidRPr="005B3E97">
        <w:rPr>
          <w:rFonts w:ascii="Arial" w:hAnsi="Arial" w:cs="Arial"/>
          <w:sz w:val="22"/>
          <w:szCs w:val="22"/>
        </w:rPr>
        <w:t xml:space="preserve">the number of deaths had </w:t>
      </w:r>
      <w:bookmarkStart w:id="60" w:name="_Hlk39657641"/>
      <w:r w:rsidR="007F1DA4" w:rsidRPr="005B3E97">
        <w:rPr>
          <w:rFonts w:ascii="Arial" w:hAnsi="Arial" w:cs="Arial"/>
          <w:sz w:val="22"/>
          <w:szCs w:val="22"/>
        </w:rPr>
        <w:t xml:space="preserve">the pandemic not </w:t>
      </w:r>
      <w:bookmarkEnd w:id="60"/>
      <w:r w:rsidR="00F9179E" w:rsidRPr="005B3E97">
        <w:rPr>
          <w:rFonts w:ascii="Arial" w:hAnsi="Arial" w:cs="Arial"/>
          <w:sz w:val="22"/>
          <w:szCs w:val="22"/>
        </w:rPr>
        <w:t>occurred, which</w:t>
      </w:r>
      <w:r w:rsidR="00B83E02" w:rsidRPr="005B3E97">
        <w:rPr>
          <w:rFonts w:ascii="Arial" w:hAnsi="Arial" w:cs="Arial"/>
          <w:sz w:val="22"/>
          <w:szCs w:val="22"/>
        </w:rPr>
        <w:t xml:space="preserve"> is not directly measurable. </w:t>
      </w:r>
      <w:r w:rsidR="00580F14" w:rsidRPr="005B3E97">
        <w:rPr>
          <w:rFonts w:ascii="Arial" w:hAnsi="Arial" w:cs="Arial"/>
          <w:sz w:val="22"/>
          <w:szCs w:val="22"/>
        </w:rPr>
        <w:t xml:space="preserve">The most common approach to </w:t>
      </w:r>
      <w:r w:rsidR="00576666">
        <w:rPr>
          <w:rFonts w:ascii="Arial" w:hAnsi="Arial" w:cs="Arial"/>
          <w:sz w:val="22"/>
          <w:szCs w:val="22"/>
        </w:rPr>
        <w:t xml:space="preserve">calculating </w:t>
      </w:r>
      <w:r w:rsidR="00576666" w:rsidRPr="005B3E97">
        <w:rPr>
          <w:rFonts w:ascii="Arial" w:hAnsi="Arial" w:cs="Arial"/>
          <w:sz w:val="22"/>
          <w:szCs w:val="22"/>
        </w:rPr>
        <w:t>the number of deaths had the pandemic not occurred</w:t>
      </w:r>
      <w:r w:rsidR="00580F14" w:rsidRPr="005B3E97">
        <w:rPr>
          <w:rFonts w:ascii="Arial" w:hAnsi="Arial" w:cs="Arial"/>
          <w:sz w:val="22"/>
          <w:szCs w:val="22"/>
        </w:rPr>
        <w:t xml:space="preserve"> has been to use the average </w:t>
      </w:r>
      <w:r w:rsidR="00455FF7" w:rsidRPr="005B3E97">
        <w:rPr>
          <w:rFonts w:ascii="Arial" w:hAnsi="Arial" w:cs="Arial"/>
          <w:sz w:val="22"/>
          <w:szCs w:val="22"/>
        </w:rPr>
        <w:t>number of deaths over</w:t>
      </w:r>
      <w:r w:rsidR="00580F14" w:rsidRPr="005B3E97">
        <w:rPr>
          <w:rFonts w:ascii="Arial" w:hAnsi="Arial" w:cs="Arial"/>
          <w:sz w:val="22"/>
          <w:szCs w:val="22"/>
        </w:rPr>
        <w:t xml:space="preserve"> </w:t>
      </w:r>
      <w:r w:rsidR="0005743C" w:rsidRPr="005B3E97">
        <w:rPr>
          <w:rFonts w:ascii="Arial" w:hAnsi="Arial" w:cs="Arial"/>
          <w:sz w:val="22"/>
          <w:szCs w:val="22"/>
        </w:rPr>
        <w:t xml:space="preserve">previous </w:t>
      </w:r>
      <w:r w:rsidR="00580F14" w:rsidRPr="005B3E97">
        <w:rPr>
          <w:rFonts w:ascii="Arial" w:hAnsi="Arial" w:cs="Arial"/>
          <w:sz w:val="22"/>
          <w:szCs w:val="22"/>
        </w:rPr>
        <w:t>years</w:t>
      </w:r>
      <w:r w:rsidR="00AD404A" w:rsidRPr="005B3E97">
        <w:rPr>
          <w:rFonts w:ascii="Arial" w:hAnsi="Arial" w:cs="Arial"/>
          <w:sz w:val="22"/>
          <w:szCs w:val="22"/>
        </w:rPr>
        <w:t>, e.g.</w:t>
      </w:r>
      <w:r w:rsidR="008B3690" w:rsidRPr="005B3E97">
        <w:rPr>
          <w:rFonts w:ascii="Arial" w:hAnsi="Arial" w:cs="Arial"/>
          <w:sz w:val="22"/>
          <w:szCs w:val="22"/>
        </w:rPr>
        <w:t>,</w:t>
      </w:r>
      <w:r w:rsidR="0005743C" w:rsidRPr="005B3E97">
        <w:rPr>
          <w:rFonts w:ascii="Arial" w:hAnsi="Arial" w:cs="Arial"/>
          <w:sz w:val="22"/>
          <w:szCs w:val="22"/>
        </w:rPr>
        <w:t xml:space="preserve"> the most recent</w:t>
      </w:r>
      <w:r w:rsidR="00AD404A" w:rsidRPr="005B3E97">
        <w:rPr>
          <w:rFonts w:ascii="Arial" w:hAnsi="Arial" w:cs="Arial"/>
          <w:sz w:val="22"/>
          <w:szCs w:val="22"/>
        </w:rPr>
        <w:t xml:space="preserve"> five years,</w:t>
      </w:r>
      <w:r w:rsidR="00580F14" w:rsidRPr="005B3E97">
        <w:rPr>
          <w:rFonts w:ascii="Arial" w:hAnsi="Arial" w:cs="Arial"/>
          <w:sz w:val="22"/>
          <w:szCs w:val="22"/>
        </w:rPr>
        <w:t xml:space="preserve"> for the </w:t>
      </w:r>
      <w:r w:rsidR="005B7C08" w:rsidRPr="005B3E97">
        <w:rPr>
          <w:rFonts w:ascii="Arial" w:hAnsi="Arial" w:cs="Arial"/>
          <w:sz w:val="22"/>
          <w:szCs w:val="22"/>
        </w:rPr>
        <w:t xml:space="preserve">corresponding </w:t>
      </w:r>
      <w:r w:rsidR="00580F14" w:rsidRPr="005B3E97">
        <w:rPr>
          <w:rFonts w:ascii="Arial" w:hAnsi="Arial" w:cs="Arial"/>
          <w:sz w:val="22"/>
          <w:szCs w:val="22"/>
        </w:rPr>
        <w:t>week or month when the comparison is made.</w:t>
      </w:r>
      <w:r w:rsidR="00301508" w:rsidRPr="005B3E97">
        <w:rPr>
          <w:rFonts w:ascii="Arial" w:hAnsi="Arial" w:cs="Arial"/>
          <w:sz w:val="22"/>
          <w:szCs w:val="22"/>
        </w:rPr>
        <w:t xml:space="preserve">[Giles, 2020 #5523] </w:t>
      </w:r>
      <w:r w:rsidR="00580F14" w:rsidRPr="005B3E97">
        <w:rPr>
          <w:rFonts w:ascii="Arial" w:hAnsi="Arial" w:cs="Arial"/>
          <w:sz w:val="22"/>
          <w:szCs w:val="22"/>
        </w:rPr>
        <w:t xml:space="preserve">This approach however </w:t>
      </w:r>
      <w:r w:rsidR="00C56BE4" w:rsidRPr="005B3E97">
        <w:rPr>
          <w:rFonts w:ascii="Arial" w:hAnsi="Arial" w:cs="Arial"/>
          <w:sz w:val="22"/>
          <w:szCs w:val="22"/>
        </w:rPr>
        <w:t>does not take into account</w:t>
      </w:r>
      <w:r w:rsidR="00455FF7" w:rsidRPr="005B3E97">
        <w:rPr>
          <w:rFonts w:ascii="Arial" w:hAnsi="Arial" w:cs="Arial"/>
          <w:sz w:val="22"/>
          <w:szCs w:val="22"/>
        </w:rPr>
        <w:t xml:space="preserve"> changes in population</w:t>
      </w:r>
      <w:r w:rsidR="008B2C8E" w:rsidRPr="005B3E97">
        <w:rPr>
          <w:rFonts w:ascii="Arial" w:hAnsi="Arial" w:cs="Arial"/>
          <w:sz w:val="22"/>
          <w:szCs w:val="22"/>
        </w:rPr>
        <w:t xml:space="preserve"> size and age structure</w:t>
      </w:r>
      <w:r w:rsidR="00455FF7" w:rsidRPr="005B3E97">
        <w:rPr>
          <w:rFonts w:ascii="Arial" w:hAnsi="Arial" w:cs="Arial"/>
          <w:sz w:val="22"/>
          <w:szCs w:val="22"/>
        </w:rPr>
        <w:t>, nor</w:t>
      </w:r>
      <w:r w:rsidR="00C56BE4" w:rsidRPr="005B3E97">
        <w:rPr>
          <w:rFonts w:ascii="Arial" w:hAnsi="Arial" w:cs="Arial"/>
          <w:sz w:val="22"/>
          <w:szCs w:val="22"/>
        </w:rPr>
        <w:t xml:space="preserve"> long- and short-term trends in mortality</w:t>
      </w:r>
      <w:r w:rsidR="0005743C" w:rsidRPr="005B3E97">
        <w:rPr>
          <w:rFonts w:ascii="Arial" w:hAnsi="Arial" w:cs="Arial"/>
          <w:sz w:val="22"/>
          <w:szCs w:val="22"/>
        </w:rPr>
        <w:t>,</w:t>
      </w:r>
      <w:r w:rsidR="00C56BE4" w:rsidRPr="005B3E97">
        <w:rPr>
          <w:rFonts w:ascii="Arial" w:hAnsi="Arial" w:cs="Arial"/>
          <w:sz w:val="22"/>
          <w:szCs w:val="22"/>
        </w:rPr>
        <w:t xml:space="preserve"> which are particularly pronounced for some age groups.</w:t>
      </w:r>
      <w:r w:rsidR="00420A88" w:rsidRPr="005B3E97">
        <w:rPr>
          <w:rFonts w:ascii="Arial" w:hAnsi="Arial" w:cs="Arial"/>
          <w:sz w:val="22"/>
          <w:szCs w:val="22"/>
        </w:rPr>
        <w:t>[</w:t>
      </w:r>
      <w:r w:rsidR="00E60CCE">
        <w:rPr>
          <w:rFonts w:ascii="Arial" w:hAnsi="Arial" w:cs="Arial"/>
          <w:sz w:val="22"/>
          <w:szCs w:val="22"/>
        </w:rPr>
        <w:t>Wang, 2012 #3748;Kontis, 2017 #5190]</w:t>
      </w:r>
      <w:r w:rsidR="00B9434C" w:rsidRPr="005B3E97">
        <w:rPr>
          <w:rFonts w:ascii="Arial" w:hAnsi="Arial" w:cs="Arial"/>
          <w:sz w:val="22"/>
          <w:szCs w:val="22"/>
        </w:rPr>
        <w:t xml:space="preserve"> </w:t>
      </w:r>
      <w:r w:rsidR="00C56BE4" w:rsidRPr="005B3E97">
        <w:rPr>
          <w:rFonts w:ascii="Arial" w:hAnsi="Arial" w:cs="Arial"/>
          <w:sz w:val="22"/>
          <w:szCs w:val="22"/>
        </w:rPr>
        <w:t xml:space="preserve">Nor does </w:t>
      </w:r>
      <w:r w:rsidR="0016256B" w:rsidRPr="005B3E97">
        <w:rPr>
          <w:rFonts w:ascii="Arial" w:hAnsi="Arial" w:cs="Arial"/>
          <w:sz w:val="22"/>
          <w:szCs w:val="22"/>
        </w:rPr>
        <w:t xml:space="preserve">this approach </w:t>
      </w:r>
      <w:r w:rsidR="00C56BE4" w:rsidRPr="005B3E97">
        <w:rPr>
          <w:rFonts w:ascii="Arial" w:hAnsi="Arial" w:cs="Arial"/>
          <w:sz w:val="22"/>
          <w:szCs w:val="22"/>
        </w:rPr>
        <w:t xml:space="preserve">account for </w:t>
      </w:r>
      <w:r w:rsidR="003F1BB2" w:rsidRPr="005B3E97">
        <w:rPr>
          <w:rFonts w:ascii="Arial" w:hAnsi="Arial" w:cs="Arial"/>
          <w:sz w:val="22"/>
          <w:szCs w:val="22"/>
        </w:rPr>
        <w:t xml:space="preserve">time-varying </w:t>
      </w:r>
      <w:r w:rsidR="00C56BE4" w:rsidRPr="005B3E97">
        <w:rPr>
          <w:rFonts w:ascii="Arial" w:hAnsi="Arial" w:cs="Arial"/>
          <w:sz w:val="22"/>
          <w:szCs w:val="22"/>
        </w:rPr>
        <w:t xml:space="preserve">factors </w:t>
      </w:r>
      <w:r w:rsidR="00D71EEB" w:rsidRPr="005B3E97">
        <w:rPr>
          <w:rFonts w:ascii="Arial" w:hAnsi="Arial" w:cs="Arial"/>
          <w:sz w:val="22"/>
          <w:szCs w:val="22"/>
        </w:rPr>
        <w:t>like temperature</w:t>
      </w:r>
      <w:r w:rsidR="005B0095" w:rsidRPr="005B3E97">
        <w:rPr>
          <w:rFonts w:ascii="Arial" w:hAnsi="Arial" w:cs="Arial"/>
          <w:sz w:val="22"/>
          <w:szCs w:val="22"/>
        </w:rPr>
        <w:t>,</w:t>
      </w:r>
      <w:r w:rsidR="00D71EEB" w:rsidRPr="005B3E97">
        <w:rPr>
          <w:rFonts w:ascii="Arial" w:hAnsi="Arial" w:cs="Arial"/>
          <w:sz w:val="22"/>
          <w:szCs w:val="22"/>
        </w:rPr>
        <w:t xml:space="preserve"> that </w:t>
      </w:r>
      <w:r w:rsidR="00C56BE4" w:rsidRPr="005B3E97">
        <w:rPr>
          <w:rFonts w:ascii="Arial" w:hAnsi="Arial" w:cs="Arial"/>
          <w:sz w:val="22"/>
          <w:szCs w:val="22"/>
        </w:rPr>
        <w:t xml:space="preserve">are </w:t>
      </w:r>
      <w:r w:rsidR="006030A1" w:rsidRPr="005B3E97">
        <w:rPr>
          <w:rFonts w:ascii="Arial" w:hAnsi="Arial" w:cs="Arial"/>
          <w:sz w:val="22"/>
          <w:szCs w:val="22"/>
        </w:rPr>
        <w:t xml:space="preserve">largely </w:t>
      </w:r>
      <w:r w:rsidR="00C56BE4" w:rsidRPr="005B3E97">
        <w:rPr>
          <w:rFonts w:ascii="Arial" w:hAnsi="Arial" w:cs="Arial"/>
          <w:sz w:val="22"/>
          <w:szCs w:val="22"/>
        </w:rPr>
        <w:t>external to the pandemic</w:t>
      </w:r>
      <w:r w:rsidR="005B0095" w:rsidRPr="005B3E97">
        <w:rPr>
          <w:rFonts w:ascii="Arial" w:hAnsi="Arial" w:cs="Arial"/>
          <w:sz w:val="22"/>
          <w:szCs w:val="22"/>
        </w:rPr>
        <w:t>, but also</w:t>
      </w:r>
      <w:r w:rsidR="00C56BE4" w:rsidRPr="005B3E97">
        <w:rPr>
          <w:rFonts w:ascii="Arial" w:hAnsi="Arial" w:cs="Arial"/>
          <w:sz w:val="22"/>
          <w:szCs w:val="22"/>
        </w:rPr>
        <w:t xml:space="preserve"> affect death rates.</w:t>
      </w:r>
      <w:r w:rsidR="00AD404A" w:rsidRPr="005B3E97">
        <w:rPr>
          <w:rFonts w:ascii="Arial" w:hAnsi="Arial" w:cs="Arial"/>
          <w:sz w:val="22"/>
          <w:szCs w:val="22"/>
        </w:rPr>
        <w:t xml:space="preserve"> </w:t>
      </w:r>
    </w:p>
    <w:p w14:paraId="3B8E407E" w14:textId="334688BE" w:rsidR="00C56BE4" w:rsidRPr="005B3E97" w:rsidRDefault="00C56BE4" w:rsidP="00580F14">
      <w:pPr>
        <w:spacing w:line="480" w:lineRule="auto"/>
        <w:jc w:val="both"/>
        <w:rPr>
          <w:rFonts w:ascii="Arial" w:hAnsi="Arial" w:cs="Arial"/>
          <w:sz w:val="22"/>
          <w:szCs w:val="22"/>
        </w:rPr>
      </w:pPr>
    </w:p>
    <w:p w14:paraId="40B03D1D" w14:textId="0C9336F3" w:rsidR="00602A2D" w:rsidRPr="005B3E97" w:rsidRDefault="00C56BE4" w:rsidP="00783459">
      <w:pPr>
        <w:spacing w:line="480" w:lineRule="auto"/>
        <w:jc w:val="both"/>
        <w:rPr>
          <w:rFonts w:ascii="Arial" w:hAnsi="Arial" w:cs="Arial"/>
          <w:sz w:val="22"/>
          <w:szCs w:val="22"/>
        </w:rPr>
      </w:pPr>
      <w:r w:rsidRPr="005B3E97">
        <w:rPr>
          <w:rFonts w:ascii="Arial" w:hAnsi="Arial" w:cs="Arial"/>
          <w:sz w:val="22"/>
          <w:szCs w:val="22"/>
        </w:rPr>
        <w:t>We developed</w:t>
      </w:r>
      <w:r w:rsidR="00C80B8E" w:rsidRPr="005B3E97">
        <w:rPr>
          <w:rFonts w:ascii="Arial" w:hAnsi="Arial" w:cs="Arial"/>
          <w:sz w:val="22"/>
          <w:szCs w:val="22"/>
        </w:rPr>
        <w:t xml:space="preserve"> </w:t>
      </w:r>
      <w:r w:rsidR="0001689D" w:rsidRPr="005B3E97">
        <w:rPr>
          <w:rFonts w:ascii="Arial" w:hAnsi="Arial" w:cs="Arial"/>
          <w:sz w:val="22"/>
          <w:szCs w:val="22"/>
        </w:rPr>
        <w:t>an ensemble</w:t>
      </w:r>
      <w:r w:rsidRPr="005B3E97">
        <w:rPr>
          <w:rFonts w:ascii="Arial" w:hAnsi="Arial" w:cs="Arial"/>
          <w:sz w:val="22"/>
          <w:szCs w:val="22"/>
        </w:rPr>
        <w:t xml:space="preserve"> of </w:t>
      </w:r>
      <w:r w:rsidR="00D71EEB" w:rsidRPr="005B3E97">
        <w:rPr>
          <w:rFonts w:ascii="Arial" w:hAnsi="Arial" w:cs="Arial"/>
          <w:sz w:val="22"/>
          <w:szCs w:val="22"/>
        </w:rPr>
        <w:t>16</w:t>
      </w:r>
      <w:r w:rsidR="0001689D" w:rsidRPr="005B3E97">
        <w:rPr>
          <w:rFonts w:ascii="Arial" w:hAnsi="Arial" w:cs="Arial"/>
          <w:sz w:val="22"/>
          <w:szCs w:val="22"/>
        </w:rPr>
        <w:t xml:space="preserve"> </w:t>
      </w:r>
      <w:r w:rsidR="00841E38" w:rsidRPr="005B3E97">
        <w:rPr>
          <w:rFonts w:ascii="Arial" w:hAnsi="Arial" w:cs="Arial"/>
          <w:sz w:val="22"/>
          <w:szCs w:val="22"/>
        </w:rPr>
        <w:t xml:space="preserve">Bayesian </w:t>
      </w:r>
      <w:r w:rsidRPr="005B3E97">
        <w:rPr>
          <w:rFonts w:ascii="Arial" w:hAnsi="Arial" w:cs="Arial"/>
          <w:sz w:val="22"/>
          <w:szCs w:val="22"/>
        </w:rPr>
        <w:t xml:space="preserve">mortality projection models that each </w:t>
      </w:r>
      <w:r w:rsidR="007F4030" w:rsidRPr="005B3E97">
        <w:rPr>
          <w:rFonts w:ascii="Arial" w:hAnsi="Arial" w:cs="Arial"/>
          <w:sz w:val="22"/>
          <w:szCs w:val="22"/>
        </w:rPr>
        <w:t>make</w:t>
      </w:r>
      <w:r w:rsidRPr="005B3E97">
        <w:rPr>
          <w:rFonts w:ascii="Arial" w:hAnsi="Arial" w:cs="Arial"/>
          <w:sz w:val="22"/>
          <w:szCs w:val="22"/>
        </w:rPr>
        <w:t xml:space="preserve"> </w:t>
      </w:r>
      <w:r w:rsidR="00957CD5" w:rsidRPr="005B3E97">
        <w:rPr>
          <w:rFonts w:ascii="Arial" w:hAnsi="Arial" w:cs="Arial"/>
          <w:sz w:val="22"/>
          <w:szCs w:val="22"/>
        </w:rPr>
        <w:t>an estimate of</w:t>
      </w:r>
      <w:r w:rsidR="00AD404A" w:rsidRPr="005B3E97">
        <w:rPr>
          <w:rFonts w:ascii="Arial" w:hAnsi="Arial" w:cs="Arial"/>
          <w:sz w:val="22"/>
          <w:szCs w:val="22"/>
        </w:rPr>
        <w:t xml:space="preserve"> weekly death rates</w:t>
      </w:r>
      <w:r w:rsidR="00957CD5" w:rsidRPr="005B3E97">
        <w:rPr>
          <w:rFonts w:ascii="Arial" w:hAnsi="Arial" w:cs="Arial"/>
          <w:sz w:val="22"/>
          <w:szCs w:val="22"/>
        </w:rPr>
        <w:t xml:space="preserve"> that would </w:t>
      </w:r>
      <w:r w:rsidR="00FE5596">
        <w:rPr>
          <w:rFonts w:ascii="Arial" w:hAnsi="Arial" w:cs="Arial"/>
          <w:sz w:val="22"/>
          <w:szCs w:val="22"/>
        </w:rPr>
        <w:t xml:space="preserve">have </w:t>
      </w:r>
      <w:r w:rsidR="00957CD5" w:rsidRPr="005B3E97">
        <w:rPr>
          <w:rFonts w:ascii="Arial" w:hAnsi="Arial" w:cs="Arial"/>
          <w:sz w:val="22"/>
          <w:szCs w:val="22"/>
        </w:rPr>
        <w:t>be</w:t>
      </w:r>
      <w:r w:rsidR="00FE5596">
        <w:rPr>
          <w:rFonts w:ascii="Arial" w:hAnsi="Arial" w:cs="Arial"/>
          <w:sz w:val="22"/>
          <w:szCs w:val="22"/>
        </w:rPr>
        <w:t>en</w:t>
      </w:r>
      <w:r w:rsidR="00957CD5" w:rsidRPr="005B3E97">
        <w:rPr>
          <w:rFonts w:ascii="Arial" w:hAnsi="Arial" w:cs="Arial"/>
          <w:sz w:val="22"/>
          <w:szCs w:val="22"/>
        </w:rPr>
        <w:t xml:space="preserve"> expected if the Covid-19 pandemic had not occurred</w:t>
      </w:r>
      <w:r w:rsidR="00AD404A" w:rsidRPr="005B3E97">
        <w:rPr>
          <w:rFonts w:ascii="Arial" w:hAnsi="Arial" w:cs="Arial"/>
          <w:sz w:val="22"/>
          <w:szCs w:val="22"/>
        </w:rPr>
        <w:t xml:space="preserve">. We used multiple models because there is inherent uncertainty in </w:t>
      </w:r>
      <w:r w:rsidR="007F4030" w:rsidRPr="005B3E97">
        <w:rPr>
          <w:rFonts w:ascii="Arial" w:hAnsi="Arial" w:cs="Arial"/>
          <w:sz w:val="22"/>
          <w:szCs w:val="22"/>
        </w:rPr>
        <w:t xml:space="preserve">the choice of model that best predicts death rates in the absence of pandemic. </w:t>
      </w:r>
      <w:r w:rsidR="00783459" w:rsidRPr="005B3E97">
        <w:rPr>
          <w:rFonts w:ascii="Arial" w:hAnsi="Arial" w:cs="Arial"/>
          <w:sz w:val="22"/>
          <w:szCs w:val="22"/>
        </w:rPr>
        <w:t>These models were</w:t>
      </w:r>
      <w:r w:rsidR="00602A2D" w:rsidRPr="005B3E97">
        <w:rPr>
          <w:rFonts w:ascii="Arial" w:hAnsi="Arial" w:cs="Arial"/>
          <w:sz w:val="22"/>
          <w:szCs w:val="22"/>
        </w:rPr>
        <w:t xml:space="preserve"> </w:t>
      </w:r>
      <w:r w:rsidR="00783459" w:rsidRPr="005B3E97">
        <w:rPr>
          <w:rFonts w:ascii="Arial" w:hAnsi="Arial" w:cs="Arial"/>
          <w:sz w:val="22"/>
          <w:szCs w:val="22"/>
        </w:rPr>
        <w:t xml:space="preserve">formulated to incorporate features of </w:t>
      </w:r>
      <w:r w:rsidR="00602A2D" w:rsidRPr="005B3E97">
        <w:rPr>
          <w:rFonts w:ascii="Arial" w:hAnsi="Arial" w:cs="Arial"/>
          <w:sz w:val="22"/>
          <w:szCs w:val="22"/>
        </w:rPr>
        <w:t xml:space="preserve">weekly </w:t>
      </w:r>
      <w:r w:rsidR="00783459" w:rsidRPr="005B3E97">
        <w:rPr>
          <w:rFonts w:ascii="Arial" w:hAnsi="Arial" w:cs="Arial"/>
          <w:sz w:val="22"/>
          <w:szCs w:val="22"/>
        </w:rPr>
        <w:t>death rates</w:t>
      </w:r>
      <w:r w:rsidR="00274639" w:rsidRPr="005B3E97">
        <w:rPr>
          <w:rFonts w:ascii="Arial" w:hAnsi="Arial" w:cs="Arial"/>
          <w:sz w:val="22"/>
          <w:szCs w:val="22"/>
        </w:rPr>
        <w:t xml:space="preserve"> as follows:</w:t>
      </w:r>
    </w:p>
    <w:p w14:paraId="363AC2CD" w14:textId="399A6361" w:rsidR="00C61ADA" w:rsidRPr="005B3E97" w:rsidRDefault="00C61ADA" w:rsidP="00C61ADA">
      <w:pPr>
        <w:pStyle w:val="ListParagraph"/>
        <w:numPr>
          <w:ilvl w:val="0"/>
          <w:numId w:val="30"/>
        </w:numPr>
        <w:spacing w:after="0" w:line="480" w:lineRule="auto"/>
        <w:jc w:val="both"/>
        <w:rPr>
          <w:rFonts w:ascii="Arial" w:hAnsi="Arial" w:cs="Arial"/>
        </w:rPr>
      </w:pPr>
      <w:r w:rsidRPr="005B3E97">
        <w:rPr>
          <w:rFonts w:ascii="Arial" w:hAnsi="Arial" w:cs="Arial"/>
        </w:rPr>
        <w:t>First, death rates may have a medium-to-long-term trend</w:t>
      </w:r>
      <w:r w:rsidR="00E60CCE">
        <w:rPr>
          <w:rFonts w:ascii="Arial" w:hAnsi="Arial" w:cs="Arial"/>
        </w:rPr>
        <w:t xml:space="preserve"> that affect </w:t>
      </w:r>
      <w:del w:id="61" w:author="Parks, Robbie M" w:date="2020-07-22T21:36:00Z">
        <w:r w:rsidR="00E60CCE" w:rsidDel="009123C6">
          <w:rPr>
            <w:rFonts w:ascii="Arial" w:hAnsi="Arial" w:cs="Arial"/>
          </w:rPr>
          <w:delText xml:space="preserve">2020 </w:delText>
        </w:r>
      </w:del>
      <w:r w:rsidR="00E60CCE">
        <w:rPr>
          <w:rFonts w:ascii="Arial" w:hAnsi="Arial" w:cs="Arial"/>
        </w:rPr>
        <w:t xml:space="preserve">mortality </w:t>
      </w:r>
      <w:ins w:id="62" w:author="Parks, Robbie M" w:date="2020-07-22T21:36:00Z">
        <w:r w:rsidR="009123C6">
          <w:rPr>
            <w:rFonts w:ascii="Arial" w:hAnsi="Arial" w:cs="Arial"/>
          </w:rPr>
          <w:t xml:space="preserve">in </w:t>
        </w:r>
        <w:r w:rsidR="009123C6">
          <w:rPr>
            <w:rFonts w:ascii="Arial" w:hAnsi="Arial" w:cs="Arial"/>
          </w:rPr>
          <w:t xml:space="preserve">2020 </w:t>
        </w:r>
      </w:ins>
      <w:r w:rsidR="00E60CCE">
        <w:rPr>
          <w:rFonts w:ascii="Arial" w:hAnsi="Arial" w:cs="Arial"/>
        </w:rPr>
        <w:t>compared to earlier years</w:t>
      </w:r>
      <w:r w:rsidRPr="005B3E97">
        <w:rPr>
          <w:rFonts w:ascii="Arial" w:hAnsi="Arial" w:cs="Arial"/>
        </w:rPr>
        <w:t xml:space="preserve">. We developed two sets of models, one with no trend and one with a linear trend term over weekly deaths. </w:t>
      </w:r>
    </w:p>
    <w:p w14:paraId="24EE753C" w14:textId="2374F3D9" w:rsidR="008F0AA6" w:rsidRPr="005B3E97" w:rsidRDefault="00C61ADA" w:rsidP="003B1ED6">
      <w:pPr>
        <w:pStyle w:val="ListParagraph"/>
        <w:numPr>
          <w:ilvl w:val="0"/>
          <w:numId w:val="30"/>
        </w:numPr>
        <w:spacing w:after="0" w:line="480" w:lineRule="auto"/>
        <w:jc w:val="both"/>
        <w:rPr>
          <w:rFonts w:ascii="Arial" w:hAnsi="Arial" w:cs="Arial"/>
        </w:rPr>
      </w:pPr>
      <w:r w:rsidRPr="005B3E97">
        <w:rPr>
          <w:rFonts w:ascii="Arial" w:hAnsi="Arial" w:cs="Arial"/>
        </w:rPr>
        <w:t xml:space="preserve">Second, </w:t>
      </w:r>
      <w:r w:rsidR="00BB4D49" w:rsidRPr="005B3E97">
        <w:rPr>
          <w:rFonts w:ascii="Arial" w:hAnsi="Arial" w:cs="Arial"/>
        </w:rPr>
        <w:t>d</w:t>
      </w:r>
      <w:r w:rsidR="008F0AA6" w:rsidRPr="005B3E97">
        <w:rPr>
          <w:rFonts w:ascii="Arial" w:hAnsi="Arial" w:cs="Arial"/>
        </w:rPr>
        <w:t>eath rates have a seasonal pattern, which varies by age group and sex.</w:t>
      </w:r>
      <w:r w:rsidR="00FC044A" w:rsidRPr="005B3E97">
        <w:rPr>
          <w:rFonts w:ascii="Arial" w:hAnsi="Arial" w:cs="Arial"/>
        </w:rPr>
        <w:t>[Parks, 2018 #5454;</w:t>
      </w:r>
      <w:r w:rsidR="005F7A69" w:rsidRPr="005B3E97">
        <w:rPr>
          <w:rFonts w:ascii="Arial" w:hAnsi="Arial" w:cs="Arial"/>
        </w:rPr>
        <w:t xml:space="preserve"> Feinstein, 2002 #5511;Fowler, 2014 #5512;McKee, 1989 #5513] </w:t>
      </w:r>
      <w:r w:rsidR="008F0AA6" w:rsidRPr="005B3E97">
        <w:rPr>
          <w:rFonts w:ascii="Arial" w:hAnsi="Arial" w:cs="Arial"/>
        </w:rPr>
        <w:t xml:space="preserve">We included weekly random intercepts for each week of the year. To account for the fact that seasonal patterns “repeat” (i.e., late December and early January are seasonally similar) we used </w:t>
      </w:r>
      <w:r w:rsidR="00BB4D49" w:rsidRPr="005B3E97">
        <w:rPr>
          <w:rFonts w:ascii="Arial" w:hAnsi="Arial" w:cs="Arial"/>
        </w:rPr>
        <w:t>a seasonal structure</w:t>
      </w:r>
      <w:r w:rsidR="008C7C57" w:rsidRPr="005B3E97">
        <w:rPr>
          <w:rFonts w:ascii="Arial" w:hAnsi="Arial" w:cs="Arial"/>
        </w:rPr>
        <w:t>[Hyndman, 2018 #5518</w:t>
      </w:r>
      <w:r w:rsidR="00C93913" w:rsidRPr="005B3E97">
        <w:rPr>
          <w:rFonts w:ascii="Arial" w:hAnsi="Arial" w:cs="Arial"/>
        </w:rPr>
        <w:t>;Congdon, 2003 #5540</w:t>
      </w:r>
      <w:r w:rsidR="008C7C57" w:rsidRPr="005B3E97">
        <w:rPr>
          <w:rFonts w:ascii="Arial" w:hAnsi="Arial" w:cs="Arial"/>
        </w:rPr>
        <w:t>]</w:t>
      </w:r>
      <w:r w:rsidR="00BB4D49" w:rsidRPr="005B3E97">
        <w:rPr>
          <w:rFonts w:ascii="Arial" w:hAnsi="Arial" w:cs="Arial"/>
        </w:rPr>
        <w:t xml:space="preserve"> for the random intercepts. The seasonal structure allows the </w:t>
      </w:r>
      <w:r w:rsidR="00576A15" w:rsidRPr="005B3E97">
        <w:rPr>
          <w:rFonts w:ascii="Arial" w:hAnsi="Arial" w:cs="Arial"/>
        </w:rPr>
        <w:t xml:space="preserve">magnitude </w:t>
      </w:r>
      <w:r w:rsidR="00BB4D49" w:rsidRPr="005B3E97">
        <w:rPr>
          <w:rFonts w:ascii="Arial" w:hAnsi="Arial" w:cs="Arial"/>
        </w:rPr>
        <w:t xml:space="preserve">of the random intercepts to </w:t>
      </w:r>
      <w:r w:rsidR="00AB75D0" w:rsidRPr="005B3E97">
        <w:rPr>
          <w:rFonts w:ascii="Arial" w:hAnsi="Arial" w:cs="Arial"/>
        </w:rPr>
        <w:t>vary over time</w:t>
      </w:r>
      <w:r w:rsidR="00842D86" w:rsidRPr="005B3E97">
        <w:rPr>
          <w:rFonts w:ascii="Arial" w:hAnsi="Arial" w:cs="Arial"/>
        </w:rPr>
        <w:t>, and implicitly accounts for time</w:t>
      </w:r>
      <w:r w:rsidR="0093794E" w:rsidRPr="005B3E97">
        <w:rPr>
          <w:rFonts w:ascii="Arial" w:hAnsi="Arial" w:cs="Arial"/>
        </w:rPr>
        <w:t>-</w:t>
      </w:r>
      <w:r w:rsidR="00842D86" w:rsidRPr="005B3E97">
        <w:rPr>
          <w:rFonts w:ascii="Arial" w:hAnsi="Arial" w:cs="Arial"/>
        </w:rPr>
        <w:t xml:space="preserve">varying factors such as </w:t>
      </w:r>
      <w:r w:rsidR="002E3914" w:rsidRPr="005B3E97">
        <w:rPr>
          <w:rFonts w:ascii="Arial" w:hAnsi="Arial" w:cs="Arial"/>
        </w:rPr>
        <w:t>annual fluctuations in flu season.</w:t>
      </w:r>
    </w:p>
    <w:p w14:paraId="0B091233" w14:textId="7079F8F9" w:rsidR="009B1F02" w:rsidRPr="005B3E97" w:rsidRDefault="009B1F02" w:rsidP="009B1F02">
      <w:pPr>
        <w:pStyle w:val="ListParagraph"/>
        <w:numPr>
          <w:ilvl w:val="0"/>
          <w:numId w:val="30"/>
        </w:numPr>
        <w:spacing w:after="0" w:line="480" w:lineRule="auto"/>
        <w:jc w:val="both"/>
        <w:rPr>
          <w:rFonts w:ascii="Arial" w:hAnsi="Arial" w:cs="Arial"/>
        </w:rPr>
      </w:pPr>
      <w:r w:rsidRPr="005B3E97">
        <w:rPr>
          <w:rFonts w:ascii="Arial" w:hAnsi="Arial" w:cs="Arial"/>
        </w:rPr>
        <w:lastRenderedPageBreak/>
        <w:t xml:space="preserve">Third, death rates in each week may be related to </w:t>
      </w:r>
      <w:r w:rsidR="00B93717">
        <w:rPr>
          <w:rFonts w:ascii="Arial" w:hAnsi="Arial" w:cs="Arial"/>
        </w:rPr>
        <w:t>rates</w:t>
      </w:r>
      <w:r w:rsidRPr="005B3E97">
        <w:rPr>
          <w:rFonts w:ascii="Arial" w:hAnsi="Arial" w:cs="Arial"/>
        </w:rPr>
        <w:t xml:space="preserve"> in </w:t>
      </w:r>
      <w:r w:rsidR="00F37EF9" w:rsidRPr="005B3E97">
        <w:rPr>
          <w:rFonts w:ascii="Arial" w:hAnsi="Arial" w:cs="Arial"/>
        </w:rPr>
        <w:t>preceding</w:t>
      </w:r>
      <w:r w:rsidR="00C764C6" w:rsidRPr="005B3E97">
        <w:rPr>
          <w:rFonts w:ascii="Arial" w:hAnsi="Arial" w:cs="Arial"/>
        </w:rPr>
        <w:t xml:space="preserve"> </w:t>
      </w:r>
      <w:r w:rsidRPr="005B3E97">
        <w:rPr>
          <w:rFonts w:ascii="Arial" w:hAnsi="Arial" w:cs="Arial"/>
        </w:rPr>
        <w:t>week(s)</w:t>
      </w:r>
      <w:r w:rsidR="00576666">
        <w:rPr>
          <w:rFonts w:ascii="Arial" w:hAnsi="Arial" w:cs="Arial"/>
        </w:rPr>
        <w:t>, due to short-term phenomena such as severity of the flu season.</w:t>
      </w:r>
      <w:r w:rsidRPr="005B3E97">
        <w:rPr>
          <w:rFonts w:ascii="Arial" w:hAnsi="Arial" w:cs="Arial"/>
        </w:rPr>
        <w:t xml:space="preserve"> We formulated four sets of models to account for this </w:t>
      </w:r>
      <w:r w:rsidR="00F37EF9" w:rsidRPr="005B3E97">
        <w:rPr>
          <w:rFonts w:ascii="Arial" w:hAnsi="Arial" w:cs="Arial"/>
        </w:rPr>
        <w:t>relationship</w:t>
      </w:r>
      <w:r w:rsidRPr="005B3E97">
        <w:rPr>
          <w:rFonts w:ascii="Arial" w:hAnsi="Arial" w:cs="Arial"/>
        </w:rPr>
        <w:t>. The weekly random intercepts in these models had a first, second, fourth or eighth order autoregressive structure[Hyndman, 2018 #5518</w:t>
      </w:r>
      <w:r w:rsidR="00C93913" w:rsidRPr="005B3E97">
        <w:rPr>
          <w:rFonts w:ascii="Arial" w:hAnsi="Arial" w:cs="Arial"/>
        </w:rPr>
        <w:t>;Congdon, 2003 #5540</w:t>
      </w:r>
      <w:r w:rsidRPr="005B3E97">
        <w:rPr>
          <w:rFonts w:ascii="Arial" w:hAnsi="Arial" w:cs="Arial"/>
        </w:rPr>
        <w:t>] The higher</w:t>
      </w:r>
      <w:r w:rsidR="00765CA9">
        <w:rPr>
          <w:rFonts w:ascii="Arial" w:hAnsi="Arial" w:cs="Arial"/>
        </w:rPr>
        <w:t>-</w:t>
      </w:r>
      <w:r w:rsidRPr="005B3E97">
        <w:rPr>
          <w:rFonts w:ascii="Arial" w:hAnsi="Arial" w:cs="Arial"/>
        </w:rPr>
        <w:t>order autoregressive models allow death rates in any</w:t>
      </w:r>
      <w:r w:rsidR="0034454A" w:rsidRPr="005B3E97">
        <w:rPr>
          <w:rFonts w:ascii="Arial" w:hAnsi="Arial" w:cs="Arial"/>
        </w:rPr>
        <w:t xml:space="preserve"> given</w:t>
      </w:r>
      <w:r w:rsidRPr="005B3E97">
        <w:rPr>
          <w:rFonts w:ascii="Arial" w:hAnsi="Arial" w:cs="Arial"/>
        </w:rPr>
        <w:t xml:space="preserve"> week to be informed by those in a progressively larger number of </w:t>
      </w:r>
      <w:r w:rsidR="00BB672E" w:rsidRPr="005B3E97">
        <w:rPr>
          <w:rFonts w:ascii="Arial" w:hAnsi="Arial" w:cs="Arial"/>
        </w:rPr>
        <w:t>p</w:t>
      </w:r>
      <w:r w:rsidR="00967AFF" w:rsidRPr="005B3E97">
        <w:rPr>
          <w:rFonts w:ascii="Arial" w:hAnsi="Arial" w:cs="Arial"/>
        </w:rPr>
        <w:t xml:space="preserve">receding </w:t>
      </w:r>
      <w:r w:rsidRPr="005B3E97">
        <w:rPr>
          <w:rFonts w:ascii="Arial" w:hAnsi="Arial" w:cs="Arial"/>
        </w:rPr>
        <w:t>weeks.</w:t>
      </w:r>
      <w:r w:rsidR="003D5B76" w:rsidRPr="005B3E97">
        <w:rPr>
          <w:rFonts w:ascii="Arial" w:hAnsi="Arial" w:cs="Arial"/>
        </w:rPr>
        <w:t xml:space="preserve"> </w:t>
      </w:r>
      <w:r w:rsidR="00F86701" w:rsidRPr="005B3E97">
        <w:rPr>
          <w:rFonts w:ascii="Arial" w:hAnsi="Arial" w:cs="Arial"/>
        </w:rPr>
        <w:t>Further, t</w:t>
      </w:r>
      <w:r w:rsidR="003D5B76" w:rsidRPr="005B3E97">
        <w:rPr>
          <w:rFonts w:ascii="Arial" w:hAnsi="Arial" w:cs="Arial"/>
        </w:rPr>
        <w:t>rends not picked up by the linear or seasonal terms would be captured by these autoregressive terms.</w:t>
      </w:r>
    </w:p>
    <w:p w14:paraId="1D63E90D" w14:textId="68778B0C" w:rsidR="00925EE9" w:rsidRPr="005B3E97" w:rsidRDefault="009B1F02" w:rsidP="0040641D">
      <w:pPr>
        <w:pStyle w:val="ListParagraph"/>
        <w:numPr>
          <w:ilvl w:val="0"/>
          <w:numId w:val="30"/>
        </w:numPr>
        <w:spacing w:after="0" w:line="480" w:lineRule="auto"/>
        <w:jc w:val="both"/>
        <w:rPr>
          <w:rFonts w:ascii="Arial" w:hAnsi="Arial" w:cs="Arial"/>
        </w:rPr>
      </w:pPr>
      <w:r w:rsidRPr="005B3E97">
        <w:rPr>
          <w:rFonts w:ascii="Arial" w:hAnsi="Arial" w:cs="Arial"/>
        </w:rPr>
        <w:t>Fourth</w:t>
      </w:r>
      <w:r w:rsidR="00032BFC" w:rsidRPr="005B3E97">
        <w:rPr>
          <w:rFonts w:ascii="Arial" w:hAnsi="Arial" w:cs="Arial"/>
        </w:rPr>
        <w:t xml:space="preserve">, </w:t>
      </w:r>
      <w:r w:rsidR="00F0251C" w:rsidRPr="005B3E97">
        <w:rPr>
          <w:rFonts w:ascii="Arial" w:hAnsi="Arial" w:cs="Arial"/>
        </w:rPr>
        <w:t xml:space="preserve">beyond </w:t>
      </w:r>
      <w:r w:rsidR="00FE5DF9" w:rsidRPr="005B3E97">
        <w:rPr>
          <w:rFonts w:ascii="Arial" w:hAnsi="Arial" w:cs="Arial"/>
        </w:rPr>
        <w:t>having a</w:t>
      </w:r>
      <w:r w:rsidR="00F0251C" w:rsidRPr="005B3E97">
        <w:rPr>
          <w:rFonts w:ascii="Arial" w:hAnsi="Arial" w:cs="Arial"/>
        </w:rPr>
        <w:t xml:space="preserve"> seasonal pattern</w:t>
      </w:r>
      <w:r w:rsidR="00FE5DF9" w:rsidRPr="005B3E97">
        <w:rPr>
          <w:rFonts w:ascii="Arial" w:hAnsi="Arial" w:cs="Arial"/>
        </w:rPr>
        <w:t>,</w:t>
      </w:r>
      <w:r w:rsidR="00F0251C" w:rsidRPr="005B3E97">
        <w:rPr>
          <w:rFonts w:ascii="Arial" w:hAnsi="Arial" w:cs="Arial"/>
        </w:rPr>
        <w:t xml:space="preserve"> </w:t>
      </w:r>
      <w:r w:rsidR="00032BFC" w:rsidRPr="005B3E97">
        <w:rPr>
          <w:rFonts w:ascii="Arial" w:hAnsi="Arial" w:cs="Arial"/>
        </w:rPr>
        <w:t>d</w:t>
      </w:r>
      <w:r w:rsidR="002C013C" w:rsidRPr="005B3E97">
        <w:rPr>
          <w:rFonts w:ascii="Arial" w:hAnsi="Arial" w:cs="Arial"/>
        </w:rPr>
        <w:t>eath rates depend on</w:t>
      </w:r>
      <w:r w:rsidR="00F0251C" w:rsidRPr="005B3E97">
        <w:rPr>
          <w:rFonts w:ascii="Arial" w:hAnsi="Arial" w:cs="Arial"/>
        </w:rPr>
        <w:t xml:space="preserve"> </w:t>
      </w:r>
      <w:r w:rsidR="002C013C" w:rsidRPr="005B3E97">
        <w:rPr>
          <w:rFonts w:ascii="Arial" w:hAnsi="Arial" w:cs="Arial"/>
        </w:rPr>
        <w:t>temperature</w:t>
      </w:r>
      <w:r w:rsidR="0042493C" w:rsidRPr="005B3E97">
        <w:rPr>
          <w:rFonts w:ascii="Arial" w:hAnsi="Arial" w:cs="Arial"/>
        </w:rPr>
        <w:t>, and specifically on whether temperature</w:t>
      </w:r>
      <w:r w:rsidR="00F0251C" w:rsidRPr="005B3E97">
        <w:rPr>
          <w:rFonts w:ascii="Arial" w:hAnsi="Arial" w:cs="Arial"/>
        </w:rPr>
        <w:t xml:space="preserve"> is higher or lower than its </w:t>
      </w:r>
      <w:r w:rsidR="0093794E" w:rsidRPr="005B3E97">
        <w:rPr>
          <w:rFonts w:ascii="Arial" w:hAnsi="Arial" w:cs="Arial"/>
        </w:rPr>
        <w:t xml:space="preserve">long-term </w:t>
      </w:r>
      <w:r w:rsidR="00F0251C" w:rsidRPr="005B3E97">
        <w:rPr>
          <w:rFonts w:ascii="Arial" w:hAnsi="Arial" w:cs="Arial"/>
        </w:rPr>
        <w:t>norm</w:t>
      </w:r>
      <w:r w:rsidR="0093794E" w:rsidRPr="005B3E97">
        <w:rPr>
          <w:rFonts w:ascii="Arial" w:hAnsi="Arial" w:cs="Arial"/>
        </w:rPr>
        <w:t xml:space="preserve"> </w:t>
      </w:r>
      <w:r w:rsidR="00C85696" w:rsidRPr="005B3E97">
        <w:rPr>
          <w:rFonts w:ascii="Arial" w:hAnsi="Arial" w:cs="Arial"/>
        </w:rPr>
        <w:t>during</w:t>
      </w:r>
      <w:r w:rsidR="0093794E" w:rsidRPr="005B3E97">
        <w:rPr>
          <w:rFonts w:ascii="Arial" w:hAnsi="Arial" w:cs="Arial"/>
        </w:rPr>
        <w:t xml:space="preserve"> a particular time of year</w:t>
      </w:r>
      <w:r w:rsidR="002C013C" w:rsidRPr="005B3E97">
        <w:rPr>
          <w:rFonts w:ascii="Arial" w:hAnsi="Arial" w:cs="Arial"/>
        </w:rPr>
        <w:t>.</w:t>
      </w:r>
      <w:r w:rsidR="00A54977" w:rsidRPr="005B3E97">
        <w:rPr>
          <w:rFonts w:ascii="Arial" w:hAnsi="Arial" w:cs="Arial"/>
        </w:rPr>
        <w:t>[Basu, 2009 #3627;Basu, 2002 #3698;Gasparrini, 2015 #4942</w:t>
      </w:r>
      <w:r w:rsidR="0042493C" w:rsidRPr="005B3E97">
        <w:rPr>
          <w:rFonts w:ascii="Arial" w:hAnsi="Arial" w:cs="Arial"/>
        </w:rPr>
        <w:t>;Song, 2017 #5515;Bennett, 2014 #3847;Parks, 2020 #5503]</w:t>
      </w:r>
      <w:r w:rsidR="002C013C" w:rsidRPr="005B3E97">
        <w:rPr>
          <w:rFonts w:ascii="Arial" w:hAnsi="Arial" w:cs="Arial"/>
        </w:rPr>
        <w:t xml:space="preserve"> The effect of temperature on mortality varies throughout the year, </w:t>
      </w:r>
      <w:r w:rsidR="00575C09" w:rsidRPr="005B3E97">
        <w:rPr>
          <w:rFonts w:ascii="Arial" w:hAnsi="Arial" w:cs="Arial"/>
        </w:rPr>
        <w:t>and may be</w:t>
      </w:r>
      <w:r w:rsidR="002C013C" w:rsidRPr="005B3E97">
        <w:rPr>
          <w:rFonts w:ascii="Arial" w:hAnsi="Arial" w:cs="Arial"/>
        </w:rPr>
        <w:t xml:space="preserve"> in opposite direction</w:t>
      </w:r>
      <w:r w:rsidR="00314C94" w:rsidRPr="005B3E97">
        <w:rPr>
          <w:rFonts w:ascii="Arial" w:hAnsi="Arial" w:cs="Arial"/>
        </w:rPr>
        <w:t>s</w:t>
      </w:r>
      <w:r w:rsidR="002C013C" w:rsidRPr="005B3E97">
        <w:rPr>
          <w:rFonts w:ascii="Arial" w:hAnsi="Arial" w:cs="Arial"/>
        </w:rPr>
        <w:t xml:space="preserve"> </w:t>
      </w:r>
      <w:r w:rsidR="00314C94" w:rsidRPr="005B3E97">
        <w:rPr>
          <w:rFonts w:ascii="Arial" w:hAnsi="Arial" w:cs="Arial"/>
        </w:rPr>
        <w:t xml:space="preserve">for </w:t>
      </w:r>
      <w:r w:rsidR="002C013C" w:rsidRPr="005B3E97">
        <w:rPr>
          <w:rFonts w:ascii="Arial" w:hAnsi="Arial" w:cs="Arial"/>
        </w:rPr>
        <w:t xml:space="preserve">different </w:t>
      </w:r>
      <w:r w:rsidR="00314C94" w:rsidRPr="005B3E97">
        <w:rPr>
          <w:rFonts w:ascii="Arial" w:hAnsi="Arial" w:cs="Arial"/>
        </w:rPr>
        <w:t>times of year</w:t>
      </w:r>
      <w:r w:rsidR="002C013C" w:rsidRPr="005B3E97">
        <w:rPr>
          <w:rFonts w:ascii="Arial" w:hAnsi="Arial" w:cs="Arial"/>
        </w:rPr>
        <w:t>.</w:t>
      </w:r>
      <w:r w:rsidR="00575C09" w:rsidRPr="005B3E97">
        <w:rPr>
          <w:rFonts w:ascii="Arial" w:hAnsi="Arial" w:cs="Arial"/>
        </w:rPr>
        <w:t xml:space="preserve"> </w:t>
      </w:r>
      <w:r w:rsidR="00F0251C" w:rsidRPr="005B3E97">
        <w:rPr>
          <w:rFonts w:ascii="Arial" w:hAnsi="Arial" w:cs="Arial"/>
        </w:rPr>
        <w:t>We used</w:t>
      </w:r>
      <w:r w:rsidR="00575C09" w:rsidRPr="005B3E97">
        <w:rPr>
          <w:rFonts w:ascii="Arial" w:hAnsi="Arial" w:cs="Arial"/>
        </w:rPr>
        <w:t xml:space="preserve"> </w:t>
      </w:r>
      <w:r w:rsidR="00971681" w:rsidRPr="005B3E97">
        <w:rPr>
          <w:rFonts w:ascii="Arial" w:hAnsi="Arial" w:cs="Arial"/>
        </w:rPr>
        <w:t>two</w:t>
      </w:r>
      <w:r w:rsidR="00575C09" w:rsidRPr="005B3E97">
        <w:rPr>
          <w:rFonts w:ascii="Arial" w:hAnsi="Arial" w:cs="Arial"/>
        </w:rPr>
        <w:t xml:space="preserve"> sets of models, one without temperature</w:t>
      </w:r>
      <w:r w:rsidR="00F0251C" w:rsidRPr="005B3E97">
        <w:rPr>
          <w:rFonts w:ascii="Arial" w:hAnsi="Arial" w:cs="Arial"/>
        </w:rPr>
        <w:t xml:space="preserve"> and</w:t>
      </w:r>
      <w:r w:rsidR="00575C09" w:rsidRPr="005B3E97">
        <w:rPr>
          <w:rFonts w:ascii="Arial" w:hAnsi="Arial" w:cs="Arial"/>
        </w:rPr>
        <w:t xml:space="preserve"> one with a </w:t>
      </w:r>
      <w:r w:rsidR="00971681" w:rsidRPr="005B3E97">
        <w:rPr>
          <w:rFonts w:ascii="Arial" w:hAnsi="Arial" w:cs="Arial"/>
        </w:rPr>
        <w:t>weekly</w:t>
      </w:r>
      <w:r w:rsidR="00575C09" w:rsidRPr="005B3E97">
        <w:rPr>
          <w:rFonts w:ascii="Arial" w:hAnsi="Arial" w:cs="Arial"/>
        </w:rPr>
        <w:t xml:space="preserve"> </w:t>
      </w:r>
      <w:r w:rsidR="00F0251C" w:rsidRPr="005B3E97">
        <w:rPr>
          <w:rFonts w:ascii="Arial" w:hAnsi="Arial" w:cs="Arial"/>
        </w:rPr>
        <w:t>term for temperature anomaly, defined as deviation of weekly temperature from the local average weekly temperature over the entire analysis period. T</w:t>
      </w:r>
      <w:r w:rsidR="00575C09" w:rsidRPr="005B3E97">
        <w:rPr>
          <w:rFonts w:ascii="Arial" w:hAnsi="Arial" w:cs="Arial"/>
        </w:rPr>
        <w:t>he coefficient</w:t>
      </w:r>
      <w:r w:rsidR="00052890" w:rsidRPr="005B3E97">
        <w:rPr>
          <w:rFonts w:ascii="Arial" w:hAnsi="Arial" w:cs="Arial"/>
        </w:rPr>
        <w:t>s</w:t>
      </w:r>
      <w:r w:rsidR="00F0251C" w:rsidRPr="005B3E97">
        <w:rPr>
          <w:rFonts w:ascii="Arial" w:hAnsi="Arial" w:cs="Arial"/>
        </w:rPr>
        <w:t xml:space="preserve"> of temperature anomal</w:t>
      </w:r>
      <w:r w:rsidR="00052890" w:rsidRPr="005B3E97">
        <w:rPr>
          <w:rFonts w:ascii="Arial" w:hAnsi="Arial" w:cs="Arial"/>
        </w:rPr>
        <w:t>ies</w:t>
      </w:r>
      <w:r w:rsidR="00575C09" w:rsidRPr="005B3E97">
        <w:rPr>
          <w:rFonts w:ascii="Arial" w:hAnsi="Arial" w:cs="Arial"/>
        </w:rPr>
        <w:t xml:space="preserve"> </w:t>
      </w:r>
      <w:r w:rsidR="00052890" w:rsidRPr="005B3E97">
        <w:rPr>
          <w:rFonts w:ascii="Arial" w:hAnsi="Arial" w:cs="Arial"/>
        </w:rPr>
        <w:t xml:space="preserve">were </w:t>
      </w:r>
      <w:r w:rsidR="00575C09" w:rsidRPr="005B3E97">
        <w:rPr>
          <w:rFonts w:ascii="Arial" w:hAnsi="Arial" w:cs="Arial"/>
        </w:rPr>
        <w:t xml:space="preserve">specified as </w:t>
      </w:r>
      <w:r w:rsidR="003B419E" w:rsidRPr="005B3E97">
        <w:rPr>
          <w:rFonts w:ascii="Arial" w:hAnsi="Arial" w:cs="Arial"/>
        </w:rPr>
        <w:t xml:space="preserve">a </w:t>
      </w:r>
      <w:r w:rsidR="00575C09" w:rsidRPr="005B3E97">
        <w:rPr>
          <w:rFonts w:ascii="Arial" w:hAnsi="Arial" w:cs="Arial"/>
        </w:rPr>
        <w:t xml:space="preserve">random </w:t>
      </w:r>
      <w:r w:rsidR="003B419E" w:rsidRPr="005B3E97">
        <w:rPr>
          <w:rFonts w:ascii="Arial" w:hAnsi="Arial" w:cs="Arial"/>
        </w:rPr>
        <w:t>effect</w:t>
      </w:r>
      <w:r w:rsidR="003D5B76" w:rsidRPr="005B3E97">
        <w:rPr>
          <w:rFonts w:ascii="Arial" w:hAnsi="Arial" w:cs="Arial"/>
        </w:rPr>
        <w:t xml:space="preserve"> with a random walk prior of order one</w:t>
      </w:r>
      <w:r w:rsidR="007B37E3" w:rsidRPr="005B3E97">
        <w:rPr>
          <w:rFonts w:ascii="Arial" w:hAnsi="Arial" w:cs="Arial"/>
        </w:rPr>
        <w:t xml:space="preserve">, </w:t>
      </w:r>
      <w:r w:rsidR="00575C09" w:rsidRPr="005B3E97">
        <w:rPr>
          <w:rFonts w:ascii="Arial" w:hAnsi="Arial" w:cs="Arial"/>
        </w:rPr>
        <w:t xml:space="preserve">so that </w:t>
      </w:r>
      <w:r w:rsidR="00032BFC" w:rsidRPr="005B3E97">
        <w:rPr>
          <w:rFonts w:ascii="Arial" w:hAnsi="Arial" w:cs="Arial"/>
        </w:rPr>
        <w:t xml:space="preserve">temperature effect is more similar in adjacent </w:t>
      </w:r>
      <w:r w:rsidR="00971681" w:rsidRPr="005B3E97">
        <w:rPr>
          <w:rFonts w:ascii="Arial" w:hAnsi="Arial" w:cs="Arial"/>
        </w:rPr>
        <w:t>weeks</w:t>
      </w:r>
      <w:r w:rsidR="00842D86" w:rsidRPr="005B3E97">
        <w:rPr>
          <w:rFonts w:ascii="Arial" w:hAnsi="Arial" w:cs="Arial"/>
        </w:rPr>
        <w:t xml:space="preserve">. The random effect had a </w:t>
      </w:r>
      <w:commentRangeStart w:id="63"/>
      <w:r w:rsidR="00F86701" w:rsidRPr="005B3E97">
        <w:rPr>
          <w:rFonts w:ascii="Arial" w:hAnsi="Arial" w:cs="Arial"/>
        </w:rPr>
        <w:t xml:space="preserve">circular </w:t>
      </w:r>
      <w:commentRangeEnd w:id="63"/>
      <w:r w:rsidR="001E12E7">
        <w:rPr>
          <w:rStyle w:val="CommentReference"/>
        </w:rPr>
        <w:commentReference w:id="63"/>
      </w:r>
      <w:r w:rsidR="00842D86" w:rsidRPr="005B3E97">
        <w:rPr>
          <w:rFonts w:ascii="Arial" w:hAnsi="Arial" w:cs="Arial"/>
        </w:rPr>
        <w:t>structure so</w:t>
      </w:r>
      <w:r w:rsidR="00032BFC" w:rsidRPr="005B3E97">
        <w:rPr>
          <w:rFonts w:ascii="Arial" w:hAnsi="Arial" w:cs="Arial"/>
        </w:rPr>
        <w:t xml:space="preserve"> that </w:t>
      </w:r>
      <w:r w:rsidR="00971681" w:rsidRPr="005B3E97">
        <w:rPr>
          <w:rFonts w:ascii="Arial" w:hAnsi="Arial" w:cs="Arial"/>
        </w:rPr>
        <w:t xml:space="preserve">late </w:t>
      </w:r>
      <w:r w:rsidR="00032BFC" w:rsidRPr="005B3E97">
        <w:rPr>
          <w:rFonts w:ascii="Arial" w:hAnsi="Arial" w:cs="Arial"/>
        </w:rPr>
        <w:t xml:space="preserve">December and </w:t>
      </w:r>
      <w:r w:rsidR="00971681" w:rsidRPr="005B3E97">
        <w:rPr>
          <w:rFonts w:ascii="Arial" w:hAnsi="Arial" w:cs="Arial"/>
        </w:rPr>
        <w:t xml:space="preserve">early </w:t>
      </w:r>
      <w:r w:rsidR="00032BFC" w:rsidRPr="005B3E97">
        <w:rPr>
          <w:rFonts w:ascii="Arial" w:hAnsi="Arial" w:cs="Arial"/>
        </w:rPr>
        <w:t>January are treated as adjacent.</w:t>
      </w:r>
    </w:p>
    <w:p w14:paraId="6FA5C53B" w14:textId="339AE102" w:rsidR="00B81BAD" w:rsidRPr="00576666" w:rsidRDefault="00576666" w:rsidP="00FE0F4D">
      <w:pPr>
        <w:pStyle w:val="ListParagraph"/>
        <w:numPr>
          <w:ilvl w:val="0"/>
          <w:numId w:val="30"/>
        </w:numPr>
        <w:spacing w:after="0" w:line="480" w:lineRule="auto"/>
        <w:jc w:val="both"/>
        <w:rPr>
          <w:rFonts w:ascii="Arial" w:hAnsi="Arial" w:cs="Arial"/>
        </w:rPr>
      </w:pPr>
      <w:r w:rsidRPr="00576666">
        <w:rPr>
          <w:rFonts w:ascii="Arial" w:hAnsi="Arial" w:cs="Arial"/>
        </w:rPr>
        <w:t xml:space="preserve">Death rates may be different around major holidays such as Christmas and New Year. We included effects (as fixed intercepts) for the week containing </w:t>
      </w:r>
      <w:r>
        <w:rPr>
          <w:rFonts w:ascii="Arial" w:hAnsi="Arial" w:cs="Arial"/>
        </w:rPr>
        <w:t>Christmas and New Year</w:t>
      </w:r>
      <w:r w:rsidRPr="00576666">
        <w:rPr>
          <w:rFonts w:ascii="Arial" w:hAnsi="Arial" w:cs="Arial"/>
        </w:rPr>
        <w:t xml:space="preserve"> </w:t>
      </w:r>
      <w:r>
        <w:rPr>
          <w:rFonts w:ascii="Arial" w:hAnsi="Arial" w:cs="Arial"/>
        </w:rPr>
        <w:t xml:space="preserve">in all countries. </w:t>
      </w:r>
      <w:r w:rsidR="00E60CCE" w:rsidRPr="00576666">
        <w:rPr>
          <w:rFonts w:ascii="Arial" w:hAnsi="Arial" w:cs="Arial"/>
        </w:rPr>
        <w:t>In the model for England and Wales</w:t>
      </w:r>
      <w:r>
        <w:rPr>
          <w:rFonts w:ascii="Arial" w:hAnsi="Arial" w:cs="Arial"/>
        </w:rPr>
        <w:t xml:space="preserve"> and Scotland</w:t>
      </w:r>
      <w:r w:rsidR="00E60CCE" w:rsidRPr="00576666">
        <w:rPr>
          <w:rFonts w:ascii="Arial" w:hAnsi="Arial" w:cs="Arial"/>
        </w:rPr>
        <w:t xml:space="preserve">, we </w:t>
      </w:r>
      <w:r>
        <w:rPr>
          <w:rFonts w:ascii="Arial" w:hAnsi="Arial" w:cs="Arial"/>
        </w:rPr>
        <w:t xml:space="preserve">also </w:t>
      </w:r>
      <w:r w:rsidR="00E60CCE" w:rsidRPr="00576666">
        <w:rPr>
          <w:rFonts w:ascii="Arial" w:hAnsi="Arial" w:cs="Arial"/>
        </w:rPr>
        <w:t xml:space="preserve">included effects for the week containing and the week after </w:t>
      </w:r>
      <w:r>
        <w:rPr>
          <w:rFonts w:ascii="Arial" w:hAnsi="Arial" w:cs="Arial"/>
        </w:rPr>
        <w:t xml:space="preserve">other </w:t>
      </w:r>
      <w:r w:rsidR="00E60CCE" w:rsidRPr="00576666">
        <w:rPr>
          <w:rFonts w:ascii="Arial" w:hAnsi="Arial" w:cs="Arial"/>
        </w:rPr>
        <w:t>public holidays, because</w:t>
      </w:r>
      <w:r w:rsidR="00032BFC" w:rsidRPr="00576666">
        <w:rPr>
          <w:rFonts w:ascii="Arial" w:hAnsi="Arial" w:cs="Arial"/>
        </w:rPr>
        <w:t xml:space="preserve"> r</w:t>
      </w:r>
      <w:r w:rsidR="005305AF" w:rsidRPr="00576666">
        <w:rPr>
          <w:rFonts w:ascii="Arial" w:hAnsi="Arial" w:cs="Arial"/>
        </w:rPr>
        <w:t xml:space="preserve">eported death rates in weeks that contain a holiday </w:t>
      </w:r>
      <w:r w:rsidR="00E60CCE" w:rsidRPr="00576666">
        <w:rPr>
          <w:rFonts w:ascii="Arial" w:hAnsi="Arial" w:cs="Arial"/>
        </w:rPr>
        <w:t>were</w:t>
      </w:r>
      <w:r w:rsidR="005305AF" w:rsidRPr="00576666">
        <w:rPr>
          <w:rFonts w:ascii="Arial" w:hAnsi="Arial" w:cs="Arial"/>
        </w:rPr>
        <w:t xml:space="preserve"> </w:t>
      </w:r>
      <w:r w:rsidR="002C013C" w:rsidRPr="00576666">
        <w:rPr>
          <w:rFonts w:ascii="Arial" w:hAnsi="Arial" w:cs="Arial"/>
        </w:rPr>
        <w:t>different from other weeks</w:t>
      </w:r>
      <w:r w:rsidR="003B1ED6" w:rsidRPr="00576666">
        <w:rPr>
          <w:rFonts w:ascii="Arial" w:hAnsi="Arial" w:cs="Arial"/>
        </w:rPr>
        <w:t>.</w:t>
      </w:r>
      <w:r w:rsidR="00E60CCE" w:rsidRPr="00576666">
        <w:rPr>
          <w:rFonts w:ascii="Arial" w:hAnsi="Arial" w:cs="Arial"/>
        </w:rPr>
        <w:t xml:space="preserve"> </w:t>
      </w:r>
      <w:r w:rsidR="00096897" w:rsidRPr="00576666">
        <w:rPr>
          <w:rFonts w:ascii="Arial" w:hAnsi="Arial" w:cs="Arial"/>
        </w:rPr>
        <w:t>This term was tested but not included for other countries because the effect was negligible.</w:t>
      </w:r>
    </w:p>
    <w:p w14:paraId="70762FEE" w14:textId="2ECF3477" w:rsidR="00602A2D" w:rsidRPr="005B3E97" w:rsidRDefault="00032BFC" w:rsidP="00783459">
      <w:pPr>
        <w:pStyle w:val="ListParagraph"/>
        <w:numPr>
          <w:ilvl w:val="0"/>
          <w:numId w:val="30"/>
        </w:numPr>
        <w:spacing w:after="0" w:line="480" w:lineRule="auto"/>
        <w:jc w:val="both"/>
        <w:rPr>
          <w:rFonts w:ascii="Arial" w:hAnsi="Arial" w:cs="Arial"/>
        </w:rPr>
      </w:pPr>
      <w:r w:rsidRPr="005B3E97">
        <w:rPr>
          <w:rFonts w:ascii="Arial" w:hAnsi="Arial" w:cs="Arial"/>
        </w:rPr>
        <w:t>We also tested</w:t>
      </w:r>
      <w:r w:rsidR="0042493C" w:rsidRPr="005B3E97">
        <w:rPr>
          <w:rFonts w:ascii="Arial" w:hAnsi="Arial" w:cs="Arial"/>
        </w:rPr>
        <w:t>,</w:t>
      </w:r>
      <w:r w:rsidRPr="005B3E97">
        <w:rPr>
          <w:rFonts w:ascii="Arial" w:hAnsi="Arial" w:cs="Arial"/>
        </w:rPr>
        <w:t xml:space="preserve"> but did not include</w:t>
      </w:r>
      <w:r w:rsidR="0042493C" w:rsidRPr="005B3E97">
        <w:rPr>
          <w:rFonts w:ascii="Arial" w:hAnsi="Arial" w:cs="Arial"/>
        </w:rPr>
        <w:t>,</w:t>
      </w:r>
      <w:r w:rsidRPr="005B3E97">
        <w:rPr>
          <w:rFonts w:ascii="Arial" w:hAnsi="Arial" w:cs="Arial"/>
        </w:rPr>
        <w:t xml:space="preserve"> model terms for the weeks that coincided with a change to and from daylight saving time because the effect was negligible.</w:t>
      </w:r>
    </w:p>
    <w:p w14:paraId="13472A84" w14:textId="77777777" w:rsidR="001F5397" w:rsidRPr="005B3E97" w:rsidRDefault="001F5397" w:rsidP="00783459">
      <w:pPr>
        <w:spacing w:line="480" w:lineRule="auto"/>
        <w:jc w:val="both"/>
        <w:rPr>
          <w:rFonts w:ascii="Arial" w:hAnsi="Arial" w:cs="Arial"/>
          <w:sz w:val="22"/>
          <w:szCs w:val="22"/>
        </w:rPr>
      </w:pPr>
    </w:p>
    <w:p w14:paraId="093DAD93" w14:textId="32DE1696" w:rsidR="005726A9" w:rsidRPr="005B3E97" w:rsidRDefault="001F5397" w:rsidP="005726A9">
      <w:pPr>
        <w:spacing w:line="480" w:lineRule="auto"/>
        <w:jc w:val="both"/>
        <w:rPr>
          <w:rFonts w:ascii="Arial" w:hAnsi="Arial" w:cs="Arial"/>
          <w:sz w:val="22"/>
          <w:szCs w:val="22"/>
        </w:rPr>
      </w:pPr>
      <w:r w:rsidRPr="005B3E97">
        <w:rPr>
          <w:rFonts w:ascii="Arial" w:hAnsi="Arial" w:cs="Arial"/>
          <w:sz w:val="22"/>
          <w:szCs w:val="22"/>
        </w:rPr>
        <w:t xml:space="preserve">These choices led to </w:t>
      </w:r>
      <w:r w:rsidR="00C93913" w:rsidRPr="005B3E97">
        <w:rPr>
          <w:rFonts w:ascii="Arial" w:hAnsi="Arial" w:cs="Arial"/>
          <w:sz w:val="22"/>
          <w:szCs w:val="22"/>
        </w:rPr>
        <w:t>an ensemble</w:t>
      </w:r>
      <w:r w:rsidR="005F3ECB" w:rsidRPr="005B3E97">
        <w:rPr>
          <w:rFonts w:ascii="Arial" w:hAnsi="Arial" w:cs="Arial"/>
          <w:sz w:val="22"/>
          <w:szCs w:val="22"/>
        </w:rPr>
        <w:t>[</w:t>
      </w:r>
      <w:proofErr w:type="spellStart"/>
      <w:r w:rsidR="005F3ECB" w:rsidRPr="005B3E97">
        <w:rPr>
          <w:rFonts w:ascii="Arial" w:hAnsi="Arial" w:cs="Arial"/>
          <w:sz w:val="22"/>
          <w:szCs w:val="22"/>
        </w:rPr>
        <w:t>Hoeting</w:t>
      </w:r>
      <w:proofErr w:type="spellEnd"/>
      <w:r w:rsidR="005F3ECB" w:rsidRPr="005B3E97">
        <w:rPr>
          <w:rFonts w:ascii="Arial" w:hAnsi="Arial" w:cs="Arial"/>
          <w:sz w:val="22"/>
          <w:szCs w:val="22"/>
        </w:rPr>
        <w:t>, 1999 #3706]</w:t>
      </w:r>
      <w:r w:rsidR="00C93913" w:rsidRPr="005B3E97">
        <w:rPr>
          <w:rFonts w:ascii="Arial" w:hAnsi="Arial" w:cs="Arial"/>
          <w:sz w:val="22"/>
          <w:szCs w:val="22"/>
        </w:rPr>
        <w:t xml:space="preserve"> </w:t>
      </w:r>
      <w:r w:rsidRPr="005B3E97">
        <w:rPr>
          <w:rFonts w:ascii="Arial" w:hAnsi="Arial" w:cs="Arial"/>
          <w:sz w:val="22"/>
          <w:szCs w:val="22"/>
        </w:rPr>
        <w:t xml:space="preserve">of </w:t>
      </w:r>
      <w:r w:rsidR="00D32FD6" w:rsidRPr="005B3E97">
        <w:rPr>
          <w:rFonts w:ascii="Arial" w:hAnsi="Arial" w:cs="Arial"/>
          <w:sz w:val="22"/>
          <w:szCs w:val="22"/>
        </w:rPr>
        <w:t>16</w:t>
      </w:r>
      <w:r w:rsidRPr="005B3E97">
        <w:rPr>
          <w:rFonts w:ascii="Arial" w:hAnsi="Arial" w:cs="Arial"/>
          <w:sz w:val="22"/>
          <w:szCs w:val="22"/>
        </w:rPr>
        <w:t xml:space="preserve"> </w:t>
      </w:r>
      <w:r w:rsidR="00D121FB" w:rsidRPr="005B3E97">
        <w:rPr>
          <w:rFonts w:ascii="Arial" w:hAnsi="Arial" w:cs="Arial"/>
          <w:sz w:val="22"/>
          <w:szCs w:val="22"/>
        </w:rPr>
        <w:t xml:space="preserve">short-term </w:t>
      </w:r>
      <w:r w:rsidR="00C93913" w:rsidRPr="005B3E97">
        <w:rPr>
          <w:rFonts w:ascii="Arial" w:hAnsi="Arial" w:cs="Arial"/>
          <w:sz w:val="22"/>
          <w:szCs w:val="22"/>
        </w:rPr>
        <w:t xml:space="preserve">Bayesian </w:t>
      </w:r>
      <w:r w:rsidR="00D121FB" w:rsidRPr="005B3E97">
        <w:rPr>
          <w:rFonts w:ascii="Arial" w:hAnsi="Arial" w:cs="Arial"/>
          <w:sz w:val="22"/>
          <w:szCs w:val="22"/>
        </w:rPr>
        <w:t>mortality projection models</w:t>
      </w:r>
      <w:r w:rsidR="000B7764" w:rsidRPr="005B3E97">
        <w:rPr>
          <w:rFonts w:ascii="Arial" w:hAnsi="Arial" w:cs="Arial"/>
          <w:sz w:val="22"/>
          <w:szCs w:val="22"/>
        </w:rPr>
        <w:t xml:space="preserve"> (2 trend options x 4 autoregressive options x 2 temperature options)</w:t>
      </w:r>
      <w:r w:rsidR="00D121FB" w:rsidRPr="005B3E97">
        <w:rPr>
          <w:rFonts w:ascii="Arial" w:hAnsi="Arial" w:cs="Arial"/>
          <w:sz w:val="22"/>
          <w:szCs w:val="22"/>
        </w:rPr>
        <w:t xml:space="preserve">. </w:t>
      </w:r>
      <w:r w:rsidR="0092794F" w:rsidRPr="005B3E97">
        <w:rPr>
          <w:rFonts w:ascii="Arial" w:hAnsi="Arial" w:cs="Arial"/>
          <w:sz w:val="22"/>
          <w:szCs w:val="22"/>
        </w:rPr>
        <w:t xml:space="preserve">We used the time-series of weekly reported deaths from </w:t>
      </w:r>
      <w:r w:rsidR="00B81BAD" w:rsidRPr="005B3E97">
        <w:rPr>
          <w:rFonts w:ascii="Arial" w:hAnsi="Arial" w:cs="Arial"/>
          <w:sz w:val="22"/>
          <w:szCs w:val="22"/>
        </w:rPr>
        <w:t>the beginning of time series of data</w:t>
      </w:r>
      <w:r w:rsidR="0092794F" w:rsidRPr="005B3E97">
        <w:rPr>
          <w:rFonts w:ascii="Arial" w:hAnsi="Arial" w:cs="Arial"/>
          <w:sz w:val="22"/>
          <w:szCs w:val="22"/>
        </w:rPr>
        <w:t xml:space="preserve"> </w:t>
      </w:r>
      <w:r w:rsidR="00D518C6" w:rsidRPr="005B3E97">
        <w:rPr>
          <w:rFonts w:ascii="Arial" w:hAnsi="Arial" w:cs="Arial"/>
          <w:sz w:val="22"/>
          <w:szCs w:val="22"/>
        </w:rPr>
        <w:t xml:space="preserve">through </w:t>
      </w:r>
      <w:r w:rsidR="00D64289" w:rsidRPr="005B3E97">
        <w:rPr>
          <w:rFonts w:ascii="Arial" w:hAnsi="Arial" w:cs="Arial"/>
          <w:sz w:val="22"/>
          <w:szCs w:val="22"/>
        </w:rPr>
        <w:t>mid-February 2020</w:t>
      </w:r>
      <w:r w:rsidR="00F42065" w:rsidRPr="005B3E97">
        <w:rPr>
          <w:rFonts w:ascii="Arial" w:hAnsi="Arial" w:cs="Arial"/>
          <w:sz w:val="22"/>
          <w:szCs w:val="22"/>
        </w:rPr>
        <w:t xml:space="preserve"> </w:t>
      </w:r>
      <w:r w:rsidR="0092794F" w:rsidRPr="005B3E97">
        <w:rPr>
          <w:rFonts w:ascii="Arial" w:hAnsi="Arial" w:cs="Arial"/>
          <w:sz w:val="22"/>
          <w:szCs w:val="22"/>
        </w:rPr>
        <w:t xml:space="preserve">to estimate the parameters of each model, which was then used to predict death rates for subsequent weeks as estimates of </w:t>
      </w:r>
      <w:r w:rsidR="00D32FD6" w:rsidRPr="005B3E97">
        <w:rPr>
          <w:rFonts w:ascii="Arial" w:hAnsi="Arial" w:cs="Arial"/>
          <w:sz w:val="22"/>
          <w:szCs w:val="22"/>
        </w:rPr>
        <w:t xml:space="preserve">the </w:t>
      </w:r>
      <w:r w:rsidR="0092794F" w:rsidRPr="005B3E97">
        <w:rPr>
          <w:rFonts w:ascii="Arial" w:hAnsi="Arial" w:cs="Arial"/>
          <w:sz w:val="22"/>
          <w:szCs w:val="22"/>
        </w:rPr>
        <w:t xml:space="preserve">counterfactual </w:t>
      </w:r>
      <w:r w:rsidR="00412FFE" w:rsidRPr="005B3E97">
        <w:rPr>
          <w:rFonts w:ascii="Arial" w:hAnsi="Arial" w:cs="Arial"/>
          <w:sz w:val="22"/>
          <w:szCs w:val="22"/>
        </w:rPr>
        <w:t xml:space="preserve">death rates </w:t>
      </w:r>
      <w:r w:rsidR="0092794F" w:rsidRPr="005B3E97">
        <w:rPr>
          <w:rFonts w:ascii="Arial" w:hAnsi="Arial" w:cs="Arial"/>
          <w:sz w:val="22"/>
          <w:szCs w:val="22"/>
        </w:rPr>
        <w:t>(</w:t>
      </w:r>
      <w:r w:rsidR="00D32FD6" w:rsidRPr="005B3E97">
        <w:rPr>
          <w:rFonts w:ascii="Arial" w:hAnsi="Arial" w:cs="Arial"/>
          <w:sz w:val="22"/>
          <w:szCs w:val="22"/>
        </w:rPr>
        <w:t xml:space="preserve">i.e., if the </w:t>
      </w:r>
      <w:r w:rsidR="0092794F" w:rsidRPr="005B3E97">
        <w:rPr>
          <w:rFonts w:ascii="Arial" w:hAnsi="Arial" w:cs="Arial"/>
          <w:sz w:val="22"/>
          <w:szCs w:val="22"/>
        </w:rPr>
        <w:t>pandemic</w:t>
      </w:r>
      <w:r w:rsidR="00D32FD6" w:rsidRPr="005B3E97">
        <w:rPr>
          <w:rFonts w:ascii="Arial" w:hAnsi="Arial" w:cs="Arial"/>
          <w:sz w:val="22"/>
          <w:szCs w:val="22"/>
        </w:rPr>
        <w:t xml:space="preserve"> had not occurred</w:t>
      </w:r>
      <w:r w:rsidR="0092794F" w:rsidRPr="005B3E97">
        <w:rPr>
          <w:rFonts w:ascii="Arial" w:hAnsi="Arial" w:cs="Arial"/>
          <w:sz w:val="22"/>
          <w:szCs w:val="22"/>
        </w:rPr>
        <w:t xml:space="preserve">). </w:t>
      </w:r>
      <w:r w:rsidR="00F86701" w:rsidRPr="005B3E97">
        <w:rPr>
          <w:rFonts w:ascii="Arial" w:hAnsi="Arial" w:cs="Arial"/>
          <w:sz w:val="22"/>
          <w:szCs w:val="22"/>
        </w:rPr>
        <w:t>For the projection period,</w:t>
      </w:r>
      <w:r w:rsidR="009A53C5" w:rsidRPr="005B3E97">
        <w:rPr>
          <w:rFonts w:ascii="Arial" w:hAnsi="Arial" w:cs="Arial"/>
          <w:sz w:val="22"/>
          <w:szCs w:val="22"/>
        </w:rPr>
        <w:t xml:space="preserve"> we used </w:t>
      </w:r>
      <w:r w:rsidR="00F86701" w:rsidRPr="005B3E97">
        <w:rPr>
          <w:rFonts w:ascii="Arial" w:hAnsi="Arial" w:cs="Arial"/>
          <w:sz w:val="22"/>
          <w:szCs w:val="22"/>
        </w:rPr>
        <w:t xml:space="preserve">recorded </w:t>
      </w:r>
      <w:r w:rsidR="009A53C5" w:rsidRPr="005B3E97">
        <w:rPr>
          <w:rFonts w:ascii="Arial" w:hAnsi="Arial" w:cs="Arial"/>
          <w:sz w:val="22"/>
          <w:szCs w:val="22"/>
        </w:rPr>
        <w:t xml:space="preserve">temperature </w:t>
      </w:r>
      <w:r w:rsidR="00F86701" w:rsidRPr="005B3E97">
        <w:rPr>
          <w:rFonts w:ascii="Arial" w:hAnsi="Arial" w:cs="Arial"/>
          <w:sz w:val="22"/>
          <w:szCs w:val="22"/>
        </w:rPr>
        <w:t>so that our projections take into consideration actual temperature in 2020</w:t>
      </w:r>
      <w:r w:rsidR="009A53C5" w:rsidRPr="005B3E97">
        <w:rPr>
          <w:rFonts w:ascii="Arial" w:hAnsi="Arial" w:cs="Arial"/>
          <w:sz w:val="22"/>
          <w:szCs w:val="22"/>
        </w:rPr>
        <w:t xml:space="preserve">. </w:t>
      </w:r>
      <w:r w:rsidR="0092794F" w:rsidRPr="005B3E97">
        <w:rPr>
          <w:rFonts w:ascii="Arial" w:hAnsi="Arial" w:cs="Arial"/>
          <w:sz w:val="22"/>
          <w:szCs w:val="22"/>
        </w:rPr>
        <w:t xml:space="preserve">This choice of training and prediction periods assumes that the number of deaths </w:t>
      </w:r>
      <w:r w:rsidR="00CF0C09" w:rsidRPr="005B3E97">
        <w:rPr>
          <w:rFonts w:ascii="Arial" w:hAnsi="Arial" w:cs="Arial"/>
          <w:sz w:val="22"/>
          <w:szCs w:val="22"/>
        </w:rPr>
        <w:t>that are</w:t>
      </w:r>
      <w:r w:rsidR="0092794F" w:rsidRPr="005B3E97">
        <w:rPr>
          <w:rFonts w:ascii="Arial" w:hAnsi="Arial" w:cs="Arial"/>
          <w:sz w:val="22"/>
          <w:szCs w:val="22"/>
        </w:rPr>
        <w:t xml:space="preserve"> directly or indirectly</w:t>
      </w:r>
      <w:r w:rsidR="00CF0C09" w:rsidRPr="005B3E97">
        <w:rPr>
          <w:rFonts w:ascii="Arial" w:hAnsi="Arial" w:cs="Arial"/>
          <w:sz w:val="22"/>
          <w:szCs w:val="22"/>
        </w:rPr>
        <w:t xml:space="preserve"> related</w:t>
      </w:r>
      <w:r w:rsidR="0092794F" w:rsidRPr="005B3E97">
        <w:rPr>
          <w:rFonts w:ascii="Arial" w:hAnsi="Arial" w:cs="Arial"/>
          <w:sz w:val="22"/>
          <w:szCs w:val="22"/>
        </w:rPr>
        <w:t xml:space="preserve"> to the Covid-19 pandemic was negligible through </w:t>
      </w:r>
      <w:r w:rsidR="00D64289" w:rsidRPr="005B3E97">
        <w:rPr>
          <w:rFonts w:ascii="Arial" w:hAnsi="Arial" w:cs="Arial"/>
          <w:sz w:val="22"/>
          <w:szCs w:val="22"/>
        </w:rPr>
        <w:t>mid-February 2020</w:t>
      </w:r>
      <w:r w:rsidR="00B81BAD" w:rsidRPr="005B3E97">
        <w:rPr>
          <w:rFonts w:ascii="Arial" w:hAnsi="Arial" w:cs="Arial"/>
          <w:sz w:val="22"/>
          <w:szCs w:val="22"/>
        </w:rPr>
        <w:t xml:space="preserve"> in these countries</w:t>
      </w:r>
      <w:r w:rsidR="00092DCD" w:rsidRPr="005B3E97">
        <w:rPr>
          <w:rFonts w:ascii="Arial" w:hAnsi="Arial" w:cs="Arial"/>
          <w:sz w:val="22"/>
          <w:szCs w:val="22"/>
        </w:rPr>
        <w:t>,</w:t>
      </w:r>
      <w:r w:rsidR="0092794F" w:rsidRPr="005B3E97">
        <w:rPr>
          <w:rFonts w:ascii="Arial" w:hAnsi="Arial" w:cs="Arial"/>
          <w:sz w:val="22"/>
          <w:szCs w:val="22"/>
        </w:rPr>
        <w:t xml:space="preserve"> but it allows for impacts to have appeared in subsequent weeks. </w:t>
      </w:r>
    </w:p>
    <w:p w14:paraId="7CAA839A" w14:textId="77777777" w:rsidR="005726A9" w:rsidRPr="005B3E97" w:rsidRDefault="005726A9" w:rsidP="005726A9">
      <w:pPr>
        <w:spacing w:line="480" w:lineRule="auto"/>
        <w:jc w:val="both"/>
        <w:rPr>
          <w:rFonts w:ascii="Arial" w:hAnsi="Arial" w:cs="Arial"/>
          <w:sz w:val="22"/>
          <w:szCs w:val="22"/>
        </w:rPr>
      </w:pPr>
    </w:p>
    <w:p w14:paraId="4D2D49B1" w14:textId="6CAAD521" w:rsidR="001F5397" w:rsidRPr="005B3E97" w:rsidRDefault="00F2121C" w:rsidP="004C6151">
      <w:pPr>
        <w:spacing w:line="480" w:lineRule="auto"/>
        <w:jc w:val="both"/>
        <w:rPr>
          <w:rFonts w:ascii="Arial" w:hAnsi="Arial" w:cs="Arial"/>
          <w:sz w:val="22"/>
          <w:szCs w:val="22"/>
        </w:rPr>
      </w:pPr>
      <w:r w:rsidRPr="005B3E97">
        <w:rPr>
          <w:rFonts w:ascii="Arial" w:hAnsi="Arial" w:cs="Arial"/>
          <w:sz w:val="22"/>
          <w:szCs w:val="22"/>
        </w:rPr>
        <w:t>We used weakly</w:t>
      </w:r>
      <w:r w:rsidR="00C35E7E">
        <w:rPr>
          <w:rFonts w:ascii="Arial" w:hAnsi="Arial" w:cs="Arial"/>
          <w:sz w:val="22"/>
          <w:szCs w:val="22"/>
        </w:rPr>
        <w:t>-</w:t>
      </w:r>
      <w:r w:rsidRPr="005B3E97">
        <w:rPr>
          <w:rFonts w:ascii="Arial" w:hAnsi="Arial" w:cs="Arial"/>
          <w:sz w:val="22"/>
          <w:szCs w:val="22"/>
        </w:rPr>
        <w:t xml:space="preserve">informative log gamma priors on log precision with both shape and rate equal to </w:t>
      </w:r>
      <w:r w:rsidR="003770BA">
        <w:rPr>
          <w:rFonts w:ascii="Arial" w:hAnsi="Arial" w:cs="Arial"/>
          <w:sz w:val="22"/>
          <w:szCs w:val="22"/>
        </w:rPr>
        <w:t>0.001</w:t>
      </w:r>
      <w:r w:rsidRPr="005B3E97">
        <w:rPr>
          <w:rFonts w:ascii="Arial" w:hAnsi="Arial" w:cs="Arial"/>
          <w:sz w:val="22"/>
          <w:szCs w:val="22"/>
        </w:rPr>
        <w:t>. We tested the sensitivity of the results to the choice of prior through the use of penalized complexity priors</w:t>
      </w:r>
      <w:r w:rsidR="00653DE3" w:rsidRPr="005B3E97">
        <w:rPr>
          <w:rFonts w:ascii="Arial" w:hAnsi="Arial" w:cs="Arial"/>
          <w:sz w:val="22"/>
          <w:szCs w:val="22"/>
        </w:rPr>
        <w:t xml:space="preserve"> and found that the results were similar</w:t>
      </w:r>
      <w:r w:rsidRPr="005B3E97">
        <w:rPr>
          <w:rFonts w:ascii="Arial" w:hAnsi="Arial" w:cs="Arial"/>
          <w:sz w:val="22"/>
          <w:szCs w:val="22"/>
        </w:rPr>
        <w:t xml:space="preserve">. </w:t>
      </w:r>
      <w:r w:rsidR="005726A9" w:rsidRPr="005B3E97">
        <w:rPr>
          <w:rFonts w:ascii="Arial" w:hAnsi="Arial" w:cs="Arial"/>
          <w:sz w:val="22"/>
          <w:szCs w:val="22"/>
        </w:rPr>
        <w:t>All models were fitted using integrated nested Laplace approximation (INLA),</w:t>
      </w:r>
      <w:r w:rsidR="00414EEC" w:rsidRPr="005B3E97">
        <w:rPr>
          <w:rFonts w:ascii="Arial" w:hAnsi="Arial" w:cs="Arial"/>
          <w:sz w:val="22"/>
          <w:szCs w:val="22"/>
        </w:rPr>
        <w:t>[Rue, 2009 #5536]</w:t>
      </w:r>
      <w:r w:rsidR="005726A9" w:rsidRPr="005B3E97">
        <w:rPr>
          <w:rFonts w:ascii="Arial" w:hAnsi="Arial" w:cs="Arial"/>
          <w:sz w:val="22"/>
          <w:szCs w:val="22"/>
        </w:rPr>
        <w:t xml:space="preserve"> implemented in the R-INLA software (version </w:t>
      </w:r>
      <w:r w:rsidR="00380CE0" w:rsidRPr="005B3E97">
        <w:rPr>
          <w:rFonts w:ascii="Arial" w:hAnsi="Arial" w:cs="Arial"/>
          <w:sz w:val="22"/>
          <w:szCs w:val="22"/>
        </w:rPr>
        <w:t>20.03</w:t>
      </w:r>
      <w:r w:rsidR="005726A9" w:rsidRPr="005B3E97">
        <w:rPr>
          <w:rFonts w:ascii="Arial" w:hAnsi="Arial" w:cs="Arial"/>
          <w:sz w:val="22"/>
          <w:szCs w:val="22"/>
        </w:rPr>
        <w:t xml:space="preserve">). </w:t>
      </w:r>
      <w:r w:rsidR="001F5397" w:rsidRPr="005B3E97">
        <w:rPr>
          <w:rFonts w:ascii="Arial" w:hAnsi="Arial" w:cs="Arial"/>
          <w:sz w:val="22"/>
          <w:szCs w:val="22"/>
        </w:rPr>
        <w:t xml:space="preserve">We took </w:t>
      </w:r>
      <w:r w:rsidR="002B4833" w:rsidRPr="005B3E97">
        <w:rPr>
          <w:rFonts w:ascii="Arial" w:hAnsi="Arial" w:cs="Arial"/>
          <w:sz w:val="22"/>
          <w:szCs w:val="22"/>
        </w:rPr>
        <w:t>1</w:t>
      </w:r>
      <w:r w:rsidR="00F86701" w:rsidRPr="005B3E97">
        <w:rPr>
          <w:rFonts w:ascii="Arial" w:hAnsi="Arial" w:cs="Arial"/>
          <w:sz w:val="22"/>
          <w:szCs w:val="22"/>
        </w:rPr>
        <w:t>,000</w:t>
      </w:r>
      <w:r w:rsidR="001F5397" w:rsidRPr="005B3E97">
        <w:rPr>
          <w:rFonts w:ascii="Arial" w:hAnsi="Arial" w:cs="Arial"/>
          <w:sz w:val="22"/>
          <w:szCs w:val="22"/>
        </w:rPr>
        <w:t xml:space="preserve"> draws from the posterior</w:t>
      </w:r>
      <w:r w:rsidR="00D121FB" w:rsidRPr="005B3E97">
        <w:rPr>
          <w:rFonts w:ascii="Arial" w:hAnsi="Arial" w:cs="Arial"/>
          <w:sz w:val="22"/>
          <w:szCs w:val="22"/>
        </w:rPr>
        <w:t xml:space="preserve"> </w:t>
      </w:r>
      <w:r w:rsidR="001F5397" w:rsidRPr="005B3E97">
        <w:rPr>
          <w:rFonts w:ascii="Arial" w:hAnsi="Arial" w:cs="Arial"/>
          <w:sz w:val="22"/>
          <w:szCs w:val="22"/>
        </w:rPr>
        <w:t>distribution of age-specific death</w:t>
      </w:r>
      <w:r w:rsidR="0069506D" w:rsidRPr="005B3E97">
        <w:rPr>
          <w:rFonts w:ascii="Arial" w:hAnsi="Arial" w:cs="Arial"/>
          <w:sz w:val="22"/>
          <w:szCs w:val="22"/>
        </w:rPr>
        <w:t>s</w:t>
      </w:r>
      <w:r w:rsidR="001F5397" w:rsidRPr="005B3E97">
        <w:rPr>
          <w:rFonts w:ascii="Arial" w:hAnsi="Arial" w:cs="Arial"/>
          <w:sz w:val="22"/>
          <w:szCs w:val="22"/>
        </w:rPr>
        <w:t xml:space="preserve"> under each </w:t>
      </w:r>
      <w:r w:rsidR="00143F5F">
        <w:rPr>
          <w:rFonts w:ascii="Arial" w:hAnsi="Arial" w:cs="Arial"/>
          <w:sz w:val="22"/>
          <w:szCs w:val="22"/>
        </w:rPr>
        <w:t xml:space="preserve">of the 16 </w:t>
      </w:r>
      <w:r w:rsidR="001F5397" w:rsidRPr="005B3E97">
        <w:rPr>
          <w:rFonts w:ascii="Arial" w:hAnsi="Arial" w:cs="Arial"/>
          <w:sz w:val="22"/>
          <w:szCs w:val="22"/>
        </w:rPr>
        <w:t>model</w:t>
      </w:r>
      <w:r w:rsidR="00143F5F">
        <w:rPr>
          <w:rFonts w:ascii="Arial" w:hAnsi="Arial" w:cs="Arial"/>
          <w:sz w:val="22"/>
          <w:szCs w:val="22"/>
        </w:rPr>
        <w:t>s</w:t>
      </w:r>
      <w:r w:rsidR="001F5397" w:rsidRPr="005B3E97">
        <w:rPr>
          <w:rFonts w:ascii="Arial" w:hAnsi="Arial" w:cs="Arial"/>
          <w:sz w:val="22"/>
          <w:szCs w:val="22"/>
        </w:rPr>
        <w:t xml:space="preserve">, and pooled the </w:t>
      </w:r>
      <w:r w:rsidR="00654CDB" w:rsidRPr="005B3E97">
        <w:rPr>
          <w:rFonts w:ascii="Arial" w:hAnsi="Arial" w:cs="Arial"/>
          <w:sz w:val="22"/>
          <w:szCs w:val="22"/>
        </w:rPr>
        <w:t>16,000</w:t>
      </w:r>
      <w:r w:rsidR="00143F5F">
        <w:rPr>
          <w:rFonts w:ascii="Arial" w:hAnsi="Arial" w:cs="Arial"/>
          <w:sz w:val="22"/>
          <w:szCs w:val="22"/>
        </w:rPr>
        <w:t xml:space="preserve"> </w:t>
      </w:r>
      <w:r w:rsidR="001F5397" w:rsidRPr="005B3E97">
        <w:rPr>
          <w:rFonts w:ascii="Arial" w:hAnsi="Arial" w:cs="Arial"/>
          <w:sz w:val="22"/>
          <w:szCs w:val="22"/>
        </w:rPr>
        <w:t>draws to obtain the posterior</w:t>
      </w:r>
      <w:r w:rsidR="00D121FB" w:rsidRPr="005B3E97">
        <w:rPr>
          <w:rFonts w:ascii="Arial" w:hAnsi="Arial" w:cs="Arial"/>
          <w:sz w:val="22"/>
          <w:szCs w:val="22"/>
        </w:rPr>
        <w:t xml:space="preserve"> </w:t>
      </w:r>
      <w:r w:rsidR="001F5397" w:rsidRPr="005B3E97">
        <w:rPr>
          <w:rFonts w:ascii="Arial" w:hAnsi="Arial" w:cs="Arial"/>
          <w:sz w:val="22"/>
          <w:szCs w:val="22"/>
        </w:rPr>
        <w:t>distribution of age-specific death</w:t>
      </w:r>
      <w:r w:rsidR="0069506D" w:rsidRPr="005B3E97">
        <w:rPr>
          <w:rFonts w:ascii="Arial" w:hAnsi="Arial" w:cs="Arial"/>
          <w:sz w:val="22"/>
          <w:szCs w:val="22"/>
        </w:rPr>
        <w:t>s</w:t>
      </w:r>
      <w:r w:rsidR="001F5397" w:rsidRPr="005B3E97">
        <w:rPr>
          <w:rFonts w:ascii="Arial" w:hAnsi="Arial" w:cs="Arial"/>
          <w:sz w:val="22"/>
          <w:szCs w:val="22"/>
        </w:rPr>
        <w:t xml:space="preserve"> </w:t>
      </w:r>
      <w:r w:rsidR="007B2C20" w:rsidRPr="005B3E97">
        <w:rPr>
          <w:rFonts w:ascii="Arial" w:hAnsi="Arial" w:cs="Arial"/>
          <w:sz w:val="22"/>
          <w:szCs w:val="22"/>
        </w:rPr>
        <w:t xml:space="preserve">if </w:t>
      </w:r>
      <w:r w:rsidR="007525A9" w:rsidRPr="005B3E97">
        <w:rPr>
          <w:rFonts w:ascii="Arial" w:hAnsi="Arial" w:cs="Arial"/>
          <w:sz w:val="22"/>
          <w:szCs w:val="22"/>
        </w:rPr>
        <w:t xml:space="preserve">the </w:t>
      </w:r>
      <w:r w:rsidR="007B2C20" w:rsidRPr="005B3E97">
        <w:rPr>
          <w:rFonts w:ascii="Arial" w:hAnsi="Arial" w:cs="Arial"/>
          <w:sz w:val="22"/>
          <w:szCs w:val="22"/>
        </w:rPr>
        <w:t>Covid-19 pandemic had not taken place.</w:t>
      </w:r>
      <w:r w:rsidR="005726A9" w:rsidRPr="005B3E97">
        <w:rPr>
          <w:rFonts w:ascii="Arial" w:hAnsi="Arial" w:cs="Arial"/>
          <w:sz w:val="22"/>
          <w:szCs w:val="22"/>
        </w:rPr>
        <w:t xml:space="preserve"> </w:t>
      </w:r>
      <w:r w:rsidR="00C4584C" w:rsidRPr="005B3E97">
        <w:rPr>
          <w:rFonts w:ascii="Arial" w:hAnsi="Arial" w:cs="Arial"/>
          <w:sz w:val="22"/>
          <w:szCs w:val="22"/>
        </w:rPr>
        <w:t>This approach incorporates both the uncertainty of estimates from each model and the uncertainty in the choice of model.</w:t>
      </w:r>
      <w:r w:rsidR="00C4584C">
        <w:rPr>
          <w:rFonts w:ascii="Arial" w:hAnsi="Arial" w:cs="Arial"/>
          <w:sz w:val="22"/>
          <w:szCs w:val="22"/>
        </w:rPr>
        <w:t xml:space="preserve"> </w:t>
      </w:r>
      <w:r w:rsidR="005726A9" w:rsidRPr="005B3E97">
        <w:rPr>
          <w:rFonts w:ascii="Arial" w:hAnsi="Arial" w:cs="Arial"/>
          <w:sz w:val="22"/>
          <w:szCs w:val="22"/>
        </w:rPr>
        <w:t>The reported credible intervals represent the 2.5</w:t>
      </w:r>
      <w:r w:rsidR="005726A9" w:rsidRPr="005B3E97">
        <w:rPr>
          <w:rFonts w:ascii="Arial" w:hAnsi="Arial" w:cs="Arial"/>
          <w:sz w:val="22"/>
          <w:szCs w:val="22"/>
          <w:vertAlign w:val="superscript"/>
        </w:rPr>
        <w:t>th</w:t>
      </w:r>
      <w:r w:rsidR="005726A9" w:rsidRPr="005B3E97">
        <w:rPr>
          <w:rFonts w:ascii="Arial" w:hAnsi="Arial" w:cs="Arial"/>
          <w:sz w:val="22"/>
          <w:szCs w:val="22"/>
        </w:rPr>
        <w:t xml:space="preserve"> and 97.5</w:t>
      </w:r>
      <w:r w:rsidR="005726A9" w:rsidRPr="005B3E97">
        <w:rPr>
          <w:rFonts w:ascii="Arial" w:hAnsi="Arial" w:cs="Arial"/>
          <w:sz w:val="22"/>
          <w:szCs w:val="22"/>
          <w:vertAlign w:val="superscript"/>
        </w:rPr>
        <w:t>th</w:t>
      </w:r>
      <w:r w:rsidR="005726A9" w:rsidRPr="005B3E97">
        <w:rPr>
          <w:rFonts w:ascii="Arial" w:hAnsi="Arial" w:cs="Arial"/>
          <w:sz w:val="22"/>
          <w:szCs w:val="22"/>
        </w:rPr>
        <w:t xml:space="preserve"> percentiles of the posterior distribution of the draws from the </w:t>
      </w:r>
      <w:r w:rsidR="0034561D" w:rsidRPr="005B3E97">
        <w:rPr>
          <w:rFonts w:ascii="Arial" w:hAnsi="Arial" w:cs="Arial"/>
          <w:sz w:val="22"/>
          <w:szCs w:val="22"/>
        </w:rPr>
        <w:t xml:space="preserve">entire </w:t>
      </w:r>
      <w:r w:rsidR="005726A9" w:rsidRPr="005B3E97">
        <w:rPr>
          <w:rFonts w:ascii="Arial" w:hAnsi="Arial" w:cs="Arial"/>
          <w:sz w:val="22"/>
          <w:szCs w:val="22"/>
        </w:rPr>
        <w:t>ensemble.</w:t>
      </w:r>
      <w:r w:rsidR="007B2C20" w:rsidRPr="005B3E97">
        <w:rPr>
          <w:rFonts w:ascii="Arial" w:hAnsi="Arial" w:cs="Arial"/>
          <w:sz w:val="22"/>
          <w:szCs w:val="22"/>
        </w:rPr>
        <w:t xml:space="preserve"> </w:t>
      </w:r>
      <w:r w:rsidR="004C6151" w:rsidRPr="004C6151">
        <w:rPr>
          <w:rFonts w:ascii="Arial" w:hAnsi="Arial" w:cs="Arial"/>
          <w:sz w:val="22"/>
          <w:szCs w:val="22"/>
        </w:rPr>
        <w:t>We also</w:t>
      </w:r>
      <w:r w:rsidR="004C6151">
        <w:rPr>
          <w:rFonts w:ascii="Arial" w:hAnsi="Arial" w:cs="Arial"/>
          <w:sz w:val="22"/>
          <w:szCs w:val="22"/>
        </w:rPr>
        <w:t xml:space="preserve"> </w:t>
      </w:r>
      <w:r w:rsidR="004C6151" w:rsidRPr="004C6151">
        <w:rPr>
          <w:rFonts w:ascii="Arial" w:hAnsi="Arial" w:cs="Arial"/>
          <w:sz w:val="22"/>
          <w:szCs w:val="22"/>
        </w:rPr>
        <w:t>report the posterior probability that an estimated increase</w:t>
      </w:r>
      <w:r w:rsidR="004C6151">
        <w:rPr>
          <w:rFonts w:ascii="Arial" w:hAnsi="Arial" w:cs="Arial"/>
          <w:sz w:val="22"/>
          <w:szCs w:val="22"/>
        </w:rPr>
        <w:t xml:space="preserve"> in deaths </w:t>
      </w:r>
      <w:r w:rsidR="004C6151" w:rsidRPr="004C6151">
        <w:rPr>
          <w:rFonts w:ascii="Arial" w:hAnsi="Arial" w:cs="Arial"/>
          <w:sz w:val="22"/>
          <w:szCs w:val="22"/>
        </w:rPr>
        <w:t xml:space="preserve">corresponds to a truly increasing </w:t>
      </w:r>
      <w:r w:rsidR="004C6151">
        <w:rPr>
          <w:rFonts w:ascii="Arial" w:hAnsi="Arial" w:cs="Arial"/>
          <w:sz w:val="22"/>
          <w:szCs w:val="22"/>
        </w:rPr>
        <w:t>(</w:t>
      </w:r>
      <w:r w:rsidR="004C6151" w:rsidRPr="004C6151">
        <w:rPr>
          <w:rFonts w:ascii="Arial" w:hAnsi="Arial" w:cs="Arial"/>
          <w:sz w:val="22"/>
          <w:szCs w:val="22"/>
        </w:rPr>
        <w:t>or</w:t>
      </w:r>
      <w:r w:rsidR="004C6151">
        <w:rPr>
          <w:rFonts w:ascii="Arial" w:hAnsi="Arial" w:cs="Arial"/>
          <w:sz w:val="22"/>
          <w:szCs w:val="22"/>
        </w:rPr>
        <w:t xml:space="preserve"> </w:t>
      </w:r>
      <w:r w:rsidR="004C6151" w:rsidRPr="004C6151">
        <w:rPr>
          <w:rFonts w:ascii="Arial" w:hAnsi="Arial" w:cs="Arial"/>
          <w:sz w:val="22"/>
          <w:szCs w:val="22"/>
        </w:rPr>
        <w:t>decreasing trend</w:t>
      </w:r>
      <w:r w:rsidR="004C6151">
        <w:rPr>
          <w:rFonts w:ascii="Arial" w:hAnsi="Arial" w:cs="Arial"/>
          <w:sz w:val="22"/>
          <w:szCs w:val="22"/>
        </w:rPr>
        <w:t>)</w:t>
      </w:r>
      <w:r w:rsidR="004C6151" w:rsidRPr="004C6151">
        <w:rPr>
          <w:rFonts w:ascii="Arial" w:hAnsi="Arial" w:cs="Arial"/>
          <w:sz w:val="22"/>
          <w:szCs w:val="22"/>
        </w:rPr>
        <w:t xml:space="preserve">. </w:t>
      </w:r>
      <w:r w:rsidR="004C6151">
        <w:rPr>
          <w:rFonts w:ascii="Arial" w:hAnsi="Arial" w:cs="Arial"/>
          <w:sz w:val="22"/>
          <w:szCs w:val="22"/>
        </w:rPr>
        <w:t>P</w:t>
      </w:r>
      <w:r w:rsidR="004C6151" w:rsidRPr="004C6151">
        <w:rPr>
          <w:rFonts w:ascii="Arial" w:hAnsi="Arial" w:cs="Arial"/>
          <w:sz w:val="22"/>
          <w:szCs w:val="22"/>
        </w:rPr>
        <w:t xml:space="preserve">osterior probability would </w:t>
      </w:r>
      <w:commentRangeStart w:id="64"/>
      <w:r w:rsidR="004C6151" w:rsidRPr="004C6151">
        <w:rPr>
          <w:rFonts w:ascii="Arial" w:hAnsi="Arial" w:cs="Arial"/>
          <w:sz w:val="22"/>
          <w:szCs w:val="22"/>
        </w:rPr>
        <w:t xml:space="preserve">be </w:t>
      </w:r>
      <w:del w:id="65" w:author="Parks, Robbie M" w:date="2020-07-22T21:38:00Z">
        <w:r w:rsidR="004C6151" w:rsidRPr="004C6151" w:rsidDel="00F535F2">
          <w:rPr>
            <w:rFonts w:ascii="Arial" w:hAnsi="Arial" w:cs="Arial"/>
            <w:sz w:val="22"/>
            <w:szCs w:val="22"/>
          </w:rPr>
          <w:delText>0·50</w:delText>
        </w:r>
      </w:del>
      <w:ins w:id="66" w:author="Parks, Robbie M" w:date="2020-07-22T21:38:00Z">
        <w:r w:rsidR="00F535F2">
          <w:rPr>
            <w:rFonts w:ascii="Arial" w:hAnsi="Arial" w:cs="Arial"/>
            <w:sz w:val="22"/>
            <w:szCs w:val="22"/>
          </w:rPr>
          <w:t>50%</w:t>
        </w:r>
      </w:ins>
      <w:r w:rsidR="004C6151" w:rsidRPr="004C6151">
        <w:rPr>
          <w:rFonts w:ascii="Arial" w:hAnsi="Arial" w:cs="Arial"/>
          <w:sz w:val="22"/>
          <w:szCs w:val="22"/>
        </w:rPr>
        <w:t xml:space="preserve"> </w:t>
      </w:r>
      <w:commentRangeEnd w:id="64"/>
      <w:r w:rsidR="00F535F2">
        <w:rPr>
          <w:rStyle w:val="CommentReference"/>
          <w:rFonts w:asciiTheme="minorHAnsi" w:eastAsiaTheme="minorHAnsi" w:hAnsiTheme="minorHAnsi" w:cstheme="minorBidi"/>
          <w:lang w:eastAsia="en-US"/>
        </w:rPr>
        <w:commentReference w:id="64"/>
      </w:r>
      <w:r w:rsidR="004C6151" w:rsidRPr="004C6151">
        <w:rPr>
          <w:rFonts w:ascii="Arial" w:hAnsi="Arial" w:cs="Arial"/>
          <w:sz w:val="22"/>
          <w:szCs w:val="22"/>
        </w:rPr>
        <w:t>in a country</w:t>
      </w:r>
      <w:r w:rsidR="004C6151">
        <w:rPr>
          <w:rFonts w:ascii="Arial" w:hAnsi="Arial" w:cs="Arial"/>
          <w:sz w:val="22"/>
          <w:szCs w:val="22"/>
        </w:rPr>
        <w:t xml:space="preserve"> and/or week</w:t>
      </w:r>
      <w:r w:rsidR="004C6151" w:rsidRPr="004C6151">
        <w:rPr>
          <w:rFonts w:ascii="Arial" w:hAnsi="Arial" w:cs="Arial"/>
          <w:sz w:val="22"/>
          <w:szCs w:val="22"/>
        </w:rPr>
        <w:t xml:space="preserve"> in which an increase is statistically</w:t>
      </w:r>
      <w:r w:rsidR="004C6151">
        <w:rPr>
          <w:rFonts w:ascii="Arial" w:hAnsi="Arial" w:cs="Arial"/>
          <w:sz w:val="22"/>
          <w:szCs w:val="22"/>
        </w:rPr>
        <w:t xml:space="preserve"> </w:t>
      </w:r>
      <w:r w:rsidR="004C6151" w:rsidRPr="004C6151">
        <w:rPr>
          <w:rFonts w:ascii="Arial" w:hAnsi="Arial" w:cs="Arial"/>
          <w:sz w:val="22"/>
          <w:szCs w:val="22"/>
        </w:rPr>
        <w:t>indistinguishable from a decrease, and larger posterior</w:t>
      </w:r>
      <w:r w:rsidR="004C6151">
        <w:rPr>
          <w:rFonts w:ascii="Arial" w:hAnsi="Arial" w:cs="Arial"/>
          <w:sz w:val="22"/>
          <w:szCs w:val="22"/>
        </w:rPr>
        <w:t xml:space="preserve"> </w:t>
      </w:r>
      <w:r w:rsidR="004C6151" w:rsidRPr="004C6151">
        <w:rPr>
          <w:rFonts w:ascii="Arial" w:hAnsi="Arial" w:cs="Arial"/>
          <w:sz w:val="22"/>
          <w:szCs w:val="22"/>
        </w:rPr>
        <w:t>probability indicates more certainty</w:t>
      </w:r>
      <w:r w:rsidR="004C6151">
        <w:rPr>
          <w:rFonts w:ascii="Arial" w:hAnsi="Arial" w:cs="Arial"/>
          <w:sz w:val="22"/>
          <w:szCs w:val="22"/>
        </w:rPr>
        <w:t xml:space="preserve"> in an increase</w:t>
      </w:r>
      <w:r w:rsidR="004C6151" w:rsidRPr="004C6151">
        <w:rPr>
          <w:rFonts w:ascii="Arial" w:hAnsi="Arial" w:cs="Arial"/>
          <w:sz w:val="22"/>
          <w:szCs w:val="22"/>
        </w:rPr>
        <w:t>.</w:t>
      </w:r>
    </w:p>
    <w:bookmarkEnd w:id="59"/>
    <w:p w14:paraId="4F769340" w14:textId="77777777" w:rsidR="001F5397" w:rsidRPr="005B3E97" w:rsidRDefault="001F5397" w:rsidP="00783459">
      <w:pPr>
        <w:spacing w:line="480" w:lineRule="auto"/>
        <w:jc w:val="both"/>
        <w:rPr>
          <w:rFonts w:ascii="Arial" w:hAnsi="Arial" w:cs="Arial"/>
          <w:sz w:val="22"/>
          <w:szCs w:val="22"/>
        </w:rPr>
      </w:pPr>
    </w:p>
    <w:p w14:paraId="5EBC1D09" w14:textId="62E134DD" w:rsidR="006F39F8" w:rsidRPr="005B3E97" w:rsidRDefault="006F39F8" w:rsidP="006F39F8">
      <w:pPr>
        <w:spacing w:line="480" w:lineRule="auto"/>
        <w:jc w:val="both"/>
        <w:rPr>
          <w:rFonts w:ascii="Arial" w:hAnsi="Arial" w:cs="Arial"/>
          <w:sz w:val="22"/>
          <w:szCs w:val="22"/>
        </w:rPr>
      </w:pPr>
      <w:r w:rsidRPr="005B3E97">
        <w:rPr>
          <w:rFonts w:ascii="Arial" w:hAnsi="Arial" w:cs="Arial"/>
          <w:sz w:val="22"/>
          <w:szCs w:val="22"/>
        </w:rPr>
        <w:lastRenderedPageBreak/>
        <w:t>We did all analyses separately by sex and age group (0-64 years, 65+ years) because death rates, and how they are impacted by the pandemic, vary by age group and sex. To obtain estimates across age groups and both sexes, we summed draws from age-sex-specific estimates.</w:t>
      </w:r>
      <w:r w:rsidR="00BA040B" w:rsidRPr="005B3E97">
        <w:rPr>
          <w:rFonts w:ascii="Arial" w:hAnsi="Arial" w:cs="Arial"/>
          <w:sz w:val="22"/>
          <w:szCs w:val="22"/>
        </w:rPr>
        <w:t xml:space="preserve"> </w:t>
      </w:r>
    </w:p>
    <w:p w14:paraId="71B2CED7" w14:textId="1AEFBDDA" w:rsidR="006F39F8" w:rsidRDefault="006F39F8" w:rsidP="006F39F8">
      <w:pPr>
        <w:spacing w:line="480" w:lineRule="auto"/>
        <w:jc w:val="both"/>
        <w:rPr>
          <w:rFonts w:ascii="Arial" w:hAnsi="Arial" w:cs="Arial"/>
          <w:sz w:val="22"/>
          <w:szCs w:val="22"/>
        </w:rPr>
      </w:pPr>
    </w:p>
    <w:p w14:paraId="7A5305F2" w14:textId="19C8B217" w:rsidR="009D1ED2" w:rsidRPr="009D1ED2" w:rsidRDefault="009D1ED2" w:rsidP="006F39F8">
      <w:pPr>
        <w:spacing w:line="480" w:lineRule="auto"/>
        <w:jc w:val="both"/>
        <w:rPr>
          <w:rFonts w:ascii="Arial" w:hAnsi="Arial" w:cs="Arial"/>
          <w:i/>
          <w:iCs/>
          <w:sz w:val="22"/>
          <w:szCs w:val="22"/>
        </w:rPr>
      </w:pPr>
      <w:r w:rsidRPr="009D1ED2">
        <w:rPr>
          <w:rFonts w:ascii="Arial" w:hAnsi="Arial" w:cs="Arial"/>
          <w:i/>
          <w:iCs/>
          <w:sz w:val="22"/>
          <w:szCs w:val="22"/>
        </w:rPr>
        <w:t xml:space="preserve">Validation of </w:t>
      </w:r>
      <w:r w:rsidR="0070610D">
        <w:rPr>
          <w:rFonts w:ascii="Arial" w:hAnsi="Arial" w:cs="Arial"/>
          <w:i/>
          <w:iCs/>
          <w:sz w:val="22"/>
          <w:szCs w:val="22"/>
        </w:rPr>
        <w:t xml:space="preserve">no-pandemic baseline </w:t>
      </w:r>
      <w:r w:rsidRPr="009D1ED2">
        <w:rPr>
          <w:rFonts w:ascii="Arial" w:hAnsi="Arial" w:cs="Arial"/>
          <w:i/>
          <w:iCs/>
          <w:sz w:val="22"/>
          <w:szCs w:val="22"/>
        </w:rPr>
        <w:t xml:space="preserve">weekly </w:t>
      </w:r>
      <w:r w:rsidR="0070610D">
        <w:rPr>
          <w:rFonts w:ascii="Arial" w:hAnsi="Arial" w:cs="Arial"/>
          <w:i/>
          <w:iCs/>
          <w:sz w:val="22"/>
          <w:szCs w:val="22"/>
        </w:rPr>
        <w:t xml:space="preserve">deaths </w:t>
      </w:r>
    </w:p>
    <w:p w14:paraId="0BA9BB4F" w14:textId="30B81A49" w:rsidR="006E3DF5" w:rsidRDefault="00684A05" w:rsidP="005346AF">
      <w:pPr>
        <w:spacing w:line="480" w:lineRule="auto"/>
        <w:jc w:val="both"/>
        <w:rPr>
          <w:rFonts w:ascii="Arial" w:hAnsi="Arial" w:cs="Arial"/>
          <w:sz w:val="22"/>
          <w:szCs w:val="22"/>
        </w:rPr>
      </w:pPr>
      <w:r w:rsidRPr="005B3E97">
        <w:rPr>
          <w:rFonts w:ascii="Arial" w:hAnsi="Arial" w:cs="Arial"/>
          <w:sz w:val="22"/>
          <w:szCs w:val="22"/>
        </w:rPr>
        <w:t xml:space="preserve">We tested </w:t>
      </w:r>
      <w:r w:rsidR="0070610D">
        <w:rPr>
          <w:rFonts w:ascii="Arial" w:hAnsi="Arial" w:cs="Arial"/>
          <w:sz w:val="22"/>
          <w:szCs w:val="22"/>
        </w:rPr>
        <w:t xml:space="preserve">how well our model ensemble estimates the number of deaths expected </w:t>
      </w:r>
      <w:r w:rsidR="000E6A2A">
        <w:rPr>
          <w:rFonts w:ascii="Arial" w:hAnsi="Arial" w:cs="Arial"/>
          <w:sz w:val="22"/>
          <w:szCs w:val="22"/>
        </w:rPr>
        <w:t xml:space="preserve">had </w:t>
      </w:r>
      <w:r w:rsidR="001C4E3B">
        <w:rPr>
          <w:rFonts w:ascii="Arial" w:hAnsi="Arial" w:cs="Arial"/>
          <w:sz w:val="22"/>
          <w:szCs w:val="22"/>
        </w:rPr>
        <w:t>the pandemic not occurred</w:t>
      </w:r>
      <w:r w:rsidR="00734479" w:rsidRPr="005B3E97">
        <w:rPr>
          <w:rFonts w:ascii="Arial" w:hAnsi="Arial" w:cs="Arial"/>
          <w:sz w:val="22"/>
          <w:szCs w:val="22"/>
        </w:rPr>
        <w:t xml:space="preserve"> </w:t>
      </w:r>
      <w:r w:rsidR="004A11DD" w:rsidRPr="005B3E97">
        <w:rPr>
          <w:rFonts w:ascii="Arial" w:hAnsi="Arial" w:cs="Arial"/>
          <w:sz w:val="22"/>
          <w:szCs w:val="22"/>
        </w:rPr>
        <w:t>by withholding</w:t>
      </w:r>
      <w:r w:rsidR="00771390" w:rsidRPr="005B3E97">
        <w:rPr>
          <w:rFonts w:ascii="Arial" w:hAnsi="Arial" w:cs="Arial"/>
          <w:sz w:val="22"/>
          <w:szCs w:val="22"/>
        </w:rPr>
        <w:t xml:space="preserve"> data for</w:t>
      </w:r>
      <w:r w:rsidR="00E74351" w:rsidRPr="005B3E97">
        <w:rPr>
          <w:rFonts w:ascii="Arial" w:hAnsi="Arial" w:cs="Arial"/>
          <w:sz w:val="22"/>
          <w:szCs w:val="22"/>
        </w:rPr>
        <w:t xml:space="preserve"> </w:t>
      </w:r>
      <w:r w:rsidR="00681F73">
        <w:rPr>
          <w:rFonts w:ascii="Arial" w:hAnsi="Arial" w:cs="Arial"/>
          <w:sz w:val="22"/>
          <w:szCs w:val="22"/>
        </w:rPr>
        <w:t>15</w:t>
      </w:r>
      <w:r w:rsidR="00681F73" w:rsidRPr="005B3E97">
        <w:rPr>
          <w:rFonts w:ascii="Arial" w:hAnsi="Arial" w:cs="Arial"/>
          <w:sz w:val="22"/>
          <w:szCs w:val="22"/>
        </w:rPr>
        <w:t xml:space="preserve"> </w:t>
      </w:r>
      <w:r w:rsidR="00E74351" w:rsidRPr="005B3E97">
        <w:rPr>
          <w:rFonts w:ascii="Arial" w:hAnsi="Arial" w:cs="Arial"/>
          <w:sz w:val="22"/>
          <w:szCs w:val="22"/>
        </w:rPr>
        <w:t>weeks</w:t>
      </w:r>
      <w:r w:rsidR="00771390" w:rsidRPr="005B3E97">
        <w:rPr>
          <w:rFonts w:ascii="Arial" w:hAnsi="Arial" w:cs="Arial"/>
          <w:sz w:val="22"/>
          <w:szCs w:val="22"/>
        </w:rPr>
        <w:t xml:space="preserve"> </w:t>
      </w:r>
      <w:r w:rsidR="003E134F" w:rsidRPr="005B3E97">
        <w:rPr>
          <w:rFonts w:ascii="Arial" w:hAnsi="Arial" w:cs="Arial"/>
          <w:sz w:val="22"/>
          <w:szCs w:val="22"/>
        </w:rPr>
        <w:t xml:space="preserve">starting from mid-February </w:t>
      </w:r>
      <w:r w:rsidR="00E74351" w:rsidRPr="005B3E97">
        <w:rPr>
          <w:rFonts w:ascii="Arial" w:hAnsi="Arial" w:cs="Arial"/>
          <w:sz w:val="22"/>
          <w:szCs w:val="22"/>
        </w:rPr>
        <w:t>(</w:t>
      </w:r>
      <w:r w:rsidR="00D3393A" w:rsidRPr="005B3E97">
        <w:rPr>
          <w:rFonts w:ascii="Arial" w:hAnsi="Arial" w:cs="Arial"/>
          <w:sz w:val="22"/>
          <w:szCs w:val="22"/>
        </w:rPr>
        <w:t>i.e.</w:t>
      </w:r>
      <w:r w:rsidR="00F806AC" w:rsidRPr="005B3E97">
        <w:rPr>
          <w:rFonts w:ascii="Arial" w:hAnsi="Arial" w:cs="Arial"/>
          <w:sz w:val="22"/>
          <w:szCs w:val="22"/>
        </w:rPr>
        <w:t>,</w:t>
      </w:r>
      <w:r w:rsidR="00D3393A" w:rsidRPr="005B3E97">
        <w:rPr>
          <w:rFonts w:ascii="Arial" w:hAnsi="Arial" w:cs="Arial"/>
          <w:sz w:val="22"/>
          <w:szCs w:val="22"/>
        </w:rPr>
        <w:t xml:space="preserve"> the same </w:t>
      </w:r>
      <w:r w:rsidR="00E74351" w:rsidRPr="005B3E97">
        <w:rPr>
          <w:rFonts w:ascii="Arial" w:hAnsi="Arial" w:cs="Arial"/>
          <w:sz w:val="22"/>
          <w:szCs w:val="22"/>
        </w:rPr>
        <w:t>projection</w:t>
      </w:r>
      <w:r w:rsidR="003E134F" w:rsidRPr="005B3E97">
        <w:rPr>
          <w:rFonts w:ascii="Arial" w:hAnsi="Arial" w:cs="Arial"/>
          <w:sz w:val="22"/>
          <w:szCs w:val="22"/>
        </w:rPr>
        <w:t xml:space="preserve"> period</w:t>
      </w:r>
      <w:r w:rsidR="00D3393A" w:rsidRPr="005B3E97">
        <w:rPr>
          <w:rFonts w:ascii="Arial" w:hAnsi="Arial" w:cs="Arial"/>
          <w:sz w:val="22"/>
          <w:szCs w:val="22"/>
        </w:rPr>
        <w:t xml:space="preserve"> as done</w:t>
      </w:r>
      <w:r w:rsidR="003E134F" w:rsidRPr="005B3E97">
        <w:rPr>
          <w:rFonts w:ascii="Arial" w:hAnsi="Arial" w:cs="Arial"/>
          <w:sz w:val="22"/>
          <w:szCs w:val="22"/>
        </w:rPr>
        <w:t xml:space="preserve"> for 2020</w:t>
      </w:r>
      <w:r w:rsidR="00E74351" w:rsidRPr="005B3E97">
        <w:rPr>
          <w:rFonts w:ascii="Arial" w:hAnsi="Arial" w:cs="Arial"/>
          <w:sz w:val="22"/>
          <w:szCs w:val="22"/>
        </w:rPr>
        <w:t xml:space="preserve">) </w:t>
      </w:r>
      <w:r w:rsidR="00771390" w:rsidRPr="005B3E97">
        <w:rPr>
          <w:rFonts w:ascii="Arial" w:hAnsi="Arial" w:cs="Arial"/>
          <w:sz w:val="22"/>
          <w:szCs w:val="22"/>
        </w:rPr>
        <w:t>for an earlier year and us</w:t>
      </w:r>
      <w:r w:rsidR="001C4E3B">
        <w:rPr>
          <w:rFonts w:ascii="Arial" w:hAnsi="Arial" w:cs="Arial"/>
          <w:sz w:val="22"/>
          <w:szCs w:val="22"/>
        </w:rPr>
        <w:t>ing</w:t>
      </w:r>
      <w:r w:rsidR="00771390" w:rsidRPr="005B3E97">
        <w:rPr>
          <w:rFonts w:ascii="Arial" w:hAnsi="Arial" w:cs="Arial"/>
          <w:sz w:val="22"/>
          <w:szCs w:val="22"/>
        </w:rPr>
        <w:t xml:space="preserve"> the preceding time-series of data to train the model</w:t>
      </w:r>
      <w:r w:rsidR="0092794F" w:rsidRPr="005B3E97">
        <w:rPr>
          <w:rFonts w:ascii="Arial" w:hAnsi="Arial" w:cs="Arial"/>
          <w:sz w:val="22"/>
          <w:szCs w:val="22"/>
        </w:rPr>
        <w:t>s</w:t>
      </w:r>
      <w:r w:rsidR="00771390" w:rsidRPr="005B3E97">
        <w:rPr>
          <w:rFonts w:ascii="Arial" w:hAnsi="Arial" w:cs="Arial"/>
          <w:sz w:val="22"/>
          <w:szCs w:val="22"/>
        </w:rPr>
        <w:t xml:space="preserve">. </w:t>
      </w:r>
      <w:r w:rsidR="001C4E3B">
        <w:rPr>
          <w:rFonts w:ascii="Arial" w:hAnsi="Arial" w:cs="Arial"/>
          <w:sz w:val="22"/>
          <w:szCs w:val="22"/>
        </w:rPr>
        <w:t xml:space="preserve">In other words, we created a situation akin to 2020 for an earlier year, when there had been no pandemic. </w:t>
      </w:r>
      <w:r w:rsidR="00771390" w:rsidRPr="005B3E97">
        <w:rPr>
          <w:rFonts w:ascii="Arial" w:hAnsi="Arial" w:cs="Arial"/>
          <w:sz w:val="22"/>
          <w:szCs w:val="22"/>
        </w:rPr>
        <w:t>We then projected</w:t>
      </w:r>
      <w:r w:rsidR="0092794F" w:rsidRPr="005B3E97">
        <w:rPr>
          <w:rFonts w:ascii="Arial" w:hAnsi="Arial" w:cs="Arial"/>
          <w:sz w:val="22"/>
          <w:szCs w:val="22"/>
        </w:rPr>
        <w:t xml:space="preserve"> death rates for </w:t>
      </w:r>
      <w:r w:rsidR="000B4F79" w:rsidRPr="005B3E97">
        <w:rPr>
          <w:rFonts w:ascii="Arial" w:hAnsi="Arial" w:cs="Arial"/>
          <w:sz w:val="22"/>
          <w:szCs w:val="22"/>
        </w:rPr>
        <w:t xml:space="preserve">the </w:t>
      </w:r>
      <w:r w:rsidR="0092794F" w:rsidRPr="005B3E97">
        <w:rPr>
          <w:rFonts w:ascii="Arial" w:hAnsi="Arial" w:cs="Arial"/>
          <w:sz w:val="22"/>
          <w:szCs w:val="22"/>
        </w:rPr>
        <w:t>weeks</w:t>
      </w:r>
      <w:r w:rsidR="000B4F79" w:rsidRPr="005B3E97">
        <w:rPr>
          <w:rFonts w:ascii="Arial" w:hAnsi="Arial" w:cs="Arial"/>
          <w:sz w:val="22"/>
          <w:szCs w:val="22"/>
        </w:rPr>
        <w:t xml:space="preserve"> with withheld data</w:t>
      </w:r>
      <w:r w:rsidR="0092794F" w:rsidRPr="005B3E97">
        <w:rPr>
          <w:rFonts w:ascii="Arial" w:hAnsi="Arial" w:cs="Arial"/>
          <w:sz w:val="22"/>
          <w:szCs w:val="22"/>
        </w:rPr>
        <w:t xml:space="preserve">, and evaluated how well the model ensemble projections reproduce the </w:t>
      </w:r>
      <w:r w:rsidR="000B4F79" w:rsidRPr="005B3E97">
        <w:rPr>
          <w:rFonts w:ascii="Arial" w:hAnsi="Arial" w:cs="Arial"/>
          <w:sz w:val="22"/>
          <w:szCs w:val="22"/>
        </w:rPr>
        <w:t xml:space="preserve">known-but-withheld </w:t>
      </w:r>
      <w:r w:rsidR="0025216D" w:rsidRPr="005B3E97">
        <w:rPr>
          <w:rFonts w:ascii="Arial" w:hAnsi="Arial" w:cs="Arial"/>
          <w:sz w:val="22"/>
          <w:szCs w:val="22"/>
        </w:rPr>
        <w:t>death rates</w:t>
      </w:r>
      <w:r w:rsidR="000B4F79" w:rsidRPr="005B3E97">
        <w:rPr>
          <w:rFonts w:ascii="Arial" w:hAnsi="Arial" w:cs="Arial"/>
          <w:sz w:val="22"/>
          <w:szCs w:val="22"/>
        </w:rPr>
        <w:t>.</w:t>
      </w:r>
      <w:r w:rsidR="005346AF" w:rsidRPr="005B3E97">
        <w:rPr>
          <w:rFonts w:ascii="Arial" w:hAnsi="Arial" w:cs="Arial"/>
          <w:sz w:val="22"/>
          <w:szCs w:val="22"/>
        </w:rPr>
        <w:t xml:space="preserve"> We repeated this for three different years: 2017 (i.e.</w:t>
      </w:r>
      <w:r w:rsidR="00C35E7E">
        <w:rPr>
          <w:rFonts w:ascii="Arial" w:hAnsi="Arial" w:cs="Arial"/>
          <w:sz w:val="22"/>
          <w:szCs w:val="22"/>
        </w:rPr>
        <w:t>,</w:t>
      </w:r>
      <w:r w:rsidR="005346A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5346AF" w:rsidRPr="005B3E97">
        <w:rPr>
          <w:rFonts w:ascii="Arial" w:hAnsi="Arial" w:cs="Arial"/>
          <w:sz w:val="22"/>
          <w:szCs w:val="22"/>
        </w:rPr>
        <w:t xml:space="preserve"> </w:t>
      </w:r>
      <w:r w:rsidR="0025216D" w:rsidRPr="005B3E97">
        <w:rPr>
          <w:rFonts w:ascii="Arial" w:hAnsi="Arial" w:cs="Arial"/>
          <w:sz w:val="22"/>
          <w:szCs w:val="22"/>
        </w:rPr>
        <w:t>mid-February</w:t>
      </w:r>
      <w:r w:rsidR="005346AF" w:rsidRPr="005B3E97">
        <w:rPr>
          <w:rFonts w:ascii="Arial" w:hAnsi="Arial" w:cs="Arial"/>
          <w:sz w:val="22"/>
          <w:szCs w:val="22"/>
        </w:rPr>
        <w:t xml:space="preserve"> 2017 and test </w:t>
      </w:r>
      <w:r w:rsidR="003E134F" w:rsidRPr="005B3E97">
        <w:rPr>
          <w:rFonts w:ascii="Arial" w:hAnsi="Arial" w:cs="Arial"/>
          <w:sz w:val="22"/>
          <w:szCs w:val="22"/>
        </w:rPr>
        <w:t xml:space="preserve">for the subsequent </w:t>
      </w:r>
      <w:r w:rsidR="001B392E">
        <w:rPr>
          <w:rFonts w:ascii="Arial" w:hAnsi="Arial" w:cs="Arial"/>
          <w:sz w:val="22"/>
          <w:szCs w:val="22"/>
        </w:rPr>
        <w:t xml:space="preserve">15 </w:t>
      </w:r>
      <w:r w:rsidR="003E134F" w:rsidRPr="005B3E97">
        <w:rPr>
          <w:rFonts w:ascii="Arial" w:hAnsi="Arial" w:cs="Arial"/>
          <w:sz w:val="22"/>
          <w:szCs w:val="22"/>
        </w:rPr>
        <w:t>weeks</w:t>
      </w:r>
      <w:r w:rsidR="005346AF" w:rsidRPr="005B3E97">
        <w:rPr>
          <w:rFonts w:ascii="Arial" w:hAnsi="Arial" w:cs="Arial"/>
          <w:sz w:val="22"/>
          <w:szCs w:val="22"/>
        </w:rPr>
        <w:t>), 2018 (i.e.</w:t>
      </w:r>
      <w:r w:rsidR="00E041A1" w:rsidRPr="005B3E97">
        <w:rPr>
          <w:rFonts w:ascii="Arial" w:hAnsi="Arial" w:cs="Arial"/>
          <w:sz w:val="22"/>
          <w:szCs w:val="22"/>
        </w:rPr>
        <w:t>,</w:t>
      </w:r>
      <w:r w:rsidR="005346A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5346AF" w:rsidRPr="005B3E97">
        <w:rPr>
          <w:rFonts w:ascii="Arial" w:hAnsi="Arial" w:cs="Arial"/>
          <w:sz w:val="22"/>
          <w:szCs w:val="22"/>
        </w:rPr>
        <w:t xml:space="preserve"> </w:t>
      </w:r>
      <w:r w:rsidR="00192C1F" w:rsidRPr="005B3E97">
        <w:rPr>
          <w:rFonts w:ascii="Arial" w:hAnsi="Arial" w:cs="Arial"/>
          <w:sz w:val="22"/>
          <w:szCs w:val="22"/>
        </w:rPr>
        <w:t xml:space="preserve">mid-February 2018 and test </w:t>
      </w:r>
      <w:r w:rsidR="003E134F" w:rsidRPr="005B3E97">
        <w:rPr>
          <w:rFonts w:ascii="Arial" w:hAnsi="Arial" w:cs="Arial"/>
          <w:sz w:val="22"/>
          <w:szCs w:val="22"/>
        </w:rPr>
        <w:t xml:space="preserve">for the subsequent </w:t>
      </w:r>
      <w:r w:rsidR="001B392E">
        <w:rPr>
          <w:rFonts w:ascii="Arial" w:hAnsi="Arial" w:cs="Arial"/>
          <w:sz w:val="22"/>
          <w:szCs w:val="22"/>
        </w:rPr>
        <w:t>15</w:t>
      </w:r>
      <w:r w:rsidR="001B392E" w:rsidRPr="005B3E97">
        <w:rPr>
          <w:rFonts w:ascii="Arial" w:hAnsi="Arial" w:cs="Arial"/>
          <w:sz w:val="22"/>
          <w:szCs w:val="22"/>
        </w:rPr>
        <w:t xml:space="preserve"> </w:t>
      </w:r>
      <w:r w:rsidR="003E134F" w:rsidRPr="005B3E97">
        <w:rPr>
          <w:rFonts w:ascii="Arial" w:hAnsi="Arial" w:cs="Arial"/>
          <w:sz w:val="22"/>
          <w:szCs w:val="22"/>
        </w:rPr>
        <w:t>weeks</w:t>
      </w:r>
      <w:r w:rsidR="005346AF" w:rsidRPr="005B3E97">
        <w:rPr>
          <w:rFonts w:ascii="Arial" w:hAnsi="Arial" w:cs="Arial"/>
          <w:sz w:val="22"/>
          <w:szCs w:val="22"/>
        </w:rPr>
        <w:t>), and 2019</w:t>
      </w:r>
      <w:r w:rsidR="00192C1F" w:rsidRPr="005B3E97">
        <w:rPr>
          <w:rFonts w:ascii="Arial" w:hAnsi="Arial" w:cs="Arial"/>
          <w:sz w:val="22"/>
          <w:szCs w:val="22"/>
        </w:rPr>
        <w:t xml:space="preserve"> (i.e.</w:t>
      </w:r>
      <w:r w:rsidR="00D31C4C" w:rsidRPr="005B3E97">
        <w:rPr>
          <w:rFonts w:ascii="Arial" w:hAnsi="Arial" w:cs="Arial"/>
          <w:sz w:val="22"/>
          <w:szCs w:val="22"/>
        </w:rPr>
        <w:t>,</w:t>
      </w:r>
      <w:r w:rsidR="00192C1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192C1F" w:rsidRPr="005B3E97">
        <w:rPr>
          <w:rFonts w:ascii="Arial" w:hAnsi="Arial" w:cs="Arial"/>
          <w:sz w:val="22"/>
          <w:szCs w:val="22"/>
        </w:rPr>
        <w:t xml:space="preserve"> mid-February 2019 and test </w:t>
      </w:r>
      <w:r w:rsidR="003E134F" w:rsidRPr="005B3E97">
        <w:rPr>
          <w:rFonts w:ascii="Arial" w:hAnsi="Arial" w:cs="Arial"/>
          <w:sz w:val="22"/>
          <w:szCs w:val="22"/>
        </w:rPr>
        <w:t xml:space="preserve">for the subsequent </w:t>
      </w:r>
      <w:r w:rsidR="001B392E">
        <w:rPr>
          <w:rFonts w:ascii="Arial" w:hAnsi="Arial" w:cs="Arial"/>
          <w:sz w:val="22"/>
          <w:szCs w:val="22"/>
        </w:rPr>
        <w:t>15</w:t>
      </w:r>
      <w:r w:rsidR="001B392E" w:rsidRPr="005B3E97">
        <w:rPr>
          <w:rFonts w:ascii="Arial" w:hAnsi="Arial" w:cs="Arial"/>
          <w:sz w:val="22"/>
          <w:szCs w:val="22"/>
        </w:rPr>
        <w:t xml:space="preserve"> </w:t>
      </w:r>
      <w:r w:rsidR="003E134F" w:rsidRPr="005B3E97">
        <w:rPr>
          <w:rFonts w:ascii="Arial" w:hAnsi="Arial" w:cs="Arial"/>
          <w:sz w:val="22"/>
          <w:szCs w:val="22"/>
        </w:rPr>
        <w:t>weeks</w:t>
      </w:r>
      <w:r w:rsidR="00192C1F" w:rsidRPr="005B3E97">
        <w:rPr>
          <w:rFonts w:ascii="Arial" w:hAnsi="Arial" w:cs="Arial"/>
          <w:sz w:val="22"/>
          <w:szCs w:val="22"/>
        </w:rPr>
        <w:t>)</w:t>
      </w:r>
      <w:r w:rsidR="005346AF" w:rsidRPr="005B3E97">
        <w:rPr>
          <w:rFonts w:ascii="Arial" w:hAnsi="Arial" w:cs="Arial"/>
          <w:sz w:val="22"/>
          <w:szCs w:val="22"/>
        </w:rPr>
        <w:t xml:space="preserve">. </w:t>
      </w:r>
      <w:r w:rsidR="00E73BFD">
        <w:rPr>
          <w:rFonts w:ascii="Arial" w:hAnsi="Arial" w:cs="Arial"/>
          <w:sz w:val="22"/>
          <w:szCs w:val="22"/>
        </w:rPr>
        <w:t>We performed these tests for both sexes and age groups</w:t>
      </w:r>
      <w:r w:rsidR="0038160E">
        <w:rPr>
          <w:rFonts w:ascii="Arial" w:hAnsi="Arial" w:cs="Arial"/>
          <w:sz w:val="22"/>
          <w:szCs w:val="22"/>
        </w:rPr>
        <w:t xml:space="preserve"> used in the analysis</w:t>
      </w:r>
      <w:r w:rsidR="00C923C5">
        <w:rPr>
          <w:rFonts w:ascii="Arial" w:hAnsi="Arial" w:cs="Arial"/>
          <w:sz w:val="22"/>
          <w:szCs w:val="22"/>
        </w:rPr>
        <w:t xml:space="preserve">. </w:t>
      </w:r>
      <w:r w:rsidR="005346AF" w:rsidRPr="005B3E97">
        <w:rPr>
          <w:rFonts w:ascii="Arial" w:hAnsi="Arial" w:cs="Arial"/>
          <w:sz w:val="22"/>
          <w:szCs w:val="22"/>
        </w:rPr>
        <w:t>We report the projection error (which measures systematic bias) and absolute forecast error (which measures any deviation</w:t>
      </w:r>
      <w:r w:rsidR="00A70521" w:rsidRPr="005B3E97">
        <w:rPr>
          <w:rFonts w:ascii="Arial" w:hAnsi="Arial" w:cs="Arial"/>
          <w:sz w:val="22"/>
          <w:szCs w:val="22"/>
        </w:rPr>
        <w:t xml:space="preserve"> </w:t>
      </w:r>
      <w:r w:rsidR="005346AF" w:rsidRPr="005B3E97">
        <w:rPr>
          <w:rFonts w:ascii="Arial" w:hAnsi="Arial" w:cs="Arial"/>
          <w:sz w:val="22"/>
          <w:szCs w:val="22"/>
        </w:rPr>
        <w:t xml:space="preserve">from the data). Additionally, we report coverage of </w:t>
      </w:r>
      <w:r w:rsidR="00A70521" w:rsidRPr="005B3E97">
        <w:rPr>
          <w:rFonts w:ascii="Arial" w:hAnsi="Arial" w:cs="Arial"/>
          <w:sz w:val="22"/>
          <w:szCs w:val="22"/>
        </w:rPr>
        <w:t xml:space="preserve">the projection </w:t>
      </w:r>
      <w:r w:rsidR="005346AF" w:rsidRPr="005B3E97">
        <w:rPr>
          <w:rFonts w:ascii="Arial" w:hAnsi="Arial" w:cs="Arial"/>
          <w:sz w:val="22"/>
          <w:szCs w:val="22"/>
        </w:rPr>
        <w:t xml:space="preserve">uncertainty; if </w:t>
      </w:r>
      <w:r w:rsidR="00A70521" w:rsidRPr="005B3E97">
        <w:rPr>
          <w:rFonts w:ascii="Arial" w:hAnsi="Arial" w:cs="Arial"/>
          <w:sz w:val="22"/>
          <w:szCs w:val="22"/>
        </w:rPr>
        <w:t>projected</w:t>
      </w:r>
      <w:r w:rsidR="005346AF" w:rsidRPr="005B3E97">
        <w:rPr>
          <w:rFonts w:ascii="Arial" w:hAnsi="Arial" w:cs="Arial"/>
          <w:sz w:val="22"/>
          <w:szCs w:val="22"/>
        </w:rPr>
        <w:t xml:space="preserve"> death rates and their uncertainties</w:t>
      </w:r>
      <w:r w:rsidR="00A70521" w:rsidRPr="005B3E97">
        <w:rPr>
          <w:rFonts w:ascii="Arial" w:hAnsi="Arial" w:cs="Arial"/>
          <w:sz w:val="22"/>
          <w:szCs w:val="22"/>
        </w:rPr>
        <w:t xml:space="preserve"> </w:t>
      </w:r>
      <w:r w:rsidR="005346AF" w:rsidRPr="005B3E97">
        <w:rPr>
          <w:rFonts w:ascii="Arial" w:hAnsi="Arial" w:cs="Arial"/>
          <w:sz w:val="22"/>
          <w:szCs w:val="22"/>
        </w:rPr>
        <w:t xml:space="preserve">are well estimated, </w:t>
      </w:r>
      <w:r w:rsidR="00A70521" w:rsidRPr="005B3E97">
        <w:rPr>
          <w:rFonts w:ascii="Arial" w:hAnsi="Arial" w:cs="Arial"/>
          <w:sz w:val="22"/>
          <w:szCs w:val="22"/>
        </w:rPr>
        <w:t xml:space="preserve">the </w:t>
      </w:r>
      <w:r w:rsidR="005346AF" w:rsidRPr="005B3E97">
        <w:rPr>
          <w:rFonts w:ascii="Arial" w:hAnsi="Arial" w:cs="Arial"/>
          <w:sz w:val="22"/>
          <w:szCs w:val="22"/>
        </w:rPr>
        <w:t>estimated 9</w:t>
      </w:r>
      <w:r w:rsidR="008C528A" w:rsidRPr="005B3E97">
        <w:rPr>
          <w:rFonts w:ascii="Arial" w:hAnsi="Arial" w:cs="Arial"/>
          <w:sz w:val="22"/>
          <w:szCs w:val="22"/>
        </w:rPr>
        <w:t>5</w:t>
      </w:r>
      <w:r w:rsidR="005346AF" w:rsidRPr="005B3E97">
        <w:rPr>
          <w:rFonts w:ascii="Arial" w:hAnsi="Arial" w:cs="Arial"/>
          <w:sz w:val="22"/>
          <w:szCs w:val="22"/>
        </w:rPr>
        <w:t>% credible intervals</w:t>
      </w:r>
      <w:r w:rsidR="00A70521" w:rsidRPr="005B3E97">
        <w:rPr>
          <w:rFonts w:ascii="Arial" w:hAnsi="Arial" w:cs="Arial"/>
          <w:sz w:val="22"/>
          <w:szCs w:val="22"/>
        </w:rPr>
        <w:t xml:space="preserve"> </w:t>
      </w:r>
      <w:r w:rsidR="005346AF" w:rsidRPr="005B3E97">
        <w:rPr>
          <w:rFonts w:ascii="Arial" w:hAnsi="Arial" w:cs="Arial"/>
          <w:sz w:val="22"/>
          <w:szCs w:val="22"/>
        </w:rPr>
        <w:t>should cover 9</w:t>
      </w:r>
      <w:r w:rsidR="008C528A" w:rsidRPr="005B3E97">
        <w:rPr>
          <w:rFonts w:ascii="Arial" w:hAnsi="Arial" w:cs="Arial"/>
          <w:sz w:val="22"/>
          <w:szCs w:val="22"/>
        </w:rPr>
        <w:t>5</w:t>
      </w:r>
      <w:r w:rsidR="005346AF" w:rsidRPr="005B3E97">
        <w:rPr>
          <w:rFonts w:ascii="Arial" w:hAnsi="Arial" w:cs="Arial"/>
          <w:sz w:val="22"/>
          <w:szCs w:val="22"/>
        </w:rPr>
        <w:t>% of the withheld data.</w:t>
      </w:r>
      <w:r w:rsidR="00E73BFD">
        <w:rPr>
          <w:rFonts w:ascii="Arial" w:hAnsi="Arial" w:cs="Arial"/>
          <w:sz w:val="22"/>
          <w:szCs w:val="22"/>
        </w:rPr>
        <w:t xml:space="preserve"> </w:t>
      </w:r>
    </w:p>
    <w:p w14:paraId="2D7497C4" w14:textId="6CEF1756" w:rsidR="009C6B83" w:rsidRDefault="009C6B83" w:rsidP="005346AF">
      <w:pPr>
        <w:spacing w:line="480" w:lineRule="auto"/>
        <w:jc w:val="both"/>
        <w:rPr>
          <w:rFonts w:ascii="Arial" w:hAnsi="Arial" w:cs="Arial"/>
          <w:sz w:val="22"/>
          <w:szCs w:val="22"/>
        </w:rPr>
      </w:pPr>
    </w:p>
    <w:p w14:paraId="2B5F35FB" w14:textId="5BD7ABB8" w:rsidR="009C6B83" w:rsidRPr="005B3E97" w:rsidRDefault="009C6B83" w:rsidP="005346AF">
      <w:pPr>
        <w:spacing w:line="480" w:lineRule="auto"/>
        <w:jc w:val="both"/>
        <w:rPr>
          <w:rFonts w:ascii="Arial" w:hAnsi="Arial" w:cs="Arial"/>
          <w:sz w:val="22"/>
          <w:szCs w:val="22"/>
        </w:rPr>
      </w:pPr>
      <w:r w:rsidRPr="009C6B83">
        <w:rPr>
          <w:rFonts w:ascii="Arial" w:hAnsi="Arial" w:cs="Arial"/>
          <w:sz w:val="22"/>
          <w:szCs w:val="22"/>
        </w:rPr>
        <w:t>The results of model validation (</w:t>
      </w:r>
      <w:r w:rsidR="009D1ED2">
        <w:rPr>
          <w:rFonts w:ascii="Arial" w:hAnsi="Arial" w:cs="Arial"/>
          <w:sz w:val="22"/>
          <w:szCs w:val="22"/>
        </w:rPr>
        <w:t xml:space="preserve">Extended Data Table </w:t>
      </w:r>
      <w:r w:rsidR="00B63EA8">
        <w:rPr>
          <w:rFonts w:ascii="Arial" w:hAnsi="Arial" w:cs="Arial"/>
          <w:sz w:val="22"/>
          <w:szCs w:val="22"/>
        </w:rPr>
        <w:t>3</w:t>
      </w:r>
      <w:r w:rsidRPr="009C6B83">
        <w:rPr>
          <w:rFonts w:ascii="Arial" w:hAnsi="Arial" w:cs="Arial"/>
          <w:sz w:val="22"/>
          <w:szCs w:val="22"/>
        </w:rPr>
        <w:t xml:space="preserve">) show that </w:t>
      </w:r>
      <w:r w:rsidR="008B0B7C">
        <w:rPr>
          <w:rFonts w:ascii="Arial" w:hAnsi="Arial" w:cs="Arial"/>
          <w:sz w:val="22"/>
          <w:szCs w:val="22"/>
        </w:rPr>
        <w:t xml:space="preserve">the </w:t>
      </w:r>
      <w:r w:rsidRPr="009C6B83">
        <w:rPr>
          <w:rFonts w:ascii="Arial" w:hAnsi="Arial" w:cs="Arial"/>
          <w:sz w:val="22"/>
          <w:szCs w:val="22"/>
        </w:rPr>
        <w:t>estimates of how many deaths would be expected had the pandemic not occurred</w:t>
      </w:r>
      <w:r w:rsidR="008B0B7C">
        <w:rPr>
          <w:rFonts w:ascii="Arial" w:hAnsi="Arial" w:cs="Arial"/>
          <w:sz w:val="22"/>
          <w:szCs w:val="22"/>
        </w:rPr>
        <w:t xml:space="preserve"> from the Bayesian model ensemble were unbiased, with</w:t>
      </w:r>
      <w:r w:rsidRPr="009C6B83">
        <w:rPr>
          <w:rFonts w:ascii="Arial" w:hAnsi="Arial" w:cs="Arial"/>
          <w:sz w:val="22"/>
          <w:szCs w:val="22"/>
        </w:rPr>
        <w:t xml:space="preserve"> </w:t>
      </w:r>
      <w:r w:rsidR="008B1990">
        <w:rPr>
          <w:rFonts w:ascii="Arial" w:hAnsi="Arial" w:cs="Arial"/>
          <w:sz w:val="22"/>
          <w:szCs w:val="22"/>
        </w:rPr>
        <w:t>mean projection error</w:t>
      </w:r>
      <w:r w:rsidR="00C923C5">
        <w:rPr>
          <w:rFonts w:ascii="Arial" w:hAnsi="Arial" w:cs="Arial"/>
          <w:sz w:val="22"/>
          <w:szCs w:val="22"/>
        </w:rPr>
        <w:t>s</w:t>
      </w:r>
      <w:r w:rsidR="008B1990">
        <w:rPr>
          <w:rFonts w:ascii="Arial" w:hAnsi="Arial" w:cs="Arial"/>
          <w:sz w:val="22"/>
          <w:szCs w:val="22"/>
        </w:rPr>
        <w:t xml:space="preserve"> of </w:t>
      </w:r>
      <w:r w:rsidR="00C923C5">
        <w:rPr>
          <w:rFonts w:ascii="Arial" w:hAnsi="Arial" w:cs="Arial"/>
          <w:sz w:val="22"/>
          <w:szCs w:val="22"/>
        </w:rPr>
        <w:t>1%</w:t>
      </w:r>
      <w:r w:rsidR="008B1990">
        <w:rPr>
          <w:rFonts w:ascii="Arial" w:hAnsi="Arial" w:cs="Arial"/>
          <w:sz w:val="22"/>
          <w:szCs w:val="22"/>
        </w:rPr>
        <w:t xml:space="preserve"> (between </w:t>
      </w:r>
      <w:r w:rsidR="00C923C5">
        <w:rPr>
          <w:rFonts w:ascii="Arial" w:hAnsi="Arial" w:cs="Arial"/>
          <w:sz w:val="22"/>
          <w:szCs w:val="22"/>
        </w:rPr>
        <w:t xml:space="preserve">-3% and </w:t>
      </w:r>
      <w:r w:rsidR="00AC23A3">
        <w:rPr>
          <w:rFonts w:ascii="Arial" w:hAnsi="Arial" w:cs="Arial"/>
          <w:sz w:val="22"/>
          <w:szCs w:val="22"/>
        </w:rPr>
        <w:t>5</w:t>
      </w:r>
      <w:r w:rsidR="00C923C5">
        <w:rPr>
          <w:rFonts w:ascii="Arial" w:hAnsi="Arial" w:cs="Arial"/>
          <w:sz w:val="22"/>
          <w:szCs w:val="22"/>
        </w:rPr>
        <w:t>%</w:t>
      </w:r>
      <w:r w:rsidR="0038160E">
        <w:rPr>
          <w:rFonts w:ascii="Arial" w:hAnsi="Arial" w:cs="Arial"/>
          <w:sz w:val="22"/>
          <w:szCs w:val="22"/>
        </w:rPr>
        <w:t xml:space="preserve"> in different </w:t>
      </w:r>
      <w:r w:rsidR="00C923C5">
        <w:rPr>
          <w:rFonts w:ascii="Arial" w:hAnsi="Arial" w:cs="Arial"/>
          <w:sz w:val="22"/>
          <w:szCs w:val="22"/>
        </w:rPr>
        <w:t xml:space="preserve">age groups, </w:t>
      </w:r>
      <w:r w:rsidR="0038160E">
        <w:rPr>
          <w:rFonts w:ascii="Arial" w:hAnsi="Arial" w:cs="Arial"/>
          <w:sz w:val="22"/>
          <w:szCs w:val="22"/>
        </w:rPr>
        <w:t>sexes and years</w:t>
      </w:r>
      <w:r w:rsidR="008B1990">
        <w:rPr>
          <w:rFonts w:ascii="Arial" w:hAnsi="Arial" w:cs="Arial"/>
          <w:sz w:val="22"/>
          <w:szCs w:val="22"/>
        </w:rPr>
        <w:t>)</w:t>
      </w:r>
      <w:r w:rsidRPr="009C6B83">
        <w:rPr>
          <w:rFonts w:ascii="Arial" w:hAnsi="Arial" w:cs="Arial"/>
          <w:sz w:val="22"/>
          <w:szCs w:val="22"/>
        </w:rPr>
        <w:t>. The mean absolute error was</w:t>
      </w:r>
      <w:r w:rsidR="00AC23A3">
        <w:rPr>
          <w:rFonts w:ascii="Arial" w:hAnsi="Arial" w:cs="Arial"/>
          <w:sz w:val="22"/>
          <w:szCs w:val="22"/>
        </w:rPr>
        <w:t xml:space="preserve"> betwee</w:t>
      </w:r>
      <w:ins w:id="67" w:author="Parks, Robbie M" w:date="2020-07-22T21:39:00Z">
        <w:r w:rsidR="003B1C43">
          <w:rPr>
            <w:rFonts w:ascii="Arial" w:hAnsi="Arial" w:cs="Arial"/>
            <w:sz w:val="22"/>
            <w:szCs w:val="22"/>
          </w:rPr>
          <w:t>n</w:t>
        </w:r>
      </w:ins>
      <w:del w:id="68" w:author="Parks, Robbie M" w:date="2020-07-22T21:39:00Z">
        <w:r w:rsidR="00AC23A3" w:rsidDel="003B1C43">
          <w:rPr>
            <w:rFonts w:ascii="Arial" w:hAnsi="Arial" w:cs="Arial"/>
            <w:sz w:val="22"/>
            <w:szCs w:val="22"/>
          </w:rPr>
          <w:delText>m</w:delText>
        </w:r>
      </w:del>
      <w:r w:rsidR="00E73BFD">
        <w:rPr>
          <w:rFonts w:ascii="Arial" w:hAnsi="Arial" w:cs="Arial"/>
          <w:sz w:val="22"/>
          <w:szCs w:val="22"/>
        </w:rPr>
        <w:t xml:space="preserve"> </w:t>
      </w:r>
      <w:r w:rsidR="00C923C5">
        <w:rPr>
          <w:rFonts w:ascii="Arial" w:hAnsi="Arial" w:cs="Arial"/>
          <w:sz w:val="22"/>
          <w:szCs w:val="22"/>
        </w:rPr>
        <w:t>4% and 9% in different age groups, sexes and years</w:t>
      </w:r>
      <w:r w:rsidRPr="009C6B83">
        <w:rPr>
          <w:rFonts w:ascii="Arial" w:hAnsi="Arial" w:cs="Arial"/>
          <w:sz w:val="22"/>
          <w:szCs w:val="22"/>
        </w:rPr>
        <w:t xml:space="preserve">. 95% coverage, which measures how well the posterior distributions </w:t>
      </w:r>
      <w:r w:rsidRPr="009C6B83">
        <w:rPr>
          <w:rFonts w:ascii="Arial" w:hAnsi="Arial" w:cs="Arial"/>
          <w:sz w:val="22"/>
          <w:szCs w:val="22"/>
        </w:rPr>
        <w:lastRenderedPageBreak/>
        <w:t>of projected deaths coincide with withheld data was &gt;</w:t>
      </w:r>
      <w:r w:rsidR="001A73DF">
        <w:rPr>
          <w:rFonts w:ascii="Arial" w:hAnsi="Arial" w:cs="Arial"/>
          <w:sz w:val="22"/>
          <w:szCs w:val="22"/>
        </w:rPr>
        <w:t>90</w:t>
      </w:r>
      <w:r w:rsidRPr="009C6B83">
        <w:rPr>
          <w:rFonts w:ascii="Arial" w:hAnsi="Arial" w:cs="Arial"/>
          <w:sz w:val="22"/>
          <w:szCs w:val="22"/>
        </w:rPr>
        <w:t xml:space="preserve">% for </w:t>
      </w:r>
      <w:r w:rsidR="00C923C5">
        <w:rPr>
          <w:rFonts w:ascii="Arial" w:hAnsi="Arial" w:cs="Arial"/>
          <w:sz w:val="22"/>
          <w:szCs w:val="22"/>
        </w:rPr>
        <w:t>all age groups, sexes and years</w:t>
      </w:r>
      <w:r w:rsidR="001A73DF">
        <w:rPr>
          <w:rFonts w:ascii="Arial" w:hAnsi="Arial" w:cs="Arial"/>
          <w:sz w:val="22"/>
          <w:szCs w:val="22"/>
        </w:rPr>
        <w:t>,</w:t>
      </w:r>
      <w:r w:rsidRPr="009C6B83">
        <w:rPr>
          <w:rFonts w:ascii="Arial" w:hAnsi="Arial" w:cs="Arial"/>
          <w:sz w:val="22"/>
          <w:szCs w:val="22"/>
        </w:rPr>
        <w:t xml:space="preserve"> which shows that the posterior distribution is well</w:t>
      </w:r>
      <w:r w:rsidR="00931282">
        <w:rPr>
          <w:rFonts w:ascii="Arial" w:hAnsi="Arial" w:cs="Arial"/>
          <w:sz w:val="22"/>
          <w:szCs w:val="22"/>
        </w:rPr>
        <w:t xml:space="preserve"> </w:t>
      </w:r>
      <w:r w:rsidRPr="009C6B83">
        <w:rPr>
          <w:rFonts w:ascii="Arial" w:hAnsi="Arial" w:cs="Arial"/>
          <w:sz w:val="22"/>
          <w:szCs w:val="22"/>
        </w:rPr>
        <w:t>estimated.</w:t>
      </w:r>
    </w:p>
    <w:p w14:paraId="79D09AC1" w14:textId="492E5C86" w:rsidR="00D31C4C" w:rsidRPr="005B3E97" w:rsidRDefault="00D31C4C" w:rsidP="005346AF">
      <w:pPr>
        <w:spacing w:line="480" w:lineRule="auto"/>
        <w:jc w:val="both"/>
        <w:rPr>
          <w:rFonts w:ascii="Arial" w:hAnsi="Arial" w:cs="Arial"/>
          <w:sz w:val="22"/>
          <w:szCs w:val="22"/>
        </w:rPr>
      </w:pPr>
    </w:p>
    <w:p w14:paraId="6B7A7214" w14:textId="4117C5CB" w:rsidR="004B51AE" w:rsidRPr="00B05119" w:rsidRDefault="00B05119" w:rsidP="00580F14">
      <w:pPr>
        <w:spacing w:line="480" w:lineRule="auto"/>
        <w:jc w:val="both"/>
        <w:rPr>
          <w:rFonts w:ascii="Arial" w:hAnsi="Arial" w:cs="Arial"/>
          <w:i/>
          <w:iCs/>
          <w:sz w:val="22"/>
          <w:szCs w:val="22"/>
        </w:rPr>
      </w:pPr>
      <w:r w:rsidRPr="00B05119">
        <w:rPr>
          <w:rFonts w:ascii="Arial" w:hAnsi="Arial" w:cs="Arial"/>
          <w:i/>
          <w:iCs/>
          <w:sz w:val="22"/>
          <w:szCs w:val="22"/>
        </w:rPr>
        <w:t>Strengths and limitations</w:t>
      </w:r>
    </w:p>
    <w:p w14:paraId="221B8542" w14:textId="16BD4E18" w:rsidR="001A6707" w:rsidRPr="001A6707" w:rsidRDefault="004B51AE" w:rsidP="004B51AE">
      <w:pPr>
        <w:spacing w:line="480" w:lineRule="auto"/>
        <w:jc w:val="both"/>
        <w:rPr>
          <w:rFonts w:ascii="Arial" w:hAnsi="Arial" w:cs="Arial"/>
          <w:sz w:val="22"/>
          <w:szCs w:val="22"/>
        </w:rPr>
      </w:pPr>
      <w:r w:rsidRPr="001A6707">
        <w:rPr>
          <w:rFonts w:ascii="Arial" w:hAnsi="Arial" w:cs="Arial"/>
          <w:sz w:val="22"/>
          <w:szCs w:val="22"/>
        </w:rPr>
        <w:t>The main strength of our work is the</w:t>
      </w:r>
      <w:r w:rsidR="00127342" w:rsidRPr="001A6707">
        <w:rPr>
          <w:rFonts w:ascii="Arial" w:hAnsi="Arial" w:cs="Arial"/>
          <w:sz w:val="22"/>
          <w:szCs w:val="22"/>
        </w:rPr>
        <w:t xml:space="preserve"> development and application of a method to</w:t>
      </w:r>
      <w:r w:rsidRPr="001A6707">
        <w:rPr>
          <w:rFonts w:ascii="Arial" w:hAnsi="Arial" w:cs="Arial"/>
          <w:sz w:val="22"/>
          <w:szCs w:val="22"/>
        </w:rPr>
        <w:t xml:space="preserve"> systematic</w:t>
      </w:r>
      <w:r w:rsidR="00127342" w:rsidRPr="001A6707">
        <w:rPr>
          <w:rFonts w:ascii="Arial" w:hAnsi="Arial" w:cs="Arial"/>
          <w:sz w:val="22"/>
          <w:szCs w:val="22"/>
        </w:rPr>
        <w:t xml:space="preserve">ally and consistently </w:t>
      </w:r>
      <w:r w:rsidRPr="001A6707">
        <w:rPr>
          <w:rFonts w:ascii="Arial" w:hAnsi="Arial" w:cs="Arial"/>
          <w:sz w:val="22"/>
          <w:szCs w:val="22"/>
        </w:rPr>
        <w:t xml:space="preserve">use of time-series data from 2010 to early 2020 to estimate how many deaths would be expected in the absence of pandemic. The models incorporated important features of mortality, including seasonality of death rates, how mortality in one week may depend on previous week(s) and the seasonally-variable role of temperature. </w:t>
      </w:r>
    </w:p>
    <w:p w14:paraId="360D36C5" w14:textId="77777777" w:rsidR="007A63EF" w:rsidRDefault="007A63EF" w:rsidP="004B51AE">
      <w:pPr>
        <w:spacing w:line="480" w:lineRule="auto"/>
        <w:jc w:val="both"/>
        <w:rPr>
          <w:rFonts w:ascii="Arial" w:hAnsi="Arial" w:cs="Arial"/>
          <w:sz w:val="22"/>
          <w:szCs w:val="22"/>
        </w:rPr>
      </w:pPr>
    </w:p>
    <w:p w14:paraId="74E1E6A3" w14:textId="367E3245" w:rsidR="004B51AE" w:rsidRPr="001A6707" w:rsidRDefault="001A6707" w:rsidP="004B51AE">
      <w:pPr>
        <w:spacing w:line="480" w:lineRule="auto"/>
        <w:jc w:val="both"/>
        <w:rPr>
          <w:rFonts w:ascii="Arial" w:hAnsi="Arial" w:cs="Arial"/>
          <w:sz w:val="22"/>
          <w:szCs w:val="22"/>
        </w:rPr>
      </w:pPr>
      <w:r w:rsidRPr="001A6707">
        <w:rPr>
          <w:rFonts w:ascii="Arial" w:hAnsi="Arial" w:cs="Arial"/>
          <w:sz w:val="22"/>
          <w:szCs w:val="22"/>
        </w:rPr>
        <w:t xml:space="preserve">This </w:t>
      </w:r>
      <w:r w:rsidR="007A63EF">
        <w:rPr>
          <w:rFonts w:ascii="Arial" w:hAnsi="Arial" w:cs="Arial"/>
          <w:sz w:val="22"/>
          <w:szCs w:val="22"/>
        </w:rPr>
        <w:t xml:space="preserve">methodology </w:t>
      </w:r>
      <w:r w:rsidRPr="001A6707">
        <w:rPr>
          <w:rFonts w:ascii="Arial" w:hAnsi="Arial" w:cs="Arial"/>
          <w:sz w:val="22"/>
          <w:szCs w:val="22"/>
        </w:rPr>
        <w:t xml:space="preserve">not only allows more robust estimation of the total impacts of the pandemic, but also enables comparisons of excess deaths across countries on a real-time basis. </w:t>
      </w:r>
      <w:r w:rsidR="004B51AE" w:rsidRPr="001A6707">
        <w:rPr>
          <w:rFonts w:ascii="Arial" w:hAnsi="Arial" w:cs="Arial"/>
          <w:sz w:val="22"/>
          <w:szCs w:val="22"/>
        </w:rPr>
        <w:t>The use of a modelling framework, as we have done, allowed us to make estimates by age group and sex, which, because of smaller numbers</w:t>
      </w:r>
      <w:r w:rsidRPr="001A6707">
        <w:rPr>
          <w:rFonts w:ascii="Arial" w:hAnsi="Arial" w:cs="Arial"/>
          <w:sz w:val="22"/>
          <w:szCs w:val="22"/>
        </w:rPr>
        <w:t xml:space="preserve"> of deaths</w:t>
      </w:r>
      <w:r w:rsidR="004B51AE" w:rsidRPr="001A6707">
        <w:rPr>
          <w:rFonts w:ascii="Arial" w:hAnsi="Arial" w:cs="Arial"/>
          <w:sz w:val="22"/>
          <w:szCs w:val="22"/>
        </w:rPr>
        <w:t xml:space="preserve">, </w:t>
      </w:r>
      <w:r w:rsidRPr="001A6707">
        <w:rPr>
          <w:rFonts w:ascii="Arial" w:hAnsi="Arial" w:cs="Arial"/>
          <w:sz w:val="22"/>
          <w:szCs w:val="22"/>
        </w:rPr>
        <w:t xml:space="preserve">is </w:t>
      </w:r>
      <w:r w:rsidR="004B51AE" w:rsidRPr="001A6707">
        <w:rPr>
          <w:rFonts w:ascii="Arial" w:hAnsi="Arial" w:cs="Arial"/>
          <w:sz w:val="22"/>
          <w:szCs w:val="22"/>
        </w:rPr>
        <w:t>not be possible</w:t>
      </w:r>
      <w:r w:rsidRPr="001A6707">
        <w:rPr>
          <w:rFonts w:ascii="Arial" w:hAnsi="Arial" w:cs="Arial"/>
          <w:sz w:val="22"/>
          <w:szCs w:val="22"/>
        </w:rPr>
        <w:t xml:space="preserve"> (or at least stable)</w:t>
      </w:r>
      <w:r w:rsidR="004B51AE" w:rsidRPr="001A6707">
        <w:rPr>
          <w:rFonts w:ascii="Arial" w:hAnsi="Arial" w:cs="Arial"/>
          <w:sz w:val="22"/>
          <w:szCs w:val="22"/>
        </w:rPr>
        <w:t xml:space="preserve"> </w:t>
      </w:r>
      <w:r w:rsidRPr="001A6707">
        <w:rPr>
          <w:rFonts w:ascii="Arial" w:hAnsi="Arial" w:cs="Arial"/>
          <w:sz w:val="22"/>
          <w:szCs w:val="22"/>
        </w:rPr>
        <w:t>otherwise</w:t>
      </w:r>
      <w:r w:rsidR="004B51AE" w:rsidRPr="001A6707">
        <w:rPr>
          <w:rFonts w:ascii="Arial" w:hAnsi="Arial" w:cs="Arial"/>
          <w:sz w:val="22"/>
          <w:szCs w:val="22"/>
        </w:rPr>
        <w:t xml:space="preserve">. </w:t>
      </w:r>
      <w:r w:rsidR="00127342" w:rsidRPr="001A6707">
        <w:rPr>
          <w:rFonts w:ascii="Arial" w:hAnsi="Arial" w:cs="Arial"/>
          <w:sz w:val="22"/>
          <w:szCs w:val="22"/>
        </w:rPr>
        <w:t xml:space="preserve">By modelling death rates, rather than simply the number of deaths as is done in most other analyses, we account for changes in population size and age structure. </w:t>
      </w:r>
      <w:r w:rsidR="004B51AE" w:rsidRPr="001A6707">
        <w:rPr>
          <w:rFonts w:ascii="Arial" w:hAnsi="Arial" w:cs="Arial"/>
          <w:sz w:val="22"/>
          <w:szCs w:val="22"/>
        </w:rPr>
        <w:t>We used an ensemble of models which typically leads to more robust projections and represent both the uncertainty associated with each individual model and that of model choice.[</w:t>
      </w:r>
      <w:proofErr w:type="spellStart"/>
      <w:r w:rsidR="004B51AE" w:rsidRPr="001A6707">
        <w:rPr>
          <w:rFonts w:ascii="Arial" w:hAnsi="Arial" w:cs="Arial"/>
          <w:sz w:val="22"/>
          <w:szCs w:val="22"/>
        </w:rPr>
        <w:t>Hoeting</w:t>
      </w:r>
      <w:proofErr w:type="spellEnd"/>
      <w:r w:rsidR="004B51AE" w:rsidRPr="001A6707">
        <w:rPr>
          <w:rFonts w:ascii="Arial" w:hAnsi="Arial" w:cs="Arial"/>
          <w:sz w:val="22"/>
          <w:szCs w:val="22"/>
        </w:rPr>
        <w:t xml:space="preserve">, 1999 #3706] </w:t>
      </w:r>
    </w:p>
    <w:p w14:paraId="195A035D" w14:textId="77777777" w:rsidR="004B51AE" w:rsidRPr="001A6707" w:rsidRDefault="004B51AE" w:rsidP="004B51AE">
      <w:pPr>
        <w:spacing w:line="480" w:lineRule="auto"/>
        <w:jc w:val="both"/>
        <w:rPr>
          <w:rFonts w:ascii="Arial" w:hAnsi="Arial" w:cs="Arial"/>
          <w:sz w:val="22"/>
          <w:szCs w:val="22"/>
        </w:rPr>
      </w:pPr>
    </w:p>
    <w:p w14:paraId="2D3FBBE9" w14:textId="4AF4B548" w:rsidR="004B51AE" w:rsidRPr="005B3E97" w:rsidRDefault="004B51AE" w:rsidP="004B51AE">
      <w:pPr>
        <w:spacing w:line="480" w:lineRule="auto"/>
        <w:jc w:val="both"/>
        <w:rPr>
          <w:rFonts w:ascii="Arial" w:hAnsi="Arial" w:cs="Arial"/>
          <w:sz w:val="22"/>
          <w:szCs w:val="22"/>
        </w:rPr>
      </w:pPr>
      <w:r w:rsidRPr="001A6707">
        <w:rPr>
          <w:rFonts w:ascii="Arial" w:hAnsi="Arial" w:cs="Arial"/>
          <w:sz w:val="22"/>
          <w:szCs w:val="22"/>
        </w:rPr>
        <w:t xml:space="preserve">The main limitation of our work is that we did not have data on underlying cause of death beyond the distinction between Covid-19 and non-Covid deaths. Having a breakdown of deaths by underlying cause will help develop cause-specific models and understand which causes have exceeded or fallen below the levels expected. We also could not access age-specific </w:t>
      </w:r>
      <w:r w:rsidR="001A6707" w:rsidRPr="001A6707">
        <w:rPr>
          <w:rFonts w:ascii="Arial" w:hAnsi="Arial" w:cs="Arial"/>
          <w:sz w:val="22"/>
          <w:szCs w:val="22"/>
        </w:rPr>
        <w:t xml:space="preserve">and/or sex-specific </w:t>
      </w:r>
      <w:r w:rsidRPr="001A6707">
        <w:rPr>
          <w:rFonts w:ascii="Arial" w:hAnsi="Arial" w:cs="Arial"/>
          <w:sz w:val="22"/>
          <w:szCs w:val="22"/>
        </w:rPr>
        <w:t xml:space="preserve">data </w:t>
      </w:r>
      <w:r w:rsidR="001A6707" w:rsidRPr="001A6707">
        <w:rPr>
          <w:rFonts w:ascii="Arial" w:hAnsi="Arial" w:cs="Arial"/>
          <w:sz w:val="22"/>
          <w:szCs w:val="22"/>
        </w:rPr>
        <w:t>for a number of other countries</w:t>
      </w:r>
      <w:r w:rsidRPr="001A6707">
        <w:rPr>
          <w:rFonts w:ascii="Arial" w:hAnsi="Arial" w:cs="Arial"/>
          <w:sz w:val="22"/>
          <w:szCs w:val="22"/>
        </w:rPr>
        <w:t xml:space="preserve">. Nor did we have data on total mortality by socio-demographic status to understand inequalities in the impacts of the pandemic beyond deaths assigned to Covid-19 as the underlying cause of death. Releasing these data will allow more granular analysis of the impacts of the pandemic, which can in turn </w:t>
      </w:r>
      <w:r w:rsidRPr="001A6707">
        <w:rPr>
          <w:rFonts w:ascii="Arial" w:hAnsi="Arial" w:cs="Arial"/>
          <w:sz w:val="22"/>
          <w:szCs w:val="22"/>
        </w:rPr>
        <w:lastRenderedPageBreak/>
        <w:t xml:space="preserve">inform resource allocation and a more targeted approach to mitigating both the direct and indirect effects of Covid-19, now and for future waves of the pandemic. </w:t>
      </w:r>
    </w:p>
    <w:p w14:paraId="09620819" w14:textId="7AC44E31" w:rsidR="00B05119" w:rsidRPr="005B3E97" w:rsidRDefault="00B05119" w:rsidP="00580F14">
      <w:pPr>
        <w:spacing w:line="480" w:lineRule="auto"/>
        <w:jc w:val="both"/>
        <w:rPr>
          <w:rFonts w:ascii="Arial" w:hAnsi="Arial" w:cs="Arial"/>
          <w:sz w:val="22"/>
          <w:szCs w:val="22"/>
        </w:rPr>
      </w:pPr>
    </w:p>
    <w:p w14:paraId="77C3B36B" w14:textId="77777777" w:rsidR="008B5DAB" w:rsidRPr="008B5DAB" w:rsidRDefault="008B5DAB" w:rsidP="008B5DAB">
      <w:pPr>
        <w:spacing w:line="480" w:lineRule="auto"/>
        <w:jc w:val="both"/>
        <w:rPr>
          <w:rFonts w:ascii="Arial" w:hAnsi="Arial" w:cs="Arial"/>
          <w:b/>
          <w:bCs/>
          <w:sz w:val="22"/>
          <w:szCs w:val="22"/>
        </w:rPr>
      </w:pPr>
      <w:r w:rsidRPr="008B5DAB">
        <w:rPr>
          <w:rFonts w:ascii="Arial" w:hAnsi="Arial" w:cs="Arial"/>
          <w:b/>
          <w:bCs/>
          <w:sz w:val="22"/>
          <w:szCs w:val="22"/>
        </w:rPr>
        <w:t>Data availability</w:t>
      </w:r>
    </w:p>
    <w:p w14:paraId="29C7122C" w14:textId="49DE19D7" w:rsidR="008B5DAB" w:rsidRPr="008B5DAB" w:rsidRDefault="008B5DAB" w:rsidP="008B5DAB">
      <w:pPr>
        <w:spacing w:line="480" w:lineRule="auto"/>
        <w:jc w:val="both"/>
        <w:rPr>
          <w:rFonts w:ascii="Arial" w:hAnsi="Arial" w:cs="Arial"/>
          <w:sz w:val="22"/>
          <w:szCs w:val="22"/>
        </w:rPr>
      </w:pPr>
      <w:r w:rsidRPr="008B5DAB">
        <w:rPr>
          <w:rFonts w:ascii="Arial" w:hAnsi="Arial" w:cs="Arial"/>
          <w:sz w:val="22"/>
          <w:szCs w:val="22"/>
        </w:rPr>
        <w:t xml:space="preserve">Estimates of </w:t>
      </w:r>
      <w:r w:rsidR="001C3201">
        <w:rPr>
          <w:rFonts w:ascii="Arial" w:hAnsi="Arial" w:cs="Arial"/>
          <w:sz w:val="22"/>
          <w:szCs w:val="22"/>
        </w:rPr>
        <w:t>weekly excess deaths</w:t>
      </w:r>
      <w:r w:rsidRPr="008B5DAB">
        <w:rPr>
          <w:rFonts w:ascii="Arial" w:hAnsi="Arial" w:cs="Arial"/>
          <w:sz w:val="22"/>
          <w:szCs w:val="22"/>
        </w:rPr>
        <w:t xml:space="preserve"> by country will be available from </w:t>
      </w:r>
      <w:r w:rsidR="001C3201" w:rsidRPr="001C3201">
        <w:rPr>
          <w:rFonts w:ascii="Arial" w:hAnsi="Arial" w:cs="Arial"/>
          <w:sz w:val="22"/>
          <w:szCs w:val="22"/>
        </w:rPr>
        <w:t>http://globalenvhealth.org/code-data-download/</w:t>
      </w:r>
      <w:r w:rsidRPr="008B5DAB">
        <w:rPr>
          <w:rFonts w:ascii="Arial" w:hAnsi="Arial" w:cs="Arial"/>
          <w:sz w:val="22"/>
          <w:szCs w:val="22"/>
        </w:rPr>
        <w:t xml:space="preserve"> upon publication of the paper. Input data</w:t>
      </w:r>
      <w:r w:rsidR="001C3201">
        <w:rPr>
          <w:rFonts w:ascii="Arial" w:hAnsi="Arial" w:cs="Arial"/>
          <w:sz w:val="22"/>
          <w:szCs w:val="22"/>
        </w:rPr>
        <w:t xml:space="preserve"> on deaths, population and temperature</w:t>
      </w:r>
      <w:r w:rsidRPr="008B5DAB">
        <w:rPr>
          <w:rFonts w:ascii="Arial" w:hAnsi="Arial" w:cs="Arial"/>
          <w:sz w:val="22"/>
          <w:szCs w:val="22"/>
        </w:rPr>
        <w:t xml:space="preserve"> </w:t>
      </w:r>
      <w:r w:rsidR="001C3201">
        <w:rPr>
          <w:rFonts w:ascii="Arial" w:hAnsi="Arial" w:cs="Arial"/>
          <w:sz w:val="22"/>
          <w:szCs w:val="22"/>
        </w:rPr>
        <w:t xml:space="preserve">will also be available in harmonised format from </w:t>
      </w:r>
      <w:r w:rsidR="001C3201" w:rsidRPr="001C3201">
        <w:rPr>
          <w:rFonts w:ascii="Arial" w:hAnsi="Arial" w:cs="Arial"/>
          <w:sz w:val="22"/>
          <w:szCs w:val="22"/>
        </w:rPr>
        <w:t>http://globalenvhealth.org/code-data-download/</w:t>
      </w:r>
      <w:r w:rsidRPr="008B5DAB">
        <w:rPr>
          <w:rFonts w:ascii="Arial" w:hAnsi="Arial" w:cs="Arial"/>
          <w:sz w:val="22"/>
          <w:szCs w:val="22"/>
        </w:rPr>
        <w:t xml:space="preserve">. </w:t>
      </w:r>
    </w:p>
    <w:p w14:paraId="5510F707" w14:textId="77777777" w:rsidR="008B5DAB" w:rsidRPr="008B5DAB" w:rsidRDefault="008B5DAB" w:rsidP="008B5DAB">
      <w:pPr>
        <w:spacing w:line="480" w:lineRule="auto"/>
        <w:jc w:val="both"/>
        <w:rPr>
          <w:rFonts w:ascii="Arial" w:hAnsi="Arial" w:cs="Arial"/>
          <w:sz w:val="22"/>
          <w:szCs w:val="22"/>
        </w:rPr>
      </w:pPr>
    </w:p>
    <w:p w14:paraId="06E1A79B" w14:textId="77777777" w:rsidR="008B5DAB" w:rsidRPr="006E1F02" w:rsidRDefault="008B5DAB" w:rsidP="008B5DAB">
      <w:pPr>
        <w:spacing w:line="480" w:lineRule="auto"/>
        <w:jc w:val="both"/>
        <w:rPr>
          <w:rFonts w:ascii="Arial" w:hAnsi="Arial" w:cs="Arial"/>
          <w:b/>
          <w:bCs/>
          <w:sz w:val="22"/>
          <w:szCs w:val="22"/>
        </w:rPr>
      </w:pPr>
      <w:r w:rsidRPr="006E1F02">
        <w:rPr>
          <w:rFonts w:ascii="Arial" w:hAnsi="Arial" w:cs="Arial"/>
          <w:b/>
          <w:bCs/>
          <w:sz w:val="22"/>
          <w:szCs w:val="22"/>
        </w:rPr>
        <w:t>Code availability</w:t>
      </w:r>
    </w:p>
    <w:p w14:paraId="1D336478" w14:textId="5C626D53" w:rsidR="00EC6C49" w:rsidRDefault="008B5DAB" w:rsidP="008B5DAB">
      <w:pPr>
        <w:spacing w:line="480" w:lineRule="auto"/>
        <w:jc w:val="both"/>
        <w:rPr>
          <w:rFonts w:ascii="Arial" w:hAnsi="Arial" w:cs="Arial"/>
          <w:sz w:val="22"/>
          <w:szCs w:val="22"/>
        </w:rPr>
      </w:pPr>
      <w:r w:rsidRPr="008B5DAB">
        <w:rPr>
          <w:rFonts w:ascii="Arial" w:hAnsi="Arial" w:cs="Arial"/>
          <w:sz w:val="22"/>
          <w:szCs w:val="22"/>
        </w:rPr>
        <w:t xml:space="preserve">The computer code for the Bayesian model </w:t>
      </w:r>
      <w:r w:rsidR="004637CD">
        <w:rPr>
          <w:rFonts w:ascii="Arial" w:hAnsi="Arial" w:cs="Arial"/>
          <w:sz w:val="22"/>
          <w:szCs w:val="22"/>
        </w:rPr>
        <w:t xml:space="preserve">ensemble </w:t>
      </w:r>
      <w:r w:rsidRPr="008B5DAB">
        <w:rPr>
          <w:rFonts w:ascii="Arial" w:hAnsi="Arial" w:cs="Arial"/>
          <w:sz w:val="22"/>
          <w:szCs w:val="22"/>
        </w:rPr>
        <w:t xml:space="preserve">used in this work </w:t>
      </w:r>
      <w:r w:rsidR="006E1F02">
        <w:rPr>
          <w:rFonts w:ascii="Arial" w:hAnsi="Arial" w:cs="Arial"/>
          <w:sz w:val="22"/>
          <w:szCs w:val="22"/>
        </w:rPr>
        <w:t>will be</w:t>
      </w:r>
      <w:r w:rsidRPr="008B5DAB">
        <w:rPr>
          <w:rFonts w:ascii="Arial" w:hAnsi="Arial" w:cs="Arial"/>
          <w:sz w:val="22"/>
          <w:szCs w:val="22"/>
        </w:rPr>
        <w:t xml:space="preserve"> available at </w:t>
      </w:r>
      <w:r w:rsidR="004637CD" w:rsidRPr="001C3201">
        <w:rPr>
          <w:rFonts w:ascii="Arial" w:hAnsi="Arial" w:cs="Arial"/>
          <w:sz w:val="22"/>
          <w:szCs w:val="22"/>
        </w:rPr>
        <w:t>http://globalenvhealth.org/code-data-download/</w:t>
      </w:r>
      <w:r w:rsidR="004637CD" w:rsidRPr="008B5DAB">
        <w:rPr>
          <w:rFonts w:ascii="Arial" w:hAnsi="Arial" w:cs="Arial"/>
          <w:sz w:val="22"/>
          <w:szCs w:val="22"/>
        </w:rPr>
        <w:t xml:space="preserve"> upon publication of the paper</w:t>
      </w:r>
      <w:r w:rsidRPr="008B5DAB">
        <w:rPr>
          <w:rFonts w:ascii="Arial" w:hAnsi="Arial" w:cs="Arial"/>
          <w:sz w:val="22"/>
          <w:szCs w:val="22"/>
        </w:rPr>
        <w:t>. </w:t>
      </w:r>
    </w:p>
    <w:p w14:paraId="42B20AFD" w14:textId="77777777" w:rsidR="008B5DAB" w:rsidRPr="005B3E97" w:rsidRDefault="008B5DAB" w:rsidP="00580F14">
      <w:pPr>
        <w:spacing w:line="480" w:lineRule="auto"/>
        <w:jc w:val="both"/>
        <w:rPr>
          <w:rFonts w:ascii="Arial" w:hAnsi="Arial" w:cs="Arial"/>
          <w:sz w:val="22"/>
          <w:szCs w:val="22"/>
        </w:rPr>
      </w:pPr>
    </w:p>
    <w:p w14:paraId="212E693F" w14:textId="65752F77" w:rsidR="005740EC" w:rsidRPr="005B3E97" w:rsidRDefault="005740EC" w:rsidP="00580F14">
      <w:pPr>
        <w:spacing w:line="480" w:lineRule="auto"/>
        <w:jc w:val="both"/>
        <w:rPr>
          <w:rFonts w:ascii="Arial" w:hAnsi="Arial" w:cs="Arial"/>
          <w:b/>
          <w:bCs/>
          <w:sz w:val="22"/>
          <w:szCs w:val="22"/>
        </w:rPr>
      </w:pPr>
      <w:r w:rsidRPr="005B3E97">
        <w:rPr>
          <w:rFonts w:ascii="Arial" w:hAnsi="Arial" w:cs="Arial"/>
          <w:b/>
          <w:bCs/>
          <w:sz w:val="22"/>
          <w:szCs w:val="22"/>
        </w:rPr>
        <w:t xml:space="preserve">Author </w:t>
      </w:r>
      <w:r w:rsidR="00581B40" w:rsidRPr="005B3E97">
        <w:rPr>
          <w:rFonts w:ascii="Arial" w:hAnsi="Arial" w:cs="Arial"/>
          <w:b/>
          <w:bCs/>
          <w:sz w:val="22"/>
          <w:szCs w:val="22"/>
        </w:rPr>
        <w:t>c</w:t>
      </w:r>
      <w:r w:rsidRPr="005B3E97">
        <w:rPr>
          <w:rFonts w:ascii="Arial" w:hAnsi="Arial" w:cs="Arial"/>
          <w:b/>
          <w:bCs/>
          <w:sz w:val="22"/>
          <w:szCs w:val="22"/>
        </w:rPr>
        <w:t>ontributions</w:t>
      </w:r>
    </w:p>
    <w:p w14:paraId="472D6BBE" w14:textId="51AC2448" w:rsidR="005740EC" w:rsidRPr="005B3E97" w:rsidRDefault="00773D02" w:rsidP="00580F14">
      <w:pPr>
        <w:spacing w:line="480" w:lineRule="auto"/>
        <w:jc w:val="both"/>
        <w:rPr>
          <w:rFonts w:ascii="Arial" w:hAnsi="Arial" w:cs="Arial"/>
          <w:sz w:val="22"/>
          <w:szCs w:val="22"/>
        </w:rPr>
      </w:pPr>
      <w:r>
        <w:rPr>
          <w:rFonts w:ascii="Arial" w:hAnsi="Arial" w:cs="Arial"/>
          <w:sz w:val="22"/>
          <w:szCs w:val="22"/>
        </w:rPr>
        <w:t>ME, VK and JEB</w:t>
      </w:r>
      <w:r w:rsidR="005740EC" w:rsidRPr="005B3E97">
        <w:rPr>
          <w:rFonts w:ascii="Arial" w:hAnsi="Arial" w:cs="Arial"/>
          <w:sz w:val="22"/>
          <w:szCs w:val="22"/>
        </w:rPr>
        <w:t xml:space="preserve"> </w:t>
      </w:r>
      <w:r>
        <w:rPr>
          <w:rFonts w:ascii="Arial" w:hAnsi="Arial" w:cs="Arial"/>
          <w:sz w:val="22"/>
          <w:szCs w:val="22"/>
        </w:rPr>
        <w:t xml:space="preserve">designed the </w:t>
      </w:r>
      <w:r w:rsidR="005740EC" w:rsidRPr="005B3E97">
        <w:rPr>
          <w:rFonts w:ascii="Arial" w:hAnsi="Arial" w:cs="Arial"/>
          <w:sz w:val="22"/>
          <w:szCs w:val="22"/>
        </w:rPr>
        <w:t xml:space="preserve">study. VK </w:t>
      </w:r>
      <w:r w:rsidR="003F787E" w:rsidRPr="005B3E97">
        <w:rPr>
          <w:rFonts w:ascii="Arial" w:hAnsi="Arial" w:cs="Arial"/>
          <w:sz w:val="22"/>
          <w:szCs w:val="22"/>
        </w:rPr>
        <w:t xml:space="preserve">and JEB </w:t>
      </w:r>
      <w:r w:rsidR="005740EC" w:rsidRPr="005B3E97">
        <w:rPr>
          <w:rFonts w:ascii="Arial" w:hAnsi="Arial" w:cs="Arial"/>
          <w:sz w:val="22"/>
          <w:szCs w:val="22"/>
        </w:rPr>
        <w:t xml:space="preserve">developed and tested statistical methods with input from </w:t>
      </w:r>
      <w:r>
        <w:rPr>
          <w:rFonts w:ascii="Arial" w:hAnsi="Arial" w:cs="Arial"/>
          <w:sz w:val="22"/>
          <w:szCs w:val="22"/>
        </w:rPr>
        <w:t>TR, RMP and ME</w:t>
      </w:r>
      <w:r w:rsidR="005740EC" w:rsidRPr="005B3E97">
        <w:rPr>
          <w:rFonts w:ascii="Arial" w:hAnsi="Arial" w:cs="Arial"/>
          <w:sz w:val="22"/>
          <w:szCs w:val="22"/>
        </w:rPr>
        <w:t>. VK, R</w:t>
      </w:r>
      <w:r w:rsidR="003545D1" w:rsidRPr="005B3E97">
        <w:rPr>
          <w:rFonts w:ascii="Arial" w:hAnsi="Arial" w:cs="Arial"/>
          <w:sz w:val="22"/>
          <w:szCs w:val="22"/>
        </w:rPr>
        <w:t>M</w:t>
      </w:r>
      <w:r w:rsidR="005740EC" w:rsidRPr="005B3E97">
        <w:rPr>
          <w:rFonts w:ascii="Arial" w:hAnsi="Arial" w:cs="Arial"/>
          <w:sz w:val="22"/>
          <w:szCs w:val="22"/>
        </w:rPr>
        <w:t xml:space="preserve">P, TR and JEB accessed, harmonised and analysed data. </w:t>
      </w:r>
      <w:r w:rsidR="003F787E" w:rsidRPr="005B3E97">
        <w:rPr>
          <w:rFonts w:ascii="Arial" w:hAnsi="Arial" w:cs="Arial"/>
          <w:sz w:val="22"/>
          <w:szCs w:val="22"/>
        </w:rPr>
        <w:t>VK</w:t>
      </w:r>
      <w:r w:rsidR="004072C8">
        <w:rPr>
          <w:rFonts w:ascii="Arial" w:hAnsi="Arial" w:cs="Arial"/>
          <w:sz w:val="22"/>
          <w:szCs w:val="22"/>
        </w:rPr>
        <w:t xml:space="preserve"> wrote computer code,</w:t>
      </w:r>
      <w:r w:rsidR="003F787E" w:rsidRPr="005B3E97">
        <w:rPr>
          <w:rFonts w:ascii="Arial" w:hAnsi="Arial" w:cs="Arial"/>
          <w:sz w:val="22"/>
          <w:szCs w:val="22"/>
        </w:rPr>
        <w:t xml:space="preserve"> </w:t>
      </w:r>
      <w:r w:rsidR="00C47C78" w:rsidRPr="005B3E97">
        <w:rPr>
          <w:rFonts w:ascii="Arial" w:hAnsi="Arial" w:cs="Arial"/>
          <w:sz w:val="22"/>
          <w:szCs w:val="22"/>
        </w:rPr>
        <w:t xml:space="preserve">conducted analysis and </w:t>
      </w:r>
      <w:r w:rsidR="003F787E" w:rsidRPr="005B3E97">
        <w:rPr>
          <w:rFonts w:ascii="Arial" w:hAnsi="Arial" w:cs="Arial"/>
          <w:sz w:val="22"/>
          <w:szCs w:val="22"/>
        </w:rPr>
        <w:t>prepared results. ME</w:t>
      </w:r>
      <w:r>
        <w:rPr>
          <w:rFonts w:ascii="Arial" w:hAnsi="Arial" w:cs="Arial"/>
          <w:sz w:val="22"/>
          <w:szCs w:val="22"/>
        </w:rPr>
        <w:t>, VK, JEB and JP-S</w:t>
      </w:r>
      <w:r w:rsidR="003F787E" w:rsidRPr="005B3E97">
        <w:rPr>
          <w:rFonts w:ascii="Arial" w:hAnsi="Arial" w:cs="Arial"/>
          <w:sz w:val="22"/>
          <w:szCs w:val="22"/>
        </w:rPr>
        <w:t xml:space="preserve"> wrote the first draft of the paper and other authors contributed to the paper. </w:t>
      </w:r>
    </w:p>
    <w:p w14:paraId="7BD6CCCD" w14:textId="7A7BBD4B" w:rsidR="00B20EA6" w:rsidRPr="005B3E97" w:rsidRDefault="00B20EA6" w:rsidP="00580F14">
      <w:pPr>
        <w:spacing w:line="480" w:lineRule="auto"/>
        <w:jc w:val="both"/>
        <w:rPr>
          <w:rFonts w:ascii="Arial" w:hAnsi="Arial" w:cs="Arial"/>
          <w:sz w:val="22"/>
          <w:szCs w:val="22"/>
        </w:rPr>
      </w:pPr>
    </w:p>
    <w:p w14:paraId="7CF049A8" w14:textId="77777777" w:rsidR="00773D02" w:rsidRPr="00773D02" w:rsidRDefault="00773D02" w:rsidP="00773D02">
      <w:pPr>
        <w:spacing w:line="480" w:lineRule="auto"/>
        <w:jc w:val="both"/>
        <w:rPr>
          <w:rFonts w:ascii="Arial" w:hAnsi="Arial" w:cs="Arial"/>
          <w:b/>
          <w:bCs/>
          <w:sz w:val="22"/>
          <w:szCs w:val="22"/>
        </w:rPr>
      </w:pPr>
      <w:r w:rsidRPr="00773D02">
        <w:rPr>
          <w:rFonts w:ascii="Arial" w:hAnsi="Arial" w:cs="Arial"/>
          <w:b/>
          <w:bCs/>
          <w:sz w:val="22"/>
          <w:szCs w:val="22"/>
        </w:rPr>
        <w:t xml:space="preserve">Author information </w:t>
      </w:r>
    </w:p>
    <w:p w14:paraId="06D7F54F" w14:textId="63275112" w:rsidR="00773D02" w:rsidRDefault="00581B40" w:rsidP="00773D02">
      <w:pPr>
        <w:spacing w:line="480" w:lineRule="auto"/>
        <w:jc w:val="both"/>
        <w:rPr>
          <w:rFonts w:ascii="Arial" w:hAnsi="Arial" w:cs="Arial"/>
          <w:sz w:val="22"/>
          <w:szCs w:val="22"/>
        </w:rPr>
      </w:pPr>
      <w:r w:rsidRPr="005B3E97">
        <w:rPr>
          <w:rFonts w:ascii="Arial" w:hAnsi="Arial" w:cs="Arial"/>
          <w:sz w:val="22"/>
          <w:szCs w:val="22"/>
        </w:rPr>
        <w:t>ME reports a charitable grant from the AstraZeneca Young Health Programme, and personal fees from Prudential, outside the submitted work.</w:t>
      </w:r>
      <w:r w:rsidR="0089507C" w:rsidRPr="005B3E97">
        <w:rPr>
          <w:rFonts w:ascii="Arial" w:hAnsi="Arial" w:cs="Arial"/>
          <w:sz w:val="22"/>
          <w:szCs w:val="22"/>
        </w:rPr>
        <w:t xml:space="preserve"> JP-S is vice-chair of the Royal Society for Public Health and reports personal fees from Novo Nordisk A/S and Lane, Clark &amp; Peacock LLP</w:t>
      </w:r>
      <w:r w:rsidR="000059FB" w:rsidRPr="005B3E97">
        <w:rPr>
          <w:rFonts w:ascii="Arial" w:hAnsi="Arial" w:cs="Arial"/>
          <w:sz w:val="22"/>
          <w:szCs w:val="22"/>
        </w:rPr>
        <w:t>,</w:t>
      </w:r>
      <w:r w:rsidR="0089507C" w:rsidRPr="005B3E97">
        <w:rPr>
          <w:rFonts w:ascii="Arial" w:hAnsi="Arial" w:cs="Arial"/>
          <w:sz w:val="22"/>
          <w:szCs w:val="22"/>
        </w:rPr>
        <w:t xml:space="preserve"> outside of the submitted work. </w:t>
      </w:r>
    </w:p>
    <w:p w14:paraId="765DFEC5" w14:textId="0F03C69A" w:rsidR="005722C4" w:rsidRDefault="005722C4" w:rsidP="00773D02">
      <w:pPr>
        <w:spacing w:line="480" w:lineRule="auto"/>
        <w:jc w:val="both"/>
        <w:rPr>
          <w:rFonts w:ascii="Arial" w:hAnsi="Arial" w:cs="Arial"/>
          <w:sz w:val="22"/>
          <w:szCs w:val="22"/>
        </w:rPr>
      </w:pPr>
    </w:p>
    <w:p w14:paraId="1EE6BF50" w14:textId="49E87AA0" w:rsidR="005722C4" w:rsidRPr="005722C4" w:rsidRDefault="005722C4" w:rsidP="00773D02">
      <w:pPr>
        <w:spacing w:line="480" w:lineRule="auto"/>
        <w:jc w:val="both"/>
        <w:rPr>
          <w:rFonts w:ascii="Arial" w:hAnsi="Arial" w:cs="Arial"/>
          <w:b/>
          <w:bCs/>
          <w:sz w:val="22"/>
          <w:szCs w:val="22"/>
        </w:rPr>
      </w:pPr>
      <w:r w:rsidRPr="005722C4">
        <w:rPr>
          <w:rFonts w:ascii="Arial" w:hAnsi="Arial" w:cs="Arial"/>
          <w:b/>
          <w:bCs/>
          <w:sz w:val="22"/>
          <w:szCs w:val="22"/>
        </w:rPr>
        <w:t>Acknowledgements</w:t>
      </w:r>
    </w:p>
    <w:p w14:paraId="25EA7CA4" w14:textId="6C55B160" w:rsidR="00773D02" w:rsidRDefault="00677C64" w:rsidP="00773D02">
      <w:pPr>
        <w:spacing w:line="480" w:lineRule="auto"/>
        <w:jc w:val="both"/>
        <w:rPr>
          <w:rFonts w:ascii="Arial" w:hAnsi="Arial" w:cs="Arial"/>
          <w:sz w:val="22"/>
          <w:szCs w:val="22"/>
        </w:rPr>
      </w:pPr>
      <w:r>
        <w:rPr>
          <w:rFonts w:ascii="Arial" w:hAnsi="Arial" w:cs="Arial"/>
          <w:sz w:val="22"/>
          <w:szCs w:val="22"/>
        </w:rPr>
        <w:t xml:space="preserve">We thank Laura Clearly and Rod Jackson for information about data from New Zealand and </w:t>
      </w:r>
      <w:r w:rsidRPr="00677C64">
        <w:rPr>
          <w:rFonts w:ascii="Arial" w:hAnsi="Arial" w:cs="Arial"/>
          <w:sz w:val="22"/>
          <w:szCs w:val="22"/>
        </w:rPr>
        <w:t>Giulia Mangiameli for help with background materials and references.</w:t>
      </w:r>
    </w:p>
    <w:p w14:paraId="1C026887" w14:textId="77777777" w:rsidR="00677C64" w:rsidRPr="00773D02" w:rsidRDefault="00677C64" w:rsidP="00773D02">
      <w:pPr>
        <w:spacing w:line="480" w:lineRule="auto"/>
        <w:jc w:val="both"/>
        <w:rPr>
          <w:rFonts w:ascii="Arial" w:hAnsi="Arial" w:cs="Arial"/>
          <w:sz w:val="22"/>
          <w:szCs w:val="22"/>
        </w:rPr>
      </w:pPr>
    </w:p>
    <w:p w14:paraId="2FBC681C" w14:textId="77777777" w:rsidR="00773D02" w:rsidRPr="00773D02" w:rsidRDefault="00773D02" w:rsidP="00773D02">
      <w:pPr>
        <w:spacing w:line="480" w:lineRule="auto"/>
        <w:jc w:val="both"/>
        <w:rPr>
          <w:rFonts w:ascii="Arial" w:hAnsi="Arial" w:cs="Arial"/>
          <w:b/>
          <w:bCs/>
          <w:sz w:val="22"/>
          <w:szCs w:val="22"/>
        </w:rPr>
      </w:pPr>
      <w:r w:rsidRPr="00773D02">
        <w:rPr>
          <w:rFonts w:ascii="Arial" w:hAnsi="Arial" w:cs="Arial"/>
          <w:b/>
          <w:bCs/>
          <w:sz w:val="22"/>
          <w:szCs w:val="22"/>
        </w:rPr>
        <w:t xml:space="preserve">Corresponding author </w:t>
      </w:r>
    </w:p>
    <w:p w14:paraId="0B739620" w14:textId="69F2CD6A" w:rsidR="00773D02" w:rsidRDefault="00773D02" w:rsidP="00773D02">
      <w:pPr>
        <w:spacing w:line="480" w:lineRule="auto"/>
        <w:jc w:val="both"/>
        <w:rPr>
          <w:rFonts w:ascii="Arial" w:hAnsi="Arial" w:cs="Arial"/>
          <w:sz w:val="22"/>
          <w:szCs w:val="22"/>
        </w:rPr>
      </w:pPr>
      <w:r w:rsidRPr="00773D02">
        <w:rPr>
          <w:rFonts w:ascii="Arial" w:hAnsi="Arial" w:cs="Arial"/>
          <w:sz w:val="22"/>
          <w:szCs w:val="22"/>
        </w:rPr>
        <w:t>Correspondence to Majid Ezzati (majid.ezzati@imperial.ac.uk) </w:t>
      </w:r>
    </w:p>
    <w:p w14:paraId="631C1E0E" w14:textId="77777777" w:rsidR="00773D02" w:rsidRPr="005B3E97" w:rsidRDefault="00773D02" w:rsidP="00580F14">
      <w:pPr>
        <w:spacing w:line="480" w:lineRule="auto"/>
        <w:jc w:val="both"/>
        <w:rPr>
          <w:rFonts w:ascii="Arial" w:hAnsi="Arial" w:cs="Arial"/>
          <w:sz w:val="22"/>
          <w:szCs w:val="22"/>
        </w:rPr>
      </w:pPr>
    </w:p>
    <w:p w14:paraId="5B8678DD" w14:textId="77777777" w:rsidR="00B209F0" w:rsidRPr="005B3E97" w:rsidRDefault="00B209F0" w:rsidP="00580F14">
      <w:pPr>
        <w:spacing w:line="480" w:lineRule="auto"/>
        <w:jc w:val="both"/>
        <w:rPr>
          <w:rFonts w:ascii="Arial" w:hAnsi="Arial" w:cs="Arial"/>
          <w:sz w:val="22"/>
          <w:szCs w:val="22"/>
        </w:rPr>
      </w:pPr>
    </w:p>
    <w:p w14:paraId="3ECC2D7F" w14:textId="77777777" w:rsidR="00B209F0" w:rsidRPr="005B3E97" w:rsidRDefault="00B209F0">
      <w:pPr>
        <w:rPr>
          <w:rFonts w:ascii="Arial" w:hAnsi="Arial" w:cs="Arial"/>
          <w:sz w:val="22"/>
          <w:szCs w:val="22"/>
        </w:rPr>
      </w:pPr>
      <w:r w:rsidRPr="005B3E97">
        <w:rPr>
          <w:rFonts w:ascii="Arial" w:hAnsi="Arial" w:cs="Arial"/>
          <w:sz w:val="22"/>
          <w:szCs w:val="22"/>
        </w:rPr>
        <w:br w:type="page"/>
      </w:r>
    </w:p>
    <w:p w14:paraId="0722359C" w14:textId="6AC5C16D" w:rsidR="0099621B" w:rsidRPr="005B3E97" w:rsidRDefault="0099621B" w:rsidP="0099621B">
      <w:pPr>
        <w:spacing w:line="480" w:lineRule="auto"/>
        <w:jc w:val="both"/>
        <w:rPr>
          <w:rFonts w:ascii="Arial" w:hAnsi="Arial" w:cs="Arial"/>
          <w:sz w:val="22"/>
          <w:szCs w:val="22"/>
        </w:rPr>
      </w:pPr>
      <w:r w:rsidRPr="005B3E97">
        <w:rPr>
          <w:rFonts w:ascii="Arial" w:hAnsi="Arial" w:cs="Arial"/>
          <w:b/>
          <w:sz w:val="22"/>
          <w:szCs w:val="22"/>
        </w:rPr>
        <w:lastRenderedPageBreak/>
        <w:t>Fig. 1.</w:t>
      </w:r>
      <w:r w:rsidRPr="005B3E97">
        <w:rPr>
          <w:rFonts w:ascii="Arial" w:hAnsi="Arial" w:cs="Arial"/>
          <w:sz w:val="22"/>
          <w:szCs w:val="22"/>
        </w:rPr>
        <w:t xml:space="preserve"> </w:t>
      </w:r>
      <w:r w:rsidR="0027356E" w:rsidRPr="0027356E">
        <w:rPr>
          <w:rFonts w:ascii="Arial" w:hAnsi="Arial" w:cs="Arial"/>
          <w:sz w:val="22"/>
          <w:szCs w:val="22"/>
        </w:rPr>
        <w:t xml:space="preserve">Weekly number of deaths </w:t>
      </w:r>
      <w:ins w:id="69" w:author="Parks, Robbie M" w:date="2020-07-22T21:46:00Z">
        <w:r w:rsidR="005B2618">
          <w:rPr>
            <w:rFonts w:ascii="Arial" w:hAnsi="Arial" w:cs="Arial"/>
            <w:sz w:val="22"/>
            <w:szCs w:val="22"/>
          </w:rPr>
          <w:t xml:space="preserve">from any cause </w:t>
        </w:r>
      </w:ins>
      <w:r w:rsidR="0027356E" w:rsidRPr="0027356E">
        <w:rPr>
          <w:rFonts w:ascii="Arial" w:hAnsi="Arial" w:cs="Arial"/>
          <w:sz w:val="22"/>
          <w:szCs w:val="22"/>
        </w:rPr>
        <w:t xml:space="preserve">from January 2020 through May 2020. The points show reported deaths. The </w:t>
      </w:r>
      <w:r w:rsidR="00937EF5">
        <w:rPr>
          <w:rFonts w:ascii="Arial" w:hAnsi="Arial" w:cs="Arial"/>
          <w:sz w:val="22"/>
          <w:szCs w:val="22"/>
        </w:rPr>
        <w:t>turquoise</w:t>
      </w:r>
      <w:r w:rsidR="0027356E" w:rsidRPr="0027356E">
        <w:rPr>
          <w:rFonts w:ascii="Arial" w:hAnsi="Arial" w:cs="Arial"/>
          <w:sz w:val="22"/>
          <w:szCs w:val="22"/>
        </w:rPr>
        <w:t xml:space="preserve">-shaded areas show the predictions of how many deaths would have been expected from </w:t>
      </w:r>
      <w:r w:rsidR="0027356E">
        <w:rPr>
          <w:rFonts w:ascii="Arial" w:hAnsi="Arial" w:cs="Arial"/>
          <w:sz w:val="22"/>
          <w:szCs w:val="22"/>
        </w:rPr>
        <w:t>mid-February</w:t>
      </w:r>
      <w:r w:rsidR="0027356E" w:rsidRPr="0027356E">
        <w:rPr>
          <w:rFonts w:ascii="Arial" w:hAnsi="Arial" w:cs="Arial"/>
          <w:sz w:val="22"/>
          <w:szCs w:val="22"/>
        </w:rPr>
        <w:t xml:space="preserve"> had Covid-19 pandemic not taken place. The shading shows </w:t>
      </w:r>
      <w:r w:rsidR="0027356E" w:rsidRPr="005B3E97">
        <w:rPr>
          <w:rFonts w:ascii="Arial" w:hAnsi="Arial" w:cs="Arial"/>
          <w:sz w:val="22"/>
          <w:szCs w:val="22"/>
        </w:rPr>
        <w:t>the credible intervals around the median prediction, from 5% (dark) to 95% (light)</w:t>
      </w:r>
      <w:r w:rsidR="00ED1CC0">
        <w:rPr>
          <w:rFonts w:ascii="Arial" w:hAnsi="Arial" w:cs="Arial"/>
          <w:sz w:val="22"/>
          <w:szCs w:val="22"/>
        </w:rPr>
        <w:t xml:space="preserve"> in 10% increments</w:t>
      </w:r>
      <w:r w:rsidR="0027356E" w:rsidRPr="005B3E97">
        <w:rPr>
          <w:rFonts w:ascii="Arial" w:hAnsi="Arial" w:cs="Arial"/>
          <w:sz w:val="22"/>
          <w:szCs w:val="22"/>
        </w:rPr>
        <w:t>.</w:t>
      </w:r>
      <w:r w:rsidR="00C72A30">
        <w:rPr>
          <w:rFonts w:ascii="Arial" w:hAnsi="Arial" w:cs="Arial"/>
          <w:sz w:val="22"/>
          <w:szCs w:val="22"/>
        </w:rPr>
        <w:t xml:space="preserve"> </w:t>
      </w:r>
      <w:r w:rsidR="00C72A30" w:rsidRPr="005B3E97">
        <w:rPr>
          <w:rFonts w:ascii="Arial" w:hAnsi="Arial" w:cs="Arial"/>
          <w:sz w:val="22"/>
          <w:szCs w:val="22"/>
        </w:rPr>
        <w:t xml:space="preserve">See Extended Data Fig. </w:t>
      </w:r>
      <w:r w:rsidR="00B63EA8">
        <w:rPr>
          <w:rFonts w:ascii="Arial" w:hAnsi="Arial" w:cs="Arial"/>
          <w:sz w:val="22"/>
          <w:szCs w:val="22"/>
        </w:rPr>
        <w:t>1</w:t>
      </w:r>
      <w:r w:rsidR="00C72A30" w:rsidRPr="005B3E97">
        <w:rPr>
          <w:rFonts w:ascii="Arial" w:hAnsi="Arial" w:cs="Arial"/>
          <w:sz w:val="22"/>
          <w:szCs w:val="22"/>
        </w:rPr>
        <w:t xml:space="preserve"> for results by age group.</w:t>
      </w:r>
    </w:p>
    <w:p w14:paraId="466F5838" w14:textId="77777777" w:rsidR="0099621B" w:rsidRPr="005B3E97" w:rsidRDefault="0099621B" w:rsidP="0099621B">
      <w:pPr>
        <w:spacing w:line="480" w:lineRule="auto"/>
        <w:jc w:val="both"/>
        <w:rPr>
          <w:rFonts w:ascii="Arial" w:hAnsi="Arial" w:cs="Arial"/>
          <w:sz w:val="22"/>
          <w:szCs w:val="22"/>
        </w:rPr>
      </w:pPr>
    </w:p>
    <w:p w14:paraId="38983F2D" w14:textId="77777777" w:rsidR="0099621B" w:rsidRPr="005B3E97" w:rsidRDefault="0099621B" w:rsidP="0099621B">
      <w:pPr>
        <w:spacing w:line="480" w:lineRule="auto"/>
        <w:jc w:val="both"/>
        <w:rPr>
          <w:rFonts w:ascii="Arial" w:hAnsi="Arial" w:cs="Arial"/>
          <w:sz w:val="22"/>
          <w:szCs w:val="22"/>
        </w:rPr>
      </w:pPr>
    </w:p>
    <w:p w14:paraId="43BC6B3A" w14:textId="77777777" w:rsidR="0099621B" w:rsidRPr="005B3E97" w:rsidRDefault="0099621B" w:rsidP="0099621B">
      <w:pPr>
        <w:spacing w:line="480" w:lineRule="auto"/>
        <w:jc w:val="both"/>
        <w:rPr>
          <w:rFonts w:ascii="Arial" w:hAnsi="Arial" w:cs="Arial"/>
          <w:sz w:val="22"/>
          <w:szCs w:val="22"/>
        </w:rPr>
      </w:pPr>
    </w:p>
    <w:p w14:paraId="2E6A6DA8" w14:textId="77777777" w:rsidR="0099621B" w:rsidRPr="005B3E97" w:rsidRDefault="0099621B" w:rsidP="0099621B">
      <w:pPr>
        <w:spacing w:after="200" w:line="276" w:lineRule="auto"/>
        <w:rPr>
          <w:rFonts w:ascii="Arial" w:hAnsi="Arial" w:cs="Arial"/>
          <w:sz w:val="22"/>
          <w:szCs w:val="22"/>
        </w:rPr>
      </w:pPr>
      <w:r w:rsidRPr="005B3E97">
        <w:rPr>
          <w:rFonts w:ascii="Arial" w:hAnsi="Arial" w:cs="Arial"/>
          <w:sz w:val="22"/>
          <w:szCs w:val="22"/>
        </w:rPr>
        <w:br w:type="page"/>
      </w:r>
    </w:p>
    <w:p w14:paraId="6926EE15" w14:textId="2FDB54EE" w:rsidR="00CF4797" w:rsidRPr="005B3E97" w:rsidRDefault="00C13182" w:rsidP="00CF4797">
      <w:pPr>
        <w:spacing w:line="480" w:lineRule="auto"/>
        <w:jc w:val="both"/>
        <w:rPr>
          <w:rFonts w:ascii="Arial" w:hAnsi="Arial" w:cs="Arial"/>
          <w:sz w:val="22"/>
          <w:szCs w:val="22"/>
        </w:rPr>
      </w:pPr>
      <w:bookmarkStart w:id="70" w:name="_Hlk44097539"/>
      <w:r w:rsidRPr="005B3E97">
        <w:rPr>
          <w:rFonts w:ascii="Arial" w:hAnsi="Arial" w:cs="Arial"/>
          <w:b/>
          <w:sz w:val="22"/>
          <w:szCs w:val="22"/>
        </w:rPr>
        <w:lastRenderedPageBreak/>
        <w:t>Fig</w:t>
      </w:r>
      <w:r w:rsidR="003F238B" w:rsidRPr="005B3E97">
        <w:rPr>
          <w:rFonts w:ascii="Arial" w:hAnsi="Arial" w:cs="Arial"/>
          <w:b/>
          <w:sz w:val="22"/>
          <w:szCs w:val="22"/>
        </w:rPr>
        <w:t>.</w:t>
      </w:r>
      <w:r w:rsidRPr="005B3E97">
        <w:rPr>
          <w:rFonts w:ascii="Arial" w:hAnsi="Arial" w:cs="Arial"/>
          <w:b/>
          <w:sz w:val="22"/>
          <w:szCs w:val="22"/>
        </w:rPr>
        <w:t xml:space="preserve"> </w:t>
      </w:r>
      <w:r w:rsidR="0099621B">
        <w:rPr>
          <w:rFonts w:ascii="Arial" w:hAnsi="Arial" w:cs="Arial"/>
          <w:b/>
          <w:sz w:val="22"/>
          <w:szCs w:val="22"/>
        </w:rPr>
        <w:t>2</w:t>
      </w:r>
      <w:r w:rsidRPr="005B3E97">
        <w:rPr>
          <w:rFonts w:ascii="Arial" w:hAnsi="Arial" w:cs="Arial"/>
          <w:b/>
          <w:sz w:val="22"/>
          <w:szCs w:val="22"/>
        </w:rPr>
        <w:t>.</w:t>
      </w:r>
      <w:r w:rsidRPr="005B3E97">
        <w:rPr>
          <w:rFonts w:ascii="Arial" w:hAnsi="Arial" w:cs="Arial"/>
          <w:sz w:val="22"/>
          <w:szCs w:val="22"/>
        </w:rPr>
        <w:t xml:space="preserve"> </w:t>
      </w:r>
      <w:r w:rsidR="00677C64">
        <w:rPr>
          <w:rFonts w:ascii="Arial" w:hAnsi="Arial" w:cs="Arial"/>
          <w:sz w:val="22"/>
          <w:szCs w:val="22"/>
        </w:rPr>
        <w:t xml:space="preserve">(A) </w:t>
      </w:r>
      <w:r w:rsidR="00CF4797" w:rsidRPr="005B3E97">
        <w:rPr>
          <w:rFonts w:ascii="Arial" w:hAnsi="Arial" w:cs="Arial"/>
          <w:sz w:val="22"/>
          <w:szCs w:val="22"/>
        </w:rPr>
        <w:t xml:space="preserve">Posterior distribution </w:t>
      </w:r>
      <w:r w:rsidR="00677C64">
        <w:rPr>
          <w:rFonts w:ascii="Arial" w:hAnsi="Arial" w:cs="Arial"/>
          <w:sz w:val="22"/>
          <w:szCs w:val="22"/>
        </w:rPr>
        <w:t xml:space="preserve">of </w:t>
      </w:r>
      <w:r w:rsidR="00BA4119" w:rsidRPr="005B3E97">
        <w:rPr>
          <w:rFonts w:ascii="Arial" w:hAnsi="Arial" w:cs="Arial"/>
          <w:sz w:val="22"/>
          <w:szCs w:val="22"/>
        </w:rPr>
        <w:t xml:space="preserve">excess deaths </w:t>
      </w:r>
      <w:r w:rsidR="004C6151" w:rsidRPr="005B3E97">
        <w:rPr>
          <w:rFonts w:ascii="Arial" w:hAnsi="Arial" w:cs="Arial"/>
          <w:sz w:val="22"/>
          <w:szCs w:val="22"/>
        </w:rPr>
        <w:t xml:space="preserve">from any cause </w:t>
      </w:r>
      <w:r w:rsidR="00BA4119" w:rsidRPr="005B3E97">
        <w:rPr>
          <w:rFonts w:ascii="Arial" w:hAnsi="Arial" w:cs="Arial"/>
          <w:sz w:val="22"/>
          <w:szCs w:val="22"/>
        </w:rPr>
        <w:t>per 100,000 people</w:t>
      </w:r>
      <w:r w:rsidR="00677C64">
        <w:rPr>
          <w:rFonts w:ascii="Arial" w:hAnsi="Arial" w:cs="Arial"/>
          <w:sz w:val="22"/>
          <w:szCs w:val="22"/>
        </w:rPr>
        <w:t xml:space="preserve"> </w:t>
      </w:r>
      <w:r w:rsidR="00677C64" w:rsidRPr="005B3E97">
        <w:rPr>
          <w:rFonts w:ascii="Arial" w:hAnsi="Arial" w:cs="Arial"/>
          <w:sz w:val="22"/>
          <w:szCs w:val="22"/>
        </w:rPr>
        <w:t>from mid-February to end of May 2020</w:t>
      </w:r>
      <w:r w:rsidR="009A52DE">
        <w:rPr>
          <w:rFonts w:ascii="Arial" w:hAnsi="Arial" w:cs="Arial"/>
          <w:sz w:val="22"/>
          <w:szCs w:val="22"/>
        </w:rPr>
        <w:t>.</w:t>
      </w:r>
      <w:r w:rsidR="00677C64">
        <w:rPr>
          <w:rFonts w:ascii="Arial" w:hAnsi="Arial" w:cs="Arial"/>
          <w:sz w:val="22"/>
          <w:szCs w:val="22"/>
        </w:rPr>
        <w:t xml:space="preserve"> </w:t>
      </w:r>
      <w:r w:rsidR="00677C64" w:rsidRPr="005B3E97">
        <w:rPr>
          <w:rFonts w:ascii="Arial" w:hAnsi="Arial" w:cs="Arial"/>
          <w:sz w:val="22"/>
          <w:szCs w:val="22"/>
        </w:rPr>
        <w:t xml:space="preserve">Gold dots show the posterior medians. </w:t>
      </w:r>
      <w:r w:rsidR="00677C64">
        <w:rPr>
          <w:rFonts w:ascii="Arial" w:hAnsi="Arial" w:cs="Arial"/>
          <w:sz w:val="22"/>
          <w:szCs w:val="22"/>
        </w:rPr>
        <w:t xml:space="preserve">(B) </w:t>
      </w:r>
      <w:r w:rsidR="00677C64" w:rsidRPr="00677C64">
        <w:rPr>
          <w:rFonts w:ascii="Arial" w:hAnsi="Arial" w:cs="Arial"/>
          <w:sz w:val="22"/>
          <w:szCs w:val="22"/>
        </w:rPr>
        <w:t>Probability distribution for the country’s rank.</w:t>
      </w:r>
      <w:r w:rsidR="00677C64">
        <w:rPr>
          <w:rFonts w:ascii="Arial" w:hAnsi="Arial" w:cs="Arial"/>
          <w:sz w:val="22"/>
          <w:szCs w:val="22"/>
        </w:rPr>
        <w:t xml:space="preserve"> </w:t>
      </w:r>
      <w:r w:rsidR="00677C64" w:rsidRPr="005B3E97">
        <w:rPr>
          <w:rFonts w:ascii="Arial" w:hAnsi="Arial" w:cs="Arial"/>
          <w:sz w:val="22"/>
          <w:szCs w:val="22"/>
        </w:rPr>
        <w:t xml:space="preserve">Countries are ordered vertically by median increase from smallest (at the bottom) to the largest (at the top). </w:t>
      </w:r>
      <w:r w:rsidR="003F238B" w:rsidRPr="005B3E97">
        <w:rPr>
          <w:rFonts w:ascii="Arial" w:hAnsi="Arial" w:cs="Arial"/>
          <w:sz w:val="22"/>
          <w:szCs w:val="22"/>
        </w:rPr>
        <w:t>See Extended Data Fig</w:t>
      </w:r>
      <w:r w:rsidR="00433361" w:rsidRPr="005B3E97">
        <w:rPr>
          <w:rFonts w:ascii="Arial" w:hAnsi="Arial" w:cs="Arial"/>
          <w:sz w:val="22"/>
          <w:szCs w:val="22"/>
        </w:rPr>
        <w:t>.</w:t>
      </w:r>
      <w:r w:rsidR="003F238B" w:rsidRPr="005B3E97">
        <w:rPr>
          <w:rFonts w:ascii="Arial" w:hAnsi="Arial" w:cs="Arial"/>
          <w:sz w:val="22"/>
          <w:szCs w:val="22"/>
        </w:rPr>
        <w:t xml:space="preserve"> </w:t>
      </w:r>
      <w:r w:rsidR="00B63EA8">
        <w:rPr>
          <w:rFonts w:ascii="Arial" w:hAnsi="Arial" w:cs="Arial"/>
          <w:sz w:val="22"/>
          <w:szCs w:val="22"/>
        </w:rPr>
        <w:t>2</w:t>
      </w:r>
      <w:r w:rsidR="003F238B" w:rsidRPr="005B3E97">
        <w:rPr>
          <w:rFonts w:ascii="Arial" w:hAnsi="Arial" w:cs="Arial"/>
          <w:sz w:val="22"/>
          <w:szCs w:val="22"/>
        </w:rPr>
        <w:t xml:space="preserve"> for results by age group.</w:t>
      </w:r>
      <w:bookmarkEnd w:id="70"/>
    </w:p>
    <w:p w14:paraId="2FBBC682" w14:textId="5E7BFAA1" w:rsidR="00677C64" w:rsidRDefault="00677C64">
      <w:pPr>
        <w:spacing w:after="200" w:line="276" w:lineRule="auto"/>
        <w:rPr>
          <w:rFonts w:ascii="Arial" w:hAnsi="Arial" w:cs="Arial"/>
          <w:sz w:val="22"/>
          <w:szCs w:val="22"/>
        </w:rPr>
      </w:pPr>
      <w:r>
        <w:rPr>
          <w:rFonts w:ascii="Arial" w:hAnsi="Arial" w:cs="Arial"/>
          <w:sz w:val="22"/>
          <w:szCs w:val="22"/>
        </w:rPr>
        <w:br w:type="page"/>
      </w:r>
    </w:p>
    <w:p w14:paraId="1540BEE8" w14:textId="3F9A5EB8" w:rsidR="00677C64" w:rsidRPr="005B3E97" w:rsidRDefault="00677C64" w:rsidP="00677C64">
      <w:pPr>
        <w:spacing w:line="480" w:lineRule="auto"/>
        <w:jc w:val="both"/>
        <w:rPr>
          <w:rFonts w:ascii="Arial" w:hAnsi="Arial" w:cs="Arial"/>
          <w:sz w:val="22"/>
          <w:szCs w:val="22"/>
        </w:rPr>
      </w:pPr>
      <w:r w:rsidRPr="005B3E97">
        <w:rPr>
          <w:rFonts w:ascii="Arial" w:hAnsi="Arial" w:cs="Arial"/>
          <w:b/>
          <w:sz w:val="22"/>
          <w:szCs w:val="22"/>
        </w:rPr>
        <w:lastRenderedPageBreak/>
        <w:t xml:space="preserve">Fig. </w:t>
      </w:r>
      <w:r>
        <w:rPr>
          <w:rFonts w:ascii="Arial" w:hAnsi="Arial" w:cs="Arial"/>
          <w:b/>
          <w:sz w:val="22"/>
          <w:szCs w:val="22"/>
        </w:rPr>
        <w:t>3</w:t>
      </w:r>
      <w:r w:rsidRPr="005B3E97">
        <w:rPr>
          <w:rFonts w:ascii="Arial" w:hAnsi="Arial" w:cs="Arial"/>
          <w:b/>
          <w:sz w:val="22"/>
          <w:szCs w:val="22"/>
        </w:rPr>
        <w:t>.</w:t>
      </w:r>
      <w:r w:rsidRPr="005B3E97">
        <w:rPr>
          <w:rFonts w:ascii="Arial" w:hAnsi="Arial" w:cs="Arial"/>
          <w:sz w:val="22"/>
          <w:szCs w:val="22"/>
        </w:rPr>
        <w:t xml:space="preserve"> </w:t>
      </w:r>
      <w:r>
        <w:rPr>
          <w:rFonts w:ascii="Arial" w:hAnsi="Arial" w:cs="Arial"/>
          <w:sz w:val="22"/>
          <w:szCs w:val="22"/>
        </w:rPr>
        <w:t xml:space="preserve">(A) </w:t>
      </w:r>
      <w:r w:rsidRPr="005B3E97">
        <w:rPr>
          <w:rFonts w:ascii="Arial" w:hAnsi="Arial" w:cs="Arial"/>
          <w:sz w:val="22"/>
          <w:szCs w:val="22"/>
        </w:rPr>
        <w:t xml:space="preserve">Posterior distribution </w:t>
      </w:r>
      <w:r>
        <w:rPr>
          <w:rFonts w:ascii="Arial" w:hAnsi="Arial" w:cs="Arial"/>
          <w:sz w:val="22"/>
          <w:szCs w:val="22"/>
        </w:rPr>
        <w:t xml:space="preserve">of </w:t>
      </w:r>
      <w:r w:rsidRPr="005B3E97">
        <w:rPr>
          <w:rFonts w:ascii="Arial" w:hAnsi="Arial" w:cs="Arial"/>
          <w:sz w:val="22"/>
          <w:szCs w:val="22"/>
        </w:rPr>
        <w:t>percent increase in deaths from any cause from mid-February to end of May 2020</w:t>
      </w:r>
      <w:r w:rsidR="009A52DE">
        <w:rPr>
          <w:rFonts w:ascii="Arial" w:hAnsi="Arial" w:cs="Arial"/>
          <w:sz w:val="22"/>
          <w:szCs w:val="22"/>
        </w:rPr>
        <w:t>.</w:t>
      </w:r>
      <w:r>
        <w:rPr>
          <w:rFonts w:ascii="Arial" w:hAnsi="Arial" w:cs="Arial"/>
          <w:sz w:val="22"/>
          <w:szCs w:val="22"/>
        </w:rPr>
        <w:t xml:space="preserve"> </w:t>
      </w:r>
      <w:r w:rsidRPr="005B3E97">
        <w:rPr>
          <w:rFonts w:ascii="Arial" w:hAnsi="Arial" w:cs="Arial"/>
          <w:sz w:val="22"/>
          <w:szCs w:val="22"/>
        </w:rPr>
        <w:t xml:space="preserve">Gold dots show the posterior medians. </w:t>
      </w:r>
      <w:r>
        <w:rPr>
          <w:rFonts w:ascii="Arial" w:hAnsi="Arial" w:cs="Arial"/>
          <w:sz w:val="22"/>
          <w:szCs w:val="22"/>
        </w:rPr>
        <w:t xml:space="preserve">(B) </w:t>
      </w:r>
      <w:r w:rsidRPr="00677C64">
        <w:rPr>
          <w:rFonts w:ascii="Arial" w:hAnsi="Arial" w:cs="Arial"/>
          <w:sz w:val="22"/>
          <w:szCs w:val="22"/>
        </w:rPr>
        <w:t>Probability distribution for the country’s rank.</w:t>
      </w:r>
      <w:r>
        <w:rPr>
          <w:rFonts w:ascii="Arial" w:hAnsi="Arial" w:cs="Arial"/>
          <w:sz w:val="22"/>
          <w:szCs w:val="22"/>
        </w:rPr>
        <w:t xml:space="preserve"> </w:t>
      </w:r>
      <w:r w:rsidRPr="005B3E97">
        <w:rPr>
          <w:rFonts w:ascii="Arial" w:hAnsi="Arial" w:cs="Arial"/>
          <w:sz w:val="22"/>
          <w:szCs w:val="22"/>
        </w:rPr>
        <w:t xml:space="preserve">Countries are ordered vertically by median increase from smallest (at the bottom) to the largest (at the top). See Extended Data Fig. </w:t>
      </w:r>
      <w:r>
        <w:rPr>
          <w:rFonts w:ascii="Arial" w:hAnsi="Arial" w:cs="Arial"/>
          <w:sz w:val="22"/>
          <w:szCs w:val="22"/>
        </w:rPr>
        <w:t>3</w:t>
      </w:r>
      <w:r w:rsidRPr="005B3E97">
        <w:rPr>
          <w:rFonts w:ascii="Arial" w:hAnsi="Arial" w:cs="Arial"/>
          <w:sz w:val="22"/>
          <w:szCs w:val="22"/>
        </w:rPr>
        <w:t xml:space="preserve"> for results by age group.</w:t>
      </w:r>
    </w:p>
    <w:p w14:paraId="029955F2" w14:textId="69CF2E42" w:rsidR="00F022C3" w:rsidRPr="005B3E97" w:rsidRDefault="00F022C3" w:rsidP="003E3668">
      <w:pPr>
        <w:spacing w:line="480" w:lineRule="auto"/>
        <w:jc w:val="both"/>
        <w:rPr>
          <w:rFonts w:ascii="Arial" w:hAnsi="Arial" w:cs="Arial"/>
          <w:sz w:val="22"/>
          <w:szCs w:val="22"/>
        </w:rPr>
      </w:pPr>
    </w:p>
    <w:p w14:paraId="212FED55" w14:textId="3928CC5F" w:rsidR="00C13182" w:rsidRPr="005B3E97" w:rsidRDefault="00C13182" w:rsidP="00C13182">
      <w:pPr>
        <w:spacing w:line="480" w:lineRule="auto"/>
        <w:jc w:val="both"/>
        <w:rPr>
          <w:rFonts w:ascii="Arial" w:hAnsi="Arial" w:cs="Arial"/>
          <w:sz w:val="22"/>
          <w:szCs w:val="22"/>
        </w:rPr>
      </w:pPr>
    </w:p>
    <w:p w14:paraId="6D35204A" w14:textId="2A24B789" w:rsidR="00CF1106" w:rsidRPr="005B3E97" w:rsidRDefault="00CF1106">
      <w:pPr>
        <w:spacing w:after="200" w:line="276" w:lineRule="auto"/>
        <w:rPr>
          <w:rFonts w:ascii="Arial" w:hAnsi="Arial" w:cs="Arial"/>
          <w:sz w:val="22"/>
          <w:szCs w:val="22"/>
        </w:rPr>
      </w:pPr>
      <w:r w:rsidRPr="005B3E97">
        <w:rPr>
          <w:rFonts w:ascii="Arial" w:hAnsi="Arial" w:cs="Arial"/>
          <w:sz w:val="22"/>
          <w:szCs w:val="22"/>
        </w:rPr>
        <w:br w:type="page"/>
      </w:r>
    </w:p>
    <w:p w14:paraId="6FA3ADF3" w14:textId="68AC9AC7" w:rsidR="002E7606" w:rsidRPr="005B3E97" w:rsidRDefault="00CF1106" w:rsidP="00CF1106">
      <w:pPr>
        <w:spacing w:line="480" w:lineRule="auto"/>
        <w:jc w:val="both"/>
        <w:rPr>
          <w:rFonts w:ascii="Arial" w:hAnsi="Arial" w:cs="Arial"/>
          <w:sz w:val="22"/>
          <w:szCs w:val="22"/>
        </w:rPr>
      </w:pPr>
      <w:r w:rsidRPr="005B3E97">
        <w:rPr>
          <w:rFonts w:ascii="Arial" w:hAnsi="Arial" w:cs="Arial"/>
          <w:b/>
          <w:sz w:val="22"/>
          <w:szCs w:val="22"/>
        </w:rPr>
        <w:lastRenderedPageBreak/>
        <w:t>Fig</w:t>
      </w:r>
      <w:r w:rsidR="003F238B" w:rsidRPr="005B3E97">
        <w:rPr>
          <w:rFonts w:ascii="Arial" w:hAnsi="Arial" w:cs="Arial"/>
          <w:b/>
          <w:sz w:val="22"/>
          <w:szCs w:val="22"/>
        </w:rPr>
        <w:t>.</w:t>
      </w:r>
      <w:r w:rsidRPr="005B3E97">
        <w:rPr>
          <w:rFonts w:ascii="Arial" w:hAnsi="Arial" w:cs="Arial"/>
          <w:b/>
          <w:sz w:val="22"/>
          <w:szCs w:val="22"/>
        </w:rPr>
        <w:t xml:space="preserve"> </w:t>
      </w:r>
      <w:r w:rsidR="00677C64">
        <w:rPr>
          <w:rFonts w:ascii="Arial" w:hAnsi="Arial" w:cs="Arial"/>
          <w:b/>
          <w:sz w:val="22"/>
          <w:szCs w:val="22"/>
        </w:rPr>
        <w:t>4</w:t>
      </w:r>
      <w:r w:rsidRPr="005B3E97">
        <w:rPr>
          <w:rFonts w:ascii="Arial" w:hAnsi="Arial" w:cs="Arial"/>
          <w:b/>
          <w:sz w:val="22"/>
          <w:szCs w:val="22"/>
        </w:rPr>
        <w:t>.</w:t>
      </w:r>
      <w:r w:rsidRPr="005B3E97">
        <w:rPr>
          <w:rFonts w:ascii="Arial" w:hAnsi="Arial" w:cs="Arial"/>
          <w:sz w:val="22"/>
          <w:szCs w:val="22"/>
        </w:rPr>
        <w:t xml:space="preserve"> </w:t>
      </w:r>
      <w:r w:rsidR="00D826D9" w:rsidRPr="005B3E97">
        <w:rPr>
          <w:rFonts w:ascii="Arial" w:hAnsi="Arial" w:cs="Arial"/>
          <w:sz w:val="22"/>
          <w:szCs w:val="22"/>
        </w:rPr>
        <w:t xml:space="preserve">Weekly </w:t>
      </w:r>
      <w:r w:rsidR="003F238B" w:rsidRPr="005B3E97">
        <w:rPr>
          <w:rFonts w:ascii="Arial" w:hAnsi="Arial" w:cs="Arial"/>
          <w:sz w:val="22"/>
          <w:szCs w:val="22"/>
        </w:rPr>
        <w:t xml:space="preserve">percent increase in </w:t>
      </w:r>
      <w:commentRangeStart w:id="71"/>
      <w:r w:rsidR="003F238B" w:rsidRPr="005B3E97">
        <w:rPr>
          <w:rFonts w:ascii="Arial" w:hAnsi="Arial" w:cs="Arial"/>
          <w:sz w:val="22"/>
          <w:szCs w:val="22"/>
        </w:rPr>
        <w:t>mortality</w:t>
      </w:r>
      <w:r w:rsidR="002E7606" w:rsidRPr="005B3E97">
        <w:rPr>
          <w:rFonts w:ascii="Arial" w:hAnsi="Arial" w:cs="Arial"/>
          <w:sz w:val="22"/>
          <w:szCs w:val="22"/>
        </w:rPr>
        <w:t xml:space="preserve"> </w:t>
      </w:r>
      <w:commentRangeEnd w:id="71"/>
      <w:r w:rsidR="00F50F78">
        <w:rPr>
          <w:rStyle w:val="CommentReference"/>
          <w:rFonts w:asciiTheme="minorHAnsi" w:eastAsiaTheme="minorHAnsi" w:hAnsiTheme="minorHAnsi" w:cstheme="minorBidi"/>
          <w:lang w:eastAsia="en-US"/>
        </w:rPr>
        <w:commentReference w:id="71"/>
      </w:r>
      <w:ins w:id="72" w:author="Parks, Robbie M" w:date="2020-07-22T21:47:00Z">
        <w:r w:rsidR="00EB7AD2">
          <w:rPr>
            <w:rFonts w:ascii="Arial" w:hAnsi="Arial" w:cs="Arial"/>
            <w:sz w:val="22"/>
            <w:szCs w:val="22"/>
          </w:rPr>
          <w:t xml:space="preserve">from any cause </w:t>
        </w:r>
      </w:ins>
      <w:r w:rsidR="002E7606" w:rsidRPr="005B3E97">
        <w:rPr>
          <w:rFonts w:ascii="Arial" w:hAnsi="Arial" w:cs="Arial"/>
          <w:sz w:val="22"/>
          <w:szCs w:val="22"/>
        </w:rPr>
        <w:t>as a result of the Covid-19 pandemic</w:t>
      </w:r>
      <w:r w:rsidR="003F238B" w:rsidRPr="005B3E97">
        <w:rPr>
          <w:rFonts w:ascii="Arial" w:hAnsi="Arial" w:cs="Arial"/>
          <w:sz w:val="22"/>
          <w:szCs w:val="22"/>
        </w:rPr>
        <w:t xml:space="preserve"> by country</w:t>
      </w:r>
      <w:r w:rsidR="002E7606" w:rsidRPr="005B3E97">
        <w:rPr>
          <w:rFonts w:ascii="Arial" w:hAnsi="Arial" w:cs="Arial"/>
          <w:sz w:val="22"/>
          <w:szCs w:val="22"/>
        </w:rPr>
        <w:t xml:space="preserve">. The </w:t>
      </w:r>
      <w:r w:rsidR="002D7495">
        <w:rPr>
          <w:rFonts w:ascii="Arial" w:hAnsi="Arial" w:cs="Arial"/>
          <w:sz w:val="22"/>
          <w:szCs w:val="22"/>
        </w:rPr>
        <w:t>turquoise</w:t>
      </w:r>
      <w:r w:rsidR="002D7495" w:rsidRPr="005B3E97">
        <w:rPr>
          <w:rFonts w:ascii="Arial" w:hAnsi="Arial" w:cs="Arial"/>
          <w:sz w:val="22"/>
          <w:szCs w:val="22"/>
        </w:rPr>
        <w:t xml:space="preserve"> </w:t>
      </w:r>
      <w:r w:rsidR="002E7606" w:rsidRPr="005B3E97">
        <w:rPr>
          <w:rFonts w:ascii="Arial" w:hAnsi="Arial" w:cs="Arial"/>
          <w:sz w:val="22"/>
          <w:szCs w:val="22"/>
        </w:rPr>
        <w:t>shading shows the credible intervals around the median prediction, from 5% (dark) to 95% (light)</w:t>
      </w:r>
      <w:r w:rsidR="00ED1CC0">
        <w:rPr>
          <w:rFonts w:ascii="Arial" w:hAnsi="Arial" w:cs="Arial"/>
          <w:sz w:val="22"/>
          <w:szCs w:val="22"/>
        </w:rPr>
        <w:t xml:space="preserve"> in 10% increments</w:t>
      </w:r>
      <w:r w:rsidR="002E7606" w:rsidRPr="005B3E97">
        <w:rPr>
          <w:rFonts w:ascii="Arial" w:hAnsi="Arial" w:cs="Arial"/>
          <w:sz w:val="22"/>
          <w:szCs w:val="22"/>
        </w:rPr>
        <w:t xml:space="preserve">. </w:t>
      </w:r>
      <w:r w:rsidR="005F6F68">
        <w:rPr>
          <w:rFonts w:ascii="Arial" w:hAnsi="Arial" w:cs="Arial"/>
          <w:sz w:val="22"/>
          <w:szCs w:val="22"/>
        </w:rPr>
        <w:t xml:space="preserve">The background shading </w:t>
      </w:r>
      <w:r w:rsidR="00513CD6">
        <w:rPr>
          <w:rFonts w:ascii="Arial" w:hAnsi="Arial" w:cs="Arial"/>
          <w:sz w:val="22"/>
          <w:szCs w:val="22"/>
        </w:rPr>
        <w:t xml:space="preserve">indicates the magnitude of the weekly increase that was detectable with a posterior probability of at least 90%. </w:t>
      </w:r>
      <w:r w:rsidR="002E7606" w:rsidRPr="005B3E97">
        <w:rPr>
          <w:rFonts w:ascii="Arial" w:hAnsi="Arial" w:cs="Arial"/>
          <w:sz w:val="22"/>
          <w:szCs w:val="22"/>
        </w:rPr>
        <w:t>See Extended Data Fig</w:t>
      </w:r>
      <w:r w:rsidR="00433361" w:rsidRPr="005B3E97">
        <w:rPr>
          <w:rFonts w:ascii="Arial" w:hAnsi="Arial" w:cs="Arial"/>
          <w:sz w:val="22"/>
          <w:szCs w:val="22"/>
        </w:rPr>
        <w:t>.</w:t>
      </w:r>
      <w:r w:rsidR="002E7606" w:rsidRPr="005B3E97">
        <w:rPr>
          <w:rFonts w:ascii="Arial" w:hAnsi="Arial" w:cs="Arial"/>
          <w:sz w:val="22"/>
          <w:szCs w:val="22"/>
        </w:rPr>
        <w:t xml:space="preserve"> </w:t>
      </w:r>
      <w:r w:rsidR="0093597D">
        <w:rPr>
          <w:rFonts w:ascii="Arial" w:hAnsi="Arial" w:cs="Arial"/>
          <w:sz w:val="22"/>
          <w:szCs w:val="22"/>
        </w:rPr>
        <w:t>4</w:t>
      </w:r>
      <w:r w:rsidR="002E7606" w:rsidRPr="005B3E97">
        <w:rPr>
          <w:rFonts w:ascii="Arial" w:hAnsi="Arial" w:cs="Arial"/>
          <w:sz w:val="22"/>
          <w:szCs w:val="22"/>
        </w:rPr>
        <w:t xml:space="preserve"> for </w:t>
      </w:r>
      <w:r w:rsidR="0093597D">
        <w:rPr>
          <w:rFonts w:ascii="Arial" w:hAnsi="Arial" w:cs="Arial"/>
          <w:sz w:val="22"/>
          <w:szCs w:val="22"/>
        </w:rPr>
        <w:t xml:space="preserve">results </w:t>
      </w:r>
      <w:r w:rsidR="002E7606" w:rsidRPr="005B3E97">
        <w:rPr>
          <w:rFonts w:ascii="Arial" w:hAnsi="Arial" w:cs="Arial"/>
          <w:sz w:val="22"/>
          <w:szCs w:val="22"/>
        </w:rPr>
        <w:t>by age group</w:t>
      </w:r>
      <w:r w:rsidR="003A477A">
        <w:rPr>
          <w:rFonts w:ascii="Arial" w:hAnsi="Arial" w:cs="Arial"/>
          <w:sz w:val="22"/>
          <w:szCs w:val="22"/>
        </w:rPr>
        <w:t>.</w:t>
      </w:r>
    </w:p>
    <w:p w14:paraId="5DA1D7F6" w14:textId="3CEC4585" w:rsidR="00CF1106" w:rsidRPr="005B3E97" w:rsidRDefault="00CF1106" w:rsidP="00C13182">
      <w:pPr>
        <w:spacing w:line="480" w:lineRule="auto"/>
        <w:jc w:val="both"/>
        <w:rPr>
          <w:rFonts w:ascii="Arial" w:hAnsi="Arial" w:cs="Arial"/>
          <w:sz w:val="22"/>
          <w:szCs w:val="22"/>
        </w:rPr>
      </w:pPr>
    </w:p>
    <w:p w14:paraId="4F33CA65" w14:textId="10E85EAF" w:rsidR="008D438C" w:rsidRPr="005B3E97" w:rsidRDefault="008D438C">
      <w:pPr>
        <w:spacing w:after="200" w:line="276" w:lineRule="auto"/>
        <w:rPr>
          <w:rFonts w:ascii="Arial" w:hAnsi="Arial" w:cs="Arial"/>
          <w:sz w:val="22"/>
          <w:szCs w:val="22"/>
        </w:rPr>
      </w:pPr>
      <w:r w:rsidRPr="005B3E97">
        <w:rPr>
          <w:rFonts w:ascii="Arial" w:hAnsi="Arial" w:cs="Arial"/>
          <w:sz w:val="22"/>
          <w:szCs w:val="22"/>
        </w:rPr>
        <w:br w:type="page"/>
      </w:r>
    </w:p>
    <w:p w14:paraId="25F2DA8E" w14:textId="4B158CFF" w:rsidR="008D438C" w:rsidRPr="005B3E97" w:rsidRDefault="008D438C" w:rsidP="008D438C">
      <w:pPr>
        <w:spacing w:line="480" w:lineRule="auto"/>
        <w:jc w:val="both"/>
        <w:rPr>
          <w:rFonts w:ascii="Arial" w:hAnsi="Arial" w:cs="Arial"/>
          <w:sz w:val="22"/>
          <w:szCs w:val="22"/>
        </w:rPr>
      </w:pPr>
      <w:r w:rsidRPr="005B3E97">
        <w:rPr>
          <w:rFonts w:ascii="Arial" w:hAnsi="Arial" w:cs="Arial"/>
          <w:b/>
          <w:sz w:val="22"/>
          <w:szCs w:val="22"/>
        </w:rPr>
        <w:lastRenderedPageBreak/>
        <w:t>Fig</w:t>
      </w:r>
      <w:r w:rsidR="00433361" w:rsidRPr="005B3E97">
        <w:rPr>
          <w:rFonts w:ascii="Arial" w:hAnsi="Arial" w:cs="Arial"/>
          <w:b/>
          <w:sz w:val="22"/>
          <w:szCs w:val="22"/>
        </w:rPr>
        <w:t>.</w:t>
      </w:r>
      <w:r w:rsidRPr="005B3E97">
        <w:rPr>
          <w:rFonts w:ascii="Arial" w:hAnsi="Arial" w:cs="Arial"/>
          <w:b/>
          <w:sz w:val="22"/>
          <w:szCs w:val="22"/>
        </w:rPr>
        <w:t xml:space="preserve"> </w:t>
      </w:r>
      <w:r w:rsidR="00677C64">
        <w:rPr>
          <w:rFonts w:ascii="Arial" w:hAnsi="Arial" w:cs="Arial"/>
          <w:b/>
          <w:sz w:val="22"/>
          <w:szCs w:val="22"/>
        </w:rPr>
        <w:t>5</w:t>
      </w:r>
      <w:r w:rsidRPr="005B3E97">
        <w:rPr>
          <w:rFonts w:ascii="Arial" w:hAnsi="Arial" w:cs="Arial"/>
          <w:b/>
          <w:sz w:val="22"/>
          <w:szCs w:val="22"/>
        </w:rPr>
        <w:t>.</w:t>
      </w:r>
      <w:r w:rsidRPr="005B3E97">
        <w:rPr>
          <w:rFonts w:ascii="Arial" w:hAnsi="Arial" w:cs="Arial"/>
          <w:sz w:val="22"/>
          <w:szCs w:val="22"/>
        </w:rPr>
        <w:t xml:space="preserve"> </w:t>
      </w:r>
      <w:r w:rsidR="00433361" w:rsidRPr="005B3E97">
        <w:rPr>
          <w:rFonts w:ascii="Arial" w:hAnsi="Arial" w:cs="Arial"/>
          <w:sz w:val="22"/>
          <w:szCs w:val="22"/>
        </w:rPr>
        <w:t xml:space="preserve">Comparison of percent increase in deaths </w:t>
      </w:r>
      <w:ins w:id="73" w:author="Parks, Robbie M" w:date="2020-07-22T21:47:00Z">
        <w:r w:rsidR="00214343">
          <w:rPr>
            <w:rFonts w:ascii="Arial" w:hAnsi="Arial" w:cs="Arial"/>
            <w:sz w:val="22"/>
            <w:szCs w:val="22"/>
          </w:rPr>
          <w:t xml:space="preserve">from any cause </w:t>
        </w:r>
      </w:ins>
      <w:r w:rsidR="00433361" w:rsidRPr="005B3E97">
        <w:rPr>
          <w:rFonts w:ascii="Arial" w:hAnsi="Arial" w:cs="Arial"/>
          <w:sz w:val="22"/>
          <w:szCs w:val="22"/>
        </w:rPr>
        <w:t>as a result of the Covid-19 pandemic between men and women, for all ages and by age group.</w:t>
      </w:r>
    </w:p>
    <w:p w14:paraId="70B74E54" w14:textId="77777777" w:rsidR="008D438C" w:rsidRPr="005B3E97" w:rsidRDefault="008D438C" w:rsidP="008D438C">
      <w:pPr>
        <w:spacing w:line="480" w:lineRule="auto"/>
        <w:jc w:val="both"/>
        <w:rPr>
          <w:rFonts w:ascii="Arial" w:hAnsi="Arial" w:cs="Arial"/>
          <w:sz w:val="22"/>
          <w:szCs w:val="22"/>
        </w:rPr>
      </w:pPr>
    </w:p>
    <w:p w14:paraId="0553BC81" w14:textId="77777777" w:rsidR="00D81EF3" w:rsidRPr="005B3E97" w:rsidRDefault="00D81EF3" w:rsidP="00DC5358">
      <w:pPr>
        <w:spacing w:line="480" w:lineRule="auto"/>
        <w:jc w:val="both"/>
        <w:rPr>
          <w:rFonts w:ascii="Arial" w:hAnsi="Arial" w:cs="Arial"/>
          <w:sz w:val="22"/>
          <w:szCs w:val="22"/>
        </w:rPr>
      </w:pPr>
    </w:p>
    <w:p w14:paraId="1A13A3F6" w14:textId="390D04B8" w:rsidR="000D0D91" w:rsidRDefault="000D0D91">
      <w:pPr>
        <w:spacing w:after="200" w:line="276" w:lineRule="auto"/>
        <w:rPr>
          <w:rFonts w:ascii="Arial" w:hAnsi="Arial" w:cs="Arial"/>
          <w:sz w:val="22"/>
          <w:szCs w:val="22"/>
        </w:rPr>
      </w:pPr>
      <w:r>
        <w:rPr>
          <w:rFonts w:ascii="Arial" w:hAnsi="Arial" w:cs="Arial"/>
          <w:sz w:val="22"/>
          <w:szCs w:val="22"/>
        </w:rPr>
        <w:br w:type="page"/>
      </w:r>
    </w:p>
    <w:p w14:paraId="11E8FFA8" w14:textId="45041CF2" w:rsidR="009C6B83" w:rsidRDefault="009C6B83" w:rsidP="000D0D91">
      <w:pPr>
        <w:spacing w:line="480" w:lineRule="auto"/>
        <w:jc w:val="both"/>
        <w:rPr>
          <w:rFonts w:ascii="Arial" w:hAnsi="Arial" w:cs="Arial"/>
          <w:sz w:val="22"/>
          <w:szCs w:val="22"/>
          <w:highlight w:val="cyan"/>
        </w:rPr>
      </w:pPr>
      <w:r w:rsidRPr="00263770">
        <w:rPr>
          <w:rFonts w:ascii="Arial" w:hAnsi="Arial" w:cs="Arial"/>
          <w:b/>
          <w:bCs/>
          <w:sz w:val="22"/>
          <w:szCs w:val="22"/>
        </w:rPr>
        <w:lastRenderedPageBreak/>
        <w:t>Extended Data Table 1.</w:t>
      </w:r>
      <w:r w:rsidRPr="004072C8">
        <w:rPr>
          <w:rFonts w:ascii="Arial" w:hAnsi="Arial" w:cs="Arial"/>
          <w:sz w:val="22"/>
          <w:szCs w:val="22"/>
        </w:rPr>
        <w:t xml:space="preserve"> </w:t>
      </w:r>
      <w:r w:rsidR="004072C8">
        <w:rPr>
          <w:rFonts w:ascii="Arial" w:hAnsi="Arial" w:cs="Arial"/>
          <w:sz w:val="22"/>
          <w:szCs w:val="22"/>
        </w:rPr>
        <w:t>Number of</w:t>
      </w:r>
      <w:r w:rsidR="004072C8" w:rsidRPr="004072C8">
        <w:rPr>
          <w:rFonts w:ascii="Arial" w:hAnsi="Arial" w:cs="Arial"/>
          <w:sz w:val="22"/>
          <w:szCs w:val="22"/>
        </w:rPr>
        <w:t xml:space="preserve"> excess </w:t>
      </w:r>
      <w:r w:rsidR="004072C8">
        <w:rPr>
          <w:rFonts w:ascii="Arial" w:hAnsi="Arial" w:cs="Arial"/>
          <w:sz w:val="22"/>
          <w:szCs w:val="22"/>
        </w:rPr>
        <w:t xml:space="preserve">deaths from any cause and deaths assigned to Covid-19 </w:t>
      </w:r>
      <w:r w:rsidR="004072C8" w:rsidRPr="004072C8">
        <w:rPr>
          <w:rFonts w:ascii="Arial" w:hAnsi="Arial" w:cs="Arial"/>
          <w:sz w:val="22"/>
          <w:szCs w:val="22"/>
        </w:rPr>
        <w:t>due from mid-February to end of May 2020, by country.</w:t>
      </w:r>
      <w:r w:rsidR="004072C8">
        <w:rPr>
          <w:rFonts w:ascii="Arial" w:hAnsi="Arial" w:cs="Arial"/>
          <w:sz w:val="22"/>
          <w:szCs w:val="22"/>
        </w:rPr>
        <w:t xml:space="preserve"> </w:t>
      </w:r>
    </w:p>
    <w:p w14:paraId="788DD4E9" w14:textId="03CA1EBC" w:rsidR="009C6B83" w:rsidRDefault="009C6B83" w:rsidP="000D0D91">
      <w:pPr>
        <w:spacing w:line="480" w:lineRule="auto"/>
        <w:jc w:val="both"/>
        <w:rPr>
          <w:rFonts w:ascii="Arial" w:hAnsi="Arial" w:cs="Arial"/>
          <w:sz w:val="22"/>
          <w:szCs w:val="22"/>
          <w:highlight w:val="cyan"/>
        </w:rPr>
      </w:pPr>
    </w:p>
    <w:p w14:paraId="7C09CD7D" w14:textId="6FADAEEC" w:rsidR="004072C8" w:rsidRPr="0070610D" w:rsidRDefault="004072C8" w:rsidP="000D0D91">
      <w:pPr>
        <w:spacing w:line="480" w:lineRule="auto"/>
        <w:jc w:val="both"/>
        <w:rPr>
          <w:rFonts w:ascii="Arial" w:hAnsi="Arial" w:cs="Arial"/>
          <w:sz w:val="22"/>
          <w:szCs w:val="22"/>
        </w:rPr>
      </w:pPr>
      <w:r w:rsidRPr="0070610D">
        <w:rPr>
          <w:rFonts w:ascii="Arial" w:hAnsi="Arial" w:cs="Arial"/>
          <w:b/>
          <w:bCs/>
          <w:sz w:val="22"/>
          <w:szCs w:val="22"/>
        </w:rPr>
        <w:t>Extended Data Table 2.</w:t>
      </w:r>
      <w:r w:rsidR="0070610D">
        <w:rPr>
          <w:rFonts w:ascii="Arial" w:hAnsi="Arial" w:cs="Arial"/>
          <w:sz w:val="22"/>
          <w:szCs w:val="22"/>
        </w:rPr>
        <w:t xml:space="preserve"> Sources of data on death and population used in the paper.</w:t>
      </w:r>
    </w:p>
    <w:p w14:paraId="69A2B88B" w14:textId="228E96AC" w:rsidR="004072C8" w:rsidRDefault="004072C8" w:rsidP="000D0D91">
      <w:pPr>
        <w:spacing w:line="480" w:lineRule="auto"/>
        <w:jc w:val="both"/>
        <w:rPr>
          <w:rFonts w:ascii="Arial" w:hAnsi="Arial" w:cs="Arial"/>
          <w:sz w:val="22"/>
          <w:szCs w:val="22"/>
          <w:highlight w:val="cyan"/>
        </w:rPr>
      </w:pPr>
    </w:p>
    <w:p w14:paraId="533706B8" w14:textId="4BC63142" w:rsidR="004072C8" w:rsidRDefault="001C4E3B" w:rsidP="000D0D91">
      <w:pPr>
        <w:spacing w:line="480" w:lineRule="auto"/>
        <w:jc w:val="both"/>
        <w:rPr>
          <w:rFonts w:ascii="Arial" w:hAnsi="Arial" w:cs="Arial"/>
          <w:sz w:val="22"/>
          <w:szCs w:val="22"/>
        </w:rPr>
      </w:pPr>
      <w:r w:rsidRPr="0070610D">
        <w:rPr>
          <w:rFonts w:ascii="Arial" w:hAnsi="Arial" w:cs="Arial"/>
          <w:b/>
          <w:bCs/>
          <w:sz w:val="22"/>
          <w:szCs w:val="22"/>
        </w:rPr>
        <w:t xml:space="preserve">Extended Data Table </w:t>
      </w:r>
      <w:r w:rsidR="006749EF">
        <w:rPr>
          <w:rFonts w:ascii="Arial" w:hAnsi="Arial" w:cs="Arial"/>
          <w:b/>
          <w:bCs/>
          <w:sz w:val="22"/>
          <w:szCs w:val="22"/>
        </w:rPr>
        <w:t>3</w:t>
      </w:r>
      <w:r w:rsidRPr="0070610D">
        <w:rPr>
          <w:rFonts w:ascii="Arial" w:hAnsi="Arial" w:cs="Arial"/>
          <w:b/>
          <w:bCs/>
          <w:sz w:val="22"/>
          <w:szCs w:val="22"/>
        </w:rPr>
        <w:t>.</w:t>
      </w:r>
      <w:r w:rsidRPr="001C4E3B">
        <w:rPr>
          <w:rFonts w:ascii="Arial" w:hAnsi="Arial" w:cs="Arial"/>
          <w:sz w:val="22"/>
          <w:szCs w:val="22"/>
        </w:rPr>
        <w:t xml:space="preserve"> Results of the </w:t>
      </w:r>
      <w:r w:rsidR="00263770">
        <w:rPr>
          <w:rFonts w:ascii="Arial" w:hAnsi="Arial" w:cs="Arial"/>
          <w:sz w:val="22"/>
          <w:szCs w:val="22"/>
        </w:rPr>
        <w:t>external predictive validity (cross-validation)</w:t>
      </w:r>
      <w:r w:rsidRPr="001C4E3B">
        <w:rPr>
          <w:rFonts w:ascii="Arial" w:hAnsi="Arial" w:cs="Arial"/>
          <w:sz w:val="22"/>
          <w:szCs w:val="22"/>
        </w:rPr>
        <w:t xml:space="preserve"> </w:t>
      </w:r>
      <w:r w:rsidR="00263770">
        <w:rPr>
          <w:rFonts w:ascii="Arial" w:hAnsi="Arial" w:cs="Arial"/>
          <w:sz w:val="22"/>
          <w:szCs w:val="22"/>
        </w:rPr>
        <w:t xml:space="preserve">of the estimated </w:t>
      </w:r>
      <w:r w:rsidR="00263770" w:rsidRPr="00263770">
        <w:rPr>
          <w:rFonts w:ascii="Arial" w:hAnsi="Arial" w:cs="Arial"/>
          <w:sz w:val="22"/>
          <w:szCs w:val="22"/>
        </w:rPr>
        <w:t>no-pandemic baseline weekly deaths</w:t>
      </w:r>
      <w:r w:rsidR="00263770">
        <w:rPr>
          <w:rFonts w:ascii="Arial" w:hAnsi="Arial" w:cs="Arial"/>
          <w:sz w:val="22"/>
          <w:szCs w:val="22"/>
        </w:rPr>
        <w:t xml:space="preserve"> </w:t>
      </w:r>
      <w:r w:rsidRPr="001C4E3B">
        <w:rPr>
          <w:rFonts w:ascii="Arial" w:hAnsi="Arial" w:cs="Arial"/>
          <w:sz w:val="22"/>
          <w:szCs w:val="22"/>
        </w:rPr>
        <w:t xml:space="preserve">from the Bayesian model ensemble. Each number represents the </w:t>
      </w:r>
      <w:r w:rsidR="00677C64" w:rsidRPr="00677C64">
        <w:rPr>
          <w:rFonts w:ascii="Arial" w:hAnsi="Arial" w:cs="Arial"/>
          <w:sz w:val="22"/>
          <w:szCs w:val="22"/>
        </w:rPr>
        <w:t>total error over the validation period, averaged across countries</w:t>
      </w:r>
      <w:r w:rsidRPr="001C4E3B">
        <w:rPr>
          <w:rFonts w:ascii="Arial" w:hAnsi="Arial" w:cs="Arial"/>
          <w:sz w:val="22"/>
          <w:szCs w:val="22"/>
        </w:rPr>
        <w:t>.</w:t>
      </w:r>
    </w:p>
    <w:p w14:paraId="209DABE8" w14:textId="77777777" w:rsidR="00263770" w:rsidRDefault="00263770" w:rsidP="000D0D91">
      <w:pPr>
        <w:spacing w:line="480" w:lineRule="auto"/>
        <w:jc w:val="both"/>
        <w:rPr>
          <w:rFonts w:ascii="Arial" w:hAnsi="Arial" w:cs="Arial"/>
          <w:sz w:val="22"/>
          <w:szCs w:val="22"/>
          <w:highlight w:val="cyan"/>
        </w:rPr>
      </w:pPr>
    </w:p>
    <w:p w14:paraId="3AED9F1F" w14:textId="7EFB2EA6" w:rsidR="003A477A" w:rsidRDefault="000D0D91" w:rsidP="003A477A">
      <w:pPr>
        <w:spacing w:line="480" w:lineRule="auto"/>
        <w:jc w:val="both"/>
        <w:rPr>
          <w:rFonts w:ascii="Arial" w:hAnsi="Arial" w:cs="Arial"/>
          <w:sz w:val="22"/>
          <w:szCs w:val="22"/>
        </w:rPr>
      </w:pPr>
      <w:r w:rsidRPr="003A477A">
        <w:rPr>
          <w:rFonts w:ascii="Arial" w:hAnsi="Arial" w:cs="Arial"/>
          <w:b/>
          <w:bCs/>
          <w:sz w:val="22"/>
          <w:szCs w:val="22"/>
        </w:rPr>
        <w:t>Extended Data Fig. 1.</w:t>
      </w:r>
      <w:r w:rsidRPr="003A477A">
        <w:rPr>
          <w:rFonts w:ascii="Arial" w:hAnsi="Arial" w:cs="Arial"/>
          <w:sz w:val="22"/>
          <w:szCs w:val="22"/>
        </w:rPr>
        <w:t xml:space="preserve"> </w:t>
      </w:r>
      <w:r w:rsidR="003A477A" w:rsidRPr="0027356E">
        <w:rPr>
          <w:rFonts w:ascii="Arial" w:hAnsi="Arial" w:cs="Arial"/>
          <w:sz w:val="22"/>
          <w:szCs w:val="22"/>
        </w:rPr>
        <w:t>Weekly number of deaths from January 2020 through May 2020</w:t>
      </w:r>
      <w:r w:rsidR="003A477A">
        <w:rPr>
          <w:rFonts w:ascii="Arial" w:hAnsi="Arial" w:cs="Arial"/>
          <w:sz w:val="22"/>
          <w:szCs w:val="22"/>
        </w:rPr>
        <w:t>, by age group</w:t>
      </w:r>
      <w:r w:rsidR="003A477A" w:rsidRPr="0027356E">
        <w:rPr>
          <w:rFonts w:ascii="Arial" w:hAnsi="Arial" w:cs="Arial"/>
          <w:sz w:val="22"/>
          <w:szCs w:val="22"/>
        </w:rPr>
        <w:t xml:space="preserve">. The points show reported deaths. The grey-shaded areas show the predictions of how many deaths would have been expected from </w:t>
      </w:r>
      <w:r w:rsidR="003A477A">
        <w:rPr>
          <w:rFonts w:ascii="Arial" w:hAnsi="Arial" w:cs="Arial"/>
          <w:sz w:val="22"/>
          <w:szCs w:val="22"/>
        </w:rPr>
        <w:t>mid-February</w:t>
      </w:r>
      <w:r w:rsidR="003A477A" w:rsidRPr="0027356E">
        <w:rPr>
          <w:rFonts w:ascii="Arial" w:hAnsi="Arial" w:cs="Arial"/>
          <w:sz w:val="22"/>
          <w:szCs w:val="22"/>
        </w:rPr>
        <w:t xml:space="preserve"> had Covid-19 pandemic not taken place. </w:t>
      </w:r>
      <w:r w:rsidR="00D222C1" w:rsidRPr="005B3E97">
        <w:rPr>
          <w:rFonts w:ascii="Arial" w:hAnsi="Arial" w:cs="Arial"/>
          <w:sz w:val="22"/>
          <w:szCs w:val="22"/>
        </w:rPr>
        <w:t xml:space="preserve">The </w:t>
      </w:r>
      <w:r w:rsidR="00D222C1">
        <w:rPr>
          <w:rFonts w:ascii="Arial" w:hAnsi="Arial" w:cs="Arial"/>
          <w:sz w:val="22"/>
          <w:szCs w:val="22"/>
        </w:rPr>
        <w:t>turquoise</w:t>
      </w:r>
      <w:r w:rsidR="00D222C1" w:rsidRPr="005B3E97">
        <w:rPr>
          <w:rFonts w:ascii="Arial" w:hAnsi="Arial" w:cs="Arial"/>
          <w:sz w:val="22"/>
          <w:szCs w:val="22"/>
        </w:rPr>
        <w:t xml:space="preserve"> shading shows the credible intervals around the median prediction, from 5% (dark) to 95% (light)</w:t>
      </w:r>
      <w:r w:rsidR="00D222C1">
        <w:rPr>
          <w:rFonts w:ascii="Arial" w:hAnsi="Arial" w:cs="Arial"/>
          <w:sz w:val="22"/>
          <w:szCs w:val="22"/>
        </w:rPr>
        <w:t xml:space="preserve"> in 10% increments</w:t>
      </w:r>
      <w:r w:rsidR="00D222C1" w:rsidRPr="005B3E97">
        <w:rPr>
          <w:rFonts w:ascii="Arial" w:hAnsi="Arial" w:cs="Arial"/>
          <w:sz w:val="22"/>
          <w:szCs w:val="22"/>
        </w:rPr>
        <w:t>.</w:t>
      </w:r>
    </w:p>
    <w:p w14:paraId="7D4B52B4" w14:textId="4DB0C3F8" w:rsidR="003A477A" w:rsidRDefault="003A477A" w:rsidP="003A477A">
      <w:pPr>
        <w:spacing w:line="480" w:lineRule="auto"/>
        <w:jc w:val="both"/>
        <w:rPr>
          <w:rFonts w:ascii="Arial" w:hAnsi="Arial" w:cs="Arial"/>
          <w:sz w:val="22"/>
          <w:szCs w:val="22"/>
        </w:rPr>
      </w:pPr>
    </w:p>
    <w:p w14:paraId="5605E665" w14:textId="4FB94EA4" w:rsidR="009A52DE" w:rsidRPr="005B3E97" w:rsidRDefault="003A477A" w:rsidP="009A52DE">
      <w:pPr>
        <w:spacing w:line="480" w:lineRule="auto"/>
        <w:jc w:val="both"/>
        <w:rPr>
          <w:rFonts w:ascii="Arial" w:hAnsi="Arial" w:cs="Arial"/>
          <w:sz w:val="22"/>
          <w:szCs w:val="22"/>
        </w:rPr>
      </w:pPr>
      <w:r w:rsidRPr="003A477A">
        <w:rPr>
          <w:rFonts w:ascii="Arial" w:hAnsi="Arial" w:cs="Arial"/>
          <w:b/>
          <w:bCs/>
          <w:sz w:val="22"/>
          <w:szCs w:val="22"/>
        </w:rPr>
        <w:t xml:space="preserve">Extended Data Fig. </w:t>
      </w:r>
      <w:r>
        <w:rPr>
          <w:rFonts w:ascii="Arial" w:hAnsi="Arial" w:cs="Arial"/>
          <w:b/>
          <w:bCs/>
          <w:sz w:val="22"/>
          <w:szCs w:val="22"/>
        </w:rPr>
        <w:t>2</w:t>
      </w:r>
      <w:r w:rsidRPr="003A477A">
        <w:rPr>
          <w:rFonts w:ascii="Arial" w:hAnsi="Arial" w:cs="Arial"/>
          <w:b/>
          <w:bCs/>
          <w:sz w:val="22"/>
          <w:szCs w:val="22"/>
        </w:rPr>
        <w:t>.</w:t>
      </w:r>
      <w:r w:rsidRPr="003A477A">
        <w:rPr>
          <w:rFonts w:ascii="Arial" w:hAnsi="Arial" w:cs="Arial"/>
          <w:sz w:val="22"/>
          <w:szCs w:val="22"/>
        </w:rPr>
        <w:t xml:space="preserve"> </w:t>
      </w:r>
      <w:r w:rsidR="009A52DE">
        <w:rPr>
          <w:rFonts w:ascii="Arial" w:hAnsi="Arial" w:cs="Arial"/>
          <w:sz w:val="22"/>
          <w:szCs w:val="22"/>
        </w:rPr>
        <w:t xml:space="preserve">(A) </w:t>
      </w:r>
      <w:r w:rsidR="009A52DE" w:rsidRPr="005B3E97">
        <w:rPr>
          <w:rFonts w:ascii="Arial" w:hAnsi="Arial" w:cs="Arial"/>
          <w:sz w:val="22"/>
          <w:szCs w:val="22"/>
        </w:rPr>
        <w:t xml:space="preserve">Posterior distribution </w:t>
      </w:r>
      <w:r w:rsidR="009A52DE">
        <w:rPr>
          <w:rFonts w:ascii="Arial" w:hAnsi="Arial" w:cs="Arial"/>
          <w:sz w:val="22"/>
          <w:szCs w:val="22"/>
        </w:rPr>
        <w:t xml:space="preserve">of </w:t>
      </w:r>
      <w:r w:rsidR="009A52DE" w:rsidRPr="005B3E97">
        <w:rPr>
          <w:rFonts w:ascii="Arial" w:hAnsi="Arial" w:cs="Arial"/>
          <w:sz w:val="22"/>
          <w:szCs w:val="22"/>
        </w:rPr>
        <w:t>excess deaths from any cause per 100,000 people</w:t>
      </w:r>
      <w:r w:rsidR="009A52DE">
        <w:rPr>
          <w:rFonts w:ascii="Arial" w:hAnsi="Arial" w:cs="Arial"/>
          <w:sz w:val="22"/>
          <w:szCs w:val="22"/>
        </w:rPr>
        <w:t xml:space="preserve"> </w:t>
      </w:r>
      <w:r w:rsidR="009A52DE" w:rsidRPr="005B3E97">
        <w:rPr>
          <w:rFonts w:ascii="Arial" w:hAnsi="Arial" w:cs="Arial"/>
          <w:sz w:val="22"/>
          <w:szCs w:val="22"/>
        </w:rPr>
        <w:t>from mid-February to end of May 2020</w:t>
      </w:r>
      <w:r w:rsidR="009A52DE">
        <w:rPr>
          <w:rFonts w:ascii="Arial" w:hAnsi="Arial" w:cs="Arial"/>
          <w:sz w:val="22"/>
          <w:szCs w:val="22"/>
        </w:rPr>
        <w:t xml:space="preserve">, by age group. </w:t>
      </w:r>
      <w:r w:rsidR="009A52DE" w:rsidRPr="005B3E97">
        <w:rPr>
          <w:rFonts w:ascii="Arial" w:hAnsi="Arial" w:cs="Arial"/>
          <w:sz w:val="22"/>
          <w:szCs w:val="22"/>
        </w:rPr>
        <w:t xml:space="preserve">Gold dots show the posterior medians. </w:t>
      </w:r>
      <w:r w:rsidR="009A52DE">
        <w:rPr>
          <w:rFonts w:ascii="Arial" w:hAnsi="Arial" w:cs="Arial"/>
          <w:sz w:val="22"/>
          <w:szCs w:val="22"/>
        </w:rPr>
        <w:t xml:space="preserve">(B) </w:t>
      </w:r>
      <w:r w:rsidR="009A52DE" w:rsidRPr="00677C64">
        <w:rPr>
          <w:rFonts w:ascii="Arial" w:hAnsi="Arial" w:cs="Arial"/>
          <w:sz w:val="22"/>
          <w:szCs w:val="22"/>
        </w:rPr>
        <w:t>Probability distribution for the country’s rank</w:t>
      </w:r>
      <w:r w:rsidR="009A52DE">
        <w:rPr>
          <w:rFonts w:ascii="Arial" w:hAnsi="Arial" w:cs="Arial"/>
          <w:sz w:val="22"/>
          <w:szCs w:val="22"/>
        </w:rPr>
        <w:t>, by age group</w:t>
      </w:r>
      <w:r w:rsidR="009A52DE" w:rsidRPr="00677C64">
        <w:rPr>
          <w:rFonts w:ascii="Arial" w:hAnsi="Arial" w:cs="Arial"/>
          <w:sz w:val="22"/>
          <w:szCs w:val="22"/>
        </w:rPr>
        <w:t>.</w:t>
      </w:r>
      <w:r w:rsidR="009A52DE">
        <w:rPr>
          <w:rFonts w:ascii="Arial" w:hAnsi="Arial" w:cs="Arial"/>
          <w:sz w:val="22"/>
          <w:szCs w:val="22"/>
        </w:rPr>
        <w:t xml:space="preserve"> </w:t>
      </w:r>
      <w:r w:rsidR="009A52DE" w:rsidRPr="005B3E97">
        <w:rPr>
          <w:rFonts w:ascii="Arial" w:hAnsi="Arial" w:cs="Arial"/>
          <w:sz w:val="22"/>
          <w:szCs w:val="22"/>
        </w:rPr>
        <w:t>Countries are ordered vertically by median increase from smallest (at the bottom) to the largest (at the top).</w:t>
      </w:r>
      <w:del w:id="74" w:author="Parks, Robbie M" w:date="2020-07-22T21:48:00Z">
        <w:r w:rsidR="009A52DE" w:rsidRPr="005B3E97" w:rsidDel="00FE623C">
          <w:rPr>
            <w:rFonts w:ascii="Arial" w:hAnsi="Arial" w:cs="Arial"/>
            <w:sz w:val="22"/>
            <w:szCs w:val="22"/>
          </w:rPr>
          <w:delText xml:space="preserve"> See Extended Data Fig. </w:delText>
        </w:r>
        <w:r w:rsidR="009A52DE" w:rsidDel="00FE623C">
          <w:rPr>
            <w:rFonts w:ascii="Arial" w:hAnsi="Arial" w:cs="Arial"/>
            <w:sz w:val="22"/>
            <w:szCs w:val="22"/>
          </w:rPr>
          <w:delText>2</w:delText>
        </w:r>
        <w:r w:rsidR="009A52DE" w:rsidRPr="005B3E97" w:rsidDel="00FE623C">
          <w:rPr>
            <w:rFonts w:ascii="Arial" w:hAnsi="Arial" w:cs="Arial"/>
            <w:sz w:val="22"/>
            <w:szCs w:val="22"/>
          </w:rPr>
          <w:delText xml:space="preserve"> for results by age group.</w:delText>
        </w:r>
      </w:del>
    </w:p>
    <w:p w14:paraId="115ACF3F" w14:textId="4A666A39" w:rsidR="003A477A" w:rsidRPr="005B3E97" w:rsidRDefault="003A477A" w:rsidP="003A477A">
      <w:pPr>
        <w:spacing w:line="480" w:lineRule="auto"/>
        <w:jc w:val="both"/>
        <w:rPr>
          <w:rFonts w:ascii="Arial" w:hAnsi="Arial" w:cs="Arial"/>
          <w:sz w:val="22"/>
          <w:szCs w:val="22"/>
        </w:rPr>
      </w:pPr>
    </w:p>
    <w:p w14:paraId="1DD97BC1" w14:textId="19CD6BCE" w:rsidR="00661F9D" w:rsidRPr="005B3E97" w:rsidRDefault="00661F9D" w:rsidP="00661F9D">
      <w:pPr>
        <w:spacing w:line="480" w:lineRule="auto"/>
        <w:jc w:val="both"/>
        <w:rPr>
          <w:rFonts w:ascii="Arial" w:hAnsi="Arial" w:cs="Arial"/>
          <w:sz w:val="22"/>
          <w:szCs w:val="22"/>
        </w:rPr>
      </w:pPr>
      <w:r w:rsidRPr="003A477A">
        <w:rPr>
          <w:rFonts w:ascii="Arial" w:hAnsi="Arial" w:cs="Arial"/>
          <w:b/>
          <w:bCs/>
          <w:sz w:val="22"/>
          <w:szCs w:val="22"/>
        </w:rPr>
        <w:t xml:space="preserve">Extended Data </w:t>
      </w:r>
      <w:r w:rsidRPr="005B3E97">
        <w:rPr>
          <w:rFonts w:ascii="Arial" w:hAnsi="Arial" w:cs="Arial"/>
          <w:b/>
          <w:sz w:val="22"/>
          <w:szCs w:val="22"/>
        </w:rPr>
        <w:t xml:space="preserve">Fig. </w:t>
      </w:r>
      <w:r>
        <w:rPr>
          <w:rFonts w:ascii="Arial" w:hAnsi="Arial" w:cs="Arial"/>
          <w:b/>
          <w:sz w:val="22"/>
          <w:szCs w:val="22"/>
        </w:rPr>
        <w:t>3</w:t>
      </w:r>
      <w:r w:rsidRPr="005B3E97">
        <w:rPr>
          <w:rFonts w:ascii="Arial" w:hAnsi="Arial" w:cs="Arial"/>
          <w:b/>
          <w:sz w:val="22"/>
          <w:szCs w:val="22"/>
        </w:rPr>
        <w:t>.</w:t>
      </w:r>
      <w:r w:rsidRPr="005B3E97">
        <w:rPr>
          <w:rFonts w:ascii="Arial" w:hAnsi="Arial" w:cs="Arial"/>
          <w:sz w:val="22"/>
          <w:szCs w:val="22"/>
        </w:rPr>
        <w:t xml:space="preserve"> </w:t>
      </w:r>
      <w:r>
        <w:rPr>
          <w:rFonts w:ascii="Arial" w:hAnsi="Arial" w:cs="Arial"/>
          <w:sz w:val="22"/>
          <w:szCs w:val="22"/>
        </w:rPr>
        <w:t xml:space="preserve">(A) </w:t>
      </w:r>
      <w:r w:rsidRPr="005B3E97">
        <w:rPr>
          <w:rFonts w:ascii="Arial" w:hAnsi="Arial" w:cs="Arial"/>
          <w:sz w:val="22"/>
          <w:szCs w:val="22"/>
        </w:rPr>
        <w:t xml:space="preserve">Posterior distribution </w:t>
      </w:r>
      <w:r>
        <w:rPr>
          <w:rFonts w:ascii="Arial" w:hAnsi="Arial" w:cs="Arial"/>
          <w:sz w:val="22"/>
          <w:szCs w:val="22"/>
        </w:rPr>
        <w:t xml:space="preserve">of </w:t>
      </w:r>
      <w:r w:rsidRPr="005B3E97">
        <w:rPr>
          <w:rFonts w:ascii="Arial" w:hAnsi="Arial" w:cs="Arial"/>
          <w:sz w:val="22"/>
          <w:szCs w:val="22"/>
        </w:rPr>
        <w:t>percent increase in deaths from any cause from mid-February to end of May 2020</w:t>
      </w:r>
      <w:r>
        <w:rPr>
          <w:rFonts w:ascii="Arial" w:hAnsi="Arial" w:cs="Arial"/>
          <w:sz w:val="22"/>
          <w:szCs w:val="22"/>
        </w:rPr>
        <w:t xml:space="preserve">, by age group. </w:t>
      </w:r>
      <w:r w:rsidRPr="005B3E97">
        <w:rPr>
          <w:rFonts w:ascii="Arial" w:hAnsi="Arial" w:cs="Arial"/>
          <w:sz w:val="22"/>
          <w:szCs w:val="22"/>
        </w:rPr>
        <w:t xml:space="preserve">Gold dots show the posterior medians. </w:t>
      </w:r>
      <w:r>
        <w:rPr>
          <w:rFonts w:ascii="Arial" w:hAnsi="Arial" w:cs="Arial"/>
          <w:sz w:val="22"/>
          <w:szCs w:val="22"/>
        </w:rPr>
        <w:t xml:space="preserve">(B) </w:t>
      </w:r>
      <w:r w:rsidRPr="00677C64">
        <w:rPr>
          <w:rFonts w:ascii="Arial" w:hAnsi="Arial" w:cs="Arial"/>
          <w:sz w:val="22"/>
          <w:szCs w:val="22"/>
        </w:rPr>
        <w:t>Probability distribution for the country’s rank</w:t>
      </w:r>
      <w:r>
        <w:rPr>
          <w:rFonts w:ascii="Arial" w:hAnsi="Arial" w:cs="Arial"/>
          <w:sz w:val="22"/>
          <w:szCs w:val="22"/>
        </w:rPr>
        <w:t>, by age group</w:t>
      </w:r>
      <w:r w:rsidRPr="00677C64">
        <w:rPr>
          <w:rFonts w:ascii="Arial" w:hAnsi="Arial" w:cs="Arial"/>
          <w:sz w:val="22"/>
          <w:szCs w:val="22"/>
        </w:rPr>
        <w:t>.</w:t>
      </w:r>
      <w:r>
        <w:rPr>
          <w:rFonts w:ascii="Arial" w:hAnsi="Arial" w:cs="Arial"/>
          <w:sz w:val="22"/>
          <w:szCs w:val="22"/>
        </w:rPr>
        <w:t xml:space="preserve"> </w:t>
      </w:r>
      <w:r w:rsidRPr="005B3E97">
        <w:rPr>
          <w:rFonts w:ascii="Arial" w:hAnsi="Arial" w:cs="Arial"/>
          <w:sz w:val="22"/>
          <w:szCs w:val="22"/>
        </w:rPr>
        <w:t>Countries are ordered vertically by median increase from smallest (at the bottom) to the largest (at the top).</w:t>
      </w:r>
      <w:del w:id="75" w:author="Parks, Robbie M" w:date="2020-07-22T21:48:00Z">
        <w:r w:rsidRPr="005B3E97" w:rsidDel="00FE623C">
          <w:rPr>
            <w:rFonts w:ascii="Arial" w:hAnsi="Arial" w:cs="Arial"/>
            <w:sz w:val="22"/>
            <w:szCs w:val="22"/>
          </w:rPr>
          <w:delText xml:space="preserve"> See Extended Data Fig. </w:delText>
        </w:r>
        <w:r w:rsidDel="00FE623C">
          <w:rPr>
            <w:rFonts w:ascii="Arial" w:hAnsi="Arial" w:cs="Arial"/>
            <w:sz w:val="22"/>
            <w:szCs w:val="22"/>
          </w:rPr>
          <w:delText>3</w:delText>
        </w:r>
        <w:r w:rsidRPr="005B3E97" w:rsidDel="00FE623C">
          <w:rPr>
            <w:rFonts w:ascii="Arial" w:hAnsi="Arial" w:cs="Arial"/>
            <w:sz w:val="22"/>
            <w:szCs w:val="22"/>
          </w:rPr>
          <w:delText xml:space="preserve"> for results by age group.</w:delText>
        </w:r>
      </w:del>
    </w:p>
    <w:p w14:paraId="19969E34" w14:textId="77777777" w:rsidR="003A477A" w:rsidRDefault="003A477A" w:rsidP="000D0D91">
      <w:pPr>
        <w:spacing w:line="480" w:lineRule="auto"/>
        <w:jc w:val="both"/>
        <w:rPr>
          <w:rFonts w:ascii="Arial" w:hAnsi="Arial" w:cs="Arial"/>
          <w:sz w:val="22"/>
          <w:szCs w:val="22"/>
          <w:highlight w:val="cyan"/>
        </w:rPr>
      </w:pPr>
    </w:p>
    <w:p w14:paraId="557D8EB0" w14:textId="4F1C978E" w:rsidR="00AA217B" w:rsidRPr="005B3E97" w:rsidRDefault="00AA217B" w:rsidP="00AA217B">
      <w:pPr>
        <w:spacing w:line="480" w:lineRule="auto"/>
        <w:jc w:val="both"/>
        <w:rPr>
          <w:rFonts w:ascii="Arial" w:hAnsi="Arial" w:cs="Arial"/>
          <w:sz w:val="22"/>
          <w:szCs w:val="22"/>
        </w:rPr>
      </w:pPr>
      <w:r w:rsidRPr="003A477A">
        <w:rPr>
          <w:rFonts w:ascii="Arial" w:hAnsi="Arial" w:cs="Arial"/>
          <w:b/>
          <w:bCs/>
          <w:sz w:val="22"/>
          <w:szCs w:val="22"/>
        </w:rPr>
        <w:t xml:space="preserve">Extended Data </w:t>
      </w:r>
      <w:r w:rsidRPr="005B3E97">
        <w:rPr>
          <w:rFonts w:ascii="Arial" w:hAnsi="Arial" w:cs="Arial"/>
          <w:b/>
          <w:sz w:val="22"/>
          <w:szCs w:val="22"/>
        </w:rPr>
        <w:t xml:space="preserve">Fig. </w:t>
      </w:r>
      <w:r w:rsidR="0093597D">
        <w:rPr>
          <w:rFonts w:ascii="Arial" w:hAnsi="Arial" w:cs="Arial"/>
          <w:b/>
          <w:sz w:val="22"/>
          <w:szCs w:val="22"/>
        </w:rPr>
        <w:t>4</w:t>
      </w:r>
      <w:r w:rsidRPr="005B3E97">
        <w:rPr>
          <w:rFonts w:ascii="Arial" w:hAnsi="Arial" w:cs="Arial"/>
          <w:b/>
          <w:sz w:val="22"/>
          <w:szCs w:val="22"/>
        </w:rPr>
        <w:t>.</w:t>
      </w:r>
      <w:r w:rsidRPr="005B3E97">
        <w:rPr>
          <w:rFonts w:ascii="Arial" w:hAnsi="Arial" w:cs="Arial"/>
          <w:sz w:val="22"/>
          <w:szCs w:val="22"/>
        </w:rPr>
        <w:t xml:space="preserve"> Weekly percent increase in mortality as a result of the Covid-19 pandemic by country</w:t>
      </w:r>
      <w:r>
        <w:rPr>
          <w:rFonts w:ascii="Arial" w:hAnsi="Arial" w:cs="Arial"/>
          <w:sz w:val="22"/>
          <w:szCs w:val="22"/>
        </w:rPr>
        <w:t>, by age group</w:t>
      </w:r>
      <w:r w:rsidRPr="005B3E97">
        <w:rPr>
          <w:rFonts w:ascii="Arial" w:hAnsi="Arial" w:cs="Arial"/>
          <w:sz w:val="22"/>
          <w:szCs w:val="22"/>
        </w:rPr>
        <w:t xml:space="preserve">. </w:t>
      </w:r>
      <w:r w:rsidR="00D222C1" w:rsidRPr="005B3E97">
        <w:rPr>
          <w:rFonts w:ascii="Arial" w:hAnsi="Arial" w:cs="Arial"/>
          <w:sz w:val="22"/>
          <w:szCs w:val="22"/>
        </w:rPr>
        <w:t xml:space="preserve">The </w:t>
      </w:r>
      <w:r w:rsidR="00D222C1">
        <w:rPr>
          <w:rFonts w:ascii="Arial" w:hAnsi="Arial" w:cs="Arial"/>
          <w:sz w:val="22"/>
          <w:szCs w:val="22"/>
        </w:rPr>
        <w:t>turquoise</w:t>
      </w:r>
      <w:r w:rsidR="00D222C1" w:rsidRPr="005B3E97">
        <w:rPr>
          <w:rFonts w:ascii="Arial" w:hAnsi="Arial" w:cs="Arial"/>
          <w:sz w:val="22"/>
          <w:szCs w:val="22"/>
        </w:rPr>
        <w:t xml:space="preserve"> shading shows the credible intervals around the median prediction, from 5% (dark) to 95% (light)</w:t>
      </w:r>
      <w:r w:rsidR="00D222C1">
        <w:rPr>
          <w:rFonts w:ascii="Arial" w:hAnsi="Arial" w:cs="Arial"/>
          <w:sz w:val="22"/>
          <w:szCs w:val="22"/>
        </w:rPr>
        <w:t xml:space="preserve"> in 10% increments</w:t>
      </w:r>
      <w:r w:rsidR="00D222C1" w:rsidRPr="005B3E97">
        <w:rPr>
          <w:rFonts w:ascii="Arial" w:hAnsi="Arial" w:cs="Arial"/>
          <w:sz w:val="22"/>
          <w:szCs w:val="22"/>
        </w:rPr>
        <w:t>.</w:t>
      </w:r>
      <w:r w:rsidR="00513CD6" w:rsidRPr="00513CD6">
        <w:rPr>
          <w:rFonts w:ascii="Arial" w:hAnsi="Arial" w:cs="Arial"/>
          <w:sz w:val="22"/>
          <w:szCs w:val="22"/>
        </w:rPr>
        <w:t xml:space="preserve"> </w:t>
      </w:r>
      <w:r w:rsidR="00513CD6">
        <w:rPr>
          <w:rFonts w:ascii="Arial" w:hAnsi="Arial" w:cs="Arial"/>
          <w:sz w:val="22"/>
          <w:szCs w:val="22"/>
        </w:rPr>
        <w:t xml:space="preserve">The </w:t>
      </w:r>
      <w:r w:rsidR="00513CD6">
        <w:rPr>
          <w:rFonts w:ascii="Arial" w:hAnsi="Arial" w:cs="Arial"/>
          <w:sz w:val="22"/>
          <w:szCs w:val="22"/>
        </w:rPr>
        <w:lastRenderedPageBreak/>
        <w:t>background shading indicates the magnitude of the weekly increase that was detectable with a posterior probability of at least 90%.</w:t>
      </w:r>
    </w:p>
    <w:p w14:paraId="29620DBA" w14:textId="77777777" w:rsidR="003A477A" w:rsidRDefault="003A477A" w:rsidP="000D0D91">
      <w:pPr>
        <w:spacing w:line="480" w:lineRule="auto"/>
        <w:jc w:val="both"/>
        <w:rPr>
          <w:rFonts w:ascii="Arial" w:hAnsi="Arial" w:cs="Arial"/>
          <w:sz w:val="22"/>
          <w:szCs w:val="22"/>
          <w:highlight w:val="cyan"/>
        </w:rPr>
      </w:pPr>
    </w:p>
    <w:p w14:paraId="1361807B" w14:textId="5079632F" w:rsidR="00931467" w:rsidRPr="005B3E97" w:rsidRDefault="00931467" w:rsidP="00580F14">
      <w:pPr>
        <w:spacing w:line="480" w:lineRule="auto"/>
        <w:jc w:val="both"/>
        <w:rPr>
          <w:rFonts w:ascii="Arial" w:hAnsi="Arial" w:cs="Arial"/>
          <w:sz w:val="22"/>
          <w:szCs w:val="22"/>
        </w:rPr>
      </w:pPr>
      <w:r w:rsidRPr="005B3E97">
        <w:rPr>
          <w:rFonts w:ascii="Arial" w:hAnsi="Arial" w:cs="Arial"/>
          <w:sz w:val="22"/>
          <w:szCs w:val="22"/>
        </w:rPr>
        <w:br w:type="page"/>
      </w:r>
    </w:p>
    <w:p w14:paraId="7C265E01" w14:textId="0A40AFC4" w:rsidR="00A933A3" w:rsidRPr="005B3E97" w:rsidRDefault="003053AD" w:rsidP="00580F14">
      <w:pPr>
        <w:spacing w:line="480" w:lineRule="auto"/>
        <w:jc w:val="both"/>
        <w:rPr>
          <w:rFonts w:ascii="Arial" w:hAnsi="Arial" w:cs="Arial"/>
          <w:b/>
          <w:sz w:val="22"/>
          <w:szCs w:val="22"/>
        </w:rPr>
      </w:pPr>
      <w:r w:rsidRPr="005B3E97">
        <w:rPr>
          <w:rFonts w:ascii="Arial" w:hAnsi="Arial" w:cs="Arial"/>
          <w:b/>
          <w:sz w:val="22"/>
          <w:szCs w:val="22"/>
        </w:rPr>
        <w:lastRenderedPageBreak/>
        <w:t>Reference</w:t>
      </w:r>
      <w:r w:rsidR="005728FF" w:rsidRPr="005B3E97">
        <w:rPr>
          <w:rFonts w:ascii="Arial" w:hAnsi="Arial" w:cs="Arial"/>
          <w:b/>
          <w:sz w:val="22"/>
          <w:szCs w:val="22"/>
        </w:rPr>
        <w:t>s</w:t>
      </w:r>
    </w:p>
    <w:p w14:paraId="5958437F" w14:textId="1E7EF5ED" w:rsidR="00141CE5" w:rsidRPr="005B3E97" w:rsidRDefault="00141CE5" w:rsidP="00580F14">
      <w:pPr>
        <w:spacing w:line="480" w:lineRule="auto"/>
        <w:jc w:val="both"/>
        <w:rPr>
          <w:rFonts w:ascii="Arial" w:hAnsi="Arial" w:cs="Arial"/>
          <w:b/>
          <w:sz w:val="22"/>
          <w:szCs w:val="22"/>
        </w:rPr>
      </w:pPr>
    </w:p>
    <w:p w14:paraId="07AD4B29" w14:textId="77777777" w:rsidR="008C0801" w:rsidRPr="005B3E97" w:rsidRDefault="008C0801" w:rsidP="00580F14">
      <w:pPr>
        <w:spacing w:line="480" w:lineRule="auto"/>
        <w:jc w:val="both"/>
        <w:rPr>
          <w:rFonts w:ascii="Arial" w:hAnsi="Arial" w:cs="Arial"/>
          <w:b/>
          <w:sz w:val="22"/>
          <w:szCs w:val="22"/>
        </w:rPr>
      </w:pPr>
    </w:p>
    <w:p w14:paraId="59195912" w14:textId="3C7AFD40" w:rsidR="008C0801" w:rsidRPr="005B3E97" w:rsidRDefault="008C0801" w:rsidP="00580F14">
      <w:pPr>
        <w:spacing w:line="480" w:lineRule="auto"/>
        <w:jc w:val="both"/>
        <w:rPr>
          <w:rFonts w:ascii="Arial" w:hAnsi="Arial" w:cs="Arial"/>
          <w:b/>
          <w:sz w:val="22"/>
          <w:szCs w:val="22"/>
        </w:rPr>
      </w:pPr>
    </w:p>
    <w:p w14:paraId="555267CD" w14:textId="6C47BF0C" w:rsidR="008C0801" w:rsidRPr="005B3E97" w:rsidRDefault="008C0801" w:rsidP="00580F14">
      <w:pPr>
        <w:spacing w:line="480" w:lineRule="auto"/>
        <w:jc w:val="both"/>
        <w:rPr>
          <w:rFonts w:ascii="Arial" w:hAnsi="Arial" w:cs="Arial"/>
          <w:b/>
          <w:sz w:val="22"/>
          <w:szCs w:val="22"/>
        </w:rPr>
      </w:pPr>
    </w:p>
    <w:sectPr w:rsidR="008C0801" w:rsidRPr="005B3E97" w:rsidSect="00A47755">
      <w:headerReference w:type="even" r:id="rId13"/>
      <w:headerReference w:type="default" r:id="rId14"/>
      <w:footerReference w:type="even" r:id="rId15"/>
      <w:footerReference w:type="default" r:id="rId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6" w:author="Parks, Robbie M" w:date="2020-07-22T19:33:00Z" w:initials="PRM">
    <w:p w14:paraId="713CFFAE" w14:textId="17FE0BD9" w:rsidR="007B1BB7" w:rsidRDefault="007B1BB7">
      <w:pPr>
        <w:pStyle w:val="CommentText"/>
      </w:pPr>
      <w:r>
        <w:rPr>
          <w:rStyle w:val="CommentReference"/>
        </w:rPr>
        <w:annotationRef/>
      </w:r>
      <w:r>
        <w:t>Framing injuries in terms of Nature Med paper, possibly drownings, falls decreased also, though the absolute numbers probably far less than traffic</w:t>
      </w:r>
    </w:p>
  </w:comment>
  <w:comment w:id="8" w:author="Parks, Robbie M" w:date="2020-07-22T19:37:00Z" w:initials="PRM">
    <w:p w14:paraId="43D7CDC5" w14:textId="77777777" w:rsidR="00B366F8" w:rsidRDefault="00B366F8" w:rsidP="00B366F8">
      <w:r>
        <w:rPr>
          <w:rStyle w:val="CommentReference"/>
        </w:rPr>
        <w:annotationRef/>
      </w:r>
      <w:hyperlink r:id="rId1" w:history="1">
        <w:r>
          <w:rPr>
            <w:rStyle w:val="Hyperlink"/>
          </w:rPr>
          <w:t>https://www.theguardian.com/uk-news/2020/jun/22/systemic-racism-among-risk-factors-in-covid-19-bame-deaths-in-wales</w:t>
        </w:r>
      </w:hyperlink>
    </w:p>
    <w:p w14:paraId="63DCAA04" w14:textId="77777777" w:rsidR="00B366F8" w:rsidRDefault="00B366F8">
      <w:pPr>
        <w:pStyle w:val="CommentText"/>
      </w:pPr>
    </w:p>
    <w:p w14:paraId="26C9D8ED" w14:textId="77777777" w:rsidR="00B366F8" w:rsidRDefault="00B366F8" w:rsidP="00B366F8">
      <w:hyperlink r:id="rId2" w:history="1">
        <w:r>
          <w:rPr>
            <w:rStyle w:val="Hyperlink"/>
          </w:rPr>
          <w:t>https://www.theguardian.com/world/2020/jun/14/racism-disproportionate-uk-bame-coronavirus-deaths-report</w:t>
        </w:r>
      </w:hyperlink>
    </w:p>
    <w:p w14:paraId="0D7026DC" w14:textId="77777777" w:rsidR="00B366F8" w:rsidRDefault="00B366F8">
      <w:pPr>
        <w:pStyle w:val="CommentText"/>
      </w:pPr>
    </w:p>
    <w:p w14:paraId="27BA0E42" w14:textId="0C7CC5DE" w:rsidR="00B366F8" w:rsidRDefault="00B366F8" w:rsidP="00B366F8">
      <w:hyperlink r:id="rId3" w:history="1">
        <w:r>
          <w:rPr>
            <w:rStyle w:val="Hyperlink"/>
          </w:rPr>
          <w:t>https://bridge.georgetown.edu/research/in-the-u-k-covid-19-puts-a-spotlight-on-systemic-racism/</w:t>
        </w:r>
      </w:hyperlink>
    </w:p>
  </w:comment>
  <w:comment w:id="39" w:author="Majid Ezzati" w:date="2020-07-22T14:34:00Z" w:initials="EM">
    <w:p w14:paraId="77FEAC6C" w14:textId="77777777" w:rsidR="006A7363" w:rsidRDefault="006A7363">
      <w:pPr>
        <w:pStyle w:val="CommentText"/>
      </w:pPr>
      <w:r>
        <w:rPr>
          <w:rStyle w:val="CommentReference"/>
        </w:rPr>
        <w:annotationRef/>
      </w:r>
      <w:r>
        <w:t>Which of these groups does Norway/Finland belong too? Very early or just a bit later?</w:t>
      </w:r>
    </w:p>
    <w:p w14:paraId="578651BF" w14:textId="77777777" w:rsidR="006A7363" w:rsidRDefault="006A7363">
      <w:pPr>
        <w:pStyle w:val="CommentText"/>
      </w:pPr>
    </w:p>
    <w:p w14:paraId="78347B04" w14:textId="304CBD6C" w:rsidR="006A7363" w:rsidRDefault="006A7363">
      <w:pPr>
        <w:pStyle w:val="CommentText"/>
      </w:pPr>
      <w:r>
        <w:t>Did they even have lockdowns?</w:t>
      </w:r>
    </w:p>
  </w:comment>
  <w:comment w:id="40" w:author="Pearson-Stuttard, Jonathan" w:date="2020-07-22T23:00:00Z" w:initials="PJ">
    <w:p w14:paraId="38634B71" w14:textId="77777777" w:rsidR="00EE4805" w:rsidRDefault="00EE4805">
      <w:pPr>
        <w:pStyle w:val="CommentText"/>
      </w:pPr>
      <w:r>
        <w:rPr>
          <w:rStyle w:val="CommentReference"/>
        </w:rPr>
        <w:annotationRef/>
      </w:r>
      <w:r>
        <w:t>Norway 12</w:t>
      </w:r>
      <w:r w:rsidRPr="00EE4805">
        <w:rPr>
          <w:vertAlign w:val="superscript"/>
        </w:rPr>
        <w:t>th</w:t>
      </w:r>
      <w:r>
        <w:t xml:space="preserve"> march – not full lockdown but lots of the component measures</w:t>
      </w:r>
    </w:p>
    <w:p w14:paraId="25B34937" w14:textId="3880C14B" w:rsidR="00EE4805" w:rsidRDefault="00EE4805">
      <w:pPr>
        <w:pStyle w:val="CommentText"/>
      </w:pPr>
      <w:proofErr w:type="spellStart"/>
      <w:r>
        <w:t>Finaland</w:t>
      </w:r>
      <w:proofErr w:type="spellEnd"/>
      <w:r>
        <w:t xml:space="preserve"> 16</w:t>
      </w:r>
      <w:r w:rsidRPr="00EE4805">
        <w:rPr>
          <w:vertAlign w:val="superscript"/>
        </w:rPr>
        <w:t>th</w:t>
      </w:r>
      <w:r>
        <w:t xml:space="preserve"> march – similar approach, lock down of schools, </w:t>
      </w:r>
      <w:proofErr w:type="spellStart"/>
      <w:r>
        <w:t>lmit</w:t>
      </w:r>
      <w:proofErr w:type="spellEnd"/>
      <w:r>
        <w:t xml:space="preserve"> public gatherings etc but not full lockdown</w:t>
      </w:r>
    </w:p>
  </w:comment>
  <w:comment w:id="41" w:author="Majid Ezzati" w:date="2020-07-22T11:39:00Z" w:initials="EM">
    <w:p w14:paraId="36A75D28" w14:textId="5353563F" w:rsidR="006C4301" w:rsidRDefault="006C4301">
      <w:pPr>
        <w:pStyle w:val="CommentText"/>
      </w:pPr>
      <w:r>
        <w:rPr>
          <w:rStyle w:val="CommentReference"/>
        </w:rPr>
        <w:annotationRef/>
      </w:r>
      <w:r>
        <w:t>all: other examples of high/low severity?</w:t>
      </w:r>
    </w:p>
  </w:comment>
  <w:comment w:id="42" w:author="Parks, Robbie M" w:date="2020-07-22T21:22:00Z" w:initials="PRM">
    <w:p w14:paraId="2B358FBC" w14:textId="77777777" w:rsidR="00932A73" w:rsidRDefault="00932A73">
      <w:pPr>
        <w:pStyle w:val="CommentText"/>
      </w:pPr>
      <w:r>
        <w:rPr>
          <w:rStyle w:val="CommentReference"/>
        </w:rPr>
        <w:annotationRef/>
      </w:r>
      <w:r>
        <w:t>This site from Oxford Uni seems to perfect for this:</w:t>
      </w:r>
    </w:p>
    <w:p w14:paraId="36559E38" w14:textId="77777777" w:rsidR="00932A73" w:rsidRDefault="00932A73">
      <w:pPr>
        <w:pStyle w:val="CommentText"/>
      </w:pPr>
    </w:p>
    <w:p w14:paraId="324D78DC" w14:textId="77777777" w:rsidR="00932A73" w:rsidRDefault="00932A73" w:rsidP="00932A73">
      <w:hyperlink r:id="rId4" w:history="1">
        <w:r>
          <w:rPr>
            <w:rStyle w:val="Hyperlink"/>
          </w:rPr>
          <w:t>https://www.bsg.ox.ac.uk/research/research-projects/coronavirus-government-response-tracker</w:t>
        </w:r>
      </w:hyperlink>
    </w:p>
    <w:p w14:paraId="077FEEF5" w14:textId="7C85CBEE" w:rsidR="00932A73" w:rsidRDefault="00932A73">
      <w:pPr>
        <w:pStyle w:val="CommentText"/>
      </w:pPr>
    </w:p>
    <w:p w14:paraId="33ED7162" w14:textId="28E803CF" w:rsidR="00932A73" w:rsidRDefault="00932A73">
      <w:pPr>
        <w:pStyle w:val="CommentText"/>
      </w:pPr>
      <w:r>
        <w:t xml:space="preserve">I made a plot </w:t>
      </w:r>
      <w:r w:rsidR="00565BDF">
        <w:t xml:space="preserve">below from the website </w:t>
      </w:r>
      <w:r>
        <w:t>to show how stringent the countries we’ve included have been over time</w:t>
      </w:r>
    </w:p>
    <w:p w14:paraId="6EACC684" w14:textId="5F91EEDF" w:rsidR="00932A73" w:rsidRDefault="00932A73">
      <w:pPr>
        <w:pStyle w:val="CommentText"/>
      </w:pPr>
      <w:r>
        <w:rPr>
          <w:noProof/>
        </w:rPr>
        <w:drawing>
          <wp:inline distT="0" distB="0" distL="0" distR="0" wp14:anchorId="0AFF147A" wp14:editId="54C33340">
            <wp:extent cx="5731510" cy="4404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7-22 at 21.24.27.png"/>
                    <pic:cNvPicPr/>
                  </pic:nvPicPr>
                  <pic:blipFill>
                    <a:blip r:embed="rId5"/>
                    <a:stretch>
                      <a:fillRect/>
                    </a:stretch>
                  </pic:blipFill>
                  <pic:spPr>
                    <a:xfrm>
                      <a:off x="0" y="0"/>
                      <a:ext cx="5731510" cy="4404360"/>
                    </a:xfrm>
                    <a:prstGeom prst="rect">
                      <a:avLst/>
                    </a:prstGeom>
                  </pic:spPr>
                </pic:pic>
              </a:graphicData>
            </a:graphic>
          </wp:inline>
        </w:drawing>
      </w:r>
    </w:p>
  </w:comment>
  <w:comment w:id="43" w:author="Majid Ezzati" w:date="2020-07-22T11:42:00Z" w:initials="EM">
    <w:p w14:paraId="3F2094CA" w14:textId="5CD818A6" w:rsidR="006C4301" w:rsidRDefault="006C4301">
      <w:pPr>
        <w:pStyle w:val="CommentText"/>
      </w:pPr>
      <w:r>
        <w:rPr>
          <w:rStyle w:val="CommentReference"/>
        </w:rPr>
        <w:annotationRef/>
      </w:r>
      <w:r>
        <w:t xml:space="preserve">Better word </w:t>
      </w:r>
      <w:r w:rsidR="006A7363">
        <w:t xml:space="preserve">than “comprehensive” </w:t>
      </w:r>
      <w:r>
        <w:t xml:space="preserve">to capture being effective and reaching </w:t>
      </w:r>
      <w:r w:rsidR="006A7363">
        <w:t>“</w:t>
      </w:r>
      <w:r>
        <w:t>everyone</w:t>
      </w:r>
      <w:r w:rsidR="006A7363">
        <w:t>”</w:t>
      </w:r>
      <w:r>
        <w:t>?</w:t>
      </w:r>
    </w:p>
  </w:comment>
  <w:comment w:id="44" w:author="Pearson-Stuttard, Jonathan" w:date="2020-07-22T23:02:00Z" w:initials="PJ">
    <w:p w14:paraId="3E842028" w14:textId="0EDDA3CC" w:rsidR="00EE4805" w:rsidRDefault="00EE4805">
      <w:pPr>
        <w:pStyle w:val="CommentText"/>
      </w:pPr>
      <w:r>
        <w:rPr>
          <w:rStyle w:val="CommentReference"/>
        </w:rPr>
        <w:annotationRef/>
      </w:r>
      <w:r>
        <w:t>Widespread and effective?</w:t>
      </w:r>
    </w:p>
  </w:comment>
  <w:comment w:id="45" w:author="Majid Ezzati" w:date="2020-07-22T14:36:00Z" w:initials="EM">
    <w:p w14:paraId="693678A9" w14:textId="5942337A" w:rsidR="006A7363" w:rsidRDefault="006A7363">
      <w:pPr>
        <w:pStyle w:val="CommentText"/>
      </w:pPr>
      <w:r>
        <w:rPr>
          <w:rStyle w:val="CommentReference"/>
        </w:rPr>
        <w:annotationRef/>
      </w:r>
      <w:r>
        <w:t xml:space="preserve">How bad </w:t>
      </w:r>
      <w:r w:rsidR="009255F0">
        <w:t>was</w:t>
      </w:r>
      <w:r>
        <w:t xml:space="preserve"> France?</w:t>
      </w:r>
    </w:p>
  </w:comment>
  <w:comment w:id="46" w:author="Parks, Robbie M" w:date="2020-07-22T21:29:00Z" w:initials="PRM">
    <w:p w14:paraId="18F91CA6" w14:textId="77777777" w:rsidR="00546076" w:rsidRDefault="00546076">
      <w:pPr>
        <w:pStyle w:val="CommentText"/>
      </w:pPr>
      <w:r>
        <w:rPr>
          <w:rStyle w:val="CommentReference"/>
        </w:rPr>
        <w:annotationRef/>
      </w:r>
      <w:r>
        <w:t>It looks like France was pretty bad from this website:</w:t>
      </w:r>
    </w:p>
    <w:p w14:paraId="7727F355" w14:textId="77777777" w:rsidR="00546076" w:rsidRDefault="00546076">
      <w:pPr>
        <w:pStyle w:val="CommentText"/>
      </w:pPr>
    </w:p>
    <w:p w14:paraId="357B1518" w14:textId="77777777" w:rsidR="00546076" w:rsidRDefault="00546076" w:rsidP="00546076">
      <w:hyperlink r:id="rId6" w:history="1">
        <w:r>
          <w:rPr>
            <w:rStyle w:val="Hyperlink"/>
          </w:rPr>
          <w:t>https://ourworldindata.org/coronavirus-testing</w:t>
        </w:r>
      </w:hyperlink>
    </w:p>
    <w:p w14:paraId="4A12C7A0" w14:textId="77777777" w:rsidR="00546076" w:rsidRDefault="00546076">
      <w:pPr>
        <w:pStyle w:val="CommentText"/>
      </w:pPr>
    </w:p>
    <w:p w14:paraId="6B62F45C" w14:textId="1E6C92BB" w:rsidR="00546076" w:rsidRDefault="00546076">
      <w:pPr>
        <w:pStyle w:val="CommentText"/>
      </w:pPr>
      <w:r>
        <w:rPr>
          <w:noProof/>
        </w:rPr>
        <w:drawing>
          <wp:inline distT="0" distB="0" distL="0" distR="0" wp14:anchorId="4645E08E" wp14:editId="1CEF6FF7">
            <wp:extent cx="5731510" cy="40614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07-22 at 21.29.49.png"/>
                    <pic:cNvPicPr/>
                  </pic:nvPicPr>
                  <pic:blipFill>
                    <a:blip r:embed="rId7"/>
                    <a:stretch>
                      <a:fillRect/>
                    </a:stretch>
                  </pic:blipFill>
                  <pic:spPr>
                    <a:xfrm>
                      <a:off x="0" y="0"/>
                      <a:ext cx="5731510" cy="4061460"/>
                    </a:xfrm>
                    <a:prstGeom prst="rect">
                      <a:avLst/>
                    </a:prstGeom>
                  </pic:spPr>
                </pic:pic>
              </a:graphicData>
            </a:graphic>
          </wp:inline>
        </w:drawing>
      </w:r>
    </w:p>
    <w:p w14:paraId="6BF8E5E9" w14:textId="4D811081" w:rsidR="00546076" w:rsidRDefault="00546076">
      <w:pPr>
        <w:pStyle w:val="CommentText"/>
      </w:pPr>
    </w:p>
  </w:comment>
  <w:comment w:id="47" w:author="Majid Ezzati" w:date="2020-07-22T14:46:00Z" w:initials="EM">
    <w:p w14:paraId="46C8D0D6" w14:textId="48F1823D" w:rsidR="00CC3D3D" w:rsidRDefault="00CC3D3D">
      <w:pPr>
        <w:pStyle w:val="CommentText"/>
      </w:pPr>
      <w:r>
        <w:rPr>
          <w:rStyle w:val="CommentReference"/>
        </w:rPr>
        <w:annotationRef/>
      </w:r>
      <w:r>
        <w:t>Norway and Finland too or not?</w:t>
      </w:r>
    </w:p>
  </w:comment>
  <w:comment w:id="48" w:author="Majid Ezzati" w:date="2020-07-22T14:47:00Z" w:initials="EM">
    <w:p w14:paraId="741E29D6" w14:textId="66739253" w:rsidR="00CC3D3D" w:rsidRDefault="00CC3D3D">
      <w:pPr>
        <w:pStyle w:val="CommentText"/>
      </w:pPr>
      <w:r>
        <w:rPr>
          <w:rStyle w:val="CommentReference"/>
        </w:rPr>
        <w:annotationRef/>
      </w:r>
      <w:r>
        <w:t>And France?</w:t>
      </w:r>
    </w:p>
  </w:comment>
  <w:comment w:id="50" w:author="Majid Ezzati" w:date="2020-07-22T14:52:00Z" w:initials="EM">
    <w:p w14:paraId="2D67320A" w14:textId="3AECF501" w:rsidR="00CC3D3D" w:rsidRDefault="00CC3D3D">
      <w:pPr>
        <w:pStyle w:val="CommentText"/>
      </w:pPr>
      <w:r>
        <w:rPr>
          <w:rStyle w:val="CommentReference"/>
        </w:rPr>
        <w:annotationRef/>
      </w:r>
      <w:r>
        <w:t xml:space="preserve">Who else is weak? </w:t>
      </w:r>
    </w:p>
  </w:comment>
  <w:comment w:id="51" w:author="Parks, Robbie M" w:date="2020-07-22T21:30:00Z" w:initials="PRM">
    <w:p w14:paraId="5F313C7C" w14:textId="77777777" w:rsidR="000A7600" w:rsidRDefault="000A7600" w:rsidP="000A7600">
      <w:r>
        <w:rPr>
          <w:rStyle w:val="CommentReference"/>
        </w:rPr>
        <w:annotationRef/>
      </w:r>
      <w:r>
        <w:t xml:space="preserve">As per </w:t>
      </w:r>
      <w:hyperlink r:id="rId8" w:history="1">
        <w:r>
          <w:rPr>
            <w:rStyle w:val="Hyperlink"/>
          </w:rPr>
          <w:t>https://ourworldindata.org/coronavirus-testing</w:t>
        </w:r>
      </w:hyperlink>
    </w:p>
    <w:p w14:paraId="1CA993D5" w14:textId="79C7AE2A" w:rsidR="000A7600" w:rsidRDefault="000A7600">
      <w:pPr>
        <w:pStyle w:val="CommentText"/>
      </w:pPr>
      <w:r>
        <w:t>It looks like Hungary was bad</w:t>
      </w:r>
      <w:r w:rsidR="000C045D">
        <w:t>, or at least did not perform that many tests per 1000 people</w:t>
      </w:r>
    </w:p>
  </w:comment>
  <w:comment w:id="53" w:author="Parks, Robbie M" w:date="2020-07-22T21:32:00Z" w:initials="PRM">
    <w:p w14:paraId="39853B8E" w14:textId="78C9D3D7" w:rsidR="00532954" w:rsidRDefault="00532954">
      <w:pPr>
        <w:pStyle w:val="CommentText"/>
      </w:pPr>
      <w:r>
        <w:rPr>
          <w:rStyle w:val="CommentReference"/>
        </w:rPr>
        <w:annotationRef/>
      </w:r>
      <w:r>
        <w:t>Right?</w:t>
      </w:r>
    </w:p>
  </w:comment>
  <w:comment w:id="55" w:author="Majid Ezzati" w:date="2020-07-22T14:54:00Z" w:initials="EM">
    <w:p w14:paraId="39E1F41E" w14:textId="7A77C00F" w:rsidR="007D1D21" w:rsidRDefault="00CC3D3D">
      <w:pPr>
        <w:pStyle w:val="CommentText"/>
      </w:pPr>
      <w:r>
        <w:rPr>
          <w:rStyle w:val="CommentReference"/>
        </w:rPr>
        <w:annotationRef/>
      </w:r>
    </w:p>
    <w:p w14:paraId="0927D0A6" w14:textId="1B014E60" w:rsidR="007D1D21" w:rsidRDefault="007D1D21">
      <w:pPr>
        <w:pStyle w:val="CommentText"/>
      </w:pPr>
      <w:r>
        <w:t xml:space="preserve">Did this happen in say Spain or </w:t>
      </w:r>
      <w:r w:rsidR="009E7C3F">
        <w:t xml:space="preserve">other countries </w:t>
      </w:r>
      <w:r>
        <w:t>… especially for sending people to care homes?</w:t>
      </w:r>
    </w:p>
  </w:comment>
  <w:comment w:id="63" w:author="Parks, Robbie M" w:date="2020-07-22T21:37:00Z" w:initials="PRM">
    <w:p w14:paraId="4A2EE05F" w14:textId="69FA9263" w:rsidR="001E12E7" w:rsidRDefault="001E12E7">
      <w:pPr>
        <w:pStyle w:val="CommentText"/>
      </w:pPr>
      <w:r>
        <w:rPr>
          <w:rStyle w:val="CommentReference"/>
        </w:rPr>
        <w:annotationRef/>
      </w:r>
      <w:r>
        <w:t>Or ‘cyclical’?</w:t>
      </w:r>
    </w:p>
  </w:comment>
  <w:comment w:id="64" w:author="Parks, Robbie M" w:date="2020-07-22T21:38:00Z" w:initials="PRM">
    <w:p w14:paraId="70BF3464" w14:textId="1C7D1146" w:rsidR="00F535F2" w:rsidRDefault="00F535F2">
      <w:pPr>
        <w:pStyle w:val="CommentText"/>
      </w:pPr>
      <w:r>
        <w:rPr>
          <w:rStyle w:val="CommentReference"/>
        </w:rPr>
        <w:annotationRef/>
      </w:r>
      <w:r>
        <w:t>For consistency with main part of manuscript</w:t>
      </w:r>
    </w:p>
  </w:comment>
  <w:comment w:id="71" w:author="Parks, Robbie M" w:date="2020-07-22T21:44:00Z" w:initials="PRM">
    <w:p w14:paraId="1DAB1994" w14:textId="103F7469" w:rsidR="00F50F78" w:rsidRDefault="00F50F78">
      <w:pPr>
        <w:pStyle w:val="CommentText"/>
      </w:pPr>
      <w:r>
        <w:rPr>
          <w:rStyle w:val="CommentReference"/>
        </w:rPr>
        <w:annotationRef/>
      </w:r>
      <w:r>
        <w:t>Y-axis says ‘deaths’ in plot, so should this be deaths?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13CFFAE" w15:done="0"/>
  <w15:commentEx w15:paraId="27BA0E42" w15:done="0"/>
  <w15:commentEx w15:paraId="78347B04" w15:done="0"/>
  <w15:commentEx w15:paraId="25B34937" w15:paraIdParent="78347B04" w15:done="0"/>
  <w15:commentEx w15:paraId="36A75D28" w15:done="0"/>
  <w15:commentEx w15:paraId="6EACC684" w15:paraIdParent="36A75D28" w15:done="0"/>
  <w15:commentEx w15:paraId="3F2094CA" w15:done="0"/>
  <w15:commentEx w15:paraId="3E842028" w15:paraIdParent="3F2094CA" w15:done="0"/>
  <w15:commentEx w15:paraId="693678A9" w15:done="0"/>
  <w15:commentEx w15:paraId="6BF8E5E9" w15:paraIdParent="693678A9" w15:done="0"/>
  <w15:commentEx w15:paraId="46C8D0D6" w15:done="0"/>
  <w15:commentEx w15:paraId="741E29D6" w15:done="0"/>
  <w15:commentEx w15:paraId="2D67320A" w15:done="0"/>
  <w15:commentEx w15:paraId="1CA993D5" w15:paraIdParent="2D67320A" w15:done="0"/>
  <w15:commentEx w15:paraId="39853B8E" w15:done="0"/>
  <w15:commentEx w15:paraId="0927D0A6" w15:done="0"/>
  <w15:commentEx w15:paraId="4A2EE05F" w15:done="0"/>
  <w15:commentEx w15:paraId="70BF3464" w15:done="0"/>
  <w15:commentEx w15:paraId="1DAB19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C31327" w16cex:dateUtc="2020-07-22T23:33:00Z"/>
  <w16cex:commentExtensible w16cex:durableId="22C3140B" w16cex:dateUtc="2020-07-22T23:37:00Z"/>
  <w16cex:commentExtensible w16cex:durableId="22C34397" w16cex:dateUtc="2020-07-22T22:00:00Z"/>
  <w16cex:commentExtensible w16cex:durableId="22C32C86" w16cex:dateUtc="2020-07-23T01:22:00Z"/>
  <w16cex:commentExtensible w16cex:durableId="22C34408" w16cex:dateUtc="2020-07-22T22:02:00Z"/>
  <w16cex:commentExtensible w16cex:durableId="22C32E3B" w16cex:dateUtc="2020-07-23T01:29:00Z"/>
  <w16cex:commentExtensible w16cex:durableId="22C32E8A" w16cex:dateUtc="2020-07-23T01:30:00Z"/>
  <w16cex:commentExtensible w16cex:durableId="22C32EE6" w16cex:dateUtc="2020-07-23T01:32:00Z"/>
  <w16cex:commentExtensible w16cex:durableId="22C33016" w16cex:dateUtc="2020-07-23T01:37:00Z"/>
  <w16cex:commentExtensible w16cex:durableId="22C3305F" w16cex:dateUtc="2020-07-23T01:38:00Z"/>
  <w16cex:commentExtensible w16cex:durableId="22C331A1" w16cex:dateUtc="2020-07-23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13CFFAE" w16cid:durableId="22C31327"/>
  <w16cid:commentId w16cid:paraId="27BA0E42" w16cid:durableId="22C3140B"/>
  <w16cid:commentId w16cid:paraId="78347B04" w16cid:durableId="22C2CD0D"/>
  <w16cid:commentId w16cid:paraId="25B34937" w16cid:durableId="22C34397"/>
  <w16cid:commentId w16cid:paraId="36A75D28" w16cid:durableId="22C2A3DA"/>
  <w16cid:commentId w16cid:paraId="6EACC684" w16cid:durableId="22C32C86"/>
  <w16cid:commentId w16cid:paraId="3F2094CA" w16cid:durableId="22C2A4AD"/>
  <w16cid:commentId w16cid:paraId="3E842028" w16cid:durableId="22C34408"/>
  <w16cid:commentId w16cid:paraId="693678A9" w16cid:durableId="22C2CD7E"/>
  <w16cid:commentId w16cid:paraId="6BF8E5E9" w16cid:durableId="22C32E3B"/>
  <w16cid:commentId w16cid:paraId="46C8D0D6" w16cid:durableId="22C2CFDC"/>
  <w16cid:commentId w16cid:paraId="741E29D6" w16cid:durableId="22C2CFF7"/>
  <w16cid:commentId w16cid:paraId="2D67320A" w16cid:durableId="22C2D12D"/>
  <w16cid:commentId w16cid:paraId="1CA993D5" w16cid:durableId="22C32E8A"/>
  <w16cid:commentId w16cid:paraId="39853B8E" w16cid:durableId="22C32EE6"/>
  <w16cid:commentId w16cid:paraId="0927D0A6" w16cid:durableId="22C33893"/>
  <w16cid:commentId w16cid:paraId="4A2EE05F" w16cid:durableId="22C33016"/>
  <w16cid:commentId w16cid:paraId="70BF3464" w16cid:durableId="22C3305F"/>
  <w16cid:commentId w16cid:paraId="1DAB1994" w16cid:durableId="22C331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25B9AD" w14:textId="77777777" w:rsidR="009471BB" w:rsidRDefault="009471BB" w:rsidP="005C0096">
      <w:r>
        <w:separator/>
      </w:r>
    </w:p>
  </w:endnote>
  <w:endnote w:type="continuationSeparator" w:id="0">
    <w:p w14:paraId="1BF481B8" w14:textId="77777777" w:rsidR="009471BB" w:rsidRDefault="009471BB" w:rsidP="005C0096">
      <w:r>
        <w:continuationSeparator/>
      </w:r>
    </w:p>
  </w:endnote>
  <w:endnote w:type="continuationNotice" w:id="1">
    <w:p w14:paraId="2B237222" w14:textId="77777777" w:rsidR="009471BB" w:rsidRDefault="009471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altName w:val="Calibri"/>
    <w:panose1 w:val="020B0604020202020204"/>
    <w:charset w:val="00"/>
    <w:family w:val="swiss"/>
    <w:pitch w:val="variable"/>
    <w:sig w:usb0="E4002EFF" w:usb1="C000E47F" w:usb2="00000009" w:usb3="00000000" w:csb0="000001FF" w:csb1="00000000"/>
  </w:font>
  <w:font w:name="Minion Pro">
    <w:panose1 w:val="02040503050201020203"/>
    <w:charset w:val="00"/>
    <w:family w:val="roman"/>
    <w:notTrueType/>
    <w:pitch w:val="variable"/>
    <w:sig w:usb0="60000287" w:usb1="00000001" w:usb2="00000000" w:usb3="00000000" w:csb0="0000019F" w:csb1="00000000"/>
  </w:font>
  <w:font w:name="ITC Franklin Gothic Std Book">
    <w:altName w:val="ITC Franklin Gothic Std Book"/>
    <w:panose1 w:val="020B0604020202020204"/>
    <w:charset w:val="00"/>
    <w:family w:val="swiss"/>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AFD3B" w14:textId="77777777" w:rsidR="00E63229" w:rsidRDefault="00E63229"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B1A0B8" w14:textId="77777777" w:rsidR="00E63229" w:rsidRDefault="00E63229"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DEE70" w14:textId="1DD757E3" w:rsidR="00E63229" w:rsidRDefault="00E63229"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0E069" w14:textId="77777777" w:rsidR="00E63229" w:rsidRDefault="00E63229"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859C32" w14:textId="77777777" w:rsidR="009471BB" w:rsidRDefault="009471BB" w:rsidP="005C0096">
      <w:r>
        <w:separator/>
      </w:r>
    </w:p>
  </w:footnote>
  <w:footnote w:type="continuationSeparator" w:id="0">
    <w:p w14:paraId="246C2DD9" w14:textId="77777777" w:rsidR="009471BB" w:rsidRDefault="009471BB" w:rsidP="005C0096">
      <w:r>
        <w:continuationSeparator/>
      </w:r>
    </w:p>
  </w:footnote>
  <w:footnote w:type="continuationNotice" w:id="1">
    <w:p w14:paraId="3CD2CBC9" w14:textId="77777777" w:rsidR="009471BB" w:rsidRDefault="009471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06157" w14:textId="77777777" w:rsidR="00E63229" w:rsidRDefault="00E63229"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307DE" w14:textId="77777777" w:rsidR="00E63229" w:rsidRDefault="00E63229"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52B52" w14:textId="77777777" w:rsidR="00E63229" w:rsidRDefault="00E63229"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232B4"/>
    <w:multiLevelType w:val="hybridMultilevel"/>
    <w:tmpl w:val="4A3C69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2C099D"/>
    <w:multiLevelType w:val="hybridMultilevel"/>
    <w:tmpl w:val="67605A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B02AFF"/>
    <w:multiLevelType w:val="hybridMultilevel"/>
    <w:tmpl w:val="08CCE5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04ABE"/>
    <w:multiLevelType w:val="hybridMultilevel"/>
    <w:tmpl w:val="A8880018"/>
    <w:lvl w:ilvl="0" w:tplc="2702BA40">
      <w:start w:val="1"/>
      <w:numFmt w:val="decimal"/>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C8A03B4"/>
    <w:multiLevelType w:val="hybridMultilevel"/>
    <w:tmpl w:val="915CDA3C"/>
    <w:lvl w:ilvl="0" w:tplc="493CFCD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D1D6E8F"/>
    <w:multiLevelType w:val="hybridMultilevel"/>
    <w:tmpl w:val="42ECD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1"/>
  </w:num>
  <w:num w:numId="2">
    <w:abstractNumId w:val="21"/>
  </w:num>
  <w:num w:numId="3">
    <w:abstractNumId w:val="27"/>
  </w:num>
  <w:num w:numId="4">
    <w:abstractNumId w:val="33"/>
  </w:num>
  <w:num w:numId="5">
    <w:abstractNumId w:val="34"/>
  </w:num>
  <w:num w:numId="6">
    <w:abstractNumId w:val="13"/>
  </w:num>
  <w:num w:numId="7">
    <w:abstractNumId w:val="16"/>
  </w:num>
  <w:num w:numId="8">
    <w:abstractNumId w:val="3"/>
  </w:num>
  <w:num w:numId="9">
    <w:abstractNumId w:val="24"/>
  </w:num>
  <w:num w:numId="10">
    <w:abstractNumId w:val="2"/>
  </w:num>
  <w:num w:numId="11">
    <w:abstractNumId w:val="26"/>
  </w:num>
  <w:num w:numId="12">
    <w:abstractNumId w:val="10"/>
  </w:num>
  <w:num w:numId="13">
    <w:abstractNumId w:val="0"/>
  </w:num>
  <w:num w:numId="14">
    <w:abstractNumId w:val="8"/>
  </w:num>
  <w:num w:numId="15">
    <w:abstractNumId w:val="19"/>
  </w:num>
  <w:num w:numId="16">
    <w:abstractNumId w:val="5"/>
  </w:num>
  <w:num w:numId="17">
    <w:abstractNumId w:val="29"/>
  </w:num>
  <w:num w:numId="18">
    <w:abstractNumId w:val="9"/>
  </w:num>
  <w:num w:numId="19">
    <w:abstractNumId w:val="32"/>
  </w:num>
  <w:num w:numId="20">
    <w:abstractNumId w:val="35"/>
  </w:num>
  <w:num w:numId="21">
    <w:abstractNumId w:val="18"/>
  </w:num>
  <w:num w:numId="22">
    <w:abstractNumId w:val="7"/>
  </w:num>
  <w:num w:numId="23">
    <w:abstractNumId w:val="25"/>
  </w:num>
  <w:num w:numId="24">
    <w:abstractNumId w:val="1"/>
  </w:num>
  <w:num w:numId="25">
    <w:abstractNumId w:val="11"/>
  </w:num>
  <w:num w:numId="26">
    <w:abstractNumId w:val="12"/>
  </w:num>
  <w:num w:numId="27">
    <w:abstractNumId w:val="4"/>
  </w:num>
  <w:num w:numId="28">
    <w:abstractNumId w:val="30"/>
  </w:num>
  <w:num w:numId="29">
    <w:abstractNumId w:val="15"/>
  </w:num>
  <w:num w:numId="30">
    <w:abstractNumId w:val="22"/>
  </w:num>
  <w:num w:numId="31">
    <w:abstractNumId w:val="28"/>
  </w:num>
  <w:num w:numId="32">
    <w:abstractNumId w:val="23"/>
  </w:num>
  <w:num w:numId="33">
    <w:abstractNumId w:val="6"/>
  </w:num>
  <w:num w:numId="34">
    <w:abstractNumId w:val="17"/>
  </w:num>
  <w:num w:numId="35">
    <w:abstractNumId w:val="20"/>
  </w:num>
  <w:num w:numId="3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rks, Robbie M">
    <w15:presenceInfo w15:providerId="AD" w15:userId="S::rmp15@ic.ac.uk::cb6b7f8d-c7e1-44f5-b2d9-a44f305898c3"/>
  </w15:person>
  <w15:person w15:author="Pearson-Stuttard, Jonathan">
    <w15:presenceInfo w15:providerId="AD" w15:userId="S::jp4215@ic.ac.uk::38d4cb66-986d-4007-8f1e-fe4c670a65a6"/>
  </w15:person>
  <w15:person w15:author="Majid Ezzati">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241"/>
    <w:rsid w:val="00000E9A"/>
    <w:rsid w:val="00000EEA"/>
    <w:rsid w:val="00000F0F"/>
    <w:rsid w:val="00001421"/>
    <w:rsid w:val="000018D0"/>
    <w:rsid w:val="00001CDE"/>
    <w:rsid w:val="000022C2"/>
    <w:rsid w:val="0000245B"/>
    <w:rsid w:val="00002BCA"/>
    <w:rsid w:val="00002EB3"/>
    <w:rsid w:val="00003127"/>
    <w:rsid w:val="00003273"/>
    <w:rsid w:val="00003898"/>
    <w:rsid w:val="00003995"/>
    <w:rsid w:val="00003BEE"/>
    <w:rsid w:val="00003E8A"/>
    <w:rsid w:val="00004BD8"/>
    <w:rsid w:val="00005044"/>
    <w:rsid w:val="00005295"/>
    <w:rsid w:val="000056CF"/>
    <w:rsid w:val="000057EF"/>
    <w:rsid w:val="00005912"/>
    <w:rsid w:val="000059FB"/>
    <w:rsid w:val="00005D6D"/>
    <w:rsid w:val="00005E7F"/>
    <w:rsid w:val="00005FCD"/>
    <w:rsid w:val="00006338"/>
    <w:rsid w:val="00006410"/>
    <w:rsid w:val="0000671D"/>
    <w:rsid w:val="00006C2D"/>
    <w:rsid w:val="000071FC"/>
    <w:rsid w:val="0000745C"/>
    <w:rsid w:val="00007479"/>
    <w:rsid w:val="00007C85"/>
    <w:rsid w:val="0001039B"/>
    <w:rsid w:val="000112C1"/>
    <w:rsid w:val="00011D7B"/>
    <w:rsid w:val="000120C6"/>
    <w:rsid w:val="00012AAE"/>
    <w:rsid w:val="00013762"/>
    <w:rsid w:val="000143C7"/>
    <w:rsid w:val="00014440"/>
    <w:rsid w:val="00014ACA"/>
    <w:rsid w:val="00015262"/>
    <w:rsid w:val="00015FEF"/>
    <w:rsid w:val="000166AF"/>
    <w:rsid w:val="0001689D"/>
    <w:rsid w:val="00016A40"/>
    <w:rsid w:val="00016EC5"/>
    <w:rsid w:val="00017051"/>
    <w:rsid w:val="00017A15"/>
    <w:rsid w:val="00017DF8"/>
    <w:rsid w:val="000211BC"/>
    <w:rsid w:val="00021A49"/>
    <w:rsid w:val="00021DF5"/>
    <w:rsid w:val="00022477"/>
    <w:rsid w:val="00022650"/>
    <w:rsid w:val="0002290A"/>
    <w:rsid w:val="00022DBB"/>
    <w:rsid w:val="000236AF"/>
    <w:rsid w:val="00023AF5"/>
    <w:rsid w:val="000240C3"/>
    <w:rsid w:val="000247AC"/>
    <w:rsid w:val="00024830"/>
    <w:rsid w:val="000254EC"/>
    <w:rsid w:val="00025E23"/>
    <w:rsid w:val="0002618A"/>
    <w:rsid w:val="000262BF"/>
    <w:rsid w:val="00026373"/>
    <w:rsid w:val="0002654E"/>
    <w:rsid w:val="000268B2"/>
    <w:rsid w:val="00026BB4"/>
    <w:rsid w:val="00027026"/>
    <w:rsid w:val="000273A4"/>
    <w:rsid w:val="0002762B"/>
    <w:rsid w:val="000277DC"/>
    <w:rsid w:val="0002792C"/>
    <w:rsid w:val="00027B05"/>
    <w:rsid w:val="00027B63"/>
    <w:rsid w:val="000302DA"/>
    <w:rsid w:val="00030713"/>
    <w:rsid w:val="000308D5"/>
    <w:rsid w:val="00030B66"/>
    <w:rsid w:val="000317C8"/>
    <w:rsid w:val="00031A44"/>
    <w:rsid w:val="000328C4"/>
    <w:rsid w:val="00032953"/>
    <w:rsid w:val="00032B16"/>
    <w:rsid w:val="00032B7E"/>
    <w:rsid w:val="00032BFC"/>
    <w:rsid w:val="00032C93"/>
    <w:rsid w:val="00032D52"/>
    <w:rsid w:val="0003377F"/>
    <w:rsid w:val="00033F05"/>
    <w:rsid w:val="000340B9"/>
    <w:rsid w:val="0003438E"/>
    <w:rsid w:val="00034E2D"/>
    <w:rsid w:val="00034F16"/>
    <w:rsid w:val="00035407"/>
    <w:rsid w:val="0003551E"/>
    <w:rsid w:val="0003560D"/>
    <w:rsid w:val="000359F8"/>
    <w:rsid w:val="00035A47"/>
    <w:rsid w:val="00035F5F"/>
    <w:rsid w:val="000361B0"/>
    <w:rsid w:val="00036428"/>
    <w:rsid w:val="00036665"/>
    <w:rsid w:val="000378D6"/>
    <w:rsid w:val="00037DE8"/>
    <w:rsid w:val="0004095E"/>
    <w:rsid w:val="00040CB5"/>
    <w:rsid w:val="00040E15"/>
    <w:rsid w:val="00042050"/>
    <w:rsid w:val="0004205A"/>
    <w:rsid w:val="00042596"/>
    <w:rsid w:val="0004269B"/>
    <w:rsid w:val="0004300B"/>
    <w:rsid w:val="00043342"/>
    <w:rsid w:val="0004349E"/>
    <w:rsid w:val="0004385A"/>
    <w:rsid w:val="00043A79"/>
    <w:rsid w:val="00043AB7"/>
    <w:rsid w:val="0004442E"/>
    <w:rsid w:val="000447BB"/>
    <w:rsid w:val="00044EB7"/>
    <w:rsid w:val="00045499"/>
    <w:rsid w:val="000455F2"/>
    <w:rsid w:val="00045A21"/>
    <w:rsid w:val="00045E32"/>
    <w:rsid w:val="0004679C"/>
    <w:rsid w:val="00046FC4"/>
    <w:rsid w:val="000475D5"/>
    <w:rsid w:val="0004782A"/>
    <w:rsid w:val="00047B04"/>
    <w:rsid w:val="000504AC"/>
    <w:rsid w:val="000509E7"/>
    <w:rsid w:val="00050EEF"/>
    <w:rsid w:val="00050F98"/>
    <w:rsid w:val="000511C7"/>
    <w:rsid w:val="00051400"/>
    <w:rsid w:val="00052277"/>
    <w:rsid w:val="000522C7"/>
    <w:rsid w:val="0005236C"/>
    <w:rsid w:val="00052400"/>
    <w:rsid w:val="00052684"/>
    <w:rsid w:val="00052890"/>
    <w:rsid w:val="00052948"/>
    <w:rsid w:val="00052A8C"/>
    <w:rsid w:val="00052EA5"/>
    <w:rsid w:val="00053713"/>
    <w:rsid w:val="000539DE"/>
    <w:rsid w:val="00053DE6"/>
    <w:rsid w:val="000543C7"/>
    <w:rsid w:val="00054E38"/>
    <w:rsid w:val="000559D6"/>
    <w:rsid w:val="00055D71"/>
    <w:rsid w:val="0005620A"/>
    <w:rsid w:val="0005623B"/>
    <w:rsid w:val="00056403"/>
    <w:rsid w:val="00056452"/>
    <w:rsid w:val="0005651E"/>
    <w:rsid w:val="00056B02"/>
    <w:rsid w:val="00056DF3"/>
    <w:rsid w:val="00056ED3"/>
    <w:rsid w:val="00057086"/>
    <w:rsid w:val="00057179"/>
    <w:rsid w:val="0005743C"/>
    <w:rsid w:val="000576A5"/>
    <w:rsid w:val="00057923"/>
    <w:rsid w:val="000601A0"/>
    <w:rsid w:val="00060470"/>
    <w:rsid w:val="00060511"/>
    <w:rsid w:val="0006123D"/>
    <w:rsid w:val="00061514"/>
    <w:rsid w:val="0006167D"/>
    <w:rsid w:val="00061AC3"/>
    <w:rsid w:val="00061DF9"/>
    <w:rsid w:val="000623C7"/>
    <w:rsid w:val="00062D1E"/>
    <w:rsid w:val="000633B3"/>
    <w:rsid w:val="0006380A"/>
    <w:rsid w:val="00063ED2"/>
    <w:rsid w:val="00064168"/>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898"/>
    <w:rsid w:val="00071BE4"/>
    <w:rsid w:val="000727EA"/>
    <w:rsid w:val="000727FF"/>
    <w:rsid w:val="00072AF0"/>
    <w:rsid w:val="00072CCD"/>
    <w:rsid w:val="00072F06"/>
    <w:rsid w:val="00072FFF"/>
    <w:rsid w:val="000733E6"/>
    <w:rsid w:val="000733F4"/>
    <w:rsid w:val="00073BDB"/>
    <w:rsid w:val="00073EFE"/>
    <w:rsid w:val="000742C4"/>
    <w:rsid w:val="000746ED"/>
    <w:rsid w:val="00074C3A"/>
    <w:rsid w:val="0007503E"/>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1D"/>
    <w:rsid w:val="0008425E"/>
    <w:rsid w:val="00084332"/>
    <w:rsid w:val="0008468B"/>
    <w:rsid w:val="000847E8"/>
    <w:rsid w:val="0008490B"/>
    <w:rsid w:val="00085233"/>
    <w:rsid w:val="000853A6"/>
    <w:rsid w:val="000854DC"/>
    <w:rsid w:val="000856E3"/>
    <w:rsid w:val="00086480"/>
    <w:rsid w:val="0008670A"/>
    <w:rsid w:val="00086DE7"/>
    <w:rsid w:val="00087125"/>
    <w:rsid w:val="00087276"/>
    <w:rsid w:val="0008768D"/>
    <w:rsid w:val="00087BBC"/>
    <w:rsid w:val="00087F82"/>
    <w:rsid w:val="000904D8"/>
    <w:rsid w:val="00090C66"/>
    <w:rsid w:val="000910FC"/>
    <w:rsid w:val="000913E5"/>
    <w:rsid w:val="00091650"/>
    <w:rsid w:val="00091843"/>
    <w:rsid w:val="00091978"/>
    <w:rsid w:val="00092061"/>
    <w:rsid w:val="00092903"/>
    <w:rsid w:val="00092C82"/>
    <w:rsid w:val="00092DCD"/>
    <w:rsid w:val="000930BF"/>
    <w:rsid w:val="00093117"/>
    <w:rsid w:val="0009399C"/>
    <w:rsid w:val="00093DA2"/>
    <w:rsid w:val="00094290"/>
    <w:rsid w:val="00094864"/>
    <w:rsid w:val="00095B05"/>
    <w:rsid w:val="00095EAA"/>
    <w:rsid w:val="00095F70"/>
    <w:rsid w:val="00096200"/>
    <w:rsid w:val="0009650C"/>
    <w:rsid w:val="000966F0"/>
    <w:rsid w:val="00096897"/>
    <w:rsid w:val="00096A09"/>
    <w:rsid w:val="00096E99"/>
    <w:rsid w:val="0009712B"/>
    <w:rsid w:val="00097586"/>
    <w:rsid w:val="0009759E"/>
    <w:rsid w:val="00097655"/>
    <w:rsid w:val="0009794F"/>
    <w:rsid w:val="00097C85"/>
    <w:rsid w:val="000A0686"/>
    <w:rsid w:val="000A09AB"/>
    <w:rsid w:val="000A103E"/>
    <w:rsid w:val="000A13B6"/>
    <w:rsid w:val="000A13E7"/>
    <w:rsid w:val="000A1925"/>
    <w:rsid w:val="000A1B2F"/>
    <w:rsid w:val="000A2069"/>
    <w:rsid w:val="000A2151"/>
    <w:rsid w:val="000A236F"/>
    <w:rsid w:val="000A2ACB"/>
    <w:rsid w:val="000A2B79"/>
    <w:rsid w:val="000A4249"/>
    <w:rsid w:val="000A4F20"/>
    <w:rsid w:val="000A5776"/>
    <w:rsid w:val="000A67A3"/>
    <w:rsid w:val="000A6A30"/>
    <w:rsid w:val="000A7600"/>
    <w:rsid w:val="000A794C"/>
    <w:rsid w:val="000B0E42"/>
    <w:rsid w:val="000B10AB"/>
    <w:rsid w:val="000B117D"/>
    <w:rsid w:val="000B1F62"/>
    <w:rsid w:val="000B210B"/>
    <w:rsid w:val="000B336B"/>
    <w:rsid w:val="000B3D4E"/>
    <w:rsid w:val="000B3F0A"/>
    <w:rsid w:val="000B4071"/>
    <w:rsid w:val="000B495D"/>
    <w:rsid w:val="000B4BD9"/>
    <w:rsid w:val="000B4DBE"/>
    <w:rsid w:val="000B4F79"/>
    <w:rsid w:val="000B5084"/>
    <w:rsid w:val="000B5232"/>
    <w:rsid w:val="000B53EC"/>
    <w:rsid w:val="000B566A"/>
    <w:rsid w:val="000B5A15"/>
    <w:rsid w:val="000B5A51"/>
    <w:rsid w:val="000B6F30"/>
    <w:rsid w:val="000B7195"/>
    <w:rsid w:val="000B75C3"/>
    <w:rsid w:val="000B7764"/>
    <w:rsid w:val="000B7A4B"/>
    <w:rsid w:val="000B7AE8"/>
    <w:rsid w:val="000C024D"/>
    <w:rsid w:val="000C0411"/>
    <w:rsid w:val="000C045D"/>
    <w:rsid w:val="000C051B"/>
    <w:rsid w:val="000C0B2F"/>
    <w:rsid w:val="000C0BFD"/>
    <w:rsid w:val="000C0C7B"/>
    <w:rsid w:val="000C0CFE"/>
    <w:rsid w:val="000C16E7"/>
    <w:rsid w:val="000C1AFE"/>
    <w:rsid w:val="000C22DC"/>
    <w:rsid w:val="000C2519"/>
    <w:rsid w:val="000C2821"/>
    <w:rsid w:val="000C2B17"/>
    <w:rsid w:val="000C328F"/>
    <w:rsid w:val="000C3960"/>
    <w:rsid w:val="000C3E8D"/>
    <w:rsid w:val="000C479B"/>
    <w:rsid w:val="000C4AF8"/>
    <w:rsid w:val="000C4E9E"/>
    <w:rsid w:val="000C5305"/>
    <w:rsid w:val="000C55BA"/>
    <w:rsid w:val="000C578A"/>
    <w:rsid w:val="000C64E8"/>
    <w:rsid w:val="000C7184"/>
    <w:rsid w:val="000C7690"/>
    <w:rsid w:val="000C77D8"/>
    <w:rsid w:val="000C7C1F"/>
    <w:rsid w:val="000C7F78"/>
    <w:rsid w:val="000D0319"/>
    <w:rsid w:val="000D0D91"/>
    <w:rsid w:val="000D0FC1"/>
    <w:rsid w:val="000D11A8"/>
    <w:rsid w:val="000D187D"/>
    <w:rsid w:val="000D18DD"/>
    <w:rsid w:val="000D193B"/>
    <w:rsid w:val="000D2488"/>
    <w:rsid w:val="000D24BD"/>
    <w:rsid w:val="000D25BE"/>
    <w:rsid w:val="000D36A9"/>
    <w:rsid w:val="000D3EAF"/>
    <w:rsid w:val="000D4482"/>
    <w:rsid w:val="000D46A3"/>
    <w:rsid w:val="000D479A"/>
    <w:rsid w:val="000D4FE9"/>
    <w:rsid w:val="000D5028"/>
    <w:rsid w:val="000D5687"/>
    <w:rsid w:val="000D57A6"/>
    <w:rsid w:val="000D5870"/>
    <w:rsid w:val="000D59C2"/>
    <w:rsid w:val="000D5BDA"/>
    <w:rsid w:val="000D64E8"/>
    <w:rsid w:val="000D70FD"/>
    <w:rsid w:val="000D790A"/>
    <w:rsid w:val="000E0521"/>
    <w:rsid w:val="000E060B"/>
    <w:rsid w:val="000E1043"/>
    <w:rsid w:val="000E1313"/>
    <w:rsid w:val="000E1441"/>
    <w:rsid w:val="000E1691"/>
    <w:rsid w:val="000E1A0B"/>
    <w:rsid w:val="000E20FB"/>
    <w:rsid w:val="000E2130"/>
    <w:rsid w:val="000E2AD5"/>
    <w:rsid w:val="000E2BF6"/>
    <w:rsid w:val="000E2D22"/>
    <w:rsid w:val="000E2ED3"/>
    <w:rsid w:val="000E2EEF"/>
    <w:rsid w:val="000E2F55"/>
    <w:rsid w:val="000E3CD9"/>
    <w:rsid w:val="000E4194"/>
    <w:rsid w:val="000E41DD"/>
    <w:rsid w:val="000E4943"/>
    <w:rsid w:val="000E49B5"/>
    <w:rsid w:val="000E4C83"/>
    <w:rsid w:val="000E4FEB"/>
    <w:rsid w:val="000E523E"/>
    <w:rsid w:val="000E5CFA"/>
    <w:rsid w:val="000E65EE"/>
    <w:rsid w:val="000E66B9"/>
    <w:rsid w:val="000E6A2A"/>
    <w:rsid w:val="000E6AD3"/>
    <w:rsid w:val="000E6D6E"/>
    <w:rsid w:val="000E72B5"/>
    <w:rsid w:val="000E72F2"/>
    <w:rsid w:val="000E75D2"/>
    <w:rsid w:val="000E76C2"/>
    <w:rsid w:val="000E792D"/>
    <w:rsid w:val="000E7A48"/>
    <w:rsid w:val="000E7DC6"/>
    <w:rsid w:val="000F0F58"/>
    <w:rsid w:val="000F14E2"/>
    <w:rsid w:val="000F1618"/>
    <w:rsid w:val="000F18E8"/>
    <w:rsid w:val="000F1DD8"/>
    <w:rsid w:val="000F23EB"/>
    <w:rsid w:val="000F26D9"/>
    <w:rsid w:val="000F329C"/>
    <w:rsid w:val="000F3748"/>
    <w:rsid w:val="000F3E88"/>
    <w:rsid w:val="000F3F0A"/>
    <w:rsid w:val="000F4053"/>
    <w:rsid w:val="000F408F"/>
    <w:rsid w:val="000F4ED6"/>
    <w:rsid w:val="000F505F"/>
    <w:rsid w:val="000F5742"/>
    <w:rsid w:val="000F62F9"/>
    <w:rsid w:val="0010188D"/>
    <w:rsid w:val="00101C9B"/>
    <w:rsid w:val="00102A42"/>
    <w:rsid w:val="00102BC6"/>
    <w:rsid w:val="001036BF"/>
    <w:rsid w:val="0010373B"/>
    <w:rsid w:val="00104260"/>
    <w:rsid w:val="00104322"/>
    <w:rsid w:val="00104640"/>
    <w:rsid w:val="00104F2E"/>
    <w:rsid w:val="001052EC"/>
    <w:rsid w:val="00105597"/>
    <w:rsid w:val="001055E3"/>
    <w:rsid w:val="00105971"/>
    <w:rsid w:val="001059B2"/>
    <w:rsid w:val="00105D13"/>
    <w:rsid w:val="00106C19"/>
    <w:rsid w:val="001074F4"/>
    <w:rsid w:val="00107E1F"/>
    <w:rsid w:val="00110510"/>
    <w:rsid w:val="00111145"/>
    <w:rsid w:val="00111CC8"/>
    <w:rsid w:val="00112225"/>
    <w:rsid w:val="001128C2"/>
    <w:rsid w:val="00112BF5"/>
    <w:rsid w:val="00112C09"/>
    <w:rsid w:val="001135C1"/>
    <w:rsid w:val="0011414E"/>
    <w:rsid w:val="001142FC"/>
    <w:rsid w:val="001147EF"/>
    <w:rsid w:val="00114A52"/>
    <w:rsid w:val="00114F72"/>
    <w:rsid w:val="001150E0"/>
    <w:rsid w:val="001152C0"/>
    <w:rsid w:val="0011546A"/>
    <w:rsid w:val="00115725"/>
    <w:rsid w:val="00115B3F"/>
    <w:rsid w:val="00115C2F"/>
    <w:rsid w:val="00116597"/>
    <w:rsid w:val="001168DF"/>
    <w:rsid w:val="00116A46"/>
    <w:rsid w:val="0011769E"/>
    <w:rsid w:val="00117ADB"/>
    <w:rsid w:val="00120AC0"/>
    <w:rsid w:val="00120E16"/>
    <w:rsid w:val="001216EA"/>
    <w:rsid w:val="00121760"/>
    <w:rsid w:val="00121B70"/>
    <w:rsid w:val="00121BAF"/>
    <w:rsid w:val="0012241D"/>
    <w:rsid w:val="0012257C"/>
    <w:rsid w:val="00122826"/>
    <w:rsid w:val="00122957"/>
    <w:rsid w:val="00122ABD"/>
    <w:rsid w:val="0012398E"/>
    <w:rsid w:val="00124DA9"/>
    <w:rsid w:val="00124F26"/>
    <w:rsid w:val="0012530B"/>
    <w:rsid w:val="001258B5"/>
    <w:rsid w:val="0012597E"/>
    <w:rsid w:val="00125A33"/>
    <w:rsid w:val="00125C9B"/>
    <w:rsid w:val="00125D43"/>
    <w:rsid w:val="00126059"/>
    <w:rsid w:val="001260FD"/>
    <w:rsid w:val="0012645D"/>
    <w:rsid w:val="001264A8"/>
    <w:rsid w:val="001269EF"/>
    <w:rsid w:val="001272BE"/>
    <w:rsid w:val="00127303"/>
    <w:rsid w:val="00127342"/>
    <w:rsid w:val="00127729"/>
    <w:rsid w:val="001308E6"/>
    <w:rsid w:val="001312BD"/>
    <w:rsid w:val="00131ED3"/>
    <w:rsid w:val="00131EDA"/>
    <w:rsid w:val="00131F9D"/>
    <w:rsid w:val="0013216F"/>
    <w:rsid w:val="001326AD"/>
    <w:rsid w:val="001327EC"/>
    <w:rsid w:val="00132A85"/>
    <w:rsid w:val="001341C2"/>
    <w:rsid w:val="001341E3"/>
    <w:rsid w:val="00134644"/>
    <w:rsid w:val="00134EE3"/>
    <w:rsid w:val="00134FE0"/>
    <w:rsid w:val="001355CF"/>
    <w:rsid w:val="00135A9B"/>
    <w:rsid w:val="0013688C"/>
    <w:rsid w:val="00137B4F"/>
    <w:rsid w:val="001401D1"/>
    <w:rsid w:val="001401E9"/>
    <w:rsid w:val="00140D74"/>
    <w:rsid w:val="00140E25"/>
    <w:rsid w:val="00141C23"/>
    <w:rsid w:val="00141CE5"/>
    <w:rsid w:val="001426E8"/>
    <w:rsid w:val="0014288F"/>
    <w:rsid w:val="00143109"/>
    <w:rsid w:val="00143634"/>
    <w:rsid w:val="00143832"/>
    <w:rsid w:val="0014389C"/>
    <w:rsid w:val="00143F5F"/>
    <w:rsid w:val="0014431B"/>
    <w:rsid w:val="00144F74"/>
    <w:rsid w:val="001452A4"/>
    <w:rsid w:val="00145739"/>
    <w:rsid w:val="0014591D"/>
    <w:rsid w:val="0014591F"/>
    <w:rsid w:val="00145E44"/>
    <w:rsid w:val="001463E8"/>
    <w:rsid w:val="001465B1"/>
    <w:rsid w:val="00146D4F"/>
    <w:rsid w:val="001476E4"/>
    <w:rsid w:val="001500A5"/>
    <w:rsid w:val="00150182"/>
    <w:rsid w:val="0015079D"/>
    <w:rsid w:val="0015124F"/>
    <w:rsid w:val="00151981"/>
    <w:rsid w:val="00151D5E"/>
    <w:rsid w:val="0015286B"/>
    <w:rsid w:val="00152D62"/>
    <w:rsid w:val="001538A0"/>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D79"/>
    <w:rsid w:val="00162056"/>
    <w:rsid w:val="001621BC"/>
    <w:rsid w:val="0016256B"/>
    <w:rsid w:val="00162CDD"/>
    <w:rsid w:val="00163114"/>
    <w:rsid w:val="001634EA"/>
    <w:rsid w:val="0016369E"/>
    <w:rsid w:val="00163AE8"/>
    <w:rsid w:val="00163B87"/>
    <w:rsid w:val="00163B9C"/>
    <w:rsid w:val="00164694"/>
    <w:rsid w:val="0016497F"/>
    <w:rsid w:val="00164E74"/>
    <w:rsid w:val="00165739"/>
    <w:rsid w:val="00165DDC"/>
    <w:rsid w:val="0016618B"/>
    <w:rsid w:val="00166C62"/>
    <w:rsid w:val="00166D46"/>
    <w:rsid w:val="00167077"/>
    <w:rsid w:val="001675AF"/>
    <w:rsid w:val="00167B8A"/>
    <w:rsid w:val="00170E4D"/>
    <w:rsid w:val="001716CF"/>
    <w:rsid w:val="00171C60"/>
    <w:rsid w:val="00172306"/>
    <w:rsid w:val="00172B52"/>
    <w:rsid w:val="00172B66"/>
    <w:rsid w:val="00172BD6"/>
    <w:rsid w:val="00174348"/>
    <w:rsid w:val="001746E6"/>
    <w:rsid w:val="00174AE4"/>
    <w:rsid w:val="00174C35"/>
    <w:rsid w:val="0017505E"/>
    <w:rsid w:val="00175871"/>
    <w:rsid w:val="00175BCE"/>
    <w:rsid w:val="00175C7B"/>
    <w:rsid w:val="00175C9D"/>
    <w:rsid w:val="00176074"/>
    <w:rsid w:val="00176169"/>
    <w:rsid w:val="0017620F"/>
    <w:rsid w:val="00176244"/>
    <w:rsid w:val="00176661"/>
    <w:rsid w:val="0017707E"/>
    <w:rsid w:val="001773B3"/>
    <w:rsid w:val="00177634"/>
    <w:rsid w:val="001802E9"/>
    <w:rsid w:val="0018067E"/>
    <w:rsid w:val="001809B8"/>
    <w:rsid w:val="00181CFD"/>
    <w:rsid w:val="00181E7F"/>
    <w:rsid w:val="001822A4"/>
    <w:rsid w:val="00182629"/>
    <w:rsid w:val="00182992"/>
    <w:rsid w:val="00182AAE"/>
    <w:rsid w:val="00182B12"/>
    <w:rsid w:val="00182D7E"/>
    <w:rsid w:val="0018319D"/>
    <w:rsid w:val="001836B8"/>
    <w:rsid w:val="001837C5"/>
    <w:rsid w:val="00183B2E"/>
    <w:rsid w:val="00183D84"/>
    <w:rsid w:val="00184829"/>
    <w:rsid w:val="001853E9"/>
    <w:rsid w:val="00185A30"/>
    <w:rsid w:val="00185CD6"/>
    <w:rsid w:val="00185DD5"/>
    <w:rsid w:val="00185EF2"/>
    <w:rsid w:val="001861D2"/>
    <w:rsid w:val="00186589"/>
    <w:rsid w:val="00186E67"/>
    <w:rsid w:val="00186F0B"/>
    <w:rsid w:val="00187410"/>
    <w:rsid w:val="001877F4"/>
    <w:rsid w:val="00187A73"/>
    <w:rsid w:val="00187ADE"/>
    <w:rsid w:val="00187B47"/>
    <w:rsid w:val="0019003C"/>
    <w:rsid w:val="00190213"/>
    <w:rsid w:val="00190430"/>
    <w:rsid w:val="001906E7"/>
    <w:rsid w:val="00190DD2"/>
    <w:rsid w:val="00190FCC"/>
    <w:rsid w:val="00191434"/>
    <w:rsid w:val="00191C2A"/>
    <w:rsid w:val="00191EA7"/>
    <w:rsid w:val="0019286F"/>
    <w:rsid w:val="00192BAB"/>
    <w:rsid w:val="00192C1F"/>
    <w:rsid w:val="00192C29"/>
    <w:rsid w:val="00192EE5"/>
    <w:rsid w:val="001935E5"/>
    <w:rsid w:val="00193A64"/>
    <w:rsid w:val="001945F3"/>
    <w:rsid w:val="00195642"/>
    <w:rsid w:val="00195988"/>
    <w:rsid w:val="00195D9C"/>
    <w:rsid w:val="00195E03"/>
    <w:rsid w:val="001963FE"/>
    <w:rsid w:val="00196EC9"/>
    <w:rsid w:val="00197600"/>
    <w:rsid w:val="001A064A"/>
    <w:rsid w:val="001A066A"/>
    <w:rsid w:val="001A08E3"/>
    <w:rsid w:val="001A0E64"/>
    <w:rsid w:val="001A0EC6"/>
    <w:rsid w:val="001A1340"/>
    <w:rsid w:val="001A175F"/>
    <w:rsid w:val="001A1A8D"/>
    <w:rsid w:val="001A2453"/>
    <w:rsid w:val="001A26D0"/>
    <w:rsid w:val="001A2EB7"/>
    <w:rsid w:val="001A3A0D"/>
    <w:rsid w:val="001A3B41"/>
    <w:rsid w:val="001A4216"/>
    <w:rsid w:val="001A455E"/>
    <w:rsid w:val="001A4F03"/>
    <w:rsid w:val="001A4F49"/>
    <w:rsid w:val="001A5C53"/>
    <w:rsid w:val="001A5E6C"/>
    <w:rsid w:val="001A646F"/>
    <w:rsid w:val="001A6707"/>
    <w:rsid w:val="001A684D"/>
    <w:rsid w:val="001A6AF2"/>
    <w:rsid w:val="001A7258"/>
    <w:rsid w:val="001A73DF"/>
    <w:rsid w:val="001A7FDA"/>
    <w:rsid w:val="001B0547"/>
    <w:rsid w:val="001B0B72"/>
    <w:rsid w:val="001B0DEF"/>
    <w:rsid w:val="001B12D6"/>
    <w:rsid w:val="001B1C06"/>
    <w:rsid w:val="001B214D"/>
    <w:rsid w:val="001B2160"/>
    <w:rsid w:val="001B232D"/>
    <w:rsid w:val="001B2DCF"/>
    <w:rsid w:val="001B3001"/>
    <w:rsid w:val="001B332A"/>
    <w:rsid w:val="001B392E"/>
    <w:rsid w:val="001B39DF"/>
    <w:rsid w:val="001B42C4"/>
    <w:rsid w:val="001B449D"/>
    <w:rsid w:val="001B49F0"/>
    <w:rsid w:val="001B573E"/>
    <w:rsid w:val="001B5A9D"/>
    <w:rsid w:val="001B5AF5"/>
    <w:rsid w:val="001B6041"/>
    <w:rsid w:val="001B69F2"/>
    <w:rsid w:val="001B7023"/>
    <w:rsid w:val="001B7378"/>
    <w:rsid w:val="001B74EA"/>
    <w:rsid w:val="001C0869"/>
    <w:rsid w:val="001C12DB"/>
    <w:rsid w:val="001C13A3"/>
    <w:rsid w:val="001C2598"/>
    <w:rsid w:val="001C25F0"/>
    <w:rsid w:val="001C2BB9"/>
    <w:rsid w:val="001C2BBB"/>
    <w:rsid w:val="001C2C5A"/>
    <w:rsid w:val="001C30DF"/>
    <w:rsid w:val="001C3201"/>
    <w:rsid w:val="001C33BF"/>
    <w:rsid w:val="001C36AE"/>
    <w:rsid w:val="001C3870"/>
    <w:rsid w:val="001C3A13"/>
    <w:rsid w:val="001C3EFC"/>
    <w:rsid w:val="001C3FD0"/>
    <w:rsid w:val="001C402B"/>
    <w:rsid w:val="001C42E7"/>
    <w:rsid w:val="001C4E3B"/>
    <w:rsid w:val="001C5374"/>
    <w:rsid w:val="001C53C9"/>
    <w:rsid w:val="001C55F4"/>
    <w:rsid w:val="001C601D"/>
    <w:rsid w:val="001C6645"/>
    <w:rsid w:val="001C68AA"/>
    <w:rsid w:val="001C750F"/>
    <w:rsid w:val="001C76AB"/>
    <w:rsid w:val="001C7731"/>
    <w:rsid w:val="001C7763"/>
    <w:rsid w:val="001D03F0"/>
    <w:rsid w:val="001D0D38"/>
    <w:rsid w:val="001D0DDC"/>
    <w:rsid w:val="001D0FF1"/>
    <w:rsid w:val="001D1355"/>
    <w:rsid w:val="001D14BE"/>
    <w:rsid w:val="001D1778"/>
    <w:rsid w:val="001D1818"/>
    <w:rsid w:val="001D208A"/>
    <w:rsid w:val="001D2C27"/>
    <w:rsid w:val="001D3291"/>
    <w:rsid w:val="001D37D7"/>
    <w:rsid w:val="001D39E9"/>
    <w:rsid w:val="001D3A25"/>
    <w:rsid w:val="001D3DDE"/>
    <w:rsid w:val="001D406E"/>
    <w:rsid w:val="001D4900"/>
    <w:rsid w:val="001D513E"/>
    <w:rsid w:val="001D548B"/>
    <w:rsid w:val="001D596D"/>
    <w:rsid w:val="001D681D"/>
    <w:rsid w:val="001D7606"/>
    <w:rsid w:val="001D79FD"/>
    <w:rsid w:val="001D7AAE"/>
    <w:rsid w:val="001E0114"/>
    <w:rsid w:val="001E049E"/>
    <w:rsid w:val="001E0B04"/>
    <w:rsid w:val="001E0BFF"/>
    <w:rsid w:val="001E0DB2"/>
    <w:rsid w:val="001E108D"/>
    <w:rsid w:val="001E10E8"/>
    <w:rsid w:val="001E116C"/>
    <w:rsid w:val="001E12E7"/>
    <w:rsid w:val="001E194C"/>
    <w:rsid w:val="001E19A8"/>
    <w:rsid w:val="001E19B1"/>
    <w:rsid w:val="001E23ED"/>
    <w:rsid w:val="001E24A9"/>
    <w:rsid w:val="001E25E3"/>
    <w:rsid w:val="001E3206"/>
    <w:rsid w:val="001E3601"/>
    <w:rsid w:val="001E3879"/>
    <w:rsid w:val="001E41A5"/>
    <w:rsid w:val="001E47BA"/>
    <w:rsid w:val="001E4D24"/>
    <w:rsid w:val="001E4EB5"/>
    <w:rsid w:val="001E5016"/>
    <w:rsid w:val="001E50ED"/>
    <w:rsid w:val="001E5182"/>
    <w:rsid w:val="001E54B7"/>
    <w:rsid w:val="001E61A6"/>
    <w:rsid w:val="001E6A29"/>
    <w:rsid w:val="001E7006"/>
    <w:rsid w:val="001E7008"/>
    <w:rsid w:val="001E71E1"/>
    <w:rsid w:val="001E758F"/>
    <w:rsid w:val="001E7C90"/>
    <w:rsid w:val="001E7C96"/>
    <w:rsid w:val="001F045D"/>
    <w:rsid w:val="001F05B8"/>
    <w:rsid w:val="001F0AE9"/>
    <w:rsid w:val="001F0C67"/>
    <w:rsid w:val="001F0DF6"/>
    <w:rsid w:val="001F112C"/>
    <w:rsid w:val="001F120B"/>
    <w:rsid w:val="001F1613"/>
    <w:rsid w:val="001F1627"/>
    <w:rsid w:val="001F1CDF"/>
    <w:rsid w:val="001F23F2"/>
    <w:rsid w:val="001F28EB"/>
    <w:rsid w:val="001F2ECC"/>
    <w:rsid w:val="001F400F"/>
    <w:rsid w:val="001F4058"/>
    <w:rsid w:val="001F42B6"/>
    <w:rsid w:val="001F45AD"/>
    <w:rsid w:val="001F4766"/>
    <w:rsid w:val="001F497A"/>
    <w:rsid w:val="001F4A23"/>
    <w:rsid w:val="001F4E86"/>
    <w:rsid w:val="001F5397"/>
    <w:rsid w:val="001F5431"/>
    <w:rsid w:val="001F58C1"/>
    <w:rsid w:val="001F5A80"/>
    <w:rsid w:val="001F6317"/>
    <w:rsid w:val="001F6336"/>
    <w:rsid w:val="001F64CB"/>
    <w:rsid w:val="001F6B1E"/>
    <w:rsid w:val="001F7399"/>
    <w:rsid w:val="001F7AE9"/>
    <w:rsid w:val="001F7D31"/>
    <w:rsid w:val="00200527"/>
    <w:rsid w:val="002011D5"/>
    <w:rsid w:val="002012F4"/>
    <w:rsid w:val="002017A5"/>
    <w:rsid w:val="002019F0"/>
    <w:rsid w:val="00202620"/>
    <w:rsid w:val="00202B6D"/>
    <w:rsid w:val="0020412F"/>
    <w:rsid w:val="002044E7"/>
    <w:rsid w:val="00205777"/>
    <w:rsid w:val="0020587F"/>
    <w:rsid w:val="00205E89"/>
    <w:rsid w:val="00206060"/>
    <w:rsid w:val="002064AA"/>
    <w:rsid w:val="00206669"/>
    <w:rsid w:val="00206B08"/>
    <w:rsid w:val="00206DC6"/>
    <w:rsid w:val="00206F6E"/>
    <w:rsid w:val="00207A28"/>
    <w:rsid w:val="00207CFC"/>
    <w:rsid w:val="00207EBB"/>
    <w:rsid w:val="0021087F"/>
    <w:rsid w:val="00211A50"/>
    <w:rsid w:val="00211DB0"/>
    <w:rsid w:val="00211EF7"/>
    <w:rsid w:val="00212188"/>
    <w:rsid w:val="00212458"/>
    <w:rsid w:val="0021248B"/>
    <w:rsid w:val="00212A5B"/>
    <w:rsid w:val="002132E2"/>
    <w:rsid w:val="0021389E"/>
    <w:rsid w:val="00213FDD"/>
    <w:rsid w:val="002142E9"/>
    <w:rsid w:val="00214343"/>
    <w:rsid w:val="00214352"/>
    <w:rsid w:val="0021455E"/>
    <w:rsid w:val="0021475D"/>
    <w:rsid w:val="002153EE"/>
    <w:rsid w:val="00215C10"/>
    <w:rsid w:val="002162B7"/>
    <w:rsid w:val="002164BB"/>
    <w:rsid w:val="0021677D"/>
    <w:rsid w:val="00216A30"/>
    <w:rsid w:val="00216DA5"/>
    <w:rsid w:val="00217805"/>
    <w:rsid w:val="0021791E"/>
    <w:rsid w:val="00220402"/>
    <w:rsid w:val="002206C3"/>
    <w:rsid w:val="00220853"/>
    <w:rsid w:val="00220DA7"/>
    <w:rsid w:val="0022151C"/>
    <w:rsid w:val="0022244B"/>
    <w:rsid w:val="0022253D"/>
    <w:rsid w:val="00223051"/>
    <w:rsid w:val="0022330C"/>
    <w:rsid w:val="00223455"/>
    <w:rsid w:val="0022347E"/>
    <w:rsid w:val="0022360E"/>
    <w:rsid w:val="00223AD3"/>
    <w:rsid w:val="00223F01"/>
    <w:rsid w:val="00223F7B"/>
    <w:rsid w:val="002246CC"/>
    <w:rsid w:val="00224C75"/>
    <w:rsid w:val="00225268"/>
    <w:rsid w:val="00225497"/>
    <w:rsid w:val="00225CC1"/>
    <w:rsid w:val="002267A0"/>
    <w:rsid w:val="00226804"/>
    <w:rsid w:val="002276DE"/>
    <w:rsid w:val="00227F00"/>
    <w:rsid w:val="002303FF"/>
    <w:rsid w:val="002307F1"/>
    <w:rsid w:val="002312AC"/>
    <w:rsid w:val="002314CF"/>
    <w:rsid w:val="002319A4"/>
    <w:rsid w:val="00232013"/>
    <w:rsid w:val="002320CC"/>
    <w:rsid w:val="002322BC"/>
    <w:rsid w:val="0023243A"/>
    <w:rsid w:val="002334C5"/>
    <w:rsid w:val="00233683"/>
    <w:rsid w:val="00233A1F"/>
    <w:rsid w:val="00233BC9"/>
    <w:rsid w:val="00234AE6"/>
    <w:rsid w:val="00235816"/>
    <w:rsid w:val="002362DA"/>
    <w:rsid w:val="00236529"/>
    <w:rsid w:val="002373E0"/>
    <w:rsid w:val="00237562"/>
    <w:rsid w:val="002400A1"/>
    <w:rsid w:val="00240279"/>
    <w:rsid w:val="00241CB5"/>
    <w:rsid w:val="002433D4"/>
    <w:rsid w:val="00243E4B"/>
    <w:rsid w:val="0024400A"/>
    <w:rsid w:val="002445D8"/>
    <w:rsid w:val="0024504B"/>
    <w:rsid w:val="002457B3"/>
    <w:rsid w:val="00245A2B"/>
    <w:rsid w:val="00245A82"/>
    <w:rsid w:val="00247826"/>
    <w:rsid w:val="00247E7D"/>
    <w:rsid w:val="00247F7E"/>
    <w:rsid w:val="002500A5"/>
    <w:rsid w:val="00250811"/>
    <w:rsid w:val="00250D64"/>
    <w:rsid w:val="00251022"/>
    <w:rsid w:val="002510DF"/>
    <w:rsid w:val="00251761"/>
    <w:rsid w:val="0025216D"/>
    <w:rsid w:val="0025226C"/>
    <w:rsid w:val="002525D3"/>
    <w:rsid w:val="00252788"/>
    <w:rsid w:val="00253055"/>
    <w:rsid w:val="00253293"/>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7CF"/>
    <w:rsid w:val="00260808"/>
    <w:rsid w:val="00260AE5"/>
    <w:rsid w:val="0026107B"/>
    <w:rsid w:val="0026168C"/>
    <w:rsid w:val="00262816"/>
    <w:rsid w:val="00262E46"/>
    <w:rsid w:val="0026355B"/>
    <w:rsid w:val="00263770"/>
    <w:rsid w:val="002639C2"/>
    <w:rsid w:val="00264658"/>
    <w:rsid w:val="002647FD"/>
    <w:rsid w:val="002654C4"/>
    <w:rsid w:val="002657E8"/>
    <w:rsid w:val="00265B5A"/>
    <w:rsid w:val="00266033"/>
    <w:rsid w:val="00266110"/>
    <w:rsid w:val="002661C4"/>
    <w:rsid w:val="00266431"/>
    <w:rsid w:val="00266453"/>
    <w:rsid w:val="0026667A"/>
    <w:rsid w:val="00267766"/>
    <w:rsid w:val="00267856"/>
    <w:rsid w:val="002679EB"/>
    <w:rsid w:val="00267C5D"/>
    <w:rsid w:val="00267CF8"/>
    <w:rsid w:val="00267D4D"/>
    <w:rsid w:val="0027037A"/>
    <w:rsid w:val="0027037D"/>
    <w:rsid w:val="00270714"/>
    <w:rsid w:val="00270FAB"/>
    <w:rsid w:val="002710AC"/>
    <w:rsid w:val="002713D6"/>
    <w:rsid w:val="00271B7C"/>
    <w:rsid w:val="00272264"/>
    <w:rsid w:val="002725F2"/>
    <w:rsid w:val="002729BD"/>
    <w:rsid w:val="00272E98"/>
    <w:rsid w:val="00273454"/>
    <w:rsid w:val="0027356E"/>
    <w:rsid w:val="00273691"/>
    <w:rsid w:val="00274177"/>
    <w:rsid w:val="00274392"/>
    <w:rsid w:val="00274639"/>
    <w:rsid w:val="00274676"/>
    <w:rsid w:val="00275CD4"/>
    <w:rsid w:val="00275DDD"/>
    <w:rsid w:val="00276055"/>
    <w:rsid w:val="00276463"/>
    <w:rsid w:val="00276EC1"/>
    <w:rsid w:val="00277084"/>
    <w:rsid w:val="0027744A"/>
    <w:rsid w:val="00277C4D"/>
    <w:rsid w:val="00277EAB"/>
    <w:rsid w:val="002803A2"/>
    <w:rsid w:val="0028041F"/>
    <w:rsid w:val="0028098A"/>
    <w:rsid w:val="002809B0"/>
    <w:rsid w:val="00280D2D"/>
    <w:rsid w:val="002822A6"/>
    <w:rsid w:val="00282981"/>
    <w:rsid w:val="00282B75"/>
    <w:rsid w:val="00283264"/>
    <w:rsid w:val="00283492"/>
    <w:rsid w:val="00283C9B"/>
    <w:rsid w:val="00283F23"/>
    <w:rsid w:val="002842EF"/>
    <w:rsid w:val="00284426"/>
    <w:rsid w:val="00284633"/>
    <w:rsid w:val="00284C35"/>
    <w:rsid w:val="00284C81"/>
    <w:rsid w:val="002853EB"/>
    <w:rsid w:val="00285F59"/>
    <w:rsid w:val="00285F89"/>
    <w:rsid w:val="0028611C"/>
    <w:rsid w:val="00286375"/>
    <w:rsid w:val="00286B23"/>
    <w:rsid w:val="00286BC5"/>
    <w:rsid w:val="00287192"/>
    <w:rsid w:val="002873AE"/>
    <w:rsid w:val="002874AC"/>
    <w:rsid w:val="002878D8"/>
    <w:rsid w:val="002903EC"/>
    <w:rsid w:val="002911C5"/>
    <w:rsid w:val="002912DA"/>
    <w:rsid w:val="00291F67"/>
    <w:rsid w:val="002926F0"/>
    <w:rsid w:val="00292BFE"/>
    <w:rsid w:val="002936FF"/>
    <w:rsid w:val="00293A76"/>
    <w:rsid w:val="00293CF0"/>
    <w:rsid w:val="00293FA7"/>
    <w:rsid w:val="0029406D"/>
    <w:rsid w:val="002949F2"/>
    <w:rsid w:val="0029565D"/>
    <w:rsid w:val="0029598F"/>
    <w:rsid w:val="00295AA9"/>
    <w:rsid w:val="00295D9F"/>
    <w:rsid w:val="00295FF3"/>
    <w:rsid w:val="002967D4"/>
    <w:rsid w:val="00296B57"/>
    <w:rsid w:val="00296D4E"/>
    <w:rsid w:val="00296E79"/>
    <w:rsid w:val="002A0AFC"/>
    <w:rsid w:val="002A12E8"/>
    <w:rsid w:val="002A1463"/>
    <w:rsid w:val="002A1567"/>
    <w:rsid w:val="002A1A63"/>
    <w:rsid w:val="002A24FB"/>
    <w:rsid w:val="002A2570"/>
    <w:rsid w:val="002A28F5"/>
    <w:rsid w:val="002A2E59"/>
    <w:rsid w:val="002A37C8"/>
    <w:rsid w:val="002A37F4"/>
    <w:rsid w:val="002A395D"/>
    <w:rsid w:val="002A3970"/>
    <w:rsid w:val="002A3A0D"/>
    <w:rsid w:val="002A413A"/>
    <w:rsid w:val="002A4177"/>
    <w:rsid w:val="002A4534"/>
    <w:rsid w:val="002A4814"/>
    <w:rsid w:val="002A5CD2"/>
    <w:rsid w:val="002A5DFA"/>
    <w:rsid w:val="002A5F67"/>
    <w:rsid w:val="002A7410"/>
    <w:rsid w:val="002A746E"/>
    <w:rsid w:val="002A7FCD"/>
    <w:rsid w:val="002B00CF"/>
    <w:rsid w:val="002B0C32"/>
    <w:rsid w:val="002B1021"/>
    <w:rsid w:val="002B11BF"/>
    <w:rsid w:val="002B11C5"/>
    <w:rsid w:val="002B1A11"/>
    <w:rsid w:val="002B1D04"/>
    <w:rsid w:val="002B21EC"/>
    <w:rsid w:val="002B251C"/>
    <w:rsid w:val="002B2657"/>
    <w:rsid w:val="002B3365"/>
    <w:rsid w:val="002B39C7"/>
    <w:rsid w:val="002B4833"/>
    <w:rsid w:val="002B5539"/>
    <w:rsid w:val="002B5AC1"/>
    <w:rsid w:val="002B5B32"/>
    <w:rsid w:val="002B5BFC"/>
    <w:rsid w:val="002B5E12"/>
    <w:rsid w:val="002B714E"/>
    <w:rsid w:val="002B7327"/>
    <w:rsid w:val="002B7495"/>
    <w:rsid w:val="002B77A0"/>
    <w:rsid w:val="002B799D"/>
    <w:rsid w:val="002B7AF0"/>
    <w:rsid w:val="002B7C0D"/>
    <w:rsid w:val="002C013C"/>
    <w:rsid w:val="002C03E8"/>
    <w:rsid w:val="002C0415"/>
    <w:rsid w:val="002C0A41"/>
    <w:rsid w:val="002C0ECE"/>
    <w:rsid w:val="002C0F01"/>
    <w:rsid w:val="002C124C"/>
    <w:rsid w:val="002C16B5"/>
    <w:rsid w:val="002C2740"/>
    <w:rsid w:val="002C2E5A"/>
    <w:rsid w:val="002C30EC"/>
    <w:rsid w:val="002C343F"/>
    <w:rsid w:val="002C4283"/>
    <w:rsid w:val="002C4A4A"/>
    <w:rsid w:val="002C4CB4"/>
    <w:rsid w:val="002C529A"/>
    <w:rsid w:val="002C5360"/>
    <w:rsid w:val="002C5623"/>
    <w:rsid w:val="002C5949"/>
    <w:rsid w:val="002C598B"/>
    <w:rsid w:val="002C5BA2"/>
    <w:rsid w:val="002C6522"/>
    <w:rsid w:val="002C693F"/>
    <w:rsid w:val="002C6943"/>
    <w:rsid w:val="002C707C"/>
    <w:rsid w:val="002C74C2"/>
    <w:rsid w:val="002C766D"/>
    <w:rsid w:val="002C7847"/>
    <w:rsid w:val="002C7FF8"/>
    <w:rsid w:val="002D0445"/>
    <w:rsid w:val="002D044D"/>
    <w:rsid w:val="002D0ACF"/>
    <w:rsid w:val="002D0E26"/>
    <w:rsid w:val="002D1F33"/>
    <w:rsid w:val="002D1FE4"/>
    <w:rsid w:val="002D27CF"/>
    <w:rsid w:val="002D2975"/>
    <w:rsid w:val="002D4573"/>
    <w:rsid w:val="002D5401"/>
    <w:rsid w:val="002D5DC1"/>
    <w:rsid w:val="002D680D"/>
    <w:rsid w:val="002D7177"/>
    <w:rsid w:val="002D7495"/>
    <w:rsid w:val="002D7B6F"/>
    <w:rsid w:val="002D7C1F"/>
    <w:rsid w:val="002D7F70"/>
    <w:rsid w:val="002E0980"/>
    <w:rsid w:val="002E12A5"/>
    <w:rsid w:val="002E1385"/>
    <w:rsid w:val="002E2859"/>
    <w:rsid w:val="002E2A3F"/>
    <w:rsid w:val="002E311F"/>
    <w:rsid w:val="002E3326"/>
    <w:rsid w:val="002E3914"/>
    <w:rsid w:val="002E39B9"/>
    <w:rsid w:val="002E39E9"/>
    <w:rsid w:val="002E4229"/>
    <w:rsid w:val="002E451B"/>
    <w:rsid w:val="002E4E18"/>
    <w:rsid w:val="002E5E0F"/>
    <w:rsid w:val="002E5EB7"/>
    <w:rsid w:val="002E62F7"/>
    <w:rsid w:val="002E6443"/>
    <w:rsid w:val="002E7606"/>
    <w:rsid w:val="002E7719"/>
    <w:rsid w:val="002E7CF2"/>
    <w:rsid w:val="002E7EF2"/>
    <w:rsid w:val="002F01C2"/>
    <w:rsid w:val="002F049A"/>
    <w:rsid w:val="002F0834"/>
    <w:rsid w:val="002F0917"/>
    <w:rsid w:val="002F0FE6"/>
    <w:rsid w:val="002F1065"/>
    <w:rsid w:val="002F1133"/>
    <w:rsid w:val="002F1636"/>
    <w:rsid w:val="002F217E"/>
    <w:rsid w:val="002F258D"/>
    <w:rsid w:val="002F25C4"/>
    <w:rsid w:val="002F25C8"/>
    <w:rsid w:val="002F3150"/>
    <w:rsid w:val="002F38F5"/>
    <w:rsid w:val="002F4DA8"/>
    <w:rsid w:val="002F4EB0"/>
    <w:rsid w:val="002F59F6"/>
    <w:rsid w:val="002F6200"/>
    <w:rsid w:val="002F6245"/>
    <w:rsid w:val="002F6F22"/>
    <w:rsid w:val="002F6F37"/>
    <w:rsid w:val="002F7625"/>
    <w:rsid w:val="00301009"/>
    <w:rsid w:val="003013D8"/>
    <w:rsid w:val="00301508"/>
    <w:rsid w:val="00301B20"/>
    <w:rsid w:val="00301BC3"/>
    <w:rsid w:val="00302049"/>
    <w:rsid w:val="003021E7"/>
    <w:rsid w:val="00302693"/>
    <w:rsid w:val="0030298B"/>
    <w:rsid w:val="00302BAC"/>
    <w:rsid w:val="00302BE6"/>
    <w:rsid w:val="00302C52"/>
    <w:rsid w:val="003033D6"/>
    <w:rsid w:val="0030357B"/>
    <w:rsid w:val="003046AE"/>
    <w:rsid w:val="00304C67"/>
    <w:rsid w:val="003050AA"/>
    <w:rsid w:val="00305298"/>
    <w:rsid w:val="003053AD"/>
    <w:rsid w:val="00305575"/>
    <w:rsid w:val="003059F4"/>
    <w:rsid w:val="00305A5D"/>
    <w:rsid w:val="00305BF8"/>
    <w:rsid w:val="003068CF"/>
    <w:rsid w:val="003069B8"/>
    <w:rsid w:val="00306ACA"/>
    <w:rsid w:val="00307552"/>
    <w:rsid w:val="003104D2"/>
    <w:rsid w:val="00310D5C"/>
    <w:rsid w:val="0031120E"/>
    <w:rsid w:val="0031140E"/>
    <w:rsid w:val="0031197B"/>
    <w:rsid w:val="00311BA3"/>
    <w:rsid w:val="0031230F"/>
    <w:rsid w:val="00312E57"/>
    <w:rsid w:val="00313431"/>
    <w:rsid w:val="003135F6"/>
    <w:rsid w:val="00313643"/>
    <w:rsid w:val="00314038"/>
    <w:rsid w:val="003145F0"/>
    <w:rsid w:val="00314648"/>
    <w:rsid w:val="00314C7F"/>
    <w:rsid w:val="00314C94"/>
    <w:rsid w:val="003155B4"/>
    <w:rsid w:val="0031629A"/>
    <w:rsid w:val="003162EE"/>
    <w:rsid w:val="00316947"/>
    <w:rsid w:val="003169BD"/>
    <w:rsid w:val="00316C10"/>
    <w:rsid w:val="003170DA"/>
    <w:rsid w:val="0031712F"/>
    <w:rsid w:val="00317A96"/>
    <w:rsid w:val="003203A6"/>
    <w:rsid w:val="00320DE4"/>
    <w:rsid w:val="0032194B"/>
    <w:rsid w:val="00322FDA"/>
    <w:rsid w:val="00323248"/>
    <w:rsid w:val="00323BBC"/>
    <w:rsid w:val="0032494E"/>
    <w:rsid w:val="00324A05"/>
    <w:rsid w:val="00325675"/>
    <w:rsid w:val="00326583"/>
    <w:rsid w:val="00326919"/>
    <w:rsid w:val="00326D17"/>
    <w:rsid w:val="00327077"/>
    <w:rsid w:val="00327498"/>
    <w:rsid w:val="003300EC"/>
    <w:rsid w:val="003308E8"/>
    <w:rsid w:val="00330CDA"/>
    <w:rsid w:val="0033107E"/>
    <w:rsid w:val="00331464"/>
    <w:rsid w:val="0033196B"/>
    <w:rsid w:val="0033200B"/>
    <w:rsid w:val="0033211D"/>
    <w:rsid w:val="0033288A"/>
    <w:rsid w:val="003329F9"/>
    <w:rsid w:val="00332DC7"/>
    <w:rsid w:val="00333070"/>
    <w:rsid w:val="00333137"/>
    <w:rsid w:val="003335DE"/>
    <w:rsid w:val="003337B3"/>
    <w:rsid w:val="00333909"/>
    <w:rsid w:val="00334566"/>
    <w:rsid w:val="00334DFB"/>
    <w:rsid w:val="00334EF1"/>
    <w:rsid w:val="00335085"/>
    <w:rsid w:val="003353E0"/>
    <w:rsid w:val="00335529"/>
    <w:rsid w:val="003358AD"/>
    <w:rsid w:val="00335AF9"/>
    <w:rsid w:val="00335E1B"/>
    <w:rsid w:val="00336055"/>
    <w:rsid w:val="00336774"/>
    <w:rsid w:val="0033692F"/>
    <w:rsid w:val="00336DFF"/>
    <w:rsid w:val="003373E6"/>
    <w:rsid w:val="003376DA"/>
    <w:rsid w:val="00337B67"/>
    <w:rsid w:val="00337B8F"/>
    <w:rsid w:val="00337C3A"/>
    <w:rsid w:val="00337DBF"/>
    <w:rsid w:val="003400D6"/>
    <w:rsid w:val="0034088B"/>
    <w:rsid w:val="0034107C"/>
    <w:rsid w:val="00342065"/>
    <w:rsid w:val="00342159"/>
    <w:rsid w:val="003422CC"/>
    <w:rsid w:val="003428BF"/>
    <w:rsid w:val="0034312D"/>
    <w:rsid w:val="00343A47"/>
    <w:rsid w:val="00343A6F"/>
    <w:rsid w:val="00343D02"/>
    <w:rsid w:val="0034454A"/>
    <w:rsid w:val="00344CAF"/>
    <w:rsid w:val="0034539C"/>
    <w:rsid w:val="003453F5"/>
    <w:rsid w:val="0034561D"/>
    <w:rsid w:val="00345DF9"/>
    <w:rsid w:val="00345F18"/>
    <w:rsid w:val="00345F73"/>
    <w:rsid w:val="003462B0"/>
    <w:rsid w:val="00346303"/>
    <w:rsid w:val="00346A29"/>
    <w:rsid w:val="00346CDC"/>
    <w:rsid w:val="00346E15"/>
    <w:rsid w:val="0034771D"/>
    <w:rsid w:val="00350186"/>
    <w:rsid w:val="0035062D"/>
    <w:rsid w:val="0035077D"/>
    <w:rsid w:val="00350A5A"/>
    <w:rsid w:val="00351370"/>
    <w:rsid w:val="003514D4"/>
    <w:rsid w:val="00351576"/>
    <w:rsid w:val="003525AF"/>
    <w:rsid w:val="00352BDD"/>
    <w:rsid w:val="003531A6"/>
    <w:rsid w:val="00353280"/>
    <w:rsid w:val="00353339"/>
    <w:rsid w:val="0035352F"/>
    <w:rsid w:val="00353721"/>
    <w:rsid w:val="00353B06"/>
    <w:rsid w:val="00353CD0"/>
    <w:rsid w:val="003545D1"/>
    <w:rsid w:val="0035500D"/>
    <w:rsid w:val="003553FF"/>
    <w:rsid w:val="003556A3"/>
    <w:rsid w:val="003557FE"/>
    <w:rsid w:val="00355D50"/>
    <w:rsid w:val="00356C9B"/>
    <w:rsid w:val="00356DE5"/>
    <w:rsid w:val="003572DE"/>
    <w:rsid w:val="00357686"/>
    <w:rsid w:val="00357B7A"/>
    <w:rsid w:val="00360563"/>
    <w:rsid w:val="00361237"/>
    <w:rsid w:val="00361ECC"/>
    <w:rsid w:val="00361FCD"/>
    <w:rsid w:val="00362817"/>
    <w:rsid w:val="0036301D"/>
    <w:rsid w:val="003631E8"/>
    <w:rsid w:val="003638E8"/>
    <w:rsid w:val="00363901"/>
    <w:rsid w:val="00363C32"/>
    <w:rsid w:val="00363DA4"/>
    <w:rsid w:val="00364023"/>
    <w:rsid w:val="00364038"/>
    <w:rsid w:val="0036492C"/>
    <w:rsid w:val="00365534"/>
    <w:rsid w:val="00365785"/>
    <w:rsid w:val="00365E6E"/>
    <w:rsid w:val="003660AE"/>
    <w:rsid w:val="003661F1"/>
    <w:rsid w:val="00366C50"/>
    <w:rsid w:val="00366F16"/>
    <w:rsid w:val="00367444"/>
    <w:rsid w:val="00370249"/>
    <w:rsid w:val="00370555"/>
    <w:rsid w:val="00370B6F"/>
    <w:rsid w:val="00370BDD"/>
    <w:rsid w:val="00370D44"/>
    <w:rsid w:val="003722B6"/>
    <w:rsid w:val="0037265B"/>
    <w:rsid w:val="00372A97"/>
    <w:rsid w:val="00372C96"/>
    <w:rsid w:val="00372E0B"/>
    <w:rsid w:val="0037347D"/>
    <w:rsid w:val="0037357B"/>
    <w:rsid w:val="00373A2C"/>
    <w:rsid w:val="00374D15"/>
    <w:rsid w:val="003754C8"/>
    <w:rsid w:val="00375546"/>
    <w:rsid w:val="0037560C"/>
    <w:rsid w:val="003756C2"/>
    <w:rsid w:val="003757C6"/>
    <w:rsid w:val="00375F0D"/>
    <w:rsid w:val="00376538"/>
    <w:rsid w:val="00376664"/>
    <w:rsid w:val="003770BA"/>
    <w:rsid w:val="00377198"/>
    <w:rsid w:val="003776C4"/>
    <w:rsid w:val="00377A2D"/>
    <w:rsid w:val="00377C03"/>
    <w:rsid w:val="00377CED"/>
    <w:rsid w:val="0038006F"/>
    <w:rsid w:val="0038078D"/>
    <w:rsid w:val="00380BAE"/>
    <w:rsid w:val="00380BC5"/>
    <w:rsid w:val="00380BE7"/>
    <w:rsid w:val="00380CE0"/>
    <w:rsid w:val="00380D52"/>
    <w:rsid w:val="003810E4"/>
    <w:rsid w:val="0038141E"/>
    <w:rsid w:val="0038160E"/>
    <w:rsid w:val="00381B05"/>
    <w:rsid w:val="0038227D"/>
    <w:rsid w:val="0038248A"/>
    <w:rsid w:val="003827E6"/>
    <w:rsid w:val="00383540"/>
    <w:rsid w:val="003838DC"/>
    <w:rsid w:val="00383C9D"/>
    <w:rsid w:val="00383D7D"/>
    <w:rsid w:val="003844A7"/>
    <w:rsid w:val="00384E8D"/>
    <w:rsid w:val="00385255"/>
    <w:rsid w:val="00385A5F"/>
    <w:rsid w:val="00385A7D"/>
    <w:rsid w:val="00385CAB"/>
    <w:rsid w:val="00386053"/>
    <w:rsid w:val="003863C7"/>
    <w:rsid w:val="003863D8"/>
    <w:rsid w:val="00386EA2"/>
    <w:rsid w:val="003874D7"/>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953"/>
    <w:rsid w:val="00393A26"/>
    <w:rsid w:val="00393AAF"/>
    <w:rsid w:val="00393AEC"/>
    <w:rsid w:val="00393F8E"/>
    <w:rsid w:val="00395F59"/>
    <w:rsid w:val="00395FCF"/>
    <w:rsid w:val="00397733"/>
    <w:rsid w:val="00397951"/>
    <w:rsid w:val="00397D64"/>
    <w:rsid w:val="003A046D"/>
    <w:rsid w:val="003A057D"/>
    <w:rsid w:val="003A096D"/>
    <w:rsid w:val="003A0EF7"/>
    <w:rsid w:val="003A0F80"/>
    <w:rsid w:val="003A1276"/>
    <w:rsid w:val="003A1512"/>
    <w:rsid w:val="003A1AC5"/>
    <w:rsid w:val="003A22FD"/>
    <w:rsid w:val="003A2DE7"/>
    <w:rsid w:val="003A3181"/>
    <w:rsid w:val="003A3937"/>
    <w:rsid w:val="003A3A21"/>
    <w:rsid w:val="003A4691"/>
    <w:rsid w:val="003A477A"/>
    <w:rsid w:val="003A48B6"/>
    <w:rsid w:val="003A56BA"/>
    <w:rsid w:val="003A580C"/>
    <w:rsid w:val="003A598E"/>
    <w:rsid w:val="003A59AC"/>
    <w:rsid w:val="003A6645"/>
    <w:rsid w:val="003A7939"/>
    <w:rsid w:val="003A7BBB"/>
    <w:rsid w:val="003B08B8"/>
    <w:rsid w:val="003B1006"/>
    <w:rsid w:val="003B1015"/>
    <w:rsid w:val="003B12F5"/>
    <w:rsid w:val="003B1537"/>
    <w:rsid w:val="003B1B76"/>
    <w:rsid w:val="003B1C43"/>
    <w:rsid w:val="003B1C63"/>
    <w:rsid w:val="003B1ED6"/>
    <w:rsid w:val="003B1F97"/>
    <w:rsid w:val="003B21A0"/>
    <w:rsid w:val="003B243F"/>
    <w:rsid w:val="003B2869"/>
    <w:rsid w:val="003B2ABC"/>
    <w:rsid w:val="003B2FDF"/>
    <w:rsid w:val="003B30C6"/>
    <w:rsid w:val="003B3911"/>
    <w:rsid w:val="003B3BB5"/>
    <w:rsid w:val="003B3F2B"/>
    <w:rsid w:val="003B419E"/>
    <w:rsid w:val="003B44E9"/>
    <w:rsid w:val="003B4C41"/>
    <w:rsid w:val="003B5126"/>
    <w:rsid w:val="003B5267"/>
    <w:rsid w:val="003B5E3C"/>
    <w:rsid w:val="003B60BA"/>
    <w:rsid w:val="003B63B1"/>
    <w:rsid w:val="003B6515"/>
    <w:rsid w:val="003B66B9"/>
    <w:rsid w:val="003B6D75"/>
    <w:rsid w:val="003B6F5F"/>
    <w:rsid w:val="003B774D"/>
    <w:rsid w:val="003B7B8F"/>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0F9"/>
    <w:rsid w:val="003C31A3"/>
    <w:rsid w:val="003C346F"/>
    <w:rsid w:val="003C3499"/>
    <w:rsid w:val="003C35E7"/>
    <w:rsid w:val="003C3699"/>
    <w:rsid w:val="003C3B46"/>
    <w:rsid w:val="003C3FDA"/>
    <w:rsid w:val="003C424B"/>
    <w:rsid w:val="003C48E1"/>
    <w:rsid w:val="003C4BB4"/>
    <w:rsid w:val="003C50BB"/>
    <w:rsid w:val="003C6DEF"/>
    <w:rsid w:val="003C6E09"/>
    <w:rsid w:val="003C7607"/>
    <w:rsid w:val="003D00B5"/>
    <w:rsid w:val="003D03D5"/>
    <w:rsid w:val="003D05CF"/>
    <w:rsid w:val="003D07B9"/>
    <w:rsid w:val="003D0B1E"/>
    <w:rsid w:val="003D0C20"/>
    <w:rsid w:val="003D14E1"/>
    <w:rsid w:val="003D1643"/>
    <w:rsid w:val="003D2A52"/>
    <w:rsid w:val="003D2ABD"/>
    <w:rsid w:val="003D2E8B"/>
    <w:rsid w:val="003D3707"/>
    <w:rsid w:val="003D37D0"/>
    <w:rsid w:val="003D39A9"/>
    <w:rsid w:val="003D41DC"/>
    <w:rsid w:val="003D4A01"/>
    <w:rsid w:val="003D4D56"/>
    <w:rsid w:val="003D4F70"/>
    <w:rsid w:val="003D5053"/>
    <w:rsid w:val="003D55B0"/>
    <w:rsid w:val="003D59DA"/>
    <w:rsid w:val="003D5B76"/>
    <w:rsid w:val="003D6078"/>
    <w:rsid w:val="003D63FE"/>
    <w:rsid w:val="003D6D84"/>
    <w:rsid w:val="003D71B0"/>
    <w:rsid w:val="003D7280"/>
    <w:rsid w:val="003D7636"/>
    <w:rsid w:val="003D77D6"/>
    <w:rsid w:val="003D7B4B"/>
    <w:rsid w:val="003D7FAD"/>
    <w:rsid w:val="003E08C9"/>
    <w:rsid w:val="003E0CB4"/>
    <w:rsid w:val="003E134F"/>
    <w:rsid w:val="003E1439"/>
    <w:rsid w:val="003E167E"/>
    <w:rsid w:val="003E1753"/>
    <w:rsid w:val="003E1BD5"/>
    <w:rsid w:val="003E2730"/>
    <w:rsid w:val="003E2A8C"/>
    <w:rsid w:val="003E3235"/>
    <w:rsid w:val="003E3668"/>
    <w:rsid w:val="003E366F"/>
    <w:rsid w:val="003E38FB"/>
    <w:rsid w:val="003E41F1"/>
    <w:rsid w:val="003E460B"/>
    <w:rsid w:val="003E48C2"/>
    <w:rsid w:val="003E4BC8"/>
    <w:rsid w:val="003E56AC"/>
    <w:rsid w:val="003E662E"/>
    <w:rsid w:val="003E743D"/>
    <w:rsid w:val="003F0634"/>
    <w:rsid w:val="003F181D"/>
    <w:rsid w:val="003F1AFE"/>
    <w:rsid w:val="003F1BB2"/>
    <w:rsid w:val="003F1BE1"/>
    <w:rsid w:val="003F238B"/>
    <w:rsid w:val="003F274C"/>
    <w:rsid w:val="003F2A5D"/>
    <w:rsid w:val="003F2BCA"/>
    <w:rsid w:val="003F2F47"/>
    <w:rsid w:val="003F3459"/>
    <w:rsid w:val="003F38D8"/>
    <w:rsid w:val="003F3D85"/>
    <w:rsid w:val="003F3E0F"/>
    <w:rsid w:val="003F4264"/>
    <w:rsid w:val="003F43C1"/>
    <w:rsid w:val="003F4AF6"/>
    <w:rsid w:val="003F4BE7"/>
    <w:rsid w:val="003F4FD3"/>
    <w:rsid w:val="003F5256"/>
    <w:rsid w:val="003F5FDA"/>
    <w:rsid w:val="003F613F"/>
    <w:rsid w:val="003F6219"/>
    <w:rsid w:val="003F66D1"/>
    <w:rsid w:val="003F6705"/>
    <w:rsid w:val="003F6E2D"/>
    <w:rsid w:val="003F72C2"/>
    <w:rsid w:val="003F75C3"/>
    <w:rsid w:val="003F7607"/>
    <w:rsid w:val="003F787E"/>
    <w:rsid w:val="003F7C2B"/>
    <w:rsid w:val="00400AA4"/>
    <w:rsid w:val="00400C92"/>
    <w:rsid w:val="00401094"/>
    <w:rsid w:val="004011F4"/>
    <w:rsid w:val="0040137C"/>
    <w:rsid w:val="00401F1B"/>
    <w:rsid w:val="00402783"/>
    <w:rsid w:val="00402A12"/>
    <w:rsid w:val="00402CBC"/>
    <w:rsid w:val="00403E57"/>
    <w:rsid w:val="00403EB4"/>
    <w:rsid w:val="00404368"/>
    <w:rsid w:val="0040482B"/>
    <w:rsid w:val="00404D06"/>
    <w:rsid w:val="0040515F"/>
    <w:rsid w:val="00405270"/>
    <w:rsid w:val="004055A1"/>
    <w:rsid w:val="00405A8A"/>
    <w:rsid w:val="00405C42"/>
    <w:rsid w:val="00405C4B"/>
    <w:rsid w:val="00405CA5"/>
    <w:rsid w:val="00405DDC"/>
    <w:rsid w:val="00405F57"/>
    <w:rsid w:val="0040630B"/>
    <w:rsid w:val="0040641D"/>
    <w:rsid w:val="004067B2"/>
    <w:rsid w:val="00406E40"/>
    <w:rsid w:val="00407093"/>
    <w:rsid w:val="004070E8"/>
    <w:rsid w:val="0040724A"/>
    <w:rsid w:val="004072C8"/>
    <w:rsid w:val="00407BB1"/>
    <w:rsid w:val="00410249"/>
    <w:rsid w:val="0041026F"/>
    <w:rsid w:val="004107A7"/>
    <w:rsid w:val="00410C5C"/>
    <w:rsid w:val="00410F8B"/>
    <w:rsid w:val="004115D0"/>
    <w:rsid w:val="004124BA"/>
    <w:rsid w:val="0041272E"/>
    <w:rsid w:val="004128A2"/>
    <w:rsid w:val="004128B5"/>
    <w:rsid w:val="00412D52"/>
    <w:rsid w:val="00412FFE"/>
    <w:rsid w:val="00413080"/>
    <w:rsid w:val="00413748"/>
    <w:rsid w:val="00413AD3"/>
    <w:rsid w:val="00413BDE"/>
    <w:rsid w:val="00414EEC"/>
    <w:rsid w:val="0041534A"/>
    <w:rsid w:val="0041663D"/>
    <w:rsid w:val="004167B0"/>
    <w:rsid w:val="0041717D"/>
    <w:rsid w:val="00420182"/>
    <w:rsid w:val="00420655"/>
    <w:rsid w:val="00420A88"/>
    <w:rsid w:val="00421065"/>
    <w:rsid w:val="004212FC"/>
    <w:rsid w:val="00421A15"/>
    <w:rsid w:val="00421FA1"/>
    <w:rsid w:val="004223ED"/>
    <w:rsid w:val="004223F6"/>
    <w:rsid w:val="0042240F"/>
    <w:rsid w:val="00423830"/>
    <w:rsid w:val="0042399C"/>
    <w:rsid w:val="00423AF0"/>
    <w:rsid w:val="0042415D"/>
    <w:rsid w:val="00424438"/>
    <w:rsid w:val="00424464"/>
    <w:rsid w:val="0042454E"/>
    <w:rsid w:val="004247EB"/>
    <w:rsid w:val="00424913"/>
    <w:rsid w:val="0042493C"/>
    <w:rsid w:val="004249E1"/>
    <w:rsid w:val="00424B66"/>
    <w:rsid w:val="00424BF8"/>
    <w:rsid w:val="00424C92"/>
    <w:rsid w:val="004253E1"/>
    <w:rsid w:val="0042564E"/>
    <w:rsid w:val="004269D3"/>
    <w:rsid w:val="004269F7"/>
    <w:rsid w:val="00426B09"/>
    <w:rsid w:val="00426E59"/>
    <w:rsid w:val="00426E91"/>
    <w:rsid w:val="004274A8"/>
    <w:rsid w:val="00431050"/>
    <w:rsid w:val="00431154"/>
    <w:rsid w:val="00431540"/>
    <w:rsid w:val="004320B1"/>
    <w:rsid w:val="0043252E"/>
    <w:rsid w:val="00432B4E"/>
    <w:rsid w:val="00433361"/>
    <w:rsid w:val="004339D7"/>
    <w:rsid w:val="0043401C"/>
    <w:rsid w:val="004340DF"/>
    <w:rsid w:val="00434851"/>
    <w:rsid w:val="00434F00"/>
    <w:rsid w:val="004357D6"/>
    <w:rsid w:val="00435DA6"/>
    <w:rsid w:val="0043650A"/>
    <w:rsid w:val="00437169"/>
    <w:rsid w:val="004372DF"/>
    <w:rsid w:val="0043731C"/>
    <w:rsid w:val="004373D2"/>
    <w:rsid w:val="00437DDB"/>
    <w:rsid w:val="0044050A"/>
    <w:rsid w:val="0044089F"/>
    <w:rsid w:val="00440A57"/>
    <w:rsid w:val="0044128E"/>
    <w:rsid w:val="004419D2"/>
    <w:rsid w:val="004423BA"/>
    <w:rsid w:val="00442F00"/>
    <w:rsid w:val="00443C4D"/>
    <w:rsid w:val="00443C62"/>
    <w:rsid w:val="00444CCA"/>
    <w:rsid w:val="00445053"/>
    <w:rsid w:val="004453D2"/>
    <w:rsid w:val="00446804"/>
    <w:rsid w:val="00447111"/>
    <w:rsid w:val="00447469"/>
    <w:rsid w:val="0044747F"/>
    <w:rsid w:val="00447642"/>
    <w:rsid w:val="00447F04"/>
    <w:rsid w:val="004502DB"/>
    <w:rsid w:val="00450AAB"/>
    <w:rsid w:val="00450BD8"/>
    <w:rsid w:val="004515C2"/>
    <w:rsid w:val="00451CA3"/>
    <w:rsid w:val="00452DA2"/>
    <w:rsid w:val="00452F16"/>
    <w:rsid w:val="00453564"/>
    <w:rsid w:val="00453BA3"/>
    <w:rsid w:val="00453E23"/>
    <w:rsid w:val="0045400A"/>
    <w:rsid w:val="0045404E"/>
    <w:rsid w:val="0045410E"/>
    <w:rsid w:val="004541ED"/>
    <w:rsid w:val="0045482B"/>
    <w:rsid w:val="004548BF"/>
    <w:rsid w:val="00454B48"/>
    <w:rsid w:val="00454F2C"/>
    <w:rsid w:val="004553E9"/>
    <w:rsid w:val="00455AE5"/>
    <w:rsid w:val="00455FF7"/>
    <w:rsid w:val="004601EE"/>
    <w:rsid w:val="00460224"/>
    <w:rsid w:val="004604D4"/>
    <w:rsid w:val="004612FB"/>
    <w:rsid w:val="004619D9"/>
    <w:rsid w:val="00461E6C"/>
    <w:rsid w:val="0046244D"/>
    <w:rsid w:val="00462592"/>
    <w:rsid w:val="004627DF"/>
    <w:rsid w:val="0046286E"/>
    <w:rsid w:val="00462D7A"/>
    <w:rsid w:val="00463104"/>
    <w:rsid w:val="00463369"/>
    <w:rsid w:val="004637CD"/>
    <w:rsid w:val="00463AF9"/>
    <w:rsid w:val="00463B0D"/>
    <w:rsid w:val="00464090"/>
    <w:rsid w:val="004643A0"/>
    <w:rsid w:val="0046507C"/>
    <w:rsid w:val="00465D11"/>
    <w:rsid w:val="00465D5C"/>
    <w:rsid w:val="0046642F"/>
    <w:rsid w:val="004666C8"/>
    <w:rsid w:val="00467147"/>
    <w:rsid w:val="0046746C"/>
    <w:rsid w:val="00467707"/>
    <w:rsid w:val="00467B23"/>
    <w:rsid w:val="00470329"/>
    <w:rsid w:val="004708E7"/>
    <w:rsid w:val="00470A7F"/>
    <w:rsid w:val="004710CE"/>
    <w:rsid w:val="00471628"/>
    <w:rsid w:val="00471708"/>
    <w:rsid w:val="004719B7"/>
    <w:rsid w:val="00471B09"/>
    <w:rsid w:val="004728F2"/>
    <w:rsid w:val="00472EE9"/>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6FFF"/>
    <w:rsid w:val="0047768D"/>
    <w:rsid w:val="004804A9"/>
    <w:rsid w:val="0048055D"/>
    <w:rsid w:val="0048075E"/>
    <w:rsid w:val="0048076C"/>
    <w:rsid w:val="00480799"/>
    <w:rsid w:val="00480AD4"/>
    <w:rsid w:val="00481556"/>
    <w:rsid w:val="0048183A"/>
    <w:rsid w:val="00482397"/>
    <w:rsid w:val="00482447"/>
    <w:rsid w:val="004829D6"/>
    <w:rsid w:val="00482B20"/>
    <w:rsid w:val="00482BB4"/>
    <w:rsid w:val="00482D0C"/>
    <w:rsid w:val="00482E4F"/>
    <w:rsid w:val="004833F3"/>
    <w:rsid w:val="00483DC5"/>
    <w:rsid w:val="004840AD"/>
    <w:rsid w:val="004841D2"/>
    <w:rsid w:val="00484426"/>
    <w:rsid w:val="00484FAA"/>
    <w:rsid w:val="004863E2"/>
    <w:rsid w:val="00486704"/>
    <w:rsid w:val="00486AA9"/>
    <w:rsid w:val="004877F8"/>
    <w:rsid w:val="0049039A"/>
    <w:rsid w:val="00490499"/>
    <w:rsid w:val="00491117"/>
    <w:rsid w:val="004919A8"/>
    <w:rsid w:val="0049233E"/>
    <w:rsid w:val="0049260A"/>
    <w:rsid w:val="004927C7"/>
    <w:rsid w:val="00492F19"/>
    <w:rsid w:val="00492F2B"/>
    <w:rsid w:val="004932A5"/>
    <w:rsid w:val="00493540"/>
    <w:rsid w:val="004936DA"/>
    <w:rsid w:val="00493B51"/>
    <w:rsid w:val="00493BF9"/>
    <w:rsid w:val="00493CF1"/>
    <w:rsid w:val="00494CB4"/>
    <w:rsid w:val="00494D12"/>
    <w:rsid w:val="004952E7"/>
    <w:rsid w:val="0049576E"/>
    <w:rsid w:val="0049586C"/>
    <w:rsid w:val="00495975"/>
    <w:rsid w:val="00495AAA"/>
    <w:rsid w:val="00495C9B"/>
    <w:rsid w:val="00495EF1"/>
    <w:rsid w:val="004A0405"/>
    <w:rsid w:val="004A0553"/>
    <w:rsid w:val="004A11DD"/>
    <w:rsid w:val="004A1414"/>
    <w:rsid w:val="004A199B"/>
    <w:rsid w:val="004A1E40"/>
    <w:rsid w:val="004A206A"/>
    <w:rsid w:val="004A234B"/>
    <w:rsid w:val="004A241B"/>
    <w:rsid w:val="004A2467"/>
    <w:rsid w:val="004A2881"/>
    <w:rsid w:val="004A30F3"/>
    <w:rsid w:val="004A31D6"/>
    <w:rsid w:val="004A3788"/>
    <w:rsid w:val="004A3B70"/>
    <w:rsid w:val="004A4A71"/>
    <w:rsid w:val="004A4EB1"/>
    <w:rsid w:val="004A5609"/>
    <w:rsid w:val="004A572C"/>
    <w:rsid w:val="004A57EC"/>
    <w:rsid w:val="004A5B9F"/>
    <w:rsid w:val="004A6412"/>
    <w:rsid w:val="004A6429"/>
    <w:rsid w:val="004A665E"/>
    <w:rsid w:val="004A66F0"/>
    <w:rsid w:val="004A6B9D"/>
    <w:rsid w:val="004A6FDA"/>
    <w:rsid w:val="004A7460"/>
    <w:rsid w:val="004A7FB8"/>
    <w:rsid w:val="004B06D4"/>
    <w:rsid w:val="004B0941"/>
    <w:rsid w:val="004B0E8E"/>
    <w:rsid w:val="004B13DA"/>
    <w:rsid w:val="004B15EE"/>
    <w:rsid w:val="004B1CCB"/>
    <w:rsid w:val="004B2607"/>
    <w:rsid w:val="004B2B5D"/>
    <w:rsid w:val="004B32DF"/>
    <w:rsid w:val="004B35E6"/>
    <w:rsid w:val="004B3AA5"/>
    <w:rsid w:val="004B3D4C"/>
    <w:rsid w:val="004B3EC3"/>
    <w:rsid w:val="004B49A4"/>
    <w:rsid w:val="004B51AE"/>
    <w:rsid w:val="004B56A8"/>
    <w:rsid w:val="004B58F8"/>
    <w:rsid w:val="004B5D45"/>
    <w:rsid w:val="004B5D5B"/>
    <w:rsid w:val="004B6092"/>
    <w:rsid w:val="004B6301"/>
    <w:rsid w:val="004B66CC"/>
    <w:rsid w:val="004B6C22"/>
    <w:rsid w:val="004B6EF0"/>
    <w:rsid w:val="004B7216"/>
    <w:rsid w:val="004B7F96"/>
    <w:rsid w:val="004C05BE"/>
    <w:rsid w:val="004C1462"/>
    <w:rsid w:val="004C1600"/>
    <w:rsid w:val="004C1649"/>
    <w:rsid w:val="004C19B6"/>
    <w:rsid w:val="004C1EF2"/>
    <w:rsid w:val="004C299D"/>
    <w:rsid w:val="004C2D0C"/>
    <w:rsid w:val="004C2D69"/>
    <w:rsid w:val="004C2E36"/>
    <w:rsid w:val="004C30C0"/>
    <w:rsid w:val="004C448E"/>
    <w:rsid w:val="004C526B"/>
    <w:rsid w:val="004C6151"/>
    <w:rsid w:val="004C61B5"/>
    <w:rsid w:val="004C6312"/>
    <w:rsid w:val="004C632F"/>
    <w:rsid w:val="004C6E64"/>
    <w:rsid w:val="004C70B3"/>
    <w:rsid w:val="004C71C9"/>
    <w:rsid w:val="004C7623"/>
    <w:rsid w:val="004C768B"/>
    <w:rsid w:val="004C7A15"/>
    <w:rsid w:val="004C7A2A"/>
    <w:rsid w:val="004C7AEA"/>
    <w:rsid w:val="004D016D"/>
    <w:rsid w:val="004D028B"/>
    <w:rsid w:val="004D0290"/>
    <w:rsid w:val="004D0479"/>
    <w:rsid w:val="004D0513"/>
    <w:rsid w:val="004D06E9"/>
    <w:rsid w:val="004D1061"/>
    <w:rsid w:val="004D1191"/>
    <w:rsid w:val="004D1AEF"/>
    <w:rsid w:val="004D211A"/>
    <w:rsid w:val="004D2D82"/>
    <w:rsid w:val="004D2EC3"/>
    <w:rsid w:val="004D3161"/>
    <w:rsid w:val="004D3B1E"/>
    <w:rsid w:val="004D3EA4"/>
    <w:rsid w:val="004D4C12"/>
    <w:rsid w:val="004D4F8D"/>
    <w:rsid w:val="004D50CA"/>
    <w:rsid w:val="004D52FA"/>
    <w:rsid w:val="004D57AF"/>
    <w:rsid w:val="004D5F9F"/>
    <w:rsid w:val="004D60AC"/>
    <w:rsid w:val="004D61C8"/>
    <w:rsid w:val="004D69E1"/>
    <w:rsid w:val="004D6A10"/>
    <w:rsid w:val="004D6AF5"/>
    <w:rsid w:val="004D6E67"/>
    <w:rsid w:val="004D72A3"/>
    <w:rsid w:val="004D77B7"/>
    <w:rsid w:val="004D781D"/>
    <w:rsid w:val="004D7F3B"/>
    <w:rsid w:val="004E023D"/>
    <w:rsid w:val="004E065C"/>
    <w:rsid w:val="004E068C"/>
    <w:rsid w:val="004E10DD"/>
    <w:rsid w:val="004E159D"/>
    <w:rsid w:val="004E15A3"/>
    <w:rsid w:val="004E17F7"/>
    <w:rsid w:val="004E18C1"/>
    <w:rsid w:val="004E1B01"/>
    <w:rsid w:val="004E2521"/>
    <w:rsid w:val="004E2BFA"/>
    <w:rsid w:val="004E36EA"/>
    <w:rsid w:val="004E4568"/>
    <w:rsid w:val="004E45B4"/>
    <w:rsid w:val="004E4A7F"/>
    <w:rsid w:val="004E4B94"/>
    <w:rsid w:val="004E4D24"/>
    <w:rsid w:val="004E4D62"/>
    <w:rsid w:val="004E4F4D"/>
    <w:rsid w:val="004E51C1"/>
    <w:rsid w:val="004E529C"/>
    <w:rsid w:val="004E53BD"/>
    <w:rsid w:val="004E5538"/>
    <w:rsid w:val="004E57A8"/>
    <w:rsid w:val="004E5E70"/>
    <w:rsid w:val="004E6044"/>
    <w:rsid w:val="004E609A"/>
    <w:rsid w:val="004E6139"/>
    <w:rsid w:val="004E6EF6"/>
    <w:rsid w:val="004E70D2"/>
    <w:rsid w:val="004E7430"/>
    <w:rsid w:val="004E7DAD"/>
    <w:rsid w:val="004F0883"/>
    <w:rsid w:val="004F099F"/>
    <w:rsid w:val="004F0C49"/>
    <w:rsid w:val="004F1A99"/>
    <w:rsid w:val="004F1DBE"/>
    <w:rsid w:val="004F2D0C"/>
    <w:rsid w:val="004F3336"/>
    <w:rsid w:val="004F348E"/>
    <w:rsid w:val="004F364B"/>
    <w:rsid w:val="004F372F"/>
    <w:rsid w:val="004F4012"/>
    <w:rsid w:val="004F4264"/>
    <w:rsid w:val="004F4B3F"/>
    <w:rsid w:val="004F4C60"/>
    <w:rsid w:val="004F4D68"/>
    <w:rsid w:val="004F59FB"/>
    <w:rsid w:val="004F5FDA"/>
    <w:rsid w:val="004F62DB"/>
    <w:rsid w:val="004F6654"/>
    <w:rsid w:val="004F669C"/>
    <w:rsid w:val="004F6A0C"/>
    <w:rsid w:val="004F7B7D"/>
    <w:rsid w:val="0050011C"/>
    <w:rsid w:val="0050135B"/>
    <w:rsid w:val="00501554"/>
    <w:rsid w:val="00501880"/>
    <w:rsid w:val="00501BAF"/>
    <w:rsid w:val="00501BEF"/>
    <w:rsid w:val="005025DD"/>
    <w:rsid w:val="00502AAF"/>
    <w:rsid w:val="0050334D"/>
    <w:rsid w:val="005035BD"/>
    <w:rsid w:val="00504EC0"/>
    <w:rsid w:val="005059E6"/>
    <w:rsid w:val="00505B97"/>
    <w:rsid w:val="00505F20"/>
    <w:rsid w:val="005065A6"/>
    <w:rsid w:val="005066E3"/>
    <w:rsid w:val="005069B3"/>
    <w:rsid w:val="005100F7"/>
    <w:rsid w:val="00510F20"/>
    <w:rsid w:val="0051108E"/>
    <w:rsid w:val="00511A07"/>
    <w:rsid w:val="00512E5C"/>
    <w:rsid w:val="00513109"/>
    <w:rsid w:val="005131C9"/>
    <w:rsid w:val="00513ADC"/>
    <w:rsid w:val="00513CD6"/>
    <w:rsid w:val="00513F3F"/>
    <w:rsid w:val="00514FE7"/>
    <w:rsid w:val="00516297"/>
    <w:rsid w:val="005165F3"/>
    <w:rsid w:val="00516634"/>
    <w:rsid w:val="00516DC0"/>
    <w:rsid w:val="00516FF7"/>
    <w:rsid w:val="00517099"/>
    <w:rsid w:val="005170C6"/>
    <w:rsid w:val="0051781B"/>
    <w:rsid w:val="00517DDE"/>
    <w:rsid w:val="00517E4F"/>
    <w:rsid w:val="00520AF3"/>
    <w:rsid w:val="0052173B"/>
    <w:rsid w:val="00521920"/>
    <w:rsid w:val="00521EE9"/>
    <w:rsid w:val="0052219F"/>
    <w:rsid w:val="00522430"/>
    <w:rsid w:val="00523087"/>
    <w:rsid w:val="0052391A"/>
    <w:rsid w:val="0052391C"/>
    <w:rsid w:val="005239F0"/>
    <w:rsid w:val="00524E7F"/>
    <w:rsid w:val="005250E4"/>
    <w:rsid w:val="005251DD"/>
    <w:rsid w:val="005254E4"/>
    <w:rsid w:val="005257D5"/>
    <w:rsid w:val="00526CE1"/>
    <w:rsid w:val="00527229"/>
    <w:rsid w:val="005274C9"/>
    <w:rsid w:val="00527629"/>
    <w:rsid w:val="00527C63"/>
    <w:rsid w:val="00527E37"/>
    <w:rsid w:val="005302F7"/>
    <w:rsid w:val="00530333"/>
    <w:rsid w:val="005305AF"/>
    <w:rsid w:val="00530BD0"/>
    <w:rsid w:val="005314ED"/>
    <w:rsid w:val="0053187D"/>
    <w:rsid w:val="005318F3"/>
    <w:rsid w:val="00531951"/>
    <w:rsid w:val="00531AD5"/>
    <w:rsid w:val="00532954"/>
    <w:rsid w:val="00533277"/>
    <w:rsid w:val="00533AD5"/>
    <w:rsid w:val="00534104"/>
    <w:rsid w:val="00534276"/>
    <w:rsid w:val="005346AF"/>
    <w:rsid w:val="00534A6B"/>
    <w:rsid w:val="00534E31"/>
    <w:rsid w:val="00535038"/>
    <w:rsid w:val="005353AF"/>
    <w:rsid w:val="0053547F"/>
    <w:rsid w:val="00535A62"/>
    <w:rsid w:val="00535FD3"/>
    <w:rsid w:val="005361DD"/>
    <w:rsid w:val="00536D1E"/>
    <w:rsid w:val="0053747F"/>
    <w:rsid w:val="005379E3"/>
    <w:rsid w:val="00537CF1"/>
    <w:rsid w:val="0054052D"/>
    <w:rsid w:val="005405E4"/>
    <w:rsid w:val="00540635"/>
    <w:rsid w:val="00540A4F"/>
    <w:rsid w:val="00540DAD"/>
    <w:rsid w:val="005418B2"/>
    <w:rsid w:val="005418DE"/>
    <w:rsid w:val="005419FF"/>
    <w:rsid w:val="00541EB0"/>
    <w:rsid w:val="00541F9C"/>
    <w:rsid w:val="0054246D"/>
    <w:rsid w:val="0054299C"/>
    <w:rsid w:val="005430F9"/>
    <w:rsid w:val="005431D8"/>
    <w:rsid w:val="005436AE"/>
    <w:rsid w:val="00543A15"/>
    <w:rsid w:val="00543DDB"/>
    <w:rsid w:val="00544CD3"/>
    <w:rsid w:val="00546076"/>
    <w:rsid w:val="0054654C"/>
    <w:rsid w:val="00546656"/>
    <w:rsid w:val="00546B3E"/>
    <w:rsid w:val="00546FFC"/>
    <w:rsid w:val="005472F5"/>
    <w:rsid w:val="00547FFE"/>
    <w:rsid w:val="0055053E"/>
    <w:rsid w:val="005506DE"/>
    <w:rsid w:val="00550A1E"/>
    <w:rsid w:val="00550AF8"/>
    <w:rsid w:val="00550FE2"/>
    <w:rsid w:val="005513BC"/>
    <w:rsid w:val="005516B0"/>
    <w:rsid w:val="00551F06"/>
    <w:rsid w:val="005520C0"/>
    <w:rsid w:val="005526DB"/>
    <w:rsid w:val="005537B1"/>
    <w:rsid w:val="0055404C"/>
    <w:rsid w:val="0055428A"/>
    <w:rsid w:val="00554336"/>
    <w:rsid w:val="00554652"/>
    <w:rsid w:val="00555356"/>
    <w:rsid w:val="00555C73"/>
    <w:rsid w:val="00555E08"/>
    <w:rsid w:val="005564EA"/>
    <w:rsid w:val="00556561"/>
    <w:rsid w:val="00557579"/>
    <w:rsid w:val="005577F5"/>
    <w:rsid w:val="0056054B"/>
    <w:rsid w:val="0056072D"/>
    <w:rsid w:val="005613E3"/>
    <w:rsid w:val="00561427"/>
    <w:rsid w:val="005619D1"/>
    <w:rsid w:val="00561DDC"/>
    <w:rsid w:val="005621D1"/>
    <w:rsid w:val="005621FD"/>
    <w:rsid w:val="00563270"/>
    <w:rsid w:val="005632D8"/>
    <w:rsid w:val="00563871"/>
    <w:rsid w:val="00563ACE"/>
    <w:rsid w:val="005643EE"/>
    <w:rsid w:val="005646D0"/>
    <w:rsid w:val="00564F49"/>
    <w:rsid w:val="0056567B"/>
    <w:rsid w:val="00565BDF"/>
    <w:rsid w:val="00566C17"/>
    <w:rsid w:val="00567373"/>
    <w:rsid w:val="00567561"/>
    <w:rsid w:val="0056774D"/>
    <w:rsid w:val="0057038F"/>
    <w:rsid w:val="005706B0"/>
    <w:rsid w:val="00570C45"/>
    <w:rsid w:val="00571989"/>
    <w:rsid w:val="00571A57"/>
    <w:rsid w:val="00571A87"/>
    <w:rsid w:val="005722C4"/>
    <w:rsid w:val="005725A5"/>
    <w:rsid w:val="005726A9"/>
    <w:rsid w:val="005728FF"/>
    <w:rsid w:val="00572C71"/>
    <w:rsid w:val="00572F50"/>
    <w:rsid w:val="005734A0"/>
    <w:rsid w:val="005734F6"/>
    <w:rsid w:val="0057360E"/>
    <w:rsid w:val="005740EC"/>
    <w:rsid w:val="005749CD"/>
    <w:rsid w:val="00574FD0"/>
    <w:rsid w:val="00575621"/>
    <w:rsid w:val="00575C09"/>
    <w:rsid w:val="00575EA2"/>
    <w:rsid w:val="00575EF7"/>
    <w:rsid w:val="00576666"/>
    <w:rsid w:val="005769FE"/>
    <w:rsid w:val="00576A15"/>
    <w:rsid w:val="00577094"/>
    <w:rsid w:val="00577274"/>
    <w:rsid w:val="00577683"/>
    <w:rsid w:val="00577D01"/>
    <w:rsid w:val="00580F14"/>
    <w:rsid w:val="00581169"/>
    <w:rsid w:val="005813D6"/>
    <w:rsid w:val="0058142C"/>
    <w:rsid w:val="0058154A"/>
    <w:rsid w:val="005817A1"/>
    <w:rsid w:val="005817C6"/>
    <w:rsid w:val="00581B40"/>
    <w:rsid w:val="00581C53"/>
    <w:rsid w:val="00581D77"/>
    <w:rsid w:val="00581E4D"/>
    <w:rsid w:val="00581EC2"/>
    <w:rsid w:val="00582316"/>
    <w:rsid w:val="00582911"/>
    <w:rsid w:val="00582D11"/>
    <w:rsid w:val="005833B3"/>
    <w:rsid w:val="00584374"/>
    <w:rsid w:val="00584499"/>
    <w:rsid w:val="0058493A"/>
    <w:rsid w:val="005849AE"/>
    <w:rsid w:val="00585287"/>
    <w:rsid w:val="00585826"/>
    <w:rsid w:val="00585B5D"/>
    <w:rsid w:val="00586067"/>
    <w:rsid w:val="0058639B"/>
    <w:rsid w:val="00586558"/>
    <w:rsid w:val="00586621"/>
    <w:rsid w:val="00587E86"/>
    <w:rsid w:val="0059048A"/>
    <w:rsid w:val="0059051C"/>
    <w:rsid w:val="00590C67"/>
    <w:rsid w:val="005913AB"/>
    <w:rsid w:val="005923E1"/>
    <w:rsid w:val="0059262D"/>
    <w:rsid w:val="00592643"/>
    <w:rsid w:val="0059267B"/>
    <w:rsid w:val="00592BC8"/>
    <w:rsid w:val="00592D71"/>
    <w:rsid w:val="005932F9"/>
    <w:rsid w:val="00593989"/>
    <w:rsid w:val="00593EA6"/>
    <w:rsid w:val="00593F2C"/>
    <w:rsid w:val="005943F9"/>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10"/>
    <w:rsid w:val="005A152B"/>
    <w:rsid w:val="005A1E85"/>
    <w:rsid w:val="005A1F24"/>
    <w:rsid w:val="005A2AC1"/>
    <w:rsid w:val="005A2B1D"/>
    <w:rsid w:val="005A2FF0"/>
    <w:rsid w:val="005A3EF1"/>
    <w:rsid w:val="005A4AC3"/>
    <w:rsid w:val="005A4DF0"/>
    <w:rsid w:val="005A548A"/>
    <w:rsid w:val="005A5914"/>
    <w:rsid w:val="005A593C"/>
    <w:rsid w:val="005A6461"/>
    <w:rsid w:val="005A67C5"/>
    <w:rsid w:val="005A6BEE"/>
    <w:rsid w:val="005A7109"/>
    <w:rsid w:val="005A737C"/>
    <w:rsid w:val="005A78A3"/>
    <w:rsid w:val="005B0095"/>
    <w:rsid w:val="005B02E2"/>
    <w:rsid w:val="005B0745"/>
    <w:rsid w:val="005B07CA"/>
    <w:rsid w:val="005B172D"/>
    <w:rsid w:val="005B17BC"/>
    <w:rsid w:val="005B186F"/>
    <w:rsid w:val="005B23A6"/>
    <w:rsid w:val="005B2618"/>
    <w:rsid w:val="005B2853"/>
    <w:rsid w:val="005B28BF"/>
    <w:rsid w:val="005B30E2"/>
    <w:rsid w:val="005B3554"/>
    <w:rsid w:val="005B3698"/>
    <w:rsid w:val="005B391C"/>
    <w:rsid w:val="005B3A0D"/>
    <w:rsid w:val="005B3E97"/>
    <w:rsid w:val="005B3FB8"/>
    <w:rsid w:val="005B559B"/>
    <w:rsid w:val="005B5821"/>
    <w:rsid w:val="005B5B9A"/>
    <w:rsid w:val="005B5C42"/>
    <w:rsid w:val="005B5F64"/>
    <w:rsid w:val="005B6D37"/>
    <w:rsid w:val="005B7292"/>
    <w:rsid w:val="005B7AD0"/>
    <w:rsid w:val="005B7C08"/>
    <w:rsid w:val="005C0096"/>
    <w:rsid w:val="005C03D6"/>
    <w:rsid w:val="005C0438"/>
    <w:rsid w:val="005C0453"/>
    <w:rsid w:val="005C082B"/>
    <w:rsid w:val="005C0F46"/>
    <w:rsid w:val="005C1841"/>
    <w:rsid w:val="005C187E"/>
    <w:rsid w:val="005C278B"/>
    <w:rsid w:val="005C2DB0"/>
    <w:rsid w:val="005C32F7"/>
    <w:rsid w:val="005C3905"/>
    <w:rsid w:val="005C3948"/>
    <w:rsid w:val="005C39D0"/>
    <w:rsid w:val="005C3EA0"/>
    <w:rsid w:val="005C486A"/>
    <w:rsid w:val="005C48A8"/>
    <w:rsid w:val="005C4963"/>
    <w:rsid w:val="005C50AA"/>
    <w:rsid w:val="005C5AE5"/>
    <w:rsid w:val="005C5CD4"/>
    <w:rsid w:val="005C6572"/>
    <w:rsid w:val="005C65ED"/>
    <w:rsid w:val="005C6E03"/>
    <w:rsid w:val="005C754B"/>
    <w:rsid w:val="005C755A"/>
    <w:rsid w:val="005C79E8"/>
    <w:rsid w:val="005C7CCE"/>
    <w:rsid w:val="005C7DDD"/>
    <w:rsid w:val="005D098B"/>
    <w:rsid w:val="005D0A2F"/>
    <w:rsid w:val="005D0D8B"/>
    <w:rsid w:val="005D16E9"/>
    <w:rsid w:val="005D1B51"/>
    <w:rsid w:val="005D261F"/>
    <w:rsid w:val="005D2DB3"/>
    <w:rsid w:val="005D30F9"/>
    <w:rsid w:val="005D325A"/>
    <w:rsid w:val="005D3BCD"/>
    <w:rsid w:val="005D491E"/>
    <w:rsid w:val="005D497E"/>
    <w:rsid w:val="005D49B5"/>
    <w:rsid w:val="005D4A06"/>
    <w:rsid w:val="005D4D08"/>
    <w:rsid w:val="005D55AE"/>
    <w:rsid w:val="005D5C91"/>
    <w:rsid w:val="005D6824"/>
    <w:rsid w:val="005D6B33"/>
    <w:rsid w:val="005D6FB2"/>
    <w:rsid w:val="005D7377"/>
    <w:rsid w:val="005D7541"/>
    <w:rsid w:val="005D7FE1"/>
    <w:rsid w:val="005E04C1"/>
    <w:rsid w:val="005E0EA3"/>
    <w:rsid w:val="005E14EF"/>
    <w:rsid w:val="005E1EFF"/>
    <w:rsid w:val="005E2309"/>
    <w:rsid w:val="005E30C9"/>
    <w:rsid w:val="005E31B0"/>
    <w:rsid w:val="005E31B9"/>
    <w:rsid w:val="005E33CD"/>
    <w:rsid w:val="005E36F8"/>
    <w:rsid w:val="005E3784"/>
    <w:rsid w:val="005E39A3"/>
    <w:rsid w:val="005E44C7"/>
    <w:rsid w:val="005E4511"/>
    <w:rsid w:val="005E4A15"/>
    <w:rsid w:val="005E4BC4"/>
    <w:rsid w:val="005E4C10"/>
    <w:rsid w:val="005E4C8E"/>
    <w:rsid w:val="005E52E9"/>
    <w:rsid w:val="005E5303"/>
    <w:rsid w:val="005E60BC"/>
    <w:rsid w:val="005E633D"/>
    <w:rsid w:val="005E66AD"/>
    <w:rsid w:val="005E6B3D"/>
    <w:rsid w:val="005E6CC1"/>
    <w:rsid w:val="005E6ED4"/>
    <w:rsid w:val="005E71DC"/>
    <w:rsid w:val="005E79D5"/>
    <w:rsid w:val="005E7AAC"/>
    <w:rsid w:val="005E7BAF"/>
    <w:rsid w:val="005E7F75"/>
    <w:rsid w:val="005F1190"/>
    <w:rsid w:val="005F1B06"/>
    <w:rsid w:val="005F24F9"/>
    <w:rsid w:val="005F2758"/>
    <w:rsid w:val="005F2C5D"/>
    <w:rsid w:val="005F35A2"/>
    <w:rsid w:val="005F36D3"/>
    <w:rsid w:val="005F3ECB"/>
    <w:rsid w:val="005F40F9"/>
    <w:rsid w:val="005F544E"/>
    <w:rsid w:val="005F559F"/>
    <w:rsid w:val="005F5648"/>
    <w:rsid w:val="005F60C6"/>
    <w:rsid w:val="005F685F"/>
    <w:rsid w:val="005F6F68"/>
    <w:rsid w:val="005F71B8"/>
    <w:rsid w:val="005F7A69"/>
    <w:rsid w:val="005F7AFF"/>
    <w:rsid w:val="00600BE9"/>
    <w:rsid w:val="00600C2A"/>
    <w:rsid w:val="00600D28"/>
    <w:rsid w:val="00600FD4"/>
    <w:rsid w:val="006013B5"/>
    <w:rsid w:val="00601698"/>
    <w:rsid w:val="00601DA6"/>
    <w:rsid w:val="00602168"/>
    <w:rsid w:val="00602804"/>
    <w:rsid w:val="00602A2D"/>
    <w:rsid w:val="00602B9B"/>
    <w:rsid w:val="00602E49"/>
    <w:rsid w:val="006030A1"/>
    <w:rsid w:val="00603572"/>
    <w:rsid w:val="006042F9"/>
    <w:rsid w:val="00604BD6"/>
    <w:rsid w:val="00604E47"/>
    <w:rsid w:val="0060508C"/>
    <w:rsid w:val="006053CC"/>
    <w:rsid w:val="0060590B"/>
    <w:rsid w:val="00605924"/>
    <w:rsid w:val="00605BB8"/>
    <w:rsid w:val="006060BB"/>
    <w:rsid w:val="00606385"/>
    <w:rsid w:val="00606506"/>
    <w:rsid w:val="00607E34"/>
    <w:rsid w:val="00610384"/>
    <w:rsid w:val="006104BB"/>
    <w:rsid w:val="00610533"/>
    <w:rsid w:val="006113BE"/>
    <w:rsid w:val="0061145A"/>
    <w:rsid w:val="006119E7"/>
    <w:rsid w:val="006120F3"/>
    <w:rsid w:val="006123E5"/>
    <w:rsid w:val="006126F5"/>
    <w:rsid w:val="00612BDF"/>
    <w:rsid w:val="00612C7D"/>
    <w:rsid w:val="0061327A"/>
    <w:rsid w:val="00613533"/>
    <w:rsid w:val="006135D1"/>
    <w:rsid w:val="00613DE0"/>
    <w:rsid w:val="00613F38"/>
    <w:rsid w:val="00614486"/>
    <w:rsid w:val="006145DA"/>
    <w:rsid w:val="006146B3"/>
    <w:rsid w:val="00615176"/>
    <w:rsid w:val="00615697"/>
    <w:rsid w:val="00615707"/>
    <w:rsid w:val="00615C48"/>
    <w:rsid w:val="00616253"/>
    <w:rsid w:val="00616790"/>
    <w:rsid w:val="0061760D"/>
    <w:rsid w:val="0061791B"/>
    <w:rsid w:val="00620484"/>
    <w:rsid w:val="00620833"/>
    <w:rsid w:val="00620956"/>
    <w:rsid w:val="00621F76"/>
    <w:rsid w:val="006220F2"/>
    <w:rsid w:val="00622923"/>
    <w:rsid w:val="00622E8B"/>
    <w:rsid w:val="006230BD"/>
    <w:rsid w:val="0062399C"/>
    <w:rsid w:val="006253CB"/>
    <w:rsid w:val="00625773"/>
    <w:rsid w:val="006265B9"/>
    <w:rsid w:val="0062687F"/>
    <w:rsid w:val="00626ABD"/>
    <w:rsid w:val="006271D5"/>
    <w:rsid w:val="0063003E"/>
    <w:rsid w:val="00630563"/>
    <w:rsid w:val="006305D5"/>
    <w:rsid w:val="00630B1E"/>
    <w:rsid w:val="00631BC6"/>
    <w:rsid w:val="00632224"/>
    <w:rsid w:val="006329FC"/>
    <w:rsid w:val="00632BF8"/>
    <w:rsid w:val="00632DCC"/>
    <w:rsid w:val="00633638"/>
    <w:rsid w:val="00633965"/>
    <w:rsid w:val="00633A2E"/>
    <w:rsid w:val="00633DAD"/>
    <w:rsid w:val="006342E0"/>
    <w:rsid w:val="00634F6C"/>
    <w:rsid w:val="006351BA"/>
    <w:rsid w:val="006352E6"/>
    <w:rsid w:val="00635E78"/>
    <w:rsid w:val="0063640A"/>
    <w:rsid w:val="0063676E"/>
    <w:rsid w:val="00636D76"/>
    <w:rsid w:val="00637F37"/>
    <w:rsid w:val="00637FB2"/>
    <w:rsid w:val="00640046"/>
    <w:rsid w:val="00640211"/>
    <w:rsid w:val="00640296"/>
    <w:rsid w:val="00640783"/>
    <w:rsid w:val="00641F73"/>
    <w:rsid w:val="0064204C"/>
    <w:rsid w:val="00642D5E"/>
    <w:rsid w:val="00642F2B"/>
    <w:rsid w:val="0064391E"/>
    <w:rsid w:val="00643DC1"/>
    <w:rsid w:val="00644402"/>
    <w:rsid w:val="00644650"/>
    <w:rsid w:val="0064482F"/>
    <w:rsid w:val="0064510A"/>
    <w:rsid w:val="00645346"/>
    <w:rsid w:val="00645995"/>
    <w:rsid w:val="00645B4B"/>
    <w:rsid w:val="0064613E"/>
    <w:rsid w:val="006463A7"/>
    <w:rsid w:val="0064663F"/>
    <w:rsid w:val="00646CC8"/>
    <w:rsid w:val="00647016"/>
    <w:rsid w:val="00647492"/>
    <w:rsid w:val="006478BE"/>
    <w:rsid w:val="006478C2"/>
    <w:rsid w:val="00650087"/>
    <w:rsid w:val="00650DFE"/>
    <w:rsid w:val="00651700"/>
    <w:rsid w:val="006525DD"/>
    <w:rsid w:val="00652EA9"/>
    <w:rsid w:val="00652FBB"/>
    <w:rsid w:val="006530C1"/>
    <w:rsid w:val="0065369A"/>
    <w:rsid w:val="006536C2"/>
    <w:rsid w:val="00653DE3"/>
    <w:rsid w:val="006540D6"/>
    <w:rsid w:val="0065447A"/>
    <w:rsid w:val="00654CDB"/>
    <w:rsid w:val="00654F7D"/>
    <w:rsid w:val="00655353"/>
    <w:rsid w:val="006567F3"/>
    <w:rsid w:val="00657C9C"/>
    <w:rsid w:val="00657D09"/>
    <w:rsid w:val="006619F8"/>
    <w:rsid w:val="00661A43"/>
    <w:rsid w:val="00661B02"/>
    <w:rsid w:val="00661F9D"/>
    <w:rsid w:val="00662AF3"/>
    <w:rsid w:val="00662C84"/>
    <w:rsid w:val="0066304C"/>
    <w:rsid w:val="0066309E"/>
    <w:rsid w:val="00663884"/>
    <w:rsid w:val="00663A3E"/>
    <w:rsid w:val="00663BA0"/>
    <w:rsid w:val="00663F26"/>
    <w:rsid w:val="0066520B"/>
    <w:rsid w:val="00665C33"/>
    <w:rsid w:val="00666140"/>
    <w:rsid w:val="00666B23"/>
    <w:rsid w:val="00666C05"/>
    <w:rsid w:val="00666E57"/>
    <w:rsid w:val="00667000"/>
    <w:rsid w:val="00667073"/>
    <w:rsid w:val="00667630"/>
    <w:rsid w:val="0066769D"/>
    <w:rsid w:val="006676C9"/>
    <w:rsid w:val="006679CD"/>
    <w:rsid w:val="00667B55"/>
    <w:rsid w:val="00667F29"/>
    <w:rsid w:val="006701CA"/>
    <w:rsid w:val="00670334"/>
    <w:rsid w:val="00670DA9"/>
    <w:rsid w:val="00670F51"/>
    <w:rsid w:val="006714D2"/>
    <w:rsid w:val="00672422"/>
    <w:rsid w:val="006727EB"/>
    <w:rsid w:val="00672A40"/>
    <w:rsid w:val="00673483"/>
    <w:rsid w:val="0067380A"/>
    <w:rsid w:val="0067460C"/>
    <w:rsid w:val="00674625"/>
    <w:rsid w:val="006749EF"/>
    <w:rsid w:val="00675B6D"/>
    <w:rsid w:val="00675CAB"/>
    <w:rsid w:val="00675E90"/>
    <w:rsid w:val="00675FC1"/>
    <w:rsid w:val="006763E9"/>
    <w:rsid w:val="0067698B"/>
    <w:rsid w:val="00677025"/>
    <w:rsid w:val="0067718F"/>
    <w:rsid w:val="00677784"/>
    <w:rsid w:val="0067786E"/>
    <w:rsid w:val="00677950"/>
    <w:rsid w:val="00677BAD"/>
    <w:rsid w:val="00677C64"/>
    <w:rsid w:val="00680202"/>
    <w:rsid w:val="0068041F"/>
    <w:rsid w:val="006811C1"/>
    <w:rsid w:val="006814EF"/>
    <w:rsid w:val="00681AFC"/>
    <w:rsid w:val="00681B9F"/>
    <w:rsid w:val="00681F73"/>
    <w:rsid w:val="006820F7"/>
    <w:rsid w:val="006824EC"/>
    <w:rsid w:val="00682B4B"/>
    <w:rsid w:val="00682C73"/>
    <w:rsid w:val="00682CFC"/>
    <w:rsid w:val="00683454"/>
    <w:rsid w:val="006836A9"/>
    <w:rsid w:val="00683F83"/>
    <w:rsid w:val="006843E4"/>
    <w:rsid w:val="00684413"/>
    <w:rsid w:val="00684A05"/>
    <w:rsid w:val="00684E41"/>
    <w:rsid w:val="006851F2"/>
    <w:rsid w:val="00685400"/>
    <w:rsid w:val="0068567B"/>
    <w:rsid w:val="00685B5B"/>
    <w:rsid w:val="00685FDA"/>
    <w:rsid w:val="00686045"/>
    <w:rsid w:val="00686987"/>
    <w:rsid w:val="00687E73"/>
    <w:rsid w:val="006901BB"/>
    <w:rsid w:val="00690C02"/>
    <w:rsid w:val="00690D75"/>
    <w:rsid w:val="006912BA"/>
    <w:rsid w:val="0069193D"/>
    <w:rsid w:val="0069239B"/>
    <w:rsid w:val="00692D56"/>
    <w:rsid w:val="00693424"/>
    <w:rsid w:val="006934DC"/>
    <w:rsid w:val="0069378D"/>
    <w:rsid w:val="00693875"/>
    <w:rsid w:val="006939D4"/>
    <w:rsid w:val="00694271"/>
    <w:rsid w:val="00694775"/>
    <w:rsid w:val="0069479E"/>
    <w:rsid w:val="00694CC5"/>
    <w:rsid w:val="0069506D"/>
    <w:rsid w:val="006958AA"/>
    <w:rsid w:val="00695919"/>
    <w:rsid w:val="006959BB"/>
    <w:rsid w:val="00695F45"/>
    <w:rsid w:val="00696319"/>
    <w:rsid w:val="006966E5"/>
    <w:rsid w:val="00696C59"/>
    <w:rsid w:val="00697611"/>
    <w:rsid w:val="00697C76"/>
    <w:rsid w:val="006A05CB"/>
    <w:rsid w:val="006A07B0"/>
    <w:rsid w:val="006A0AEE"/>
    <w:rsid w:val="006A1713"/>
    <w:rsid w:val="006A2649"/>
    <w:rsid w:val="006A2763"/>
    <w:rsid w:val="006A31B2"/>
    <w:rsid w:val="006A31E0"/>
    <w:rsid w:val="006A353D"/>
    <w:rsid w:val="006A3603"/>
    <w:rsid w:val="006A387F"/>
    <w:rsid w:val="006A3AED"/>
    <w:rsid w:val="006A3B44"/>
    <w:rsid w:val="006A43C6"/>
    <w:rsid w:val="006A5CD0"/>
    <w:rsid w:val="006A68B8"/>
    <w:rsid w:val="006A6917"/>
    <w:rsid w:val="006A6923"/>
    <w:rsid w:val="006A6ABE"/>
    <w:rsid w:val="006A72D1"/>
    <w:rsid w:val="006A7363"/>
    <w:rsid w:val="006A7536"/>
    <w:rsid w:val="006A7566"/>
    <w:rsid w:val="006A7908"/>
    <w:rsid w:val="006A7B4F"/>
    <w:rsid w:val="006A7E56"/>
    <w:rsid w:val="006B0280"/>
    <w:rsid w:val="006B05BB"/>
    <w:rsid w:val="006B07E7"/>
    <w:rsid w:val="006B0C93"/>
    <w:rsid w:val="006B0CB8"/>
    <w:rsid w:val="006B0E31"/>
    <w:rsid w:val="006B1177"/>
    <w:rsid w:val="006B1708"/>
    <w:rsid w:val="006B20F4"/>
    <w:rsid w:val="006B29B0"/>
    <w:rsid w:val="006B29C5"/>
    <w:rsid w:val="006B2B5E"/>
    <w:rsid w:val="006B2F37"/>
    <w:rsid w:val="006B307E"/>
    <w:rsid w:val="006B360B"/>
    <w:rsid w:val="006B3894"/>
    <w:rsid w:val="006B38D6"/>
    <w:rsid w:val="006B3BED"/>
    <w:rsid w:val="006B3D28"/>
    <w:rsid w:val="006B3F61"/>
    <w:rsid w:val="006B4428"/>
    <w:rsid w:val="006B473D"/>
    <w:rsid w:val="006B4F87"/>
    <w:rsid w:val="006B51DA"/>
    <w:rsid w:val="006B52D8"/>
    <w:rsid w:val="006B57B7"/>
    <w:rsid w:val="006B5E4C"/>
    <w:rsid w:val="006B5F42"/>
    <w:rsid w:val="006B634A"/>
    <w:rsid w:val="006B6927"/>
    <w:rsid w:val="006B6F91"/>
    <w:rsid w:val="006B7335"/>
    <w:rsid w:val="006B7393"/>
    <w:rsid w:val="006B7941"/>
    <w:rsid w:val="006C04A5"/>
    <w:rsid w:val="006C1444"/>
    <w:rsid w:val="006C18F4"/>
    <w:rsid w:val="006C1A76"/>
    <w:rsid w:val="006C2003"/>
    <w:rsid w:val="006C22CE"/>
    <w:rsid w:val="006C2628"/>
    <w:rsid w:val="006C2897"/>
    <w:rsid w:val="006C3519"/>
    <w:rsid w:val="006C3842"/>
    <w:rsid w:val="006C38B1"/>
    <w:rsid w:val="006C398A"/>
    <w:rsid w:val="006C3A64"/>
    <w:rsid w:val="006C3E61"/>
    <w:rsid w:val="006C3EB2"/>
    <w:rsid w:val="006C4301"/>
    <w:rsid w:val="006C59A3"/>
    <w:rsid w:val="006C5A10"/>
    <w:rsid w:val="006C5A95"/>
    <w:rsid w:val="006C5BEC"/>
    <w:rsid w:val="006C65F4"/>
    <w:rsid w:val="006C6D3A"/>
    <w:rsid w:val="006D03E7"/>
    <w:rsid w:val="006D0585"/>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9A1"/>
    <w:rsid w:val="006D6D92"/>
    <w:rsid w:val="006D7450"/>
    <w:rsid w:val="006D7A69"/>
    <w:rsid w:val="006D7C88"/>
    <w:rsid w:val="006E0459"/>
    <w:rsid w:val="006E05FB"/>
    <w:rsid w:val="006E0A72"/>
    <w:rsid w:val="006E0A9A"/>
    <w:rsid w:val="006E0ED2"/>
    <w:rsid w:val="006E1A54"/>
    <w:rsid w:val="006E1E2F"/>
    <w:rsid w:val="006E1F02"/>
    <w:rsid w:val="006E30D4"/>
    <w:rsid w:val="006E377F"/>
    <w:rsid w:val="006E3918"/>
    <w:rsid w:val="006E39C0"/>
    <w:rsid w:val="006E3B66"/>
    <w:rsid w:val="006E3C41"/>
    <w:rsid w:val="006E3DF5"/>
    <w:rsid w:val="006E3E6D"/>
    <w:rsid w:val="006E3E96"/>
    <w:rsid w:val="006E3EE2"/>
    <w:rsid w:val="006E40EC"/>
    <w:rsid w:val="006E4156"/>
    <w:rsid w:val="006E41CD"/>
    <w:rsid w:val="006E4A28"/>
    <w:rsid w:val="006E4A5A"/>
    <w:rsid w:val="006E55A3"/>
    <w:rsid w:val="006E6334"/>
    <w:rsid w:val="006E677E"/>
    <w:rsid w:val="006E679B"/>
    <w:rsid w:val="006E6A4E"/>
    <w:rsid w:val="006E6C1F"/>
    <w:rsid w:val="006E6D84"/>
    <w:rsid w:val="006E6DB6"/>
    <w:rsid w:val="006E6E49"/>
    <w:rsid w:val="006E725A"/>
    <w:rsid w:val="006E786E"/>
    <w:rsid w:val="006E7E37"/>
    <w:rsid w:val="006F09AE"/>
    <w:rsid w:val="006F09C0"/>
    <w:rsid w:val="006F0A26"/>
    <w:rsid w:val="006F0D93"/>
    <w:rsid w:val="006F15CD"/>
    <w:rsid w:val="006F1A0B"/>
    <w:rsid w:val="006F1DE3"/>
    <w:rsid w:val="006F218D"/>
    <w:rsid w:val="006F271B"/>
    <w:rsid w:val="006F2B56"/>
    <w:rsid w:val="006F2BF3"/>
    <w:rsid w:val="006F2C41"/>
    <w:rsid w:val="006F39F8"/>
    <w:rsid w:val="006F3B28"/>
    <w:rsid w:val="006F3D77"/>
    <w:rsid w:val="006F3EAB"/>
    <w:rsid w:val="006F4638"/>
    <w:rsid w:val="006F479D"/>
    <w:rsid w:val="006F4A32"/>
    <w:rsid w:val="006F4CD5"/>
    <w:rsid w:val="006F4D01"/>
    <w:rsid w:val="006F4EE7"/>
    <w:rsid w:val="006F5686"/>
    <w:rsid w:val="006F609E"/>
    <w:rsid w:val="006F60B2"/>
    <w:rsid w:val="006F64C6"/>
    <w:rsid w:val="006F6662"/>
    <w:rsid w:val="006F6690"/>
    <w:rsid w:val="006F7C0D"/>
    <w:rsid w:val="007001EA"/>
    <w:rsid w:val="007007A7"/>
    <w:rsid w:val="0070082B"/>
    <w:rsid w:val="00700C35"/>
    <w:rsid w:val="007010C5"/>
    <w:rsid w:val="00701327"/>
    <w:rsid w:val="00701F1B"/>
    <w:rsid w:val="00702DCD"/>
    <w:rsid w:val="00703152"/>
    <w:rsid w:val="007033BB"/>
    <w:rsid w:val="007039B3"/>
    <w:rsid w:val="00703B26"/>
    <w:rsid w:val="0070427F"/>
    <w:rsid w:val="0070610D"/>
    <w:rsid w:val="00706205"/>
    <w:rsid w:val="0070671E"/>
    <w:rsid w:val="00706B45"/>
    <w:rsid w:val="0070717A"/>
    <w:rsid w:val="007072B7"/>
    <w:rsid w:val="007072BE"/>
    <w:rsid w:val="007079B2"/>
    <w:rsid w:val="00707B89"/>
    <w:rsid w:val="00707D2E"/>
    <w:rsid w:val="00707E26"/>
    <w:rsid w:val="007101A4"/>
    <w:rsid w:val="0071034E"/>
    <w:rsid w:val="0071075A"/>
    <w:rsid w:val="00711496"/>
    <w:rsid w:val="0071194E"/>
    <w:rsid w:val="00711BC5"/>
    <w:rsid w:val="0071218F"/>
    <w:rsid w:val="007126BE"/>
    <w:rsid w:val="00712851"/>
    <w:rsid w:val="00713B21"/>
    <w:rsid w:val="0071464C"/>
    <w:rsid w:val="00714781"/>
    <w:rsid w:val="0071483B"/>
    <w:rsid w:val="00714A3C"/>
    <w:rsid w:val="0071545B"/>
    <w:rsid w:val="00715CB1"/>
    <w:rsid w:val="00715E5D"/>
    <w:rsid w:val="00716045"/>
    <w:rsid w:val="00716251"/>
    <w:rsid w:val="007165DA"/>
    <w:rsid w:val="0071667E"/>
    <w:rsid w:val="00716BA1"/>
    <w:rsid w:val="00716E78"/>
    <w:rsid w:val="00716F68"/>
    <w:rsid w:val="0071717F"/>
    <w:rsid w:val="007171D8"/>
    <w:rsid w:val="00717522"/>
    <w:rsid w:val="00717E47"/>
    <w:rsid w:val="00717F57"/>
    <w:rsid w:val="0072002B"/>
    <w:rsid w:val="0072034D"/>
    <w:rsid w:val="00720421"/>
    <w:rsid w:val="007219E2"/>
    <w:rsid w:val="00721D0E"/>
    <w:rsid w:val="00721D74"/>
    <w:rsid w:val="007225E2"/>
    <w:rsid w:val="0072284C"/>
    <w:rsid w:val="00722F66"/>
    <w:rsid w:val="00723414"/>
    <w:rsid w:val="00723967"/>
    <w:rsid w:val="00723CD0"/>
    <w:rsid w:val="007240F3"/>
    <w:rsid w:val="007246D2"/>
    <w:rsid w:val="00724A97"/>
    <w:rsid w:val="00724CA3"/>
    <w:rsid w:val="007264F9"/>
    <w:rsid w:val="00726CE2"/>
    <w:rsid w:val="00726D68"/>
    <w:rsid w:val="0072715E"/>
    <w:rsid w:val="00730E15"/>
    <w:rsid w:val="007327C2"/>
    <w:rsid w:val="00732DF5"/>
    <w:rsid w:val="007335AC"/>
    <w:rsid w:val="0073362F"/>
    <w:rsid w:val="00733823"/>
    <w:rsid w:val="00733AAB"/>
    <w:rsid w:val="00733C58"/>
    <w:rsid w:val="00733CF9"/>
    <w:rsid w:val="00733F47"/>
    <w:rsid w:val="00734054"/>
    <w:rsid w:val="00734306"/>
    <w:rsid w:val="00734479"/>
    <w:rsid w:val="00734E47"/>
    <w:rsid w:val="0073575A"/>
    <w:rsid w:val="007359FD"/>
    <w:rsid w:val="00735CF7"/>
    <w:rsid w:val="00735F79"/>
    <w:rsid w:val="007363A3"/>
    <w:rsid w:val="007364E1"/>
    <w:rsid w:val="007365B6"/>
    <w:rsid w:val="00736D44"/>
    <w:rsid w:val="00737752"/>
    <w:rsid w:val="0074005E"/>
    <w:rsid w:val="00740497"/>
    <w:rsid w:val="007409F1"/>
    <w:rsid w:val="00741395"/>
    <w:rsid w:val="00741924"/>
    <w:rsid w:val="00741DE9"/>
    <w:rsid w:val="00741FFF"/>
    <w:rsid w:val="0074283C"/>
    <w:rsid w:val="00743986"/>
    <w:rsid w:val="0074399C"/>
    <w:rsid w:val="00743D91"/>
    <w:rsid w:val="00744089"/>
    <w:rsid w:val="00744149"/>
    <w:rsid w:val="00744A48"/>
    <w:rsid w:val="00744B1E"/>
    <w:rsid w:val="00744FA3"/>
    <w:rsid w:val="007457BB"/>
    <w:rsid w:val="00745B41"/>
    <w:rsid w:val="007471BE"/>
    <w:rsid w:val="007474E1"/>
    <w:rsid w:val="007479CE"/>
    <w:rsid w:val="00750190"/>
    <w:rsid w:val="0075025B"/>
    <w:rsid w:val="00750864"/>
    <w:rsid w:val="00750A4B"/>
    <w:rsid w:val="00750BEF"/>
    <w:rsid w:val="00750DD1"/>
    <w:rsid w:val="00751153"/>
    <w:rsid w:val="0075167A"/>
    <w:rsid w:val="00751680"/>
    <w:rsid w:val="00751ADD"/>
    <w:rsid w:val="007524BD"/>
    <w:rsid w:val="007525A9"/>
    <w:rsid w:val="00752B5B"/>
    <w:rsid w:val="0075356F"/>
    <w:rsid w:val="007535A7"/>
    <w:rsid w:val="007540E7"/>
    <w:rsid w:val="00754128"/>
    <w:rsid w:val="0075469F"/>
    <w:rsid w:val="00754CBE"/>
    <w:rsid w:val="00755008"/>
    <w:rsid w:val="00755643"/>
    <w:rsid w:val="007570E7"/>
    <w:rsid w:val="00757482"/>
    <w:rsid w:val="00757C4B"/>
    <w:rsid w:val="007618A8"/>
    <w:rsid w:val="00761C37"/>
    <w:rsid w:val="00761CA4"/>
    <w:rsid w:val="00762090"/>
    <w:rsid w:val="007625D0"/>
    <w:rsid w:val="007626D5"/>
    <w:rsid w:val="0076331D"/>
    <w:rsid w:val="0076339D"/>
    <w:rsid w:val="007638BD"/>
    <w:rsid w:val="007639DC"/>
    <w:rsid w:val="00763A37"/>
    <w:rsid w:val="00763BD7"/>
    <w:rsid w:val="00763C1A"/>
    <w:rsid w:val="0076537F"/>
    <w:rsid w:val="00765A16"/>
    <w:rsid w:val="00765CA9"/>
    <w:rsid w:val="0076622C"/>
    <w:rsid w:val="007663F8"/>
    <w:rsid w:val="0076687F"/>
    <w:rsid w:val="00766C7C"/>
    <w:rsid w:val="007672FC"/>
    <w:rsid w:val="0076771D"/>
    <w:rsid w:val="00767D5A"/>
    <w:rsid w:val="007700DE"/>
    <w:rsid w:val="00770117"/>
    <w:rsid w:val="00770502"/>
    <w:rsid w:val="007705D6"/>
    <w:rsid w:val="00770767"/>
    <w:rsid w:val="007712E3"/>
    <w:rsid w:val="00771390"/>
    <w:rsid w:val="007713E9"/>
    <w:rsid w:val="007714BA"/>
    <w:rsid w:val="00771DE9"/>
    <w:rsid w:val="00773314"/>
    <w:rsid w:val="0077392E"/>
    <w:rsid w:val="00773A69"/>
    <w:rsid w:val="00773D02"/>
    <w:rsid w:val="00774136"/>
    <w:rsid w:val="00774459"/>
    <w:rsid w:val="0077458D"/>
    <w:rsid w:val="007752BC"/>
    <w:rsid w:val="00775348"/>
    <w:rsid w:val="007756CE"/>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2F81"/>
    <w:rsid w:val="00783459"/>
    <w:rsid w:val="00783672"/>
    <w:rsid w:val="00784355"/>
    <w:rsid w:val="007843D8"/>
    <w:rsid w:val="00784532"/>
    <w:rsid w:val="007845C5"/>
    <w:rsid w:val="007845CC"/>
    <w:rsid w:val="0078491C"/>
    <w:rsid w:val="00784B70"/>
    <w:rsid w:val="007852CB"/>
    <w:rsid w:val="00786035"/>
    <w:rsid w:val="0078617F"/>
    <w:rsid w:val="00786BC0"/>
    <w:rsid w:val="00787B65"/>
    <w:rsid w:val="00790052"/>
    <w:rsid w:val="007901E3"/>
    <w:rsid w:val="0079094A"/>
    <w:rsid w:val="00790A59"/>
    <w:rsid w:val="00790DA5"/>
    <w:rsid w:val="0079169D"/>
    <w:rsid w:val="007916E3"/>
    <w:rsid w:val="00791738"/>
    <w:rsid w:val="00791B0B"/>
    <w:rsid w:val="00792706"/>
    <w:rsid w:val="007930A0"/>
    <w:rsid w:val="007930C0"/>
    <w:rsid w:val="0079336D"/>
    <w:rsid w:val="007933B8"/>
    <w:rsid w:val="00793D6B"/>
    <w:rsid w:val="0079435A"/>
    <w:rsid w:val="00794473"/>
    <w:rsid w:val="00794EB0"/>
    <w:rsid w:val="00795694"/>
    <w:rsid w:val="007960F7"/>
    <w:rsid w:val="00796673"/>
    <w:rsid w:val="00796AA0"/>
    <w:rsid w:val="00797172"/>
    <w:rsid w:val="00797572"/>
    <w:rsid w:val="00797646"/>
    <w:rsid w:val="00797E96"/>
    <w:rsid w:val="007A0708"/>
    <w:rsid w:val="007A09AA"/>
    <w:rsid w:val="007A0C48"/>
    <w:rsid w:val="007A1149"/>
    <w:rsid w:val="007A170E"/>
    <w:rsid w:val="007A25BC"/>
    <w:rsid w:val="007A31BF"/>
    <w:rsid w:val="007A32B4"/>
    <w:rsid w:val="007A41E2"/>
    <w:rsid w:val="007A4D43"/>
    <w:rsid w:val="007A55B8"/>
    <w:rsid w:val="007A5682"/>
    <w:rsid w:val="007A58D2"/>
    <w:rsid w:val="007A63EF"/>
    <w:rsid w:val="007A6465"/>
    <w:rsid w:val="007A6BBF"/>
    <w:rsid w:val="007A72FC"/>
    <w:rsid w:val="007A7663"/>
    <w:rsid w:val="007A7D22"/>
    <w:rsid w:val="007B0035"/>
    <w:rsid w:val="007B06D4"/>
    <w:rsid w:val="007B08B0"/>
    <w:rsid w:val="007B0A4F"/>
    <w:rsid w:val="007B0BCD"/>
    <w:rsid w:val="007B124F"/>
    <w:rsid w:val="007B1BB7"/>
    <w:rsid w:val="007B2C20"/>
    <w:rsid w:val="007B30F8"/>
    <w:rsid w:val="007B31C2"/>
    <w:rsid w:val="007B37E3"/>
    <w:rsid w:val="007B3ADC"/>
    <w:rsid w:val="007B3BE3"/>
    <w:rsid w:val="007B3D80"/>
    <w:rsid w:val="007B3F07"/>
    <w:rsid w:val="007B437E"/>
    <w:rsid w:val="007B45F9"/>
    <w:rsid w:val="007B4E4E"/>
    <w:rsid w:val="007B5197"/>
    <w:rsid w:val="007B546D"/>
    <w:rsid w:val="007B56E6"/>
    <w:rsid w:val="007B572B"/>
    <w:rsid w:val="007B5761"/>
    <w:rsid w:val="007B5910"/>
    <w:rsid w:val="007B5F82"/>
    <w:rsid w:val="007B5FF1"/>
    <w:rsid w:val="007B6232"/>
    <w:rsid w:val="007B647D"/>
    <w:rsid w:val="007B65AF"/>
    <w:rsid w:val="007B6745"/>
    <w:rsid w:val="007B67C7"/>
    <w:rsid w:val="007B69B3"/>
    <w:rsid w:val="007B7203"/>
    <w:rsid w:val="007B7209"/>
    <w:rsid w:val="007B730D"/>
    <w:rsid w:val="007B773D"/>
    <w:rsid w:val="007B7A8C"/>
    <w:rsid w:val="007B7EBA"/>
    <w:rsid w:val="007B7FD8"/>
    <w:rsid w:val="007C01EF"/>
    <w:rsid w:val="007C058D"/>
    <w:rsid w:val="007C128B"/>
    <w:rsid w:val="007C17E8"/>
    <w:rsid w:val="007C1AA7"/>
    <w:rsid w:val="007C1E82"/>
    <w:rsid w:val="007C21C7"/>
    <w:rsid w:val="007C2734"/>
    <w:rsid w:val="007C2A0E"/>
    <w:rsid w:val="007C2B99"/>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6A25"/>
    <w:rsid w:val="007C7069"/>
    <w:rsid w:val="007C7D7B"/>
    <w:rsid w:val="007C7DBD"/>
    <w:rsid w:val="007D033C"/>
    <w:rsid w:val="007D0427"/>
    <w:rsid w:val="007D10D2"/>
    <w:rsid w:val="007D1549"/>
    <w:rsid w:val="007D1B1D"/>
    <w:rsid w:val="007D1D21"/>
    <w:rsid w:val="007D2259"/>
    <w:rsid w:val="007D2325"/>
    <w:rsid w:val="007D2B87"/>
    <w:rsid w:val="007D2BBA"/>
    <w:rsid w:val="007D3185"/>
    <w:rsid w:val="007D367E"/>
    <w:rsid w:val="007D40E8"/>
    <w:rsid w:val="007D4104"/>
    <w:rsid w:val="007D4169"/>
    <w:rsid w:val="007D426B"/>
    <w:rsid w:val="007D4313"/>
    <w:rsid w:val="007D4C34"/>
    <w:rsid w:val="007D618A"/>
    <w:rsid w:val="007D6443"/>
    <w:rsid w:val="007D686D"/>
    <w:rsid w:val="007D72B6"/>
    <w:rsid w:val="007D7526"/>
    <w:rsid w:val="007D75A1"/>
    <w:rsid w:val="007D7EAA"/>
    <w:rsid w:val="007E061E"/>
    <w:rsid w:val="007E074C"/>
    <w:rsid w:val="007E0C22"/>
    <w:rsid w:val="007E0C49"/>
    <w:rsid w:val="007E17A4"/>
    <w:rsid w:val="007E21B4"/>
    <w:rsid w:val="007E224E"/>
    <w:rsid w:val="007E23FE"/>
    <w:rsid w:val="007E2734"/>
    <w:rsid w:val="007E3997"/>
    <w:rsid w:val="007E3B6A"/>
    <w:rsid w:val="007E3BE2"/>
    <w:rsid w:val="007E3CA9"/>
    <w:rsid w:val="007E41C7"/>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DA4"/>
    <w:rsid w:val="007F1F34"/>
    <w:rsid w:val="007F323E"/>
    <w:rsid w:val="007F3242"/>
    <w:rsid w:val="007F33E2"/>
    <w:rsid w:val="007F3974"/>
    <w:rsid w:val="007F3BCC"/>
    <w:rsid w:val="007F4030"/>
    <w:rsid w:val="007F4182"/>
    <w:rsid w:val="007F481F"/>
    <w:rsid w:val="007F4A2A"/>
    <w:rsid w:val="007F575B"/>
    <w:rsid w:val="007F57E3"/>
    <w:rsid w:val="007F61AF"/>
    <w:rsid w:val="007F6E9B"/>
    <w:rsid w:val="007F72A1"/>
    <w:rsid w:val="007F768C"/>
    <w:rsid w:val="007F78FF"/>
    <w:rsid w:val="00801592"/>
    <w:rsid w:val="00802046"/>
    <w:rsid w:val="0080215A"/>
    <w:rsid w:val="0080225D"/>
    <w:rsid w:val="008025B4"/>
    <w:rsid w:val="00802CC9"/>
    <w:rsid w:val="00803111"/>
    <w:rsid w:val="008032D5"/>
    <w:rsid w:val="00803532"/>
    <w:rsid w:val="00803865"/>
    <w:rsid w:val="00804537"/>
    <w:rsid w:val="008054D9"/>
    <w:rsid w:val="00806A07"/>
    <w:rsid w:val="008072EC"/>
    <w:rsid w:val="008078B2"/>
    <w:rsid w:val="00807968"/>
    <w:rsid w:val="00807ADE"/>
    <w:rsid w:val="00807EE5"/>
    <w:rsid w:val="0081086D"/>
    <w:rsid w:val="0081095F"/>
    <w:rsid w:val="0081099E"/>
    <w:rsid w:val="008109AE"/>
    <w:rsid w:val="008110F6"/>
    <w:rsid w:val="008116EA"/>
    <w:rsid w:val="00811C22"/>
    <w:rsid w:val="008127DC"/>
    <w:rsid w:val="008129E0"/>
    <w:rsid w:val="0081317A"/>
    <w:rsid w:val="00813A87"/>
    <w:rsid w:val="00813D47"/>
    <w:rsid w:val="00814387"/>
    <w:rsid w:val="008143B8"/>
    <w:rsid w:val="00814B09"/>
    <w:rsid w:val="00814F58"/>
    <w:rsid w:val="00815400"/>
    <w:rsid w:val="008163FE"/>
    <w:rsid w:val="00816526"/>
    <w:rsid w:val="008173AD"/>
    <w:rsid w:val="0081744D"/>
    <w:rsid w:val="008175D5"/>
    <w:rsid w:val="00817951"/>
    <w:rsid w:val="00820AF2"/>
    <w:rsid w:val="008210E5"/>
    <w:rsid w:val="00821C96"/>
    <w:rsid w:val="008221D8"/>
    <w:rsid w:val="0082270B"/>
    <w:rsid w:val="00823129"/>
    <w:rsid w:val="0082326F"/>
    <w:rsid w:val="00823384"/>
    <w:rsid w:val="0082355F"/>
    <w:rsid w:val="00823D89"/>
    <w:rsid w:val="00824004"/>
    <w:rsid w:val="00824101"/>
    <w:rsid w:val="00824A37"/>
    <w:rsid w:val="00824BC9"/>
    <w:rsid w:val="00825418"/>
    <w:rsid w:val="00825894"/>
    <w:rsid w:val="00826B51"/>
    <w:rsid w:val="00826D46"/>
    <w:rsid w:val="00826DF8"/>
    <w:rsid w:val="00826E1B"/>
    <w:rsid w:val="00827057"/>
    <w:rsid w:val="0082723E"/>
    <w:rsid w:val="008274E8"/>
    <w:rsid w:val="008275DB"/>
    <w:rsid w:val="008278AA"/>
    <w:rsid w:val="008278DB"/>
    <w:rsid w:val="00827E61"/>
    <w:rsid w:val="00830741"/>
    <w:rsid w:val="00830E12"/>
    <w:rsid w:val="0083101B"/>
    <w:rsid w:val="00831020"/>
    <w:rsid w:val="00831115"/>
    <w:rsid w:val="00831338"/>
    <w:rsid w:val="00831D0B"/>
    <w:rsid w:val="00832932"/>
    <w:rsid w:val="00832CB0"/>
    <w:rsid w:val="00832E6C"/>
    <w:rsid w:val="0083381B"/>
    <w:rsid w:val="00833A25"/>
    <w:rsid w:val="00834346"/>
    <w:rsid w:val="00834C89"/>
    <w:rsid w:val="00834CFF"/>
    <w:rsid w:val="00834E6B"/>
    <w:rsid w:val="00835143"/>
    <w:rsid w:val="00835197"/>
    <w:rsid w:val="00840249"/>
    <w:rsid w:val="008404EB"/>
    <w:rsid w:val="0084053F"/>
    <w:rsid w:val="00840584"/>
    <w:rsid w:val="0084082E"/>
    <w:rsid w:val="0084122E"/>
    <w:rsid w:val="00841E38"/>
    <w:rsid w:val="0084231B"/>
    <w:rsid w:val="00842D86"/>
    <w:rsid w:val="0084305B"/>
    <w:rsid w:val="00843564"/>
    <w:rsid w:val="008435CD"/>
    <w:rsid w:val="00843BFC"/>
    <w:rsid w:val="00844BE9"/>
    <w:rsid w:val="00844E22"/>
    <w:rsid w:val="00844F1C"/>
    <w:rsid w:val="0084598F"/>
    <w:rsid w:val="0084687B"/>
    <w:rsid w:val="008469F1"/>
    <w:rsid w:val="00846BF2"/>
    <w:rsid w:val="00847D38"/>
    <w:rsid w:val="00847E96"/>
    <w:rsid w:val="0085002B"/>
    <w:rsid w:val="008506AE"/>
    <w:rsid w:val="00850B6F"/>
    <w:rsid w:val="00850FE9"/>
    <w:rsid w:val="0085137F"/>
    <w:rsid w:val="00851847"/>
    <w:rsid w:val="00852338"/>
    <w:rsid w:val="00852347"/>
    <w:rsid w:val="00853AE3"/>
    <w:rsid w:val="00853FEB"/>
    <w:rsid w:val="008541DD"/>
    <w:rsid w:val="00854952"/>
    <w:rsid w:val="00854FC5"/>
    <w:rsid w:val="00855008"/>
    <w:rsid w:val="00855086"/>
    <w:rsid w:val="008552C4"/>
    <w:rsid w:val="008556A0"/>
    <w:rsid w:val="0085605B"/>
    <w:rsid w:val="0085606C"/>
    <w:rsid w:val="008569C5"/>
    <w:rsid w:val="00856F24"/>
    <w:rsid w:val="00857436"/>
    <w:rsid w:val="008601A5"/>
    <w:rsid w:val="00860892"/>
    <w:rsid w:val="008609BC"/>
    <w:rsid w:val="00860EB0"/>
    <w:rsid w:val="008618C0"/>
    <w:rsid w:val="00861E4C"/>
    <w:rsid w:val="008620B0"/>
    <w:rsid w:val="00862209"/>
    <w:rsid w:val="008633DA"/>
    <w:rsid w:val="008634B0"/>
    <w:rsid w:val="0086398B"/>
    <w:rsid w:val="00863A02"/>
    <w:rsid w:val="008640D6"/>
    <w:rsid w:val="0086418D"/>
    <w:rsid w:val="00864385"/>
    <w:rsid w:val="008645E1"/>
    <w:rsid w:val="0086487B"/>
    <w:rsid w:val="00864D30"/>
    <w:rsid w:val="00864E6D"/>
    <w:rsid w:val="008654C0"/>
    <w:rsid w:val="00865700"/>
    <w:rsid w:val="00865823"/>
    <w:rsid w:val="00865A93"/>
    <w:rsid w:val="008668A6"/>
    <w:rsid w:val="00866CBC"/>
    <w:rsid w:val="0086766E"/>
    <w:rsid w:val="0086784B"/>
    <w:rsid w:val="008700F1"/>
    <w:rsid w:val="00870246"/>
    <w:rsid w:val="00870382"/>
    <w:rsid w:val="0087065D"/>
    <w:rsid w:val="00870A4A"/>
    <w:rsid w:val="00870ACB"/>
    <w:rsid w:val="0087117A"/>
    <w:rsid w:val="00871217"/>
    <w:rsid w:val="00871522"/>
    <w:rsid w:val="008715FB"/>
    <w:rsid w:val="008718BD"/>
    <w:rsid w:val="00871C48"/>
    <w:rsid w:val="00871DFB"/>
    <w:rsid w:val="00871EB6"/>
    <w:rsid w:val="00871FE5"/>
    <w:rsid w:val="0087256C"/>
    <w:rsid w:val="00872AF0"/>
    <w:rsid w:val="00872C45"/>
    <w:rsid w:val="00872DC5"/>
    <w:rsid w:val="00873207"/>
    <w:rsid w:val="00873237"/>
    <w:rsid w:val="0087344C"/>
    <w:rsid w:val="008736F2"/>
    <w:rsid w:val="00873FCF"/>
    <w:rsid w:val="0087403A"/>
    <w:rsid w:val="00874938"/>
    <w:rsid w:val="00874AD0"/>
    <w:rsid w:val="00874C0A"/>
    <w:rsid w:val="00874CA6"/>
    <w:rsid w:val="00875072"/>
    <w:rsid w:val="008752F5"/>
    <w:rsid w:val="008758D9"/>
    <w:rsid w:val="00875FB7"/>
    <w:rsid w:val="0087639D"/>
    <w:rsid w:val="008763F5"/>
    <w:rsid w:val="008766FA"/>
    <w:rsid w:val="00876757"/>
    <w:rsid w:val="008769D5"/>
    <w:rsid w:val="00876A4E"/>
    <w:rsid w:val="00876E74"/>
    <w:rsid w:val="00877E95"/>
    <w:rsid w:val="00880094"/>
    <w:rsid w:val="008800E7"/>
    <w:rsid w:val="008801DD"/>
    <w:rsid w:val="008809C7"/>
    <w:rsid w:val="00880A0A"/>
    <w:rsid w:val="00880F25"/>
    <w:rsid w:val="00881F17"/>
    <w:rsid w:val="00882BAD"/>
    <w:rsid w:val="00882BE5"/>
    <w:rsid w:val="008835E9"/>
    <w:rsid w:val="008835FF"/>
    <w:rsid w:val="008840D0"/>
    <w:rsid w:val="0088478C"/>
    <w:rsid w:val="00884CB9"/>
    <w:rsid w:val="00884E20"/>
    <w:rsid w:val="00885FC6"/>
    <w:rsid w:val="00886569"/>
    <w:rsid w:val="00886AE6"/>
    <w:rsid w:val="00886D61"/>
    <w:rsid w:val="00886DDB"/>
    <w:rsid w:val="008872C2"/>
    <w:rsid w:val="00887A5B"/>
    <w:rsid w:val="008902B8"/>
    <w:rsid w:val="00890CB3"/>
    <w:rsid w:val="0089197C"/>
    <w:rsid w:val="008920C5"/>
    <w:rsid w:val="0089299E"/>
    <w:rsid w:val="00892AFB"/>
    <w:rsid w:val="00892BFC"/>
    <w:rsid w:val="00893142"/>
    <w:rsid w:val="00893333"/>
    <w:rsid w:val="008937BB"/>
    <w:rsid w:val="0089474C"/>
    <w:rsid w:val="00894958"/>
    <w:rsid w:val="00894BA8"/>
    <w:rsid w:val="0089507C"/>
    <w:rsid w:val="008952BE"/>
    <w:rsid w:val="008957D4"/>
    <w:rsid w:val="00895D72"/>
    <w:rsid w:val="00895DCA"/>
    <w:rsid w:val="008969E8"/>
    <w:rsid w:val="008A04A2"/>
    <w:rsid w:val="008A09D6"/>
    <w:rsid w:val="008A0D96"/>
    <w:rsid w:val="008A143D"/>
    <w:rsid w:val="008A1E4C"/>
    <w:rsid w:val="008A2092"/>
    <w:rsid w:val="008A2117"/>
    <w:rsid w:val="008A2225"/>
    <w:rsid w:val="008A225E"/>
    <w:rsid w:val="008A292B"/>
    <w:rsid w:val="008A37A1"/>
    <w:rsid w:val="008A4A36"/>
    <w:rsid w:val="008A508B"/>
    <w:rsid w:val="008A50C9"/>
    <w:rsid w:val="008A53CE"/>
    <w:rsid w:val="008A552E"/>
    <w:rsid w:val="008A5B69"/>
    <w:rsid w:val="008A5FEC"/>
    <w:rsid w:val="008A6F6D"/>
    <w:rsid w:val="008A7266"/>
    <w:rsid w:val="008A737D"/>
    <w:rsid w:val="008A76B6"/>
    <w:rsid w:val="008A7A7B"/>
    <w:rsid w:val="008A7C1C"/>
    <w:rsid w:val="008B0B7C"/>
    <w:rsid w:val="008B1990"/>
    <w:rsid w:val="008B1D28"/>
    <w:rsid w:val="008B2987"/>
    <w:rsid w:val="008B2AC8"/>
    <w:rsid w:val="008B2C6C"/>
    <w:rsid w:val="008B2C8E"/>
    <w:rsid w:val="008B2C9B"/>
    <w:rsid w:val="008B2DEC"/>
    <w:rsid w:val="008B3223"/>
    <w:rsid w:val="008B32AF"/>
    <w:rsid w:val="008B3515"/>
    <w:rsid w:val="008B35C6"/>
    <w:rsid w:val="008B3690"/>
    <w:rsid w:val="008B3B4D"/>
    <w:rsid w:val="008B3CA5"/>
    <w:rsid w:val="008B40E6"/>
    <w:rsid w:val="008B411E"/>
    <w:rsid w:val="008B4AFE"/>
    <w:rsid w:val="008B4D3B"/>
    <w:rsid w:val="008B4E18"/>
    <w:rsid w:val="008B52D3"/>
    <w:rsid w:val="008B5DAB"/>
    <w:rsid w:val="008B759B"/>
    <w:rsid w:val="008B7728"/>
    <w:rsid w:val="008B7A84"/>
    <w:rsid w:val="008B7C62"/>
    <w:rsid w:val="008B7D7E"/>
    <w:rsid w:val="008C048D"/>
    <w:rsid w:val="008C0801"/>
    <w:rsid w:val="008C08CC"/>
    <w:rsid w:val="008C1704"/>
    <w:rsid w:val="008C1917"/>
    <w:rsid w:val="008C274A"/>
    <w:rsid w:val="008C2A12"/>
    <w:rsid w:val="008C36F5"/>
    <w:rsid w:val="008C37CD"/>
    <w:rsid w:val="008C3FD1"/>
    <w:rsid w:val="008C4306"/>
    <w:rsid w:val="008C4949"/>
    <w:rsid w:val="008C4B24"/>
    <w:rsid w:val="008C504A"/>
    <w:rsid w:val="008C528A"/>
    <w:rsid w:val="008C5294"/>
    <w:rsid w:val="008C55D6"/>
    <w:rsid w:val="008C577C"/>
    <w:rsid w:val="008C5B9A"/>
    <w:rsid w:val="008C6272"/>
    <w:rsid w:val="008C6F7A"/>
    <w:rsid w:val="008C721F"/>
    <w:rsid w:val="008C7268"/>
    <w:rsid w:val="008C77B4"/>
    <w:rsid w:val="008C7806"/>
    <w:rsid w:val="008C786A"/>
    <w:rsid w:val="008C78D4"/>
    <w:rsid w:val="008C7C57"/>
    <w:rsid w:val="008D00E5"/>
    <w:rsid w:val="008D06DD"/>
    <w:rsid w:val="008D0831"/>
    <w:rsid w:val="008D0D24"/>
    <w:rsid w:val="008D1E97"/>
    <w:rsid w:val="008D1FD7"/>
    <w:rsid w:val="008D21EF"/>
    <w:rsid w:val="008D2508"/>
    <w:rsid w:val="008D288C"/>
    <w:rsid w:val="008D35E7"/>
    <w:rsid w:val="008D386B"/>
    <w:rsid w:val="008D3DE1"/>
    <w:rsid w:val="008D4198"/>
    <w:rsid w:val="008D437C"/>
    <w:rsid w:val="008D438C"/>
    <w:rsid w:val="008D545B"/>
    <w:rsid w:val="008D555B"/>
    <w:rsid w:val="008D5847"/>
    <w:rsid w:val="008D5B56"/>
    <w:rsid w:val="008D5E03"/>
    <w:rsid w:val="008D6732"/>
    <w:rsid w:val="008D67BE"/>
    <w:rsid w:val="008D7081"/>
    <w:rsid w:val="008D7B5E"/>
    <w:rsid w:val="008D7FE0"/>
    <w:rsid w:val="008E05B3"/>
    <w:rsid w:val="008E0635"/>
    <w:rsid w:val="008E0A90"/>
    <w:rsid w:val="008E10A9"/>
    <w:rsid w:val="008E1B46"/>
    <w:rsid w:val="008E1DBD"/>
    <w:rsid w:val="008E216E"/>
    <w:rsid w:val="008E245B"/>
    <w:rsid w:val="008E250F"/>
    <w:rsid w:val="008E262E"/>
    <w:rsid w:val="008E2DBD"/>
    <w:rsid w:val="008E3162"/>
    <w:rsid w:val="008E31E1"/>
    <w:rsid w:val="008E328A"/>
    <w:rsid w:val="008E3739"/>
    <w:rsid w:val="008E4432"/>
    <w:rsid w:val="008E4562"/>
    <w:rsid w:val="008E4B9F"/>
    <w:rsid w:val="008E4E53"/>
    <w:rsid w:val="008E5416"/>
    <w:rsid w:val="008E55CA"/>
    <w:rsid w:val="008E580F"/>
    <w:rsid w:val="008E60FF"/>
    <w:rsid w:val="008E6335"/>
    <w:rsid w:val="008E695B"/>
    <w:rsid w:val="008E6A70"/>
    <w:rsid w:val="008E6CF7"/>
    <w:rsid w:val="008E7015"/>
    <w:rsid w:val="008E714E"/>
    <w:rsid w:val="008E718D"/>
    <w:rsid w:val="008E7412"/>
    <w:rsid w:val="008E74BB"/>
    <w:rsid w:val="008E7547"/>
    <w:rsid w:val="008E76A9"/>
    <w:rsid w:val="008F03A2"/>
    <w:rsid w:val="008F0AA4"/>
    <w:rsid w:val="008F0AA6"/>
    <w:rsid w:val="008F0B89"/>
    <w:rsid w:val="008F112F"/>
    <w:rsid w:val="008F15E3"/>
    <w:rsid w:val="008F19BF"/>
    <w:rsid w:val="008F1E1A"/>
    <w:rsid w:val="008F2527"/>
    <w:rsid w:val="008F300E"/>
    <w:rsid w:val="008F304F"/>
    <w:rsid w:val="008F30C9"/>
    <w:rsid w:val="008F44EA"/>
    <w:rsid w:val="008F4D3F"/>
    <w:rsid w:val="008F5A4B"/>
    <w:rsid w:val="008F69BB"/>
    <w:rsid w:val="008F6DAB"/>
    <w:rsid w:val="008F702A"/>
    <w:rsid w:val="008F79F9"/>
    <w:rsid w:val="008F7C72"/>
    <w:rsid w:val="0090023E"/>
    <w:rsid w:val="00900E07"/>
    <w:rsid w:val="0090127B"/>
    <w:rsid w:val="009013B7"/>
    <w:rsid w:val="009016F8"/>
    <w:rsid w:val="00902367"/>
    <w:rsid w:val="00902619"/>
    <w:rsid w:val="009026FB"/>
    <w:rsid w:val="009035E3"/>
    <w:rsid w:val="0090361F"/>
    <w:rsid w:val="00903941"/>
    <w:rsid w:val="00904727"/>
    <w:rsid w:val="00904DD6"/>
    <w:rsid w:val="009050F6"/>
    <w:rsid w:val="00905144"/>
    <w:rsid w:val="009053D0"/>
    <w:rsid w:val="009061F9"/>
    <w:rsid w:val="009065C0"/>
    <w:rsid w:val="00907212"/>
    <w:rsid w:val="00907D90"/>
    <w:rsid w:val="00911C5F"/>
    <w:rsid w:val="009123C6"/>
    <w:rsid w:val="009127B9"/>
    <w:rsid w:val="00912C32"/>
    <w:rsid w:val="009130A6"/>
    <w:rsid w:val="0091344F"/>
    <w:rsid w:val="00913989"/>
    <w:rsid w:val="00913C03"/>
    <w:rsid w:val="00914830"/>
    <w:rsid w:val="00914846"/>
    <w:rsid w:val="00914F39"/>
    <w:rsid w:val="00916763"/>
    <w:rsid w:val="00917540"/>
    <w:rsid w:val="00917BE8"/>
    <w:rsid w:val="00917E2C"/>
    <w:rsid w:val="00920664"/>
    <w:rsid w:val="00920DC7"/>
    <w:rsid w:val="009211BD"/>
    <w:rsid w:val="0092196A"/>
    <w:rsid w:val="009219AA"/>
    <w:rsid w:val="0092206C"/>
    <w:rsid w:val="0092222B"/>
    <w:rsid w:val="0092260E"/>
    <w:rsid w:val="00922AE3"/>
    <w:rsid w:val="009255F0"/>
    <w:rsid w:val="009259B7"/>
    <w:rsid w:val="00925EE9"/>
    <w:rsid w:val="00926619"/>
    <w:rsid w:val="00926A08"/>
    <w:rsid w:val="00926AD5"/>
    <w:rsid w:val="00926D7F"/>
    <w:rsid w:val="00926DFD"/>
    <w:rsid w:val="00926E97"/>
    <w:rsid w:val="00926EB0"/>
    <w:rsid w:val="009278B9"/>
    <w:rsid w:val="00927921"/>
    <w:rsid w:val="0092794F"/>
    <w:rsid w:val="00930033"/>
    <w:rsid w:val="00930106"/>
    <w:rsid w:val="00930390"/>
    <w:rsid w:val="009307A0"/>
    <w:rsid w:val="00931282"/>
    <w:rsid w:val="009312CD"/>
    <w:rsid w:val="00931467"/>
    <w:rsid w:val="009314DD"/>
    <w:rsid w:val="0093167E"/>
    <w:rsid w:val="00932A73"/>
    <w:rsid w:val="00932AA6"/>
    <w:rsid w:val="00932FDE"/>
    <w:rsid w:val="0093320D"/>
    <w:rsid w:val="00933885"/>
    <w:rsid w:val="00933B2D"/>
    <w:rsid w:val="00933C47"/>
    <w:rsid w:val="00933C8E"/>
    <w:rsid w:val="00933D80"/>
    <w:rsid w:val="00934155"/>
    <w:rsid w:val="0093459E"/>
    <w:rsid w:val="009345AD"/>
    <w:rsid w:val="00934808"/>
    <w:rsid w:val="009350D5"/>
    <w:rsid w:val="00935661"/>
    <w:rsid w:val="0093597D"/>
    <w:rsid w:val="00935BC1"/>
    <w:rsid w:val="009364DF"/>
    <w:rsid w:val="009365A8"/>
    <w:rsid w:val="009366DA"/>
    <w:rsid w:val="00936C43"/>
    <w:rsid w:val="00936FFC"/>
    <w:rsid w:val="0093794E"/>
    <w:rsid w:val="00937C06"/>
    <w:rsid w:val="00937EF5"/>
    <w:rsid w:val="00940C4E"/>
    <w:rsid w:val="00940C91"/>
    <w:rsid w:val="00941830"/>
    <w:rsid w:val="00941A2E"/>
    <w:rsid w:val="00941C5B"/>
    <w:rsid w:val="00941DD8"/>
    <w:rsid w:val="00942376"/>
    <w:rsid w:val="0094273B"/>
    <w:rsid w:val="00942EE7"/>
    <w:rsid w:val="00943062"/>
    <w:rsid w:val="00943067"/>
    <w:rsid w:val="009435B1"/>
    <w:rsid w:val="0094365A"/>
    <w:rsid w:val="0094380C"/>
    <w:rsid w:val="00943AE8"/>
    <w:rsid w:val="009442AA"/>
    <w:rsid w:val="0094462E"/>
    <w:rsid w:val="0094486D"/>
    <w:rsid w:val="009448B5"/>
    <w:rsid w:val="00944D89"/>
    <w:rsid w:val="00944E16"/>
    <w:rsid w:val="00944E7C"/>
    <w:rsid w:val="009450D7"/>
    <w:rsid w:val="009452C0"/>
    <w:rsid w:val="009456D6"/>
    <w:rsid w:val="00946650"/>
    <w:rsid w:val="009467AC"/>
    <w:rsid w:val="009468FF"/>
    <w:rsid w:val="00946C48"/>
    <w:rsid w:val="00946EF7"/>
    <w:rsid w:val="009471BB"/>
    <w:rsid w:val="00947A76"/>
    <w:rsid w:val="0095064E"/>
    <w:rsid w:val="00950AC8"/>
    <w:rsid w:val="00951455"/>
    <w:rsid w:val="009515E1"/>
    <w:rsid w:val="009523F2"/>
    <w:rsid w:val="009525C4"/>
    <w:rsid w:val="009525EE"/>
    <w:rsid w:val="00952632"/>
    <w:rsid w:val="00952DA9"/>
    <w:rsid w:val="00952E91"/>
    <w:rsid w:val="009536C6"/>
    <w:rsid w:val="00953C6D"/>
    <w:rsid w:val="0095459F"/>
    <w:rsid w:val="0095547D"/>
    <w:rsid w:val="00955CC8"/>
    <w:rsid w:val="00955D0F"/>
    <w:rsid w:val="009565B4"/>
    <w:rsid w:val="009566AB"/>
    <w:rsid w:val="00956857"/>
    <w:rsid w:val="00956D3A"/>
    <w:rsid w:val="00956F2B"/>
    <w:rsid w:val="009579FE"/>
    <w:rsid w:val="00957AFD"/>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361"/>
    <w:rsid w:val="00964456"/>
    <w:rsid w:val="009644DD"/>
    <w:rsid w:val="00964D99"/>
    <w:rsid w:val="00964F4F"/>
    <w:rsid w:val="009655FE"/>
    <w:rsid w:val="00965BDA"/>
    <w:rsid w:val="009661D2"/>
    <w:rsid w:val="0096630C"/>
    <w:rsid w:val="00966406"/>
    <w:rsid w:val="0096675B"/>
    <w:rsid w:val="00966D72"/>
    <w:rsid w:val="00967767"/>
    <w:rsid w:val="00967813"/>
    <w:rsid w:val="009678DE"/>
    <w:rsid w:val="00967AFF"/>
    <w:rsid w:val="0097077A"/>
    <w:rsid w:val="00970809"/>
    <w:rsid w:val="00970920"/>
    <w:rsid w:val="00970A80"/>
    <w:rsid w:val="00970F11"/>
    <w:rsid w:val="00971503"/>
    <w:rsid w:val="00971681"/>
    <w:rsid w:val="0097185F"/>
    <w:rsid w:val="00971DDE"/>
    <w:rsid w:val="00972A42"/>
    <w:rsid w:val="00972F5B"/>
    <w:rsid w:val="0097351E"/>
    <w:rsid w:val="0097375E"/>
    <w:rsid w:val="00973E05"/>
    <w:rsid w:val="009741A0"/>
    <w:rsid w:val="00974433"/>
    <w:rsid w:val="0097490F"/>
    <w:rsid w:val="0097538D"/>
    <w:rsid w:val="00975A3E"/>
    <w:rsid w:val="00975A97"/>
    <w:rsid w:val="00975C5D"/>
    <w:rsid w:val="00975FFA"/>
    <w:rsid w:val="00976122"/>
    <w:rsid w:val="0097612C"/>
    <w:rsid w:val="009761A8"/>
    <w:rsid w:val="00976254"/>
    <w:rsid w:val="009762C4"/>
    <w:rsid w:val="0097671B"/>
    <w:rsid w:val="00976D29"/>
    <w:rsid w:val="0097773E"/>
    <w:rsid w:val="00977AEF"/>
    <w:rsid w:val="00977C1A"/>
    <w:rsid w:val="00977CEF"/>
    <w:rsid w:val="009801A6"/>
    <w:rsid w:val="00980EAE"/>
    <w:rsid w:val="00981B4B"/>
    <w:rsid w:val="00981D6E"/>
    <w:rsid w:val="009824D1"/>
    <w:rsid w:val="0098267E"/>
    <w:rsid w:val="00982B3A"/>
    <w:rsid w:val="00982B78"/>
    <w:rsid w:val="00983537"/>
    <w:rsid w:val="00983BE4"/>
    <w:rsid w:val="009842D0"/>
    <w:rsid w:val="009844AB"/>
    <w:rsid w:val="00984689"/>
    <w:rsid w:val="0098504E"/>
    <w:rsid w:val="00985203"/>
    <w:rsid w:val="00985D83"/>
    <w:rsid w:val="00985EBA"/>
    <w:rsid w:val="009861E4"/>
    <w:rsid w:val="00986578"/>
    <w:rsid w:val="00986697"/>
    <w:rsid w:val="00986C83"/>
    <w:rsid w:val="00986E9C"/>
    <w:rsid w:val="009870D8"/>
    <w:rsid w:val="00987622"/>
    <w:rsid w:val="009876B4"/>
    <w:rsid w:val="009901CC"/>
    <w:rsid w:val="009902C3"/>
    <w:rsid w:val="009908D4"/>
    <w:rsid w:val="00990C05"/>
    <w:rsid w:val="009910DB"/>
    <w:rsid w:val="00991242"/>
    <w:rsid w:val="00991436"/>
    <w:rsid w:val="009915C3"/>
    <w:rsid w:val="009917F5"/>
    <w:rsid w:val="00991FC9"/>
    <w:rsid w:val="00992713"/>
    <w:rsid w:val="00992B26"/>
    <w:rsid w:val="00993280"/>
    <w:rsid w:val="00994FDC"/>
    <w:rsid w:val="00995175"/>
    <w:rsid w:val="0099589B"/>
    <w:rsid w:val="00995A53"/>
    <w:rsid w:val="00995B02"/>
    <w:rsid w:val="00995CE1"/>
    <w:rsid w:val="0099621B"/>
    <w:rsid w:val="009967FB"/>
    <w:rsid w:val="009979E8"/>
    <w:rsid w:val="00997B7B"/>
    <w:rsid w:val="00997F52"/>
    <w:rsid w:val="009A03D4"/>
    <w:rsid w:val="009A0713"/>
    <w:rsid w:val="009A0B24"/>
    <w:rsid w:val="009A0D45"/>
    <w:rsid w:val="009A0E75"/>
    <w:rsid w:val="009A1E3D"/>
    <w:rsid w:val="009A2F13"/>
    <w:rsid w:val="009A3763"/>
    <w:rsid w:val="009A3C8E"/>
    <w:rsid w:val="009A44F2"/>
    <w:rsid w:val="009A46F7"/>
    <w:rsid w:val="009A4957"/>
    <w:rsid w:val="009A4FAA"/>
    <w:rsid w:val="009A52DE"/>
    <w:rsid w:val="009A5308"/>
    <w:rsid w:val="009A532C"/>
    <w:rsid w:val="009A53C5"/>
    <w:rsid w:val="009A55B9"/>
    <w:rsid w:val="009A5635"/>
    <w:rsid w:val="009A5711"/>
    <w:rsid w:val="009A5B96"/>
    <w:rsid w:val="009A5F61"/>
    <w:rsid w:val="009A671B"/>
    <w:rsid w:val="009A68A5"/>
    <w:rsid w:val="009A6DA5"/>
    <w:rsid w:val="009A6F96"/>
    <w:rsid w:val="009B0371"/>
    <w:rsid w:val="009B0A33"/>
    <w:rsid w:val="009B0C2F"/>
    <w:rsid w:val="009B1316"/>
    <w:rsid w:val="009B1F02"/>
    <w:rsid w:val="009B23CD"/>
    <w:rsid w:val="009B27AE"/>
    <w:rsid w:val="009B28C4"/>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201"/>
    <w:rsid w:val="009B7387"/>
    <w:rsid w:val="009B7503"/>
    <w:rsid w:val="009C02F7"/>
    <w:rsid w:val="009C0A29"/>
    <w:rsid w:val="009C0F6D"/>
    <w:rsid w:val="009C1BE4"/>
    <w:rsid w:val="009C248A"/>
    <w:rsid w:val="009C2D45"/>
    <w:rsid w:val="009C30C3"/>
    <w:rsid w:val="009C334B"/>
    <w:rsid w:val="009C365E"/>
    <w:rsid w:val="009C37CB"/>
    <w:rsid w:val="009C380C"/>
    <w:rsid w:val="009C3A36"/>
    <w:rsid w:val="009C4749"/>
    <w:rsid w:val="009C4C98"/>
    <w:rsid w:val="009C51A3"/>
    <w:rsid w:val="009C57A3"/>
    <w:rsid w:val="009C621E"/>
    <w:rsid w:val="009C657B"/>
    <w:rsid w:val="009C6603"/>
    <w:rsid w:val="009C6B83"/>
    <w:rsid w:val="009C74AE"/>
    <w:rsid w:val="009C7C51"/>
    <w:rsid w:val="009C7C8E"/>
    <w:rsid w:val="009D00C6"/>
    <w:rsid w:val="009D0361"/>
    <w:rsid w:val="009D0404"/>
    <w:rsid w:val="009D120F"/>
    <w:rsid w:val="009D1385"/>
    <w:rsid w:val="009D152E"/>
    <w:rsid w:val="009D1A54"/>
    <w:rsid w:val="009D1B97"/>
    <w:rsid w:val="009D1ED2"/>
    <w:rsid w:val="009D2090"/>
    <w:rsid w:val="009D22AC"/>
    <w:rsid w:val="009D248F"/>
    <w:rsid w:val="009D295B"/>
    <w:rsid w:val="009D2C5D"/>
    <w:rsid w:val="009D3204"/>
    <w:rsid w:val="009D3540"/>
    <w:rsid w:val="009D386C"/>
    <w:rsid w:val="009D398C"/>
    <w:rsid w:val="009D3C06"/>
    <w:rsid w:val="009D443F"/>
    <w:rsid w:val="009D4496"/>
    <w:rsid w:val="009D46DA"/>
    <w:rsid w:val="009D475C"/>
    <w:rsid w:val="009D4A69"/>
    <w:rsid w:val="009D4F1B"/>
    <w:rsid w:val="009D594A"/>
    <w:rsid w:val="009D5AD7"/>
    <w:rsid w:val="009D5EFE"/>
    <w:rsid w:val="009D664F"/>
    <w:rsid w:val="009D6C4C"/>
    <w:rsid w:val="009D6D40"/>
    <w:rsid w:val="009D74F2"/>
    <w:rsid w:val="009D7F1F"/>
    <w:rsid w:val="009E1725"/>
    <w:rsid w:val="009E19B8"/>
    <w:rsid w:val="009E324C"/>
    <w:rsid w:val="009E335E"/>
    <w:rsid w:val="009E365A"/>
    <w:rsid w:val="009E3B33"/>
    <w:rsid w:val="009E4050"/>
    <w:rsid w:val="009E407F"/>
    <w:rsid w:val="009E4968"/>
    <w:rsid w:val="009E4DC6"/>
    <w:rsid w:val="009E5106"/>
    <w:rsid w:val="009E5754"/>
    <w:rsid w:val="009E620D"/>
    <w:rsid w:val="009E6A05"/>
    <w:rsid w:val="009E7614"/>
    <w:rsid w:val="009E77C3"/>
    <w:rsid w:val="009E77D1"/>
    <w:rsid w:val="009E7C3F"/>
    <w:rsid w:val="009F093B"/>
    <w:rsid w:val="009F1293"/>
    <w:rsid w:val="009F1313"/>
    <w:rsid w:val="009F13C4"/>
    <w:rsid w:val="009F14C5"/>
    <w:rsid w:val="009F18EA"/>
    <w:rsid w:val="009F1A67"/>
    <w:rsid w:val="009F29EC"/>
    <w:rsid w:val="009F38EF"/>
    <w:rsid w:val="009F3D83"/>
    <w:rsid w:val="009F41CC"/>
    <w:rsid w:val="009F4871"/>
    <w:rsid w:val="009F4FD7"/>
    <w:rsid w:val="009F6417"/>
    <w:rsid w:val="009F6725"/>
    <w:rsid w:val="009F6CC0"/>
    <w:rsid w:val="009F6EBE"/>
    <w:rsid w:val="009F703C"/>
    <w:rsid w:val="009F78A7"/>
    <w:rsid w:val="00A00117"/>
    <w:rsid w:val="00A010BD"/>
    <w:rsid w:val="00A01277"/>
    <w:rsid w:val="00A0215B"/>
    <w:rsid w:val="00A023B5"/>
    <w:rsid w:val="00A02549"/>
    <w:rsid w:val="00A02F73"/>
    <w:rsid w:val="00A033EB"/>
    <w:rsid w:val="00A03625"/>
    <w:rsid w:val="00A03D24"/>
    <w:rsid w:val="00A0406E"/>
    <w:rsid w:val="00A0437E"/>
    <w:rsid w:val="00A056B7"/>
    <w:rsid w:val="00A05725"/>
    <w:rsid w:val="00A05C71"/>
    <w:rsid w:val="00A05F68"/>
    <w:rsid w:val="00A07F32"/>
    <w:rsid w:val="00A10079"/>
    <w:rsid w:val="00A10249"/>
    <w:rsid w:val="00A10263"/>
    <w:rsid w:val="00A10A0D"/>
    <w:rsid w:val="00A10DB1"/>
    <w:rsid w:val="00A1143C"/>
    <w:rsid w:val="00A1167B"/>
    <w:rsid w:val="00A11BD7"/>
    <w:rsid w:val="00A11E93"/>
    <w:rsid w:val="00A1249B"/>
    <w:rsid w:val="00A12656"/>
    <w:rsid w:val="00A1309E"/>
    <w:rsid w:val="00A13C60"/>
    <w:rsid w:val="00A14141"/>
    <w:rsid w:val="00A14499"/>
    <w:rsid w:val="00A149D1"/>
    <w:rsid w:val="00A14EE1"/>
    <w:rsid w:val="00A15299"/>
    <w:rsid w:val="00A153CB"/>
    <w:rsid w:val="00A15FFA"/>
    <w:rsid w:val="00A16093"/>
    <w:rsid w:val="00A167DE"/>
    <w:rsid w:val="00A1716C"/>
    <w:rsid w:val="00A1739F"/>
    <w:rsid w:val="00A17DCE"/>
    <w:rsid w:val="00A2016C"/>
    <w:rsid w:val="00A20434"/>
    <w:rsid w:val="00A213E1"/>
    <w:rsid w:val="00A21571"/>
    <w:rsid w:val="00A21924"/>
    <w:rsid w:val="00A23F35"/>
    <w:rsid w:val="00A240DD"/>
    <w:rsid w:val="00A2419F"/>
    <w:rsid w:val="00A2446D"/>
    <w:rsid w:val="00A2452F"/>
    <w:rsid w:val="00A24659"/>
    <w:rsid w:val="00A249A1"/>
    <w:rsid w:val="00A24B2B"/>
    <w:rsid w:val="00A24CBC"/>
    <w:rsid w:val="00A252B4"/>
    <w:rsid w:val="00A252CC"/>
    <w:rsid w:val="00A253EE"/>
    <w:rsid w:val="00A25951"/>
    <w:rsid w:val="00A26142"/>
    <w:rsid w:val="00A26308"/>
    <w:rsid w:val="00A26FDB"/>
    <w:rsid w:val="00A271A0"/>
    <w:rsid w:val="00A2730B"/>
    <w:rsid w:val="00A27A7B"/>
    <w:rsid w:val="00A27AE2"/>
    <w:rsid w:val="00A27EE4"/>
    <w:rsid w:val="00A30BBA"/>
    <w:rsid w:val="00A30C1C"/>
    <w:rsid w:val="00A30D82"/>
    <w:rsid w:val="00A310A6"/>
    <w:rsid w:val="00A31F29"/>
    <w:rsid w:val="00A3224C"/>
    <w:rsid w:val="00A322A8"/>
    <w:rsid w:val="00A324C2"/>
    <w:rsid w:val="00A325D6"/>
    <w:rsid w:val="00A32652"/>
    <w:rsid w:val="00A328F4"/>
    <w:rsid w:val="00A33082"/>
    <w:rsid w:val="00A33584"/>
    <w:rsid w:val="00A338D5"/>
    <w:rsid w:val="00A339B0"/>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1F4"/>
    <w:rsid w:val="00A413EB"/>
    <w:rsid w:val="00A41419"/>
    <w:rsid w:val="00A4163B"/>
    <w:rsid w:val="00A41CDE"/>
    <w:rsid w:val="00A420F0"/>
    <w:rsid w:val="00A431E5"/>
    <w:rsid w:val="00A43794"/>
    <w:rsid w:val="00A43BEB"/>
    <w:rsid w:val="00A43DE3"/>
    <w:rsid w:val="00A4416E"/>
    <w:rsid w:val="00A45D36"/>
    <w:rsid w:val="00A465B7"/>
    <w:rsid w:val="00A466D6"/>
    <w:rsid w:val="00A47755"/>
    <w:rsid w:val="00A47BAD"/>
    <w:rsid w:val="00A47D7E"/>
    <w:rsid w:val="00A50053"/>
    <w:rsid w:val="00A500AE"/>
    <w:rsid w:val="00A50308"/>
    <w:rsid w:val="00A50D19"/>
    <w:rsid w:val="00A51013"/>
    <w:rsid w:val="00A51B25"/>
    <w:rsid w:val="00A52F73"/>
    <w:rsid w:val="00A53233"/>
    <w:rsid w:val="00A534E5"/>
    <w:rsid w:val="00A534FD"/>
    <w:rsid w:val="00A5379B"/>
    <w:rsid w:val="00A537BA"/>
    <w:rsid w:val="00A54315"/>
    <w:rsid w:val="00A54465"/>
    <w:rsid w:val="00A5468A"/>
    <w:rsid w:val="00A54977"/>
    <w:rsid w:val="00A54D39"/>
    <w:rsid w:val="00A54E4E"/>
    <w:rsid w:val="00A55127"/>
    <w:rsid w:val="00A553F2"/>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976"/>
    <w:rsid w:val="00A61E21"/>
    <w:rsid w:val="00A61EE8"/>
    <w:rsid w:val="00A627AC"/>
    <w:rsid w:val="00A6335F"/>
    <w:rsid w:val="00A6448A"/>
    <w:rsid w:val="00A64681"/>
    <w:rsid w:val="00A6485E"/>
    <w:rsid w:val="00A65B19"/>
    <w:rsid w:val="00A65F29"/>
    <w:rsid w:val="00A663A5"/>
    <w:rsid w:val="00A66A97"/>
    <w:rsid w:val="00A66E60"/>
    <w:rsid w:val="00A67C86"/>
    <w:rsid w:val="00A70521"/>
    <w:rsid w:val="00A70E9D"/>
    <w:rsid w:val="00A70FEA"/>
    <w:rsid w:val="00A7103A"/>
    <w:rsid w:val="00A71084"/>
    <w:rsid w:val="00A723C5"/>
    <w:rsid w:val="00A72B9E"/>
    <w:rsid w:val="00A73239"/>
    <w:rsid w:val="00A746F3"/>
    <w:rsid w:val="00A7491C"/>
    <w:rsid w:val="00A74A69"/>
    <w:rsid w:val="00A75794"/>
    <w:rsid w:val="00A75898"/>
    <w:rsid w:val="00A76042"/>
    <w:rsid w:val="00A76086"/>
    <w:rsid w:val="00A77A77"/>
    <w:rsid w:val="00A77FB1"/>
    <w:rsid w:val="00A800AD"/>
    <w:rsid w:val="00A80A52"/>
    <w:rsid w:val="00A81348"/>
    <w:rsid w:val="00A816C7"/>
    <w:rsid w:val="00A81E7D"/>
    <w:rsid w:val="00A820C2"/>
    <w:rsid w:val="00A8222A"/>
    <w:rsid w:val="00A82AF4"/>
    <w:rsid w:val="00A82BEF"/>
    <w:rsid w:val="00A83062"/>
    <w:rsid w:val="00A84494"/>
    <w:rsid w:val="00A845F5"/>
    <w:rsid w:val="00A84997"/>
    <w:rsid w:val="00A84CE0"/>
    <w:rsid w:val="00A84EF1"/>
    <w:rsid w:val="00A85833"/>
    <w:rsid w:val="00A8603C"/>
    <w:rsid w:val="00A86108"/>
    <w:rsid w:val="00A86187"/>
    <w:rsid w:val="00A87187"/>
    <w:rsid w:val="00A875A4"/>
    <w:rsid w:val="00A87897"/>
    <w:rsid w:val="00A87ED0"/>
    <w:rsid w:val="00A901D3"/>
    <w:rsid w:val="00A91463"/>
    <w:rsid w:val="00A91887"/>
    <w:rsid w:val="00A933A3"/>
    <w:rsid w:val="00A9346E"/>
    <w:rsid w:val="00A935DE"/>
    <w:rsid w:val="00A93BAD"/>
    <w:rsid w:val="00A93E79"/>
    <w:rsid w:val="00A94725"/>
    <w:rsid w:val="00A94FF3"/>
    <w:rsid w:val="00A963F9"/>
    <w:rsid w:val="00A976F1"/>
    <w:rsid w:val="00A97C43"/>
    <w:rsid w:val="00AA0090"/>
    <w:rsid w:val="00AA066A"/>
    <w:rsid w:val="00AA0A25"/>
    <w:rsid w:val="00AA0A99"/>
    <w:rsid w:val="00AA0B82"/>
    <w:rsid w:val="00AA0C59"/>
    <w:rsid w:val="00AA0CEE"/>
    <w:rsid w:val="00AA0DD9"/>
    <w:rsid w:val="00AA1159"/>
    <w:rsid w:val="00AA15CD"/>
    <w:rsid w:val="00AA161C"/>
    <w:rsid w:val="00AA1B4C"/>
    <w:rsid w:val="00AA1CF3"/>
    <w:rsid w:val="00AA217B"/>
    <w:rsid w:val="00AA27A5"/>
    <w:rsid w:val="00AA462F"/>
    <w:rsid w:val="00AA4A98"/>
    <w:rsid w:val="00AA4CD2"/>
    <w:rsid w:val="00AA5050"/>
    <w:rsid w:val="00AA5A51"/>
    <w:rsid w:val="00AA5D5D"/>
    <w:rsid w:val="00AA6864"/>
    <w:rsid w:val="00AA727F"/>
    <w:rsid w:val="00AA7403"/>
    <w:rsid w:val="00AA7470"/>
    <w:rsid w:val="00AA78EA"/>
    <w:rsid w:val="00AA7918"/>
    <w:rsid w:val="00AB01CD"/>
    <w:rsid w:val="00AB0BE2"/>
    <w:rsid w:val="00AB0F55"/>
    <w:rsid w:val="00AB1449"/>
    <w:rsid w:val="00AB16B5"/>
    <w:rsid w:val="00AB1A5C"/>
    <w:rsid w:val="00AB1B85"/>
    <w:rsid w:val="00AB1E63"/>
    <w:rsid w:val="00AB2831"/>
    <w:rsid w:val="00AB3008"/>
    <w:rsid w:val="00AB3070"/>
    <w:rsid w:val="00AB3948"/>
    <w:rsid w:val="00AB3C9C"/>
    <w:rsid w:val="00AB3FEE"/>
    <w:rsid w:val="00AB4B11"/>
    <w:rsid w:val="00AB4B1A"/>
    <w:rsid w:val="00AB4E49"/>
    <w:rsid w:val="00AB50EC"/>
    <w:rsid w:val="00AB53C3"/>
    <w:rsid w:val="00AB547B"/>
    <w:rsid w:val="00AB5AAC"/>
    <w:rsid w:val="00AB5AD3"/>
    <w:rsid w:val="00AB5D97"/>
    <w:rsid w:val="00AB5DDC"/>
    <w:rsid w:val="00AB6074"/>
    <w:rsid w:val="00AB6406"/>
    <w:rsid w:val="00AB6493"/>
    <w:rsid w:val="00AB6741"/>
    <w:rsid w:val="00AB6D88"/>
    <w:rsid w:val="00AB758D"/>
    <w:rsid w:val="00AB75D0"/>
    <w:rsid w:val="00AB76F7"/>
    <w:rsid w:val="00AB7F05"/>
    <w:rsid w:val="00AC0341"/>
    <w:rsid w:val="00AC0397"/>
    <w:rsid w:val="00AC0A01"/>
    <w:rsid w:val="00AC0B0A"/>
    <w:rsid w:val="00AC1605"/>
    <w:rsid w:val="00AC1921"/>
    <w:rsid w:val="00AC2184"/>
    <w:rsid w:val="00AC21B0"/>
    <w:rsid w:val="00AC22EB"/>
    <w:rsid w:val="00AC23A3"/>
    <w:rsid w:val="00AC242B"/>
    <w:rsid w:val="00AC246E"/>
    <w:rsid w:val="00AC2664"/>
    <w:rsid w:val="00AC26E4"/>
    <w:rsid w:val="00AC2F2D"/>
    <w:rsid w:val="00AC3094"/>
    <w:rsid w:val="00AC3508"/>
    <w:rsid w:val="00AC36D5"/>
    <w:rsid w:val="00AC4BBE"/>
    <w:rsid w:val="00AC4ED7"/>
    <w:rsid w:val="00AC4FE3"/>
    <w:rsid w:val="00AC5577"/>
    <w:rsid w:val="00AC5841"/>
    <w:rsid w:val="00AC5904"/>
    <w:rsid w:val="00AC6ABC"/>
    <w:rsid w:val="00AC7111"/>
    <w:rsid w:val="00AC76CF"/>
    <w:rsid w:val="00AC78DB"/>
    <w:rsid w:val="00AC7908"/>
    <w:rsid w:val="00AD035F"/>
    <w:rsid w:val="00AD05B0"/>
    <w:rsid w:val="00AD07D4"/>
    <w:rsid w:val="00AD0CA1"/>
    <w:rsid w:val="00AD14F4"/>
    <w:rsid w:val="00AD1693"/>
    <w:rsid w:val="00AD16AC"/>
    <w:rsid w:val="00AD16BC"/>
    <w:rsid w:val="00AD1886"/>
    <w:rsid w:val="00AD1C59"/>
    <w:rsid w:val="00AD2377"/>
    <w:rsid w:val="00AD2A66"/>
    <w:rsid w:val="00AD2FAA"/>
    <w:rsid w:val="00AD325C"/>
    <w:rsid w:val="00AD36B5"/>
    <w:rsid w:val="00AD39A8"/>
    <w:rsid w:val="00AD3A85"/>
    <w:rsid w:val="00AD404A"/>
    <w:rsid w:val="00AD41A9"/>
    <w:rsid w:val="00AD48F0"/>
    <w:rsid w:val="00AD4C89"/>
    <w:rsid w:val="00AD4D8F"/>
    <w:rsid w:val="00AD4E87"/>
    <w:rsid w:val="00AD5126"/>
    <w:rsid w:val="00AD5569"/>
    <w:rsid w:val="00AD56EC"/>
    <w:rsid w:val="00AD5934"/>
    <w:rsid w:val="00AD59EE"/>
    <w:rsid w:val="00AD730F"/>
    <w:rsid w:val="00AD7BA4"/>
    <w:rsid w:val="00AD7BDB"/>
    <w:rsid w:val="00AE06A1"/>
    <w:rsid w:val="00AE0DD4"/>
    <w:rsid w:val="00AE0DE5"/>
    <w:rsid w:val="00AE0E7A"/>
    <w:rsid w:val="00AE1976"/>
    <w:rsid w:val="00AE1E3B"/>
    <w:rsid w:val="00AE1FFF"/>
    <w:rsid w:val="00AE2275"/>
    <w:rsid w:val="00AE313B"/>
    <w:rsid w:val="00AE3268"/>
    <w:rsid w:val="00AE37E0"/>
    <w:rsid w:val="00AE39CA"/>
    <w:rsid w:val="00AE4B25"/>
    <w:rsid w:val="00AE515B"/>
    <w:rsid w:val="00AE54FD"/>
    <w:rsid w:val="00AE55B8"/>
    <w:rsid w:val="00AE5C45"/>
    <w:rsid w:val="00AE6925"/>
    <w:rsid w:val="00AE730B"/>
    <w:rsid w:val="00AE73C5"/>
    <w:rsid w:val="00AE7CD3"/>
    <w:rsid w:val="00AF01FB"/>
    <w:rsid w:val="00AF089E"/>
    <w:rsid w:val="00AF0D81"/>
    <w:rsid w:val="00AF2069"/>
    <w:rsid w:val="00AF2544"/>
    <w:rsid w:val="00AF27E5"/>
    <w:rsid w:val="00AF29A4"/>
    <w:rsid w:val="00AF2A24"/>
    <w:rsid w:val="00AF2AD9"/>
    <w:rsid w:val="00AF2C99"/>
    <w:rsid w:val="00AF3FD1"/>
    <w:rsid w:val="00AF4DFC"/>
    <w:rsid w:val="00AF5DCA"/>
    <w:rsid w:val="00AF6062"/>
    <w:rsid w:val="00AF63E7"/>
    <w:rsid w:val="00AF642B"/>
    <w:rsid w:val="00AF6507"/>
    <w:rsid w:val="00AF6724"/>
    <w:rsid w:val="00AF672E"/>
    <w:rsid w:val="00AF67AB"/>
    <w:rsid w:val="00AF6B2D"/>
    <w:rsid w:val="00AF6BD0"/>
    <w:rsid w:val="00AF712D"/>
    <w:rsid w:val="00B00B1A"/>
    <w:rsid w:val="00B00C0D"/>
    <w:rsid w:val="00B00CB1"/>
    <w:rsid w:val="00B01705"/>
    <w:rsid w:val="00B01836"/>
    <w:rsid w:val="00B01C57"/>
    <w:rsid w:val="00B02088"/>
    <w:rsid w:val="00B0238F"/>
    <w:rsid w:val="00B02911"/>
    <w:rsid w:val="00B02913"/>
    <w:rsid w:val="00B02B34"/>
    <w:rsid w:val="00B0313B"/>
    <w:rsid w:val="00B035F6"/>
    <w:rsid w:val="00B03712"/>
    <w:rsid w:val="00B0385B"/>
    <w:rsid w:val="00B038FE"/>
    <w:rsid w:val="00B03D1A"/>
    <w:rsid w:val="00B0441F"/>
    <w:rsid w:val="00B04593"/>
    <w:rsid w:val="00B04A71"/>
    <w:rsid w:val="00B04D93"/>
    <w:rsid w:val="00B05119"/>
    <w:rsid w:val="00B05A98"/>
    <w:rsid w:val="00B05AD9"/>
    <w:rsid w:val="00B05AEA"/>
    <w:rsid w:val="00B05EC8"/>
    <w:rsid w:val="00B06343"/>
    <w:rsid w:val="00B06835"/>
    <w:rsid w:val="00B06861"/>
    <w:rsid w:val="00B06C5B"/>
    <w:rsid w:val="00B071BF"/>
    <w:rsid w:val="00B075B4"/>
    <w:rsid w:val="00B10216"/>
    <w:rsid w:val="00B1088F"/>
    <w:rsid w:val="00B1095F"/>
    <w:rsid w:val="00B109E4"/>
    <w:rsid w:val="00B10E48"/>
    <w:rsid w:val="00B1106C"/>
    <w:rsid w:val="00B1127F"/>
    <w:rsid w:val="00B121D9"/>
    <w:rsid w:val="00B1220B"/>
    <w:rsid w:val="00B12303"/>
    <w:rsid w:val="00B124C2"/>
    <w:rsid w:val="00B12E91"/>
    <w:rsid w:val="00B13436"/>
    <w:rsid w:val="00B13AD5"/>
    <w:rsid w:val="00B14DE1"/>
    <w:rsid w:val="00B1532E"/>
    <w:rsid w:val="00B15410"/>
    <w:rsid w:val="00B1627F"/>
    <w:rsid w:val="00B16ACF"/>
    <w:rsid w:val="00B16C89"/>
    <w:rsid w:val="00B16EDD"/>
    <w:rsid w:val="00B172DC"/>
    <w:rsid w:val="00B2023B"/>
    <w:rsid w:val="00B2025B"/>
    <w:rsid w:val="00B209F0"/>
    <w:rsid w:val="00B20EA6"/>
    <w:rsid w:val="00B21D60"/>
    <w:rsid w:val="00B22673"/>
    <w:rsid w:val="00B227FE"/>
    <w:rsid w:val="00B22910"/>
    <w:rsid w:val="00B23114"/>
    <w:rsid w:val="00B23971"/>
    <w:rsid w:val="00B23A7B"/>
    <w:rsid w:val="00B23B95"/>
    <w:rsid w:val="00B243D1"/>
    <w:rsid w:val="00B245CE"/>
    <w:rsid w:val="00B25DF0"/>
    <w:rsid w:val="00B25EC6"/>
    <w:rsid w:val="00B264EC"/>
    <w:rsid w:val="00B26687"/>
    <w:rsid w:val="00B268A7"/>
    <w:rsid w:val="00B26E0B"/>
    <w:rsid w:val="00B27262"/>
    <w:rsid w:val="00B27644"/>
    <w:rsid w:val="00B27BFE"/>
    <w:rsid w:val="00B27E73"/>
    <w:rsid w:val="00B300FF"/>
    <w:rsid w:val="00B302BC"/>
    <w:rsid w:val="00B30568"/>
    <w:rsid w:val="00B30708"/>
    <w:rsid w:val="00B30D68"/>
    <w:rsid w:val="00B32432"/>
    <w:rsid w:val="00B32FE4"/>
    <w:rsid w:val="00B336DE"/>
    <w:rsid w:val="00B33D3D"/>
    <w:rsid w:val="00B33F5E"/>
    <w:rsid w:val="00B340BC"/>
    <w:rsid w:val="00B3430E"/>
    <w:rsid w:val="00B347B2"/>
    <w:rsid w:val="00B34898"/>
    <w:rsid w:val="00B349A9"/>
    <w:rsid w:val="00B34F44"/>
    <w:rsid w:val="00B34F51"/>
    <w:rsid w:val="00B351F2"/>
    <w:rsid w:val="00B35C3D"/>
    <w:rsid w:val="00B363E7"/>
    <w:rsid w:val="00B366F8"/>
    <w:rsid w:val="00B373BB"/>
    <w:rsid w:val="00B37A6B"/>
    <w:rsid w:val="00B37ACC"/>
    <w:rsid w:val="00B37E24"/>
    <w:rsid w:val="00B402FF"/>
    <w:rsid w:val="00B40477"/>
    <w:rsid w:val="00B40D28"/>
    <w:rsid w:val="00B40D63"/>
    <w:rsid w:val="00B41196"/>
    <w:rsid w:val="00B411DF"/>
    <w:rsid w:val="00B417B3"/>
    <w:rsid w:val="00B417E7"/>
    <w:rsid w:val="00B41989"/>
    <w:rsid w:val="00B41E41"/>
    <w:rsid w:val="00B41F1E"/>
    <w:rsid w:val="00B42183"/>
    <w:rsid w:val="00B42240"/>
    <w:rsid w:val="00B426A5"/>
    <w:rsid w:val="00B42917"/>
    <w:rsid w:val="00B4347D"/>
    <w:rsid w:val="00B44A74"/>
    <w:rsid w:val="00B44CB6"/>
    <w:rsid w:val="00B45536"/>
    <w:rsid w:val="00B4559E"/>
    <w:rsid w:val="00B45737"/>
    <w:rsid w:val="00B4611F"/>
    <w:rsid w:val="00B46DCD"/>
    <w:rsid w:val="00B47532"/>
    <w:rsid w:val="00B4780B"/>
    <w:rsid w:val="00B50501"/>
    <w:rsid w:val="00B50594"/>
    <w:rsid w:val="00B506EE"/>
    <w:rsid w:val="00B50820"/>
    <w:rsid w:val="00B50865"/>
    <w:rsid w:val="00B508DC"/>
    <w:rsid w:val="00B50DC8"/>
    <w:rsid w:val="00B51657"/>
    <w:rsid w:val="00B51A06"/>
    <w:rsid w:val="00B51A8E"/>
    <w:rsid w:val="00B51BCE"/>
    <w:rsid w:val="00B5211D"/>
    <w:rsid w:val="00B5239A"/>
    <w:rsid w:val="00B53078"/>
    <w:rsid w:val="00B5321C"/>
    <w:rsid w:val="00B5369A"/>
    <w:rsid w:val="00B548E2"/>
    <w:rsid w:val="00B555DC"/>
    <w:rsid w:val="00B55A3C"/>
    <w:rsid w:val="00B55E6C"/>
    <w:rsid w:val="00B55EDD"/>
    <w:rsid w:val="00B576E2"/>
    <w:rsid w:val="00B60778"/>
    <w:rsid w:val="00B6094C"/>
    <w:rsid w:val="00B616B6"/>
    <w:rsid w:val="00B617DF"/>
    <w:rsid w:val="00B61E08"/>
    <w:rsid w:val="00B62049"/>
    <w:rsid w:val="00B6300F"/>
    <w:rsid w:val="00B636CA"/>
    <w:rsid w:val="00B63799"/>
    <w:rsid w:val="00B63A4A"/>
    <w:rsid w:val="00B63E9A"/>
    <w:rsid w:val="00B63EA8"/>
    <w:rsid w:val="00B64F6D"/>
    <w:rsid w:val="00B64FA7"/>
    <w:rsid w:val="00B64FF1"/>
    <w:rsid w:val="00B650E7"/>
    <w:rsid w:val="00B65A65"/>
    <w:rsid w:val="00B65B08"/>
    <w:rsid w:val="00B65B9B"/>
    <w:rsid w:val="00B66546"/>
    <w:rsid w:val="00B66977"/>
    <w:rsid w:val="00B6720B"/>
    <w:rsid w:val="00B673BD"/>
    <w:rsid w:val="00B67BBF"/>
    <w:rsid w:val="00B67D3C"/>
    <w:rsid w:val="00B67F78"/>
    <w:rsid w:val="00B7010A"/>
    <w:rsid w:val="00B7036C"/>
    <w:rsid w:val="00B7045C"/>
    <w:rsid w:val="00B705E4"/>
    <w:rsid w:val="00B70EC5"/>
    <w:rsid w:val="00B70F6D"/>
    <w:rsid w:val="00B70F7A"/>
    <w:rsid w:val="00B715AA"/>
    <w:rsid w:val="00B71688"/>
    <w:rsid w:val="00B716B9"/>
    <w:rsid w:val="00B71F8B"/>
    <w:rsid w:val="00B7205C"/>
    <w:rsid w:val="00B721D7"/>
    <w:rsid w:val="00B721F2"/>
    <w:rsid w:val="00B72211"/>
    <w:rsid w:val="00B72322"/>
    <w:rsid w:val="00B72E00"/>
    <w:rsid w:val="00B7352B"/>
    <w:rsid w:val="00B736ED"/>
    <w:rsid w:val="00B73A31"/>
    <w:rsid w:val="00B73C7E"/>
    <w:rsid w:val="00B73D52"/>
    <w:rsid w:val="00B73FB6"/>
    <w:rsid w:val="00B75297"/>
    <w:rsid w:val="00B7599D"/>
    <w:rsid w:val="00B75A71"/>
    <w:rsid w:val="00B75B83"/>
    <w:rsid w:val="00B75E6A"/>
    <w:rsid w:val="00B76E45"/>
    <w:rsid w:val="00B77A02"/>
    <w:rsid w:val="00B77E90"/>
    <w:rsid w:val="00B77E95"/>
    <w:rsid w:val="00B8017D"/>
    <w:rsid w:val="00B80A7E"/>
    <w:rsid w:val="00B81BAD"/>
    <w:rsid w:val="00B8230B"/>
    <w:rsid w:val="00B82B33"/>
    <w:rsid w:val="00B83637"/>
    <w:rsid w:val="00B83D69"/>
    <w:rsid w:val="00B83E02"/>
    <w:rsid w:val="00B84351"/>
    <w:rsid w:val="00B846F8"/>
    <w:rsid w:val="00B84F5A"/>
    <w:rsid w:val="00B85782"/>
    <w:rsid w:val="00B85A1F"/>
    <w:rsid w:val="00B85F63"/>
    <w:rsid w:val="00B860EF"/>
    <w:rsid w:val="00B862BF"/>
    <w:rsid w:val="00B86C2C"/>
    <w:rsid w:val="00B86F5B"/>
    <w:rsid w:val="00B87741"/>
    <w:rsid w:val="00B87939"/>
    <w:rsid w:val="00B87D4C"/>
    <w:rsid w:val="00B9045E"/>
    <w:rsid w:val="00B90DA6"/>
    <w:rsid w:val="00B90E54"/>
    <w:rsid w:val="00B910E4"/>
    <w:rsid w:val="00B91DA1"/>
    <w:rsid w:val="00B92536"/>
    <w:rsid w:val="00B929AC"/>
    <w:rsid w:val="00B932E3"/>
    <w:rsid w:val="00B934D8"/>
    <w:rsid w:val="00B93717"/>
    <w:rsid w:val="00B939E4"/>
    <w:rsid w:val="00B93B9C"/>
    <w:rsid w:val="00B94021"/>
    <w:rsid w:val="00B94232"/>
    <w:rsid w:val="00B9434C"/>
    <w:rsid w:val="00B943B9"/>
    <w:rsid w:val="00B94551"/>
    <w:rsid w:val="00B94714"/>
    <w:rsid w:val="00B948E2"/>
    <w:rsid w:val="00B948E6"/>
    <w:rsid w:val="00B94EEF"/>
    <w:rsid w:val="00B951EB"/>
    <w:rsid w:val="00B9574B"/>
    <w:rsid w:val="00B957F9"/>
    <w:rsid w:val="00B95989"/>
    <w:rsid w:val="00B962A3"/>
    <w:rsid w:val="00B9637B"/>
    <w:rsid w:val="00B96924"/>
    <w:rsid w:val="00B96B32"/>
    <w:rsid w:val="00B96E84"/>
    <w:rsid w:val="00B96E9D"/>
    <w:rsid w:val="00B96ED7"/>
    <w:rsid w:val="00B976A6"/>
    <w:rsid w:val="00B976DE"/>
    <w:rsid w:val="00B97916"/>
    <w:rsid w:val="00B9797A"/>
    <w:rsid w:val="00B97A82"/>
    <w:rsid w:val="00BA0261"/>
    <w:rsid w:val="00BA040B"/>
    <w:rsid w:val="00BA0738"/>
    <w:rsid w:val="00BA07EF"/>
    <w:rsid w:val="00BA0E83"/>
    <w:rsid w:val="00BA0ECB"/>
    <w:rsid w:val="00BA1118"/>
    <w:rsid w:val="00BA1181"/>
    <w:rsid w:val="00BA15EF"/>
    <w:rsid w:val="00BA1B9F"/>
    <w:rsid w:val="00BA221D"/>
    <w:rsid w:val="00BA22D2"/>
    <w:rsid w:val="00BA2305"/>
    <w:rsid w:val="00BA342F"/>
    <w:rsid w:val="00BA361C"/>
    <w:rsid w:val="00BA3CC9"/>
    <w:rsid w:val="00BA4119"/>
    <w:rsid w:val="00BA484C"/>
    <w:rsid w:val="00BA526C"/>
    <w:rsid w:val="00BA56ED"/>
    <w:rsid w:val="00BA616A"/>
    <w:rsid w:val="00BA6B3B"/>
    <w:rsid w:val="00BA72BD"/>
    <w:rsid w:val="00BA7C66"/>
    <w:rsid w:val="00BA7DC1"/>
    <w:rsid w:val="00BB0B60"/>
    <w:rsid w:val="00BB0D2B"/>
    <w:rsid w:val="00BB15DD"/>
    <w:rsid w:val="00BB1713"/>
    <w:rsid w:val="00BB2022"/>
    <w:rsid w:val="00BB25B6"/>
    <w:rsid w:val="00BB2B86"/>
    <w:rsid w:val="00BB31B2"/>
    <w:rsid w:val="00BB43A5"/>
    <w:rsid w:val="00BB4D49"/>
    <w:rsid w:val="00BB4D52"/>
    <w:rsid w:val="00BB531F"/>
    <w:rsid w:val="00BB59C5"/>
    <w:rsid w:val="00BB5F7E"/>
    <w:rsid w:val="00BB61E9"/>
    <w:rsid w:val="00BB62B9"/>
    <w:rsid w:val="00BB6529"/>
    <w:rsid w:val="00BB672E"/>
    <w:rsid w:val="00BB6A95"/>
    <w:rsid w:val="00BB6B6F"/>
    <w:rsid w:val="00BB77BD"/>
    <w:rsid w:val="00BB7BE0"/>
    <w:rsid w:val="00BB7CA2"/>
    <w:rsid w:val="00BC0C9C"/>
    <w:rsid w:val="00BC1D42"/>
    <w:rsid w:val="00BC299E"/>
    <w:rsid w:val="00BC2AEA"/>
    <w:rsid w:val="00BC305F"/>
    <w:rsid w:val="00BC4669"/>
    <w:rsid w:val="00BC4AD2"/>
    <w:rsid w:val="00BC4D13"/>
    <w:rsid w:val="00BC4EA2"/>
    <w:rsid w:val="00BC5727"/>
    <w:rsid w:val="00BC5732"/>
    <w:rsid w:val="00BC5B08"/>
    <w:rsid w:val="00BC665A"/>
    <w:rsid w:val="00BC68FE"/>
    <w:rsid w:val="00BC691C"/>
    <w:rsid w:val="00BC69EA"/>
    <w:rsid w:val="00BC69F1"/>
    <w:rsid w:val="00BC6A94"/>
    <w:rsid w:val="00BC7199"/>
    <w:rsid w:val="00BC71DD"/>
    <w:rsid w:val="00BC7585"/>
    <w:rsid w:val="00BC7A08"/>
    <w:rsid w:val="00BC7C45"/>
    <w:rsid w:val="00BC7C50"/>
    <w:rsid w:val="00BC7C55"/>
    <w:rsid w:val="00BC7FB4"/>
    <w:rsid w:val="00BC7FC3"/>
    <w:rsid w:val="00BD002B"/>
    <w:rsid w:val="00BD00CC"/>
    <w:rsid w:val="00BD12D2"/>
    <w:rsid w:val="00BD1805"/>
    <w:rsid w:val="00BD1CC6"/>
    <w:rsid w:val="00BD1E3B"/>
    <w:rsid w:val="00BD21A3"/>
    <w:rsid w:val="00BD31AE"/>
    <w:rsid w:val="00BD32CD"/>
    <w:rsid w:val="00BD3A61"/>
    <w:rsid w:val="00BD3DF1"/>
    <w:rsid w:val="00BD3E47"/>
    <w:rsid w:val="00BD3EAD"/>
    <w:rsid w:val="00BD47F9"/>
    <w:rsid w:val="00BD4A54"/>
    <w:rsid w:val="00BD4EFB"/>
    <w:rsid w:val="00BD52B1"/>
    <w:rsid w:val="00BD5317"/>
    <w:rsid w:val="00BD53EA"/>
    <w:rsid w:val="00BD5EE2"/>
    <w:rsid w:val="00BD6677"/>
    <w:rsid w:val="00BD6740"/>
    <w:rsid w:val="00BD7A36"/>
    <w:rsid w:val="00BD7A95"/>
    <w:rsid w:val="00BE0039"/>
    <w:rsid w:val="00BE04A8"/>
    <w:rsid w:val="00BE04C8"/>
    <w:rsid w:val="00BE0D70"/>
    <w:rsid w:val="00BE126B"/>
    <w:rsid w:val="00BE197F"/>
    <w:rsid w:val="00BE20AD"/>
    <w:rsid w:val="00BE237F"/>
    <w:rsid w:val="00BE2D8B"/>
    <w:rsid w:val="00BE30B4"/>
    <w:rsid w:val="00BE38B9"/>
    <w:rsid w:val="00BE38C8"/>
    <w:rsid w:val="00BE3C5E"/>
    <w:rsid w:val="00BE3E94"/>
    <w:rsid w:val="00BE4389"/>
    <w:rsid w:val="00BE490D"/>
    <w:rsid w:val="00BE5313"/>
    <w:rsid w:val="00BE5635"/>
    <w:rsid w:val="00BE65CF"/>
    <w:rsid w:val="00BE6B7C"/>
    <w:rsid w:val="00BE6CC2"/>
    <w:rsid w:val="00BE6DD3"/>
    <w:rsid w:val="00BE716D"/>
    <w:rsid w:val="00BE758E"/>
    <w:rsid w:val="00BE7725"/>
    <w:rsid w:val="00BF0700"/>
    <w:rsid w:val="00BF071A"/>
    <w:rsid w:val="00BF0BF6"/>
    <w:rsid w:val="00BF0F03"/>
    <w:rsid w:val="00BF1278"/>
    <w:rsid w:val="00BF15EE"/>
    <w:rsid w:val="00BF1A5D"/>
    <w:rsid w:val="00BF1AB5"/>
    <w:rsid w:val="00BF229A"/>
    <w:rsid w:val="00BF22EB"/>
    <w:rsid w:val="00BF2530"/>
    <w:rsid w:val="00BF38FF"/>
    <w:rsid w:val="00BF4126"/>
    <w:rsid w:val="00BF466C"/>
    <w:rsid w:val="00BF4ABB"/>
    <w:rsid w:val="00BF4F48"/>
    <w:rsid w:val="00BF5073"/>
    <w:rsid w:val="00BF5559"/>
    <w:rsid w:val="00BF5CC5"/>
    <w:rsid w:val="00BF5F63"/>
    <w:rsid w:val="00BF6585"/>
    <w:rsid w:val="00BF67EB"/>
    <w:rsid w:val="00BF6854"/>
    <w:rsid w:val="00BF6AF0"/>
    <w:rsid w:val="00BF6C59"/>
    <w:rsid w:val="00BF6D93"/>
    <w:rsid w:val="00BF7614"/>
    <w:rsid w:val="00BF76E0"/>
    <w:rsid w:val="00BF7AB0"/>
    <w:rsid w:val="00BF7B85"/>
    <w:rsid w:val="00C00443"/>
    <w:rsid w:val="00C00564"/>
    <w:rsid w:val="00C00885"/>
    <w:rsid w:val="00C01417"/>
    <w:rsid w:val="00C01577"/>
    <w:rsid w:val="00C017A9"/>
    <w:rsid w:val="00C0271C"/>
    <w:rsid w:val="00C02EDE"/>
    <w:rsid w:val="00C038F2"/>
    <w:rsid w:val="00C03A64"/>
    <w:rsid w:val="00C03B47"/>
    <w:rsid w:val="00C0463D"/>
    <w:rsid w:val="00C047B7"/>
    <w:rsid w:val="00C04958"/>
    <w:rsid w:val="00C04B1D"/>
    <w:rsid w:val="00C04C1D"/>
    <w:rsid w:val="00C04F0F"/>
    <w:rsid w:val="00C051CD"/>
    <w:rsid w:val="00C055D8"/>
    <w:rsid w:val="00C0579F"/>
    <w:rsid w:val="00C05A41"/>
    <w:rsid w:val="00C066C6"/>
    <w:rsid w:val="00C06B38"/>
    <w:rsid w:val="00C06FA5"/>
    <w:rsid w:val="00C079D7"/>
    <w:rsid w:val="00C105B2"/>
    <w:rsid w:val="00C10627"/>
    <w:rsid w:val="00C10688"/>
    <w:rsid w:val="00C12487"/>
    <w:rsid w:val="00C125AC"/>
    <w:rsid w:val="00C125BC"/>
    <w:rsid w:val="00C127DE"/>
    <w:rsid w:val="00C12AC0"/>
    <w:rsid w:val="00C12B6F"/>
    <w:rsid w:val="00C13182"/>
    <w:rsid w:val="00C132CE"/>
    <w:rsid w:val="00C13349"/>
    <w:rsid w:val="00C14044"/>
    <w:rsid w:val="00C1440A"/>
    <w:rsid w:val="00C147D9"/>
    <w:rsid w:val="00C14B2E"/>
    <w:rsid w:val="00C15968"/>
    <w:rsid w:val="00C15FBA"/>
    <w:rsid w:val="00C16194"/>
    <w:rsid w:val="00C164C6"/>
    <w:rsid w:val="00C16571"/>
    <w:rsid w:val="00C20232"/>
    <w:rsid w:val="00C202A1"/>
    <w:rsid w:val="00C20957"/>
    <w:rsid w:val="00C20AF4"/>
    <w:rsid w:val="00C21AF6"/>
    <w:rsid w:val="00C22121"/>
    <w:rsid w:val="00C22261"/>
    <w:rsid w:val="00C223CD"/>
    <w:rsid w:val="00C225B7"/>
    <w:rsid w:val="00C22835"/>
    <w:rsid w:val="00C2307B"/>
    <w:rsid w:val="00C23257"/>
    <w:rsid w:val="00C2356C"/>
    <w:rsid w:val="00C23BC3"/>
    <w:rsid w:val="00C24316"/>
    <w:rsid w:val="00C2462B"/>
    <w:rsid w:val="00C2468F"/>
    <w:rsid w:val="00C24779"/>
    <w:rsid w:val="00C24E1F"/>
    <w:rsid w:val="00C25973"/>
    <w:rsid w:val="00C25B7F"/>
    <w:rsid w:val="00C26312"/>
    <w:rsid w:val="00C2680D"/>
    <w:rsid w:val="00C26A0E"/>
    <w:rsid w:val="00C276BF"/>
    <w:rsid w:val="00C300C6"/>
    <w:rsid w:val="00C30DE2"/>
    <w:rsid w:val="00C31EBD"/>
    <w:rsid w:val="00C32218"/>
    <w:rsid w:val="00C32381"/>
    <w:rsid w:val="00C3287C"/>
    <w:rsid w:val="00C330CE"/>
    <w:rsid w:val="00C3366F"/>
    <w:rsid w:val="00C33D0E"/>
    <w:rsid w:val="00C34328"/>
    <w:rsid w:val="00C34446"/>
    <w:rsid w:val="00C346B2"/>
    <w:rsid w:val="00C349E5"/>
    <w:rsid w:val="00C35CBE"/>
    <w:rsid w:val="00C35E7E"/>
    <w:rsid w:val="00C362FA"/>
    <w:rsid w:val="00C365EB"/>
    <w:rsid w:val="00C3687A"/>
    <w:rsid w:val="00C36921"/>
    <w:rsid w:val="00C370A2"/>
    <w:rsid w:val="00C3729B"/>
    <w:rsid w:val="00C3744A"/>
    <w:rsid w:val="00C375BE"/>
    <w:rsid w:val="00C37690"/>
    <w:rsid w:val="00C37792"/>
    <w:rsid w:val="00C40075"/>
    <w:rsid w:val="00C40B48"/>
    <w:rsid w:val="00C40DDE"/>
    <w:rsid w:val="00C415F9"/>
    <w:rsid w:val="00C41A28"/>
    <w:rsid w:val="00C41C4B"/>
    <w:rsid w:val="00C42528"/>
    <w:rsid w:val="00C42544"/>
    <w:rsid w:val="00C43E17"/>
    <w:rsid w:val="00C43F59"/>
    <w:rsid w:val="00C44F46"/>
    <w:rsid w:val="00C4501E"/>
    <w:rsid w:val="00C455F7"/>
    <w:rsid w:val="00C4584C"/>
    <w:rsid w:val="00C4590B"/>
    <w:rsid w:val="00C45F98"/>
    <w:rsid w:val="00C469DA"/>
    <w:rsid w:val="00C46ADE"/>
    <w:rsid w:val="00C47764"/>
    <w:rsid w:val="00C47947"/>
    <w:rsid w:val="00C479D9"/>
    <w:rsid w:val="00C47A7E"/>
    <w:rsid w:val="00C47C78"/>
    <w:rsid w:val="00C500F0"/>
    <w:rsid w:val="00C503F4"/>
    <w:rsid w:val="00C508CB"/>
    <w:rsid w:val="00C50A92"/>
    <w:rsid w:val="00C51003"/>
    <w:rsid w:val="00C511CE"/>
    <w:rsid w:val="00C51CA8"/>
    <w:rsid w:val="00C51D62"/>
    <w:rsid w:val="00C52301"/>
    <w:rsid w:val="00C52406"/>
    <w:rsid w:val="00C527E7"/>
    <w:rsid w:val="00C52E14"/>
    <w:rsid w:val="00C53399"/>
    <w:rsid w:val="00C545C1"/>
    <w:rsid w:val="00C54F8C"/>
    <w:rsid w:val="00C550BA"/>
    <w:rsid w:val="00C55486"/>
    <w:rsid w:val="00C55F64"/>
    <w:rsid w:val="00C55FB8"/>
    <w:rsid w:val="00C562B3"/>
    <w:rsid w:val="00C562FD"/>
    <w:rsid w:val="00C56BE4"/>
    <w:rsid w:val="00C57223"/>
    <w:rsid w:val="00C5722D"/>
    <w:rsid w:val="00C57835"/>
    <w:rsid w:val="00C57F86"/>
    <w:rsid w:val="00C60087"/>
    <w:rsid w:val="00C60423"/>
    <w:rsid w:val="00C60937"/>
    <w:rsid w:val="00C61408"/>
    <w:rsid w:val="00C61ADA"/>
    <w:rsid w:val="00C61E3F"/>
    <w:rsid w:val="00C6223E"/>
    <w:rsid w:val="00C6269C"/>
    <w:rsid w:val="00C62D6C"/>
    <w:rsid w:val="00C6363E"/>
    <w:rsid w:val="00C64490"/>
    <w:rsid w:val="00C646B3"/>
    <w:rsid w:val="00C653EE"/>
    <w:rsid w:val="00C65815"/>
    <w:rsid w:val="00C65978"/>
    <w:rsid w:val="00C6625F"/>
    <w:rsid w:val="00C66795"/>
    <w:rsid w:val="00C6694B"/>
    <w:rsid w:val="00C67B52"/>
    <w:rsid w:val="00C67F18"/>
    <w:rsid w:val="00C700A4"/>
    <w:rsid w:val="00C70419"/>
    <w:rsid w:val="00C705AF"/>
    <w:rsid w:val="00C7061A"/>
    <w:rsid w:val="00C7067C"/>
    <w:rsid w:val="00C70F45"/>
    <w:rsid w:val="00C71E19"/>
    <w:rsid w:val="00C72A30"/>
    <w:rsid w:val="00C72AC3"/>
    <w:rsid w:val="00C7440B"/>
    <w:rsid w:val="00C7453F"/>
    <w:rsid w:val="00C750F3"/>
    <w:rsid w:val="00C7511C"/>
    <w:rsid w:val="00C7545E"/>
    <w:rsid w:val="00C75861"/>
    <w:rsid w:val="00C75C93"/>
    <w:rsid w:val="00C75FAA"/>
    <w:rsid w:val="00C764C6"/>
    <w:rsid w:val="00C76791"/>
    <w:rsid w:val="00C76A85"/>
    <w:rsid w:val="00C779C1"/>
    <w:rsid w:val="00C80591"/>
    <w:rsid w:val="00C80B8E"/>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66B5"/>
    <w:rsid w:val="00C8709F"/>
    <w:rsid w:val="00C87183"/>
    <w:rsid w:val="00C8726D"/>
    <w:rsid w:val="00C873B4"/>
    <w:rsid w:val="00C905D0"/>
    <w:rsid w:val="00C913E5"/>
    <w:rsid w:val="00C91743"/>
    <w:rsid w:val="00C918EA"/>
    <w:rsid w:val="00C91FC4"/>
    <w:rsid w:val="00C92126"/>
    <w:rsid w:val="00C923C5"/>
    <w:rsid w:val="00C92739"/>
    <w:rsid w:val="00C927B6"/>
    <w:rsid w:val="00C927FD"/>
    <w:rsid w:val="00C92FAD"/>
    <w:rsid w:val="00C93913"/>
    <w:rsid w:val="00C9400F"/>
    <w:rsid w:val="00C94106"/>
    <w:rsid w:val="00C943C9"/>
    <w:rsid w:val="00C943D2"/>
    <w:rsid w:val="00C94F98"/>
    <w:rsid w:val="00C95138"/>
    <w:rsid w:val="00C95321"/>
    <w:rsid w:val="00C954CC"/>
    <w:rsid w:val="00C956B2"/>
    <w:rsid w:val="00C96BFA"/>
    <w:rsid w:val="00C96F72"/>
    <w:rsid w:val="00C971CC"/>
    <w:rsid w:val="00C974BE"/>
    <w:rsid w:val="00C9753F"/>
    <w:rsid w:val="00CA069D"/>
    <w:rsid w:val="00CA1480"/>
    <w:rsid w:val="00CA167F"/>
    <w:rsid w:val="00CA1CCA"/>
    <w:rsid w:val="00CA1E80"/>
    <w:rsid w:val="00CA2107"/>
    <w:rsid w:val="00CA2BFF"/>
    <w:rsid w:val="00CA34F7"/>
    <w:rsid w:val="00CA3649"/>
    <w:rsid w:val="00CA428B"/>
    <w:rsid w:val="00CA439A"/>
    <w:rsid w:val="00CA4D2F"/>
    <w:rsid w:val="00CA5121"/>
    <w:rsid w:val="00CA5156"/>
    <w:rsid w:val="00CA5975"/>
    <w:rsid w:val="00CA6DD9"/>
    <w:rsid w:val="00CA7312"/>
    <w:rsid w:val="00CB0206"/>
    <w:rsid w:val="00CB0492"/>
    <w:rsid w:val="00CB0819"/>
    <w:rsid w:val="00CB09AB"/>
    <w:rsid w:val="00CB10BA"/>
    <w:rsid w:val="00CB19BF"/>
    <w:rsid w:val="00CB1B74"/>
    <w:rsid w:val="00CB1DB9"/>
    <w:rsid w:val="00CB1F0C"/>
    <w:rsid w:val="00CB22F6"/>
    <w:rsid w:val="00CB243F"/>
    <w:rsid w:val="00CB2CF0"/>
    <w:rsid w:val="00CB4527"/>
    <w:rsid w:val="00CB455C"/>
    <w:rsid w:val="00CB482B"/>
    <w:rsid w:val="00CB49E9"/>
    <w:rsid w:val="00CB528C"/>
    <w:rsid w:val="00CB5426"/>
    <w:rsid w:val="00CB5514"/>
    <w:rsid w:val="00CB5977"/>
    <w:rsid w:val="00CB5982"/>
    <w:rsid w:val="00CB5A08"/>
    <w:rsid w:val="00CB5B02"/>
    <w:rsid w:val="00CB5B70"/>
    <w:rsid w:val="00CB68F7"/>
    <w:rsid w:val="00CB7055"/>
    <w:rsid w:val="00CB70E5"/>
    <w:rsid w:val="00CB7675"/>
    <w:rsid w:val="00CB7934"/>
    <w:rsid w:val="00CB79F1"/>
    <w:rsid w:val="00CB7ACD"/>
    <w:rsid w:val="00CB7B49"/>
    <w:rsid w:val="00CC009B"/>
    <w:rsid w:val="00CC08CF"/>
    <w:rsid w:val="00CC08EC"/>
    <w:rsid w:val="00CC1069"/>
    <w:rsid w:val="00CC1889"/>
    <w:rsid w:val="00CC1A80"/>
    <w:rsid w:val="00CC1B6C"/>
    <w:rsid w:val="00CC25A9"/>
    <w:rsid w:val="00CC2937"/>
    <w:rsid w:val="00CC2F4E"/>
    <w:rsid w:val="00CC3CCC"/>
    <w:rsid w:val="00CC3D3D"/>
    <w:rsid w:val="00CC4717"/>
    <w:rsid w:val="00CC4B71"/>
    <w:rsid w:val="00CC52E2"/>
    <w:rsid w:val="00CC5B48"/>
    <w:rsid w:val="00CC6583"/>
    <w:rsid w:val="00CC7A61"/>
    <w:rsid w:val="00CC7F96"/>
    <w:rsid w:val="00CD0710"/>
    <w:rsid w:val="00CD0736"/>
    <w:rsid w:val="00CD0F88"/>
    <w:rsid w:val="00CD1534"/>
    <w:rsid w:val="00CD158B"/>
    <w:rsid w:val="00CD15D6"/>
    <w:rsid w:val="00CD1628"/>
    <w:rsid w:val="00CD1AFF"/>
    <w:rsid w:val="00CD21FF"/>
    <w:rsid w:val="00CD2C02"/>
    <w:rsid w:val="00CD2F90"/>
    <w:rsid w:val="00CD310B"/>
    <w:rsid w:val="00CD3264"/>
    <w:rsid w:val="00CD3788"/>
    <w:rsid w:val="00CD3B4A"/>
    <w:rsid w:val="00CD4117"/>
    <w:rsid w:val="00CD45D2"/>
    <w:rsid w:val="00CD52C5"/>
    <w:rsid w:val="00CD5D18"/>
    <w:rsid w:val="00CD6073"/>
    <w:rsid w:val="00CD674E"/>
    <w:rsid w:val="00CD6FE3"/>
    <w:rsid w:val="00CD7595"/>
    <w:rsid w:val="00CD7871"/>
    <w:rsid w:val="00CD7ADF"/>
    <w:rsid w:val="00CD7E87"/>
    <w:rsid w:val="00CE0564"/>
    <w:rsid w:val="00CE057D"/>
    <w:rsid w:val="00CE11AA"/>
    <w:rsid w:val="00CE12C2"/>
    <w:rsid w:val="00CE29B9"/>
    <w:rsid w:val="00CE3A08"/>
    <w:rsid w:val="00CE3B61"/>
    <w:rsid w:val="00CE4186"/>
    <w:rsid w:val="00CE434F"/>
    <w:rsid w:val="00CE4409"/>
    <w:rsid w:val="00CE46E0"/>
    <w:rsid w:val="00CE4C9C"/>
    <w:rsid w:val="00CE567B"/>
    <w:rsid w:val="00CE58CE"/>
    <w:rsid w:val="00CE590A"/>
    <w:rsid w:val="00CE5C08"/>
    <w:rsid w:val="00CE6075"/>
    <w:rsid w:val="00CE673F"/>
    <w:rsid w:val="00CE6749"/>
    <w:rsid w:val="00CE752A"/>
    <w:rsid w:val="00CE770C"/>
    <w:rsid w:val="00CE7957"/>
    <w:rsid w:val="00CE7AD1"/>
    <w:rsid w:val="00CE7C5B"/>
    <w:rsid w:val="00CE7FE3"/>
    <w:rsid w:val="00CF002B"/>
    <w:rsid w:val="00CF01FA"/>
    <w:rsid w:val="00CF054C"/>
    <w:rsid w:val="00CF0892"/>
    <w:rsid w:val="00CF0C09"/>
    <w:rsid w:val="00CF1088"/>
    <w:rsid w:val="00CF1106"/>
    <w:rsid w:val="00CF1144"/>
    <w:rsid w:val="00CF157F"/>
    <w:rsid w:val="00CF18E3"/>
    <w:rsid w:val="00CF2159"/>
    <w:rsid w:val="00CF21EE"/>
    <w:rsid w:val="00CF2383"/>
    <w:rsid w:val="00CF24DB"/>
    <w:rsid w:val="00CF316D"/>
    <w:rsid w:val="00CF31B2"/>
    <w:rsid w:val="00CF359B"/>
    <w:rsid w:val="00CF35D7"/>
    <w:rsid w:val="00CF3840"/>
    <w:rsid w:val="00CF3BAB"/>
    <w:rsid w:val="00CF3C2E"/>
    <w:rsid w:val="00CF3CE7"/>
    <w:rsid w:val="00CF42B3"/>
    <w:rsid w:val="00CF42BE"/>
    <w:rsid w:val="00CF4797"/>
    <w:rsid w:val="00CF4D2A"/>
    <w:rsid w:val="00CF4D38"/>
    <w:rsid w:val="00CF4EE1"/>
    <w:rsid w:val="00CF5148"/>
    <w:rsid w:val="00CF52AA"/>
    <w:rsid w:val="00CF566D"/>
    <w:rsid w:val="00CF679E"/>
    <w:rsid w:val="00CF68C3"/>
    <w:rsid w:val="00CF693F"/>
    <w:rsid w:val="00CF6E84"/>
    <w:rsid w:val="00CF7CCA"/>
    <w:rsid w:val="00CF7EF5"/>
    <w:rsid w:val="00D00483"/>
    <w:rsid w:val="00D00798"/>
    <w:rsid w:val="00D007DA"/>
    <w:rsid w:val="00D00AC7"/>
    <w:rsid w:val="00D00BB2"/>
    <w:rsid w:val="00D00CE1"/>
    <w:rsid w:val="00D0280D"/>
    <w:rsid w:val="00D02F51"/>
    <w:rsid w:val="00D03450"/>
    <w:rsid w:val="00D037D2"/>
    <w:rsid w:val="00D03AB6"/>
    <w:rsid w:val="00D03B32"/>
    <w:rsid w:val="00D03CCA"/>
    <w:rsid w:val="00D04068"/>
    <w:rsid w:val="00D04152"/>
    <w:rsid w:val="00D0468F"/>
    <w:rsid w:val="00D047C5"/>
    <w:rsid w:val="00D048AF"/>
    <w:rsid w:val="00D0496F"/>
    <w:rsid w:val="00D04AA0"/>
    <w:rsid w:val="00D05473"/>
    <w:rsid w:val="00D05685"/>
    <w:rsid w:val="00D0590A"/>
    <w:rsid w:val="00D05D7E"/>
    <w:rsid w:val="00D060A2"/>
    <w:rsid w:val="00D064D4"/>
    <w:rsid w:val="00D06952"/>
    <w:rsid w:val="00D069C5"/>
    <w:rsid w:val="00D06B01"/>
    <w:rsid w:val="00D06E0A"/>
    <w:rsid w:val="00D07618"/>
    <w:rsid w:val="00D105E2"/>
    <w:rsid w:val="00D1090C"/>
    <w:rsid w:val="00D10953"/>
    <w:rsid w:val="00D10FF5"/>
    <w:rsid w:val="00D11995"/>
    <w:rsid w:val="00D121FB"/>
    <w:rsid w:val="00D12241"/>
    <w:rsid w:val="00D128D3"/>
    <w:rsid w:val="00D12EBE"/>
    <w:rsid w:val="00D13263"/>
    <w:rsid w:val="00D13841"/>
    <w:rsid w:val="00D138C9"/>
    <w:rsid w:val="00D1409E"/>
    <w:rsid w:val="00D140B2"/>
    <w:rsid w:val="00D1415C"/>
    <w:rsid w:val="00D14753"/>
    <w:rsid w:val="00D14B93"/>
    <w:rsid w:val="00D15297"/>
    <w:rsid w:val="00D15A6A"/>
    <w:rsid w:val="00D16653"/>
    <w:rsid w:val="00D169EE"/>
    <w:rsid w:val="00D16C77"/>
    <w:rsid w:val="00D17A2B"/>
    <w:rsid w:val="00D17C56"/>
    <w:rsid w:val="00D202D2"/>
    <w:rsid w:val="00D20510"/>
    <w:rsid w:val="00D20834"/>
    <w:rsid w:val="00D2092D"/>
    <w:rsid w:val="00D213A9"/>
    <w:rsid w:val="00D214BE"/>
    <w:rsid w:val="00D21575"/>
    <w:rsid w:val="00D2158D"/>
    <w:rsid w:val="00D222C1"/>
    <w:rsid w:val="00D22BDD"/>
    <w:rsid w:val="00D22BFA"/>
    <w:rsid w:val="00D22F54"/>
    <w:rsid w:val="00D23324"/>
    <w:rsid w:val="00D2347D"/>
    <w:rsid w:val="00D23BD8"/>
    <w:rsid w:val="00D24AFC"/>
    <w:rsid w:val="00D24D66"/>
    <w:rsid w:val="00D25066"/>
    <w:rsid w:val="00D250EA"/>
    <w:rsid w:val="00D25C47"/>
    <w:rsid w:val="00D25D31"/>
    <w:rsid w:val="00D261A8"/>
    <w:rsid w:val="00D265AF"/>
    <w:rsid w:val="00D26CDA"/>
    <w:rsid w:val="00D270F2"/>
    <w:rsid w:val="00D2725C"/>
    <w:rsid w:val="00D275A2"/>
    <w:rsid w:val="00D27BB6"/>
    <w:rsid w:val="00D307C9"/>
    <w:rsid w:val="00D30C98"/>
    <w:rsid w:val="00D31BE4"/>
    <w:rsid w:val="00D31C4C"/>
    <w:rsid w:val="00D323A8"/>
    <w:rsid w:val="00D32FD6"/>
    <w:rsid w:val="00D3317D"/>
    <w:rsid w:val="00D337B8"/>
    <w:rsid w:val="00D3393A"/>
    <w:rsid w:val="00D33BDF"/>
    <w:rsid w:val="00D34411"/>
    <w:rsid w:val="00D34492"/>
    <w:rsid w:val="00D34D14"/>
    <w:rsid w:val="00D35B6D"/>
    <w:rsid w:val="00D35EDC"/>
    <w:rsid w:val="00D362BF"/>
    <w:rsid w:val="00D3654C"/>
    <w:rsid w:val="00D367D6"/>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9F1"/>
    <w:rsid w:val="00D46D07"/>
    <w:rsid w:val="00D47B54"/>
    <w:rsid w:val="00D50008"/>
    <w:rsid w:val="00D50A8F"/>
    <w:rsid w:val="00D50E3B"/>
    <w:rsid w:val="00D51400"/>
    <w:rsid w:val="00D51896"/>
    <w:rsid w:val="00D518C6"/>
    <w:rsid w:val="00D51961"/>
    <w:rsid w:val="00D51EE1"/>
    <w:rsid w:val="00D5224A"/>
    <w:rsid w:val="00D529B5"/>
    <w:rsid w:val="00D52A6E"/>
    <w:rsid w:val="00D52ADA"/>
    <w:rsid w:val="00D531D2"/>
    <w:rsid w:val="00D53893"/>
    <w:rsid w:val="00D53A1D"/>
    <w:rsid w:val="00D5408E"/>
    <w:rsid w:val="00D5438B"/>
    <w:rsid w:val="00D546C9"/>
    <w:rsid w:val="00D54787"/>
    <w:rsid w:val="00D54CF5"/>
    <w:rsid w:val="00D54E7E"/>
    <w:rsid w:val="00D56072"/>
    <w:rsid w:val="00D56087"/>
    <w:rsid w:val="00D57103"/>
    <w:rsid w:val="00D57705"/>
    <w:rsid w:val="00D5774C"/>
    <w:rsid w:val="00D57E56"/>
    <w:rsid w:val="00D57ED7"/>
    <w:rsid w:val="00D57F89"/>
    <w:rsid w:val="00D60361"/>
    <w:rsid w:val="00D610EC"/>
    <w:rsid w:val="00D615B2"/>
    <w:rsid w:val="00D61811"/>
    <w:rsid w:val="00D619E3"/>
    <w:rsid w:val="00D619E4"/>
    <w:rsid w:val="00D61A06"/>
    <w:rsid w:val="00D61A6B"/>
    <w:rsid w:val="00D6210A"/>
    <w:rsid w:val="00D622BE"/>
    <w:rsid w:val="00D62BB0"/>
    <w:rsid w:val="00D62BD7"/>
    <w:rsid w:val="00D62C1C"/>
    <w:rsid w:val="00D63A9D"/>
    <w:rsid w:val="00D63D4F"/>
    <w:rsid w:val="00D6424F"/>
    <w:rsid w:val="00D64289"/>
    <w:rsid w:val="00D6437A"/>
    <w:rsid w:val="00D64AE3"/>
    <w:rsid w:val="00D65788"/>
    <w:rsid w:val="00D6642A"/>
    <w:rsid w:val="00D669E3"/>
    <w:rsid w:val="00D66BAC"/>
    <w:rsid w:val="00D67E98"/>
    <w:rsid w:val="00D7020A"/>
    <w:rsid w:val="00D7063F"/>
    <w:rsid w:val="00D707A9"/>
    <w:rsid w:val="00D707C1"/>
    <w:rsid w:val="00D707E8"/>
    <w:rsid w:val="00D71258"/>
    <w:rsid w:val="00D7152E"/>
    <w:rsid w:val="00D71AFB"/>
    <w:rsid w:val="00D71EEB"/>
    <w:rsid w:val="00D721E6"/>
    <w:rsid w:val="00D72E21"/>
    <w:rsid w:val="00D730CD"/>
    <w:rsid w:val="00D73834"/>
    <w:rsid w:val="00D73D3F"/>
    <w:rsid w:val="00D73D9A"/>
    <w:rsid w:val="00D73DCF"/>
    <w:rsid w:val="00D73F20"/>
    <w:rsid w:val="00D7454F"/>
    <w:rsid w:val="00D74B95"/>
    <w:rsid w:val="00D751D1"/>
    <w:rsid w:val="00D7522B"/>
    <w:rsid w:val="00D7524B"/>
    <w:rsid w:val="00D75309"/>
    <w:rsid w:val="00D7545C"/>
    <w:rsid w:val="00D756B3"/>
    <w:rsid w:val="00D75F3F"/>
    <w:rsid w:val="00D7618F"/>
    <w:rsid w:val="00D76A14"/>
    <w:rsid w:val="00D77192"/>
    <w:rsid w:val="00D7793C"/>
    <w:rsid w:val="00D77A79"/>
    <w:rsid w:val="00D77B76"/>
    <w:rsid w:val="00D80071"/>
    <w:rsid w:val="00D8043D"/>
    <w:rsid w:val="00D80478"/>
    <w:rsid w:val="00D805CB"/>
    <w:rsid w:val="00D80893"/>
    <w:rsid w:val="00D80AA5"/>
    <w:rsid w:val="00D80CD0"/>
    <w:rsid w:val="00D80EA7"/>
    <w:rsid w:val="00D8121E"/>
    <w:rsid w:val="00D81780"/>
    <w:rsid w:val="00D818B4"/>
    <w:rsid w:val="00D81990"/>
    <w:rsid w:val="00D819F0"/>
    <w:rsid w:val="00D81EF3"/>
    <w:rsid w:val="00D81F1B"/>
    <w:rsid w:val="00D82440"/>
    <w:rsid w:val="00D826D9"/>
    <w:rsid w:val="00D829F1"/>
    <w:rsid w:val="00D82F62"/>
    <w:rsid w:val="00D8318D"/>
    <w:rsid w:val="00D831FE"/>
    <w:rsid w:val="00D833AA"/>
    <w:rsid w:val="00D83946"/>
    <w:rsid w:val="00D83A39"/>
    <w:rsid w:val="00D83ABE"/>
    <w:rsid w:val="00D83B1A"/>
    <w:rsid w:val="00D8423D"/>
    <w:rsid w:val="00D843F2"/>
    <w:rsid w:val="00D8510D"/>
    <w:rsid w:val="00D853A2"/>
    <w:rsid w:val="00D85502"/>
    <w:rsid w:val="00D85B1C"/>
    <w:rsid w:val="00D85D9A"/>
    <w:rsid w:val="00D8605E"/>
    <w:rsid w:val="00D860EB"/>
    <w:rsid w:val="00D86119"/>
    <w:rsid w:val="00D86A81"/>
    <w:rsid w:val="00D86D01"/>
    <w:rsid w:val="00D86F73"/>
    <w:rsid w:val="00D8768E"/>
    <w:rsid w:val="00D87A58"/>
    <w:rsid w:val="00D87B28"/>
    <w:rsid w:val="00D87FD7"/>
    <w:rsid w:val="00D903D8"/>
    <w:rsid w:val="00D90F3F"/>
    <w:rsid w:val="00D9174A"/>
    <w:rsid w:val="00D91F74"/>
    <w:rsid w:val="00D92115"/>
    <w:rsid w:val="00D923CC"/>
    <w:rsid w:val="00D925A1"/>
    <w:rsid w:val="00D925B5"/>
    <w:rsid w:val="00D9270F"/>
    <w:rsid w:val="00D92C06"/>
    <w:rsid w:val="00D94A4C"/>
    <w:rsid w:val="00D94AD8"/>
    <w:rsid w:val="00D94C17"/>
    <w:rsid w:val="00D95766"/>
    <w:rsid w:val="00D95A13"/>
    <w:rsid w:val="00D95C68"/>
    <w:rsid w:val="00D95F6C"/>
    <w:rsid w:val="00D966E1"/>
    <w:rsid w:val="00D96CDB"/>
    <w:rsid w:val="00D97029"/>
    <w:rsid w:val="00D9750F"/>
    <w:rsid w:val="00D97D9A"/>
    <w:rsid w:val="00DA0DFD"/>
    <w:rsid w:val="00DA0E73"/>
    <w:rsid w:val="00DA118A"/>
    <w:rsid w:val="00DA14D8"/>
    <w:rsid w:val="00DA15E8"/>
    <w:rsid w:val="00DA1605"/>
    <w:rsid w:val="00DA1750"/>
    <w:rsid w:val="00DA1A2E"/>
    <w:rsid w:val="00DA1D43"/>
    <w:rsid w:val="00DA1EC2"/>
    <w:rsid w:val="00DA278B"/>
    <w:rsid w:val="00DA30A4"/>
    <w:rsid w:val="00DA3412"/>
    <w:rsid w:val="00DA34AF"/>
    <w:rsid w:val="00DA40E3"/>
    <w:rsid w:val="00DA42E4"/>
    <w:rsid w:val="00DA4A73"/>
    <w:rsid w:val="00DA4E0E"/>
    <w:rsid w:val="00DA4FCE"/>
    <w:rsid w:val="00DA54E4"/>
    <w:rsid w:val="00DA5666"/>
    <w:rsid w:val="00DA5E23"/>
    <w:rsid w:val="00DA5E4D"/>
    <w:rsid w:val="00DA6D65"/>
    <w:rsid w:val="00DA6D68"/>
    <w:rsid w:val="00DA6EC3"/>
    <w:rsid w:val="00DA7097"/>
    <w:rsid w:val="00DA7BD4"/>
    <w:rsid w:val="00DB039F"/>
    <w:rsid w:val="00DB125C"/>
    <w:rsid w:val="00DB13F1"/>
    <w:rsid w:val="00DB1DF5"/>
    <w:rsid w:val="00DB223B"/>
    <w:rsid w:val="00DB22BE"/>
    <w:rsid w:val="00DB2457"/>
    <w:rsid w:val="00DB29ED"/>
    <w:rsid w:val="00DB3487"/>
    <w:rsid w:val="00DB39A3"/>
    <w:rsid w:val="00DB3C2F"/>
    <w:rsid w:val="00DB3DCF"/>
    <w:rsid w:val="00DB4121"/>
    <w:rsid w:val="00DB42BE"/>
    <w:rsid w:val="00DB48A0"/>
    <w:rsid w:val="00DB4E9E"/>
    <w:rsid w:val="00DB527C"/>
    <w:rsid w:val="00DB5410"/>
    <w:rsid w:val="00DB5667"/>
    <w:rsid w:val="00DB5678"/>
    <w:rsid w:val="00DB56C3"/>
    <w:rsid w:val="00DB5FB6"/>
    <w:rsid w:val="00DB6363"/>
    <w:rsid w:val="00DB6771"/>
    <w:rsid w:val="00DB7130"/>
    <w:rsid w:val="00DB71A9"/>
    <w:rsid w:val="00DB7215"/>
    <w:rsid w:val="00DB7551"/>
    <w:rsid w:val="00DB7964"/>
    <w:rsid w:val="00DC0167"/>
    <w:rsid w:val="00DC0B1F"/>
    <w:rsid w:val="00DC0D3A"/>
    <w:rsid w:val="00DC0EB5"/>
    <w:rsid w:val="00DC11C1"/>
    <w:rsid w:val="00DC1736"/>
    <w:rsid w:val="00DC1B23"/>
    <w:rsid w:val="00DC25FA"/>
    <w:rsid w:val="00DC2F29"/>
    <w:rsid w:val="00DC33D3"/>
    <w:rsid w:val="00DC34F6"/>
    <w:rsid w:val="00DC3552"/>
    <w:rsid w:val="00DC3E02"/>
    <w:rsid w:val="00DC3FE1"/>
    <w:rsid w:val="00DC4087"/>
    <w:rsid w:val="00DC4749"/>
    <w:rsid w:val="00DC48EE"/>
    <w:rsid w:val="00DC4A52"/>
    <w:rsid w:val="00DC5062"/>
    <w:rsid w:val="00DC50F8"/>
    <w:rsid w:val="00DC52AD"/>
    <w:rsid w:val="00DC5358"/>
    <w:rsid w:val="00DC57D8"/>
    <w:rsid w:val="00DC5A7B"/>
    <w:rsid w:val="00DC6068"/>
    <w:rsid w:val="00DC6119"/>
    <w:rsid w:val="00DC7681"/>
    <w:rsid w:val="00DC798B"/>
    <w:rsid w:val="00DC7C45"/>
    <w:rsid w:val="00DD00D9"/>
    <w:rsid w:val="00DD02F9"/>
    <w:rsid w:val="00DD0A9A"/>
    <w:rsid w:val="00DD155A"/>
    <w:rsid w:val="00DD2581"/>
    <w:rsid w:val="00DD258E"/>
    <w:rsid w:val="00DD29EF"/>
    <w:rsid w:val="00DD2A39"/>
    <w:rsid w:val="00DD2B99"/>
    <w:rsid w:val="00DD3123"/>
    <w:rsid w:val="00DD33B1"/>
    <w:rsid w:val="00DD367E"/>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3F7"/>
    <w:rsid w:val="00DE5E4D"/>
    <w:rsid w:val="00DE5E89"/>
    <w:rsid w:val="00DE6029"/>
    <w:rsid w:val="00DE6054"/>
    <w:rsid w:val="00DE6088"/>
    <w:rsid w:val="00DE6513"/>
    <w:rsid w:val="00DE6C87"/>
    <w:rsid w:val="00DE6F35"/>
    <w:rsid w:val="00DE7A20"/>
    <w:rsid w:val="00DF0230"/>
    <w:rsid w:val="00DF05B9"/>
    <w:rsid w:val="00DF0C49"/>
    <w:rsid w:val="00DF17D5"/>
    <w:rsid w:val="00DF1D95"/>
    <w:rsid w:val="00DF21CE"/>
    <w:rsid w:val="00DF22E1"/>
    <w:rsid w:val="00DF239C"/>
    <w:rsid w:val="00DF257D"/>
    <w:rsid w:val="00DF2ECD"/>
    <w:rsid w:val="00DF2F95"/>
    <w:rsid w:val="00DF3A68"/>
    <w:rsid w:val="00DF458C"/>
    <w:rsid w:val="00DF4607"/>
    <w:rsid w:val="00DF5192"/>
    <w:rsid w:val="00DF57C6"/>
    <w:rsid w:val="00DF5842"/>
    <w:rsid w:val="00DF6102"/>
    <w:rsid w:val="00DF6766"/>
    <w:rsid w:val="00DF6E19"/>
    <w:rsid w:val="00DF7057"/>
    <w:rsid w:val="00DF7449"/>
    <w:rsid w:val="00DF7530"/>
    <w:rsid w:val="00DF77F1"/>
    <w:rsid w:val="00DF7BD0"/>
    <w:rsid w:val="00E003A3"/>
    <w:rsid w:val="00E00EA6"/>
    <w:rsid w:val="00E010D5"/>
    <w:rsid w:val="00E01415"/>
    <w:rsid w:val="00E018B6"/>
    <w:rsid w:val="00E019C7"/>
    <w:rsid w:val="00E0211D"/>
    <w:rsid w:val="00E02201"/>
    <w:rsid w:val="00E024B4"/>
    <w:rsid w:val="00E02C38"/>
    <w:rsid w:val="00E0360B"/>
    <w:rsid w:val="00E04037"/>
    <w:rsid w:val="00E041A1"/>
    <w:rsid w:val="00E04A51"/>
    <w:rsid w:val="00E053F0"/>
    <w:rsid w:val="00E05606"/>
    <w:rsid w:val="00E0618D"/>
    <w:rsid w:val="00E06275"/>
    <w:rsid w:val="00E06AA1"/>
    <w:rsid w:val="00E06CC1"/>
    <w:rsid w:val="00E06ED0"/>
    <w:rsid w:val="00E072A5"/>
    <w:rsid w:val="00E074CD"/>
    <w:rsid w:val="00E079AA"/>
    <w:rsid w:val="00E07C05"/>
    <w:rsid w:val="00E102CA"/>
    <w:rsid w:val="00E1062C"/>
    <w:rsid w:val="00E106C7"/>
    <w:rsid w:val="00E109DF"/>
    <w:rsid w:val="00E10E20"/>
    <w:rsid w:val="00E12652"/>
    <w:rsid w:val="00E12B4E"/>
    <w:rsid w:val="00E1357D"/>
    <w:rsid w:val="00E1390E"/>
    <w:rsid w:val="00E13E0C"/>
    <w:rsid w:val="00E14494"/>
    <w:rsid w:val="00E15083"/>
    <w:rsid w:val="00E1539F"/>
    <w:rsid w:val="00E156ED"/>
    <w:rsid w:val="00E165A4"/>
    <w:rsid w:val="00E1763A"/>
    <w:rsid w:val="00E209F2"/>
    <w:rsid w:val="00E20ECC"/>
    <w:rsid w:val="00E2123C"/>
    <w:rsid w:val="00E21BCE"/>
    <w:rsid w:val="00E223A3"/>
    <w:rsid w:val="00E226AB"/>
    <w:rsid w:val="00E230F0"/>
    <w:rsid w:val="00E2392B"/>
    <w:rsid w:val="00E23BB6"/>
    <w:rsid w:val="00E24184"/>
    <w:rsid w:val="00E24AB3"/>
    <w:rsid w:val="00E24DD0"/>
    <w:rsid w:val="00E256B3"/>
    <w:rsid w:val="00E2678B"/>
    <w:rsid w:val="00E26902"/>
    <w:rsid w:val="00E26BA1"/>
    <w:rsid w:val="00E26D27"/>
    <w:rsid w:val="00E2719E"/>
    <w:rsid w:val="00E27426"/>
    <w:rsid w:val="00E27848"/>
    <w:rsid w:val="00E27902"/>
    <w:rsid w:val="00E27D01"/>
    <w:rsid w:val="00E27F48"/>
    <w:rsid w:val="00E31414"/>
    <w:rsid w:val="00E31C36"/>
    <w:rsid w:val="00E32342"/>
    <w:rsid w:val="00E32DA6"/>
    <w:rsid w:val="00E33B17"/>
    <w:rsid w:val="00E33C08"/>
    <w:rsid w:val="00E3421C"/>
    <w:rsid w:val="00E3485A"/>
    <w:rsid w:val="00E35435"/>
    <w:rsid w:val="00E360BC"/>
    <w:rsid w:val="00E36840"/>
    <w:rsid w:val="00E36CF2"/>
    <w:rsid w:val="00E371FE"/>
    <w:rsid w:val="00E37409"/>
    <w:rsid w:val="00E4023F"/>
    <w:rsid w:val="00E40490"/>
    <w:rsid w:val="00E406DF"/>
    <w:rsid w:val="00E407C9"/>
    <w:rsid w:val="00E40B7A"/>
    <w:rsid w:val="00E40C7F"/>
    <w:rsid w:val="00E40CAA"/>
    <w:rsid w:val="00E40E26"/>
    <w:rsid w:val="00E41330"/>
    <w:rsid w:val="00E41CB5"/>
    <w:rsid w:val="00E41EE1"/>
    <w:rsid w:val="00E41FB9"/>
    <w:rsid w:val="00E42670"/>
    <w:rsid w:val="00E42D5D"/>
    <w:rsid w:val="00E4381B"/>
    <w:rsid w:val="00E438F8"/>
    <w:rsid w:val="00E43937"/>
    <w:rsid w:val="00E439B2"/>
    <w:rsid w:val="00E45C0A"/>
    <w:rsid w:val="00E460EC"/>
    <w:rsid w:val="00E4692B"/>
    <w:rsid w:val="00E47033"/>
    <w:rsid w:val="00E475D4"/>
    <w:rsid w:val="00E47A1D"/>
    <w:rsid w:val="00E47AF6"/>
    <w:rsid w:val="00E47EAF"/>
    <w:rsid w:val="00E505FD"/>
    <w:rsid w:val="00E50CB6"/>
    <w:rsid w:val="00E51049"/>
    <w:rsid w:val="00E511A6"/>
    <w:rsid w:val="00E514C1"/>
    <w:rsid w:val="00E516B7"/>
    <w:rsid w:val="00E51777"/>
    <w:rsid w:val="00E5177A"/>
    <w:rsid w:val="00E51B9A"/>
    <w:rsid w:val="00E51C62"/>
    <w:rsid w:val="00E52000"/>
    <w:rsid w:val="00E52437"/>
    <w:rsid w:val="00E5294A"/>
    <w:rsid w:val="00E52E13"/>
    <w:rsid w:val="00E53117"/>
    <w:rsid w:val="00E53DEA"/>
    <w:rsid w:val="00E53DEB"/>
    <w:rsid w:val="00E54578"/>
    <w:rsid w:val="00E5471B"/>
    <w:rsid w:val="00E558BE"/>
    <w:rsid w:val="00E562DB"/>
    <w:rsid w:val="00E5637E"/>
    <w:rsid w:val="00E56D6A"/>
    <w:rsid w:val="00E577C9"/>
    <w:rsid w:val="00E60607"/>
    <w:rsid w:val="00E6093B"/>
    <w:rsid w:val="00E609D1"/>
    <w:rsid w:val="00E60CCE"/>
    <w:rsid w:val="00E6116A"/>
    <w:rsid w:val="00E61211"/>
    <w:rsid w:val="00E6157F"/>
    <w:rsid w:val="00E616E8"/>
    <w:rsid w:val="00E62B54"/>
    <w:rsid w:val="00E63229"/>
    <w:rsid w:val="00E63279"/>
    <w:rsid w:val="00E63699"/>
    <w:rsid w:val="00E638B4"/>
    <w:rsid w:val="00E638DD"/>
    <w:rsid w:val="00E63E49"/>
    <w:rsid w:val="00E64443"/>
    <w:rsid w:val="00E64B5E"/>
    <w:rsid w:val="00E6507B"/>
    <w:rsid w:val="00E655DD"/>
    <w:rsid w:val="00E65614"/>
    <w:rsid w:val="00E65907"/>
    <w:rsid w:val="00E65C41"/>
    <w:rsid w:val="00E65FEE"/>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290A"/>
    <w:rsid w:val="00E72ACC"/>
    <w:rsid w:val="00E73189"/>
    <w:rsid w:val="00E736F9"/>
    <w:rsid w:val="00E73BFD"/>
    <w:rsid w:val="00E74351"/>
    <w:rsid w:val="00E74E9D"/>
    <w:rsid w:val="00E74EA8"/>
    <w:rsid w:val="00E751C6"/>
    <w:rsid w:val="00E75200"/>
    <w:rsid w:val="00E755B8"/>
    <w:rsid w:val="00E76048"/>
    <w:rsid w:val="00E764BF"/>
    <w:rsid w:val="00E764EE"/>
    <w:rsid w:val="00E769E5"/>
    <w:rsid w:val="00E76ADC"/>
    <w:rsid w:val="00E76CDA"/>
    <w:rsid w:val="00E77767"/>
    <w:rsid w:val="00E77FF6"/>
    <w:rsid w:val="00E80B38"/>
    <w:rsid w:val="00E810A8"/>
    <w:rsid w:val="00E81862"/>
    <w:rsid w:val="00E81A7E"/>
    <w:rsid w:val="00E8216A"/>
    <w:rsid w:val="00E827E9"/>
    <w:rsid w:val="00E82C44"/>
    <w:rsid w:val="00E82E38"/>
    <w:rsid w:val="00E82FC7"/>
    <w:rsid w:val="00E84909"/>
    <w:rsid w:val="00E84DB2"/>
    <w:rsid w:val="00E85174"/>
    <w:rsid w:val="00E8531D"/>
    <w:rsid w:val="00E85F24"/>
    <w:rsid w:val="00E86684"/>
    <w:rsid w:val="00E874DD"/>
    <w:rsid w:val="00E87FD2"/>
    <w:rsid w:val="00E9058D"/>
    <w:rsid w:val="00E9067C"/>
    <w:rsid w:val="00E908A2"/>
    <w:rsid w:val="00E909AE"/>
    <w:rsid w:val="00E909B7"/>
    <w:rsid w:val="00E90C96"/>
    <w:rsid w:val="00E91051"/>
    <w:rsid w:val="00E9111E"/>
    <w:rsid w:val="00E91DA4"/>
    <w:rsid w:val="00E91F6C"/>
    <w:rsid w:val="00E928DD"/>
    <w:rsid w:val="00E92FB7"/>
    <w:rsid w:val="00E933DF"/>
    <w:rsid w:val="00E93530"/>
    <w:rsid w:val="00E93F0C"/>
    <w:rsid w:val="00E93F96"/>
    <w:rsid w:val="00E94346"/>
    <w:rsid w:val="00E94436"/>
    <w:rsid w:val="00E949FB"/>
    <w:rsid w:val="00E94B1D"/>
    <w:rsid w:val="00E9536F"/>
    <w:rsid w:val="00E9548C"/>
    <w:rsid w:val="00E9588A"/>
    <w:rsid w:val="00E95BB4"/>
    <w:rsid w:val="00E9691B"/>
    <w:rsid w:val="00E969DE"/>
    <w:rsid w:val="00E96C2F"/>
    <w:rsid w:val="00E96DEB"/>
    <w:rsid w:val="00E9768B"/>
    <w:rsid w:val="00E97A3F"/>
    <w:rsid w:val="00E97B93"/>
    <w:rsid w:val="00E97BA7"/>
    <w:rsid w:val="00E97F28"/>
    <w:rsid w:val="00EA0745"/>
    <w:rsid w:val="00EA082D"/>
    <w:rsid w:val="00EA0CD4"/>
    <w:rsid w:val="00EA1009"/>
    <w:rsid w:val="00EA1030"/>
    <w:rsid w:val="00EA1DD2"/>
    <w:rsid w:val="00EA1EE5"/>
    <w:rsid w:val="00EA25A6"/>
    <w:rsid w:val="00EA27F2"/>
    <w:rsid w:val="00EA30F3"/>
    <w:rsid w:val="00EA346A"/>
    <w:rsid w:val="00EA3528"/>
    <w:rsid w:val="00EA37D0"/>
    <w:rsid w:val="00EA399B"/>
    <w:rsid w:val="00EA3ACF"/>
    <w:rsid w:val="00EA443D"/>
    <w:rsid w:val="00EA4480"/>
    <w:rsid w:val="00EA4631"/>
    <w:rsid w:val="00EA4707"/>
    <w:rsid w:val="00EA476F"/>
    <w:rsid w:val="00EA4982"/>
    <w:rsid w:val="00EA4FD0"/>
    <w:rsid w:val="00EA56F6"/>
    <w:rsid w:val="00EA59CE"/>
    <w:rsid w:val="00EA6475"/>
    <w:rsid w:val="00EA6B4A"/>
    <w:rsid w:val="00EA73D2"/>
    <w:rsid w:val="00EA7443"/>
    <w:rsid w:val="00EB076D"/>
    <w:rsid w:val="00EB0BDC"/>
    <w:rsid w:val="00EB1238"/>
    <w:rsid w:val="00EB12BC"/>
    <w:rsid w:val="00EB1F12"/>
    <w:rsid w:val="00EB1F96"/>
    <w:rsid w:val="00EB2CCC"/>
    <w:rsid w:val="00EB2E87"/>
    <w:rsid w:val="00EB3050"/>
    <w:rsid w:val="00EB32B5"/>
    <w:rsid w:val="00EB3842"/>
    <w:rsid w:val="00EB392D"/>
    <w:rsid w:val="00EB3DF1"/>
    <w:rsid w:val="00EB41F5"/>
    <w:rsid w:val="00EB4899"/>
    <w:rsid w:val="00EB4BAD"/>
    <w:rsid w:val="00EB4DB6"/>
    <w:rsid w:val="00EB4DD0"/>
    <w:rsid w:val="00EB4ED8"/>
    <w:rsid w:val="00EB5F93"/>
    <w:rsid w:val="00EB62F4"/>
    <w:rsid w:val="00EB6607"/>
    <w:rsid w:val="00EB68B8"/>
    <w:rsid w:val="00EB68F3"/>
    <w:rsid w:val="00EB6BBB"/>
    <w:rsid w:val="00EB6BC5"/>
    <w:rsid w:val="00EB6D29"/>
    <w:rsid w:val="00EB76FA"/>
    <w:rsid w:val="00EB77FD"/>
    <w:rsid w:val="00EB7AD2"/>
    <w:rsid w:val="00EB7D53"/>
    <w:rsid w:val="00EC0189"/>
    <w:rsid w:val="00EC06A8"/>
    <w:rsid w:val="00EC0858"/>
    <w:rsid w:val="00EC1161"/>
    <w:rsid w:val="00EC13D7"/>
    <w:rsid w:val="00EC1DAB"/>
    <w:rsid w:val="00EC2269"/>
    <w:rsid w:val="00EC26C5"/>
    <w:rsid w:val="00EC2BDB"/>
    <w:rsid w:val="00EC3988"/>
    <w:rsid w:val="00EC41F4"/>
    <w:rsid w:val="00EC4897"/>
    <w:rsid w:val="00EC539B"/>
    <w:rsid w:val="00EC5402"/>
    <w:rsid w:val="00EC56D5"/>
    <w:rsid w:val="00EC5F05"/>
    <w:rsid w:val="00EC6058"/>
    <w:rsid w:val="00EC6122"/>
    <w:rsid w:val="00EC632D"/>
    <w:rsid w:val="00EC6390"/>
    <w:rsid w:val="00EC6C49"/>
    <w:rsid w:val="00EC79C2"/>
    <w:rsid w:val="00EC7A5D"/>
    <w:rsid w:val="00ED0983"/>
    <w:rsid w:val="00ED0ABC"/>
    <w:rsid w:val="00ED1397"/>
    <w:rsid w:val="00ED13F0"/>
    <w:rsid w:val="00ED151C"/>
    <w:rsid w:val="00ED1848"/>
    <w:rsid w:val="00ED1995"/>
    <w:rsid w:val="00ED1A35"/>
    <w:rsid w:val="00ED1CC0"/>
    <w:rsid w:val="00ED2769"/>
    <w:rsid w:val="00ED2C25"/>
    <w:rsid w:val="00ED2D32"/>
    <w:rsid w:val="00ED2EF2"/>
    <w:rsid w:val="00ED2F61"/>
    <w:rsid w:val="00ED3C3F"/>
    <w:rsid w:val="00ED3D46"/>
    <w:rsid w:val="00ED3F18"/>
    <w:rsid w:val="00ED493A"/>
    <w:rsid w:val="00ED52AE"/>
    <w:rsid w:val="00ED548F"/>
    <w:rsid w:val="00ED5531"/>
    <w:rsid w:val="00ED589B"/>
    <w:rsid w:val="00ED59D7"/>
    <w:rsid w:val="00ED5BAF"/>
    <w:rsid w:val="00ED5D66"/>
    <w:rsid w:val="00ED5DDD"/>
    <w:rsid w:val="00ED5FE2"/>
    <w:rsid w:val="00ED601A"/>
    <w:rsid w:val="00ED63C7"/>
    <w:rsid w:val="00ED6D4A"/>
    <w:rsid w:val="00ED6DBC"/>
    <w:rsid w:val="00ED72E0"/>
    <w:rsid w:val="00ED746A"/>
    <w:rsid w:val="00ED7AFE"/>
    <w:rsid w:val="00EE0BB4"/>
    <w:rsid w:val="00EE1AA1"/>
    <w:rsid w:val="00EE2B34"/>
    <w:rsid w:val="00EE2D84"/>
    <w:rsid w:val="00EE3F04"/>
    <w:rsid w:val="00EE4805"/>
    <w:rsid w:val="00EE4864"/>
    <w:rsid w:val="00EE48EA"/>
    <w:rsid w:val="00EE4B21"/>
    <w:rsid w:val="00EE4B91"/>
    <w:rsid w:val="00EE4FD0"/>
    <w:rsid w:val="00EE50C2"/>
    <w:rsid w:val="00EE556C"/>
    <w:rsid w:val="00EE6222"/>
    <w:rsid w:val="00EE624A"/>
    <w:rsid w:val="00EE6608"/>
    <w:rsid w:val="00EE6745"/>
    <w:rsid w:val="00EE7067"/>
    <w:rsid w:val="00EE7273"/>
    <w:rsid w:val="00EE7A3F"/>
    <w:rsid w:val="00EE7B61"/>
    <w:rsid w:val="00EF0005"/>
    <w:rsid w:val="00EF047E"/>
    <w:rsid w:val="00EF0503"/>
    <w:rsid w:val="00EF0E89"/>
    <w:rsid w:val="00EF1335"/>
    <w:rsid w:val="00EF1D33"/>
    <w:rsid w:val="00EF2122"/>
    <w:rsid w:val="00EF35A5"/>
    <w:rsid w:val="00EF3B89"/>
    <w:rsid w:val="00EF3EC9"/>
    <w:rsid w:val="00EF4130"/>
    <w:rsid w:val="00EF4180"/>
    <w:rsid w:val="00EF4869"/>
    <w:rsid w:val="00EF5341"/>
    <w:rsid w:val="00EF5BD2"/>
    <w:rsid w:val="00EF679D"/>
    <w:rsid w:val="00EF6DE6"/>
    <w:rsid w:val="00EF6E12"/>
    <w:rsid w:val="00EF717D"/>
    <w:rsid w:val="00EF7691"/>
    <w:rsid w:val="00EF7F83"/>
    <w:rsid w:val="00F004EE"/>
    <w:rsid w:val="00F011C7"/>
    <w:rsid w:val="00F01694"/>
    <w:rsid w:val="00F01E79"/>
    <w:rsid w:val="00F02159"/>
    <w:rsid w:val="00F022C3"/>
    <w:rsid w:val="00F023B8"/>
    <w:rsid w:val="00F0251C"/>
    <w:rsid w:val="00F02556"/>
    <w:rsid w:val="00F029AA"/>
    <w:rsid w:val="00F02D5D"/>
    <w:rsid w:val="00F02E19"/>
    <w:rsid w:val="00F031ED"/>
    <w:rsid w:val="00F03635"/>
    <w:rsid w:val="00F03674"/>
    <w:rsid w:val="00F036D8"/>
    <w:rsid w:val="00F039F0"/>
    <w:rsid w:val="00F03D33"/>
    <w:rsid w:val="00F042D4"/>
    <w:rsid w:val="00F044B0"/>
    <w:rsid w:val="00F0476B"/>
    <w:rsid w:val="00F04B1A"/>
    <w:rsid w:val="00F04BA8"/>
    <w:rsid w:val="00F04CBE"/>
    <w:rsid w:val="00F04FDE"/>
    <w:rsid w:val="00F051C8"/>
    <w:rsid w:val="00F058F5"/>
    <w:rsid w:val="00F05A26"/>
    <w:rsid w:val="00F05C7D"/>
    <w:rsid w:val="00F05CFD"/>
    <w:rsid w:val="00F05D68"/>
    <w:rsid w:val="00F06A97"/>
    <w:rsid w:val="00F06DE6"/>
    <w:rsid w:val="00F073E8"/>
    <w:rsid w:val="00F07601"/>
    <w:rsid w:val="00F07A8B"/>
    <w:rsid w:val="00F07F22"/>
    <w:rsid w:val="00F1040E"/>
    <w:rsid w:val="00F1072C"/>
    <w:rsid w:val="00F10E28"/>
    <w:rsid w:val="00F10E5A"/>
    <w:rsid w:val="00F11333"/>
    <w:rsid w:val="00F12254"/>
    <w:rsid w:val="00F12381"/>
    <w:rsid w:val="00F12668"/>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21C"/>
    <w:rsid w:val="00F217CD"/>
    <w:rsid w:val="00F2181E"/>
    <w:rsid w:val="00F2196B"/>
    <w:rsid w:val="00F224CC"/>
    <w:rsid w:val="00F224F8"/>
    <w:rsid w:val="00F22672"/>
    <w:rsid w:val="00F228AD"/>
    <w:rsid w:val="00F24EF7"/>
    <w:rsid w:val="00F254A8"/>
    <w:rsid w:val="00F2586F"/>
    <w:rsid w:val="00F25EAF"/>
    <w:rsid w:val="00F265C2"/>
    <w:rsid w:val="00F26D54"/>
    <w:rsid w:val="00F26F33"/>
    <w:rsid w:val="00F27C93"/>
    <w:rsid w:val="00F30043"/>
    <w:rsid w:val="00F3010D"/>
    <w:rsid w:val="00F30839"/>
    <w:rsid w:val="00F319B9"/>
    <w:rsid w:val="00F321EE"/>
    <w:rsid w:val="00F32792"/>
    <w:rsid w:val="00F329CC"/>
    <w:rsid w:val="00F32BDC"/>
    <w:rsid w:val="00F32F4A"/>
    <w:rsid w:val="00F331C8"/>
    <w:rsid w:val="00F33830"/>
    <w:rsid w:val="00F33AD9"/>
    <w:rsid w:val="00F33EA4"/>
    <w:rsid w:val="00F33FAE"/>
    <w:rsid w:val="00F3430F"/>
    <w:rsid w:val="00F34570"/>
    <w:rsid w:val="00F34690"/>
    <w:rsid w:val="00F34CAE"/>
    <w:rsid w:val="00F352DD"/>
    <w:rsid w:val="00F3573E"/>
    <w:rsid w:val="00F35B77"/>
    <w:rsid w:val="00F35DEE"/>
    <w:rsid w:val="00F36198"/>
    <w:rsid w:val="00F36410"/>
    <w:rsid w:val="00F365BD"/>
    <w:rsid w:val="00F36E3A"/>
    <w:rsid w:val="00F37DD9"/>
    <w:rsid w:val="00F37EF9"/>
    <w:rsid w:val="00F37F47"/>
    <w:rsid w:val="00F409F5"/>
    <w:rsid w:val="00F40A94"/>
    <w:rsid w:val="00F40B33"/>
    <w:rsid w:val="00F40B6F"/>
    <w:rsid w:val="00F41245"/>
    <w:rsid w:val="00F41365"/>
    <w:rsid w:val="00F4153E"/>
    <w:rsid w:val="00F42065"/>
    <w:rsid w:val="00F42146"/>
    <w:rsid w:val="00F421B0"/>
    <w:rsid w:val="00F42437"/>
    <w:rsid w:val="00F42A4E"/>
    <w:rsid w:val="00F42B0F"/>
    <w:rsid w:val="00F42F6F"/>
    <w:rsid w:val="00F434F5"/>
    <w:rsid w:val="00F43698"/>
    <w:rsid w:val="00F43779"/>
    <w:rsid w:val="00F439E4"/>
    <w:rsid w:val="00F43C2B"/>
    <w:rsid w:val="00F43DC9"/>
    <w:rsid w:val="00F45A1C"/>
    <w:rsid w:val="00F463D4"/>
    <w:rsid w:val="00F4665D"/>
    <w:rsid w:val="00F46897"/>
    <w:rsid w:val="00F46B28"/>
    <w:rsid w:val="00F47C13"/>
    <w:rsid w:val="00F50108"/>
    <w:rsid w:val="00F509D0"/>
    <w:rsid w:val="00F50DB1"/>
    <w:rsid w:val="00F50F78"/>
    <w:rsid w:val="00F510D7"/>
    <w:rsid w:val="00F513A8"/>
    <w:rsid w:val="00F513C8"/>
    <w:rsid w:val="00F517D6"/>
    <w:rsid w:val="00F5215E"/>
    <w:rsid w:val="00F521C9"/>
    <w:rsid w:val="00F53019"/>
    <w:rsid w:val="00F532F5"/>
    <w:rsid w:val="00F535F2"/>
    <w:rsid w:val="00F53675"/>
    <w:rsid w:val="00F53BFE"/>
    <w:rsid w:val="00F542AC"/>
    <w:rsid w:val="00F548FC"/>
    <w:rsid w:val="00F54C6A"/>
    <w:rsid w:val="00F54E13"/>
    <w:rsid w:val="00F54E70"/>
    <w:rsid w:val="00F55D3D"/>
    <w:rsid w:val="00F5627E"/>
    <w:rsid w:val="00F56440"/>
    <w:rsid w:val="00F575ED"/>
    <w:rsid w:val="00F579DE"/>
    <w:rsid w:val="00F57BF4"/>
    <w:rsid w:val="00F57BFB"/>
    <w:rsid w:val="00F57E93"/>
    <w:rsid w:val="00F6034A"/>
    <w:rsid w:val="00F605A5"/>
    <w:rsid w:val="00F60C71"/>
    <w:rsid w:val="00F610A6"/>
    <w:rsid w:val="00F6121B"/>
    <w:rsid w:val="00F614FA"/>
    <w:rsid w:val="00F61530"/>
    <w:rsid w:val="00F6358D"/>
    <w:rsid w:val="00F6358F"/>
    <w:rsid w:val="00F63AE6"/>
    <w:rsid w:val="00F64002"/>
    <w:rsid w:val="00F64082"/>
    <w:rsid w:val="00F64350"/>
    <w:rsid w:val="00F64D2A"/>
    <w:rsid w:val="00F64DF9"/>
    <w:rsid w:val="00F650A4"/>
    <w:rsid w:val="00F65448"/>
    <w:rsid w:val="00F66580"/>
    <w:rsid w:val="00F67722"/>
    <w:rsid w:val="00F6790C"/>
    <w:rsid w:val="00F67A3B"/>
    <w:rsid w:val="00F67D12"/>
    <w:rsid w:val="00F702A5"/>
    <w:rsid w:val="00F705AC"/>
    <w:rsid w:val="00F711C2"/>
    <w:rsid w:val="00F71B34"/>
    <w:rsid w:val="00F71E3B"/>
    <w:rsid w:val="00F726F2"/>
    <w:rsid w:val="00F72B8D"/>
    <w:rsid w:val="00F7318F"/>
    <w:rsid w:val="00F73246"/>
    <w:rsid w:val="00F7348C"/>
    <w:rsid w:val="00F736DF"/>
    <w:rsid w:val="00F74101"/>
    <w:rsid w:val="00F74204"/>
    <w:rsid w:val="00F74795"/>
    <w:rsid w:val="00F7480B"/>
    <w:rsid w:val="00F74AA3"/>
    <w:rsid w:val="00F75218"/>
    <w:rsid w:val="00F75227"/>
    <w:rsid w:val="00F758A7"/>
    <w:rsid w:val="00F75A89"/>
    <w:rsid w:val="00F768AE"/>
    <w:rsid w:val="00F769A8"/>
    <w:rsid w:val="00F76C92"/>
    <w:rsid w:val="00F775B5"/>
    <w:rsid w:val="00F776AB"/>
    <w:rsid w:val="00F778C0"/>
    <w:rsid w:val="00F806AC"/>
    <w:rsid w:val="00F80D4F"/>
    <w:rsid w:val="00F815BE"/>
    <w:rsid w:val="00F81861"/>
    <w:rsid w:val="00F81B21"/>
    <w:rsid w:val="00F82228"/>
    <w:rsid w:val="00F82580"/>
    <w:rsid w:val="00F82B28"/>
    <w:rsid w:val="00F83016"/>
    <w:rsid w:val="00F83E54"/>
    <w:rsid w:val="00F84AF8"/>
    <w:rsid w:val="00F84D15"/>
    <w:rsid w:val="00F84DEC"/>
    <w:rsid w:val="00F853F7"/>
    <w:rsid w:val="00F85DC9"/>
    <w:rsid w:val="00F8614D"/>
    <w:rsid w:val="00F861C8"/>
    <w:rsid w:val="00F863C2"/>
    <w:rsid w:val="00F864DC"/>
    <w:rsid w:val="00F86701"/>
    <w:rsid w:val="00F86726"/>
    <w:rsid w:val="00F874A2"/>
    <w:rsid w:val="00F906F7"/>
    <w:rsid w:val="00F9092E"/>
    <w:rsid w:val="00F9179E"/>
    <w:rsid w:val="00F91BCF"/>
    <w:rsid w:val="00F91C68"/>
    <w:rsid w:val="00F91C92"/>
    <w:rsid w:val="00F91F19"/>
    <w:rsid w:val="00F92713"/>
    <w:rsid w:val="00F92A2D"/>
    <w:rsid w:val="00F92A65"/>
    <w:rsid w:val="00F92D54"/>
    <w:rsid w:val="00F92D5C"/>
    <w:rsid w:val="00F92FFA"/>
    <w:rsid w:val="00F93155"/>
    <w:rsid w:val="00F9318B"/>
    <w:rsid w:val="00F9404B"/>
    <w:rsid w:val="00F943B0"/>
    <w:rsid w:val="00F952F5"/>
    <w:rsid w:val="00F95319"/>
    <w:rsid w:val="00F95470"/>
    <w:rsid w:val="00F95742"/>
    <w:rsid w:val="00F96027"/>
    <w:rsid w:val="00F963BD"/>
    <w:rsid w:val="00F964BF"/>
    <w:rsid w:val="00F964C5"/>
    <w:rsid w:val="00F96864"/>
    <w:rsid w:val="00F96D46"/>
    <w:rsid w:val="00F96DDE"/>
    <w:rsid w:val="00F96F4E"/>
    <w:rsid w:val="00F97B10"/>
    <w:rsid w:val="00F97B64"/>
    <w:rsid w:val="00F97C75"/>
    <w:rsid w:val="00FA007C"/>
    <w:rsid w:val="00FA0991"/>
    <w:rsid w:val="00FA1323"/>
    <w:rsid w:val="00FA17F0"/>
    <w:rsid w:val="00FA197D"/>
    <w:rsid w:val="00FA1C44"/>
    <w:rsid w:val="00FA281E"/>
    <w:rsid w:val="00FA2CFA"/>
    <w:rsid w:val="00FA32EA"/>
    <w:rsid w:val="00FA37C1"/>
    <w:rsid w:val="00FA38C2"/>
    <w:rsid w:val="00FA3E26"/>
    <w:rsid w:val="00FA3FC9"/>
    <w:rsid w:val="00FA3FFA"/>
    <w:rsid w:val="00FA40E6"/>
    <w:rsid w:val="00FA46DB"/>
    <w:rsid w:val="00FA51E2"/>
    <w:rsid w:val="00FA568E"/>
    <w:rsid w:val="00FA591B"/>
    <w:rsid w:val="00FA5FF1"/>
    <w:rsid w:val="00FA600F"/>
    <w:rsid w:val="00FA6F25"/>
    <w:rsid w:val="00FA7223"/>
    <w:rsid w:val="00FA7741"/>
    <w:rsid w:val="00FA7891"/>
    <w:rsid w:val="00FB0FCE"/>
    <w:rsid w:val="00FB1252"/>
    <w:rsid w:val="00FB132B"/>
    <w:rsid w:val="00FB2974"/>
    <w:rsid w:val="00FB2E87"/>
    <w:rsid w:val="00FB35BC"/>
    <w:rsid w:val="00FB3F11"/>
    <w:rsid w:val="00FB4548"/>
    <w:rsid w:val="00FB45B7"/>
    <w:rsid w:val="00FB4832"/>
    <w:rsid w:val="00FB4A2F"/>
    <w:rsid w:val="00FB4C99"/>
    <w:rsid w:val="00FB4D79"/>
    <w:rsid w:val="00FB6151"/>
    <w:rsid w:val="00FB64C3"/>
    <w:rsid w:val="00FB6CB7"/>
    <w:rsid w:val="00FB750E"/>
    <w:rsid w:val="00FB7957"/>
    <w:rsid w:val="00FB7A69"/>
    <w:rsid w:val="00FC044A"/>
    <w:rsid w:val="00FC06F5"/>
    <w:rsid w:val="00FC0BAF"/>
    <w:rsid w:val="00FC1268"/>
    <w:rsid w:val="00FC1531"/>
    <w:rsid w:val="00FC2388"/>
    <w:rsid w:val="00FC2DCF"/>
    <w:rsid w:val="00FC33F5"/>
    <w:rsid w:val="00FC3C4D"/>
    <w:rsid w:val="00FC42F1"/>
    <w:rsid w:val="00FC45C3"/>
    <w:rsid w:val="00FC47B2"/>
    <w:rsid w:val="00FC50B4"/>
    <w:rsid w:val="00FC537F"/>
    <w:rsid w:val="00FC626F"/>
    <w:rsid w:val="00FC6764"/>
    <w:rsid w:val="00FC689B"/>
    <w:rsid w:val="00FC6935"/>
    <w:rsid w:val="00FC70D4"/>
    <w:rsid w:val="00FC73EF"/>
    <w:rsid w:val="00FC7D6E"/>
    <w:rsid w:val="00FD03FE"/>
    <w:rsid w:val="00FD0A8A"/>
    <w:rsid w:val="00FD0EB9"/>
    <w:rsid w:val="00FD1DDF"/>
    <w:rsid w:val="00FD1E4F"/>
    <w:rsid w:val="00FD2092"/>
    <w:rsid w:val="00FD2B4A"/>
    <w:rsid w:val="00FD2CB5"/>
    <w:rsid w:val="00FD2DC3"/>
    <w:rsid w:val="00FD3769"/>
    <w:rsid w:val="00FD3E13"/>
    <w:rsid w:val="00FD3E87"/>
    <w:rsid w:val="00FD4282"/>
    <w:rsid w:val="00FD4698"/>
    <w:rsid w:val="00FD47E4"/>
    <w:rsid w:val="00FD4D19"/>
    <w:rsid w:val="00FD501A"/>
    <w:rsid w:val="00FD516D"/>
    <w:rsid w:val="00FD5465"/>
    <w:rsid w:val="00FD5A0A"/>
    <w:rsid w:val="00FD5D9D"/>
    <w:rsid w:val="00FD6058"/>
    <w:rsid w:val="00FD63FB"/>
    <w:rsid w:val="00FD64AB"/>
    <w:rsid w:val="00FD68D8"/>
    <w:rsid w:val="00FD6974"/>
    <w:rsid w:val="00FD71FC"/>
    <w:rsid w:val="00FE0F3F"/>
    <w:rsid w:val="00FE1FAD"/>
    <w:rsid w:val="00FE220D"/>
    <w:rsid w:val="00FE23CF"/>
    <w:rsid w:val="00FE257D"/>
    <w:rsid w:val="00FE2BC2"/>
    <w:rsid w:val="00FE31B3"/>
    <w:rsid w:val="00FE3658"/>
    <w:rsid w:val="00FE3680"/>
    <w:rsid w:val="00FE36E7"/>
    <w:rsid w:val="00FE3FB0"/>
    <w:rsid w:val="00FE3FC5"/>
    <w:rsid w:val="00FE4037"/>
    <w:rsid w:val="00FE40D8"/>
    <w:rsid w:val="00FE548F"/>
    <w:rsid w:val="00FE5596"/>
    <w:rsid w:val="00FE5DF9"/>
    <w:rsid w:val="00FE623C"/>
    <w:rsid w:val="00FE64DE"/>
    <w:rsid w:val="00FE65AA"/>
    <w:rsid w:val="00FE6646"/>
    <w:rsid w:val="00FE68C2"/>
    <w:rsid w:val="00FE6D9E"/>
    <w:rsid w:val="00FE78B7"/>
    <w:rsid w:val="00FF0039"/>
    <w:rsid w:val="00FF01A4"/>
    <w:rsid w:val="00FF047B"/>
    <w:rsid w:val="00FF0C1A"/>
    <w:rsid w:val="00FF126E"/>
    <w:rsid w:val="00FF1415"/>
    <w:rsid w:val="00FF200E"/>
    <w:rsid w:val="00FF21BB"/>
    <w:rsid w:val="00FF2316"/>
    <w:rsid w:val="00FF25F9"/>
    <w:rsid w:val="00FF261B"/>
    <w:rsid w:val="00FF279A"/>
    <w:rsid w:val="00FF2E06"/>
    <w:rsid w:val="00FF320D"/>
    <w:rsid w:val="00FF36E6"/>
    <w:rsid w:val="00FF3AD9"/>
    <w:rsid w:val="00FF3F40"/>
    <w:rsid w:val="00FF4352"/>
    <w:rsid w:val="00FF4EDE"/>
    <w:rsid w:val="00FF5245"/>
    <w:rsid w:val="00FF5771"/>
    <w:rsid w:val="00FF61E8"/>
    <w:rsid w:val="00FF6244"/>
    <w:rsid w:val="00FF6423"/>
    <w:rsid w:val="00FF6819"/>
    <w:rsid w:val="00FF6D00"/>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F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913C03"/>
    <w:pPr>
      <w:spacing w:before="100" w:beforeAutospacing="1" w:after="100" w:afterAutospacing="1"/>
      <w:outlineLvl w:val="0"/>
    </w:pPr>
    <w:rPr>
      <w:b/>
      <w:bCs/>
      <w:kern w:val="36"/>
      <w:sz w:val="48"/>
      <w:szCs w:val="48"/>
      <w:lang w:val="en-US" w:eastAsia="en-US"/>
    </w:rPr>
  </w:style>
  <w:style w:type="paragraph" w:styleId="Heading2">
    <w:name w:val="heading 2"/>
    <w:basedOn w:val="Normal"/>
    <w:next w:val="Normal"/>
    <w:link w:val="Heading2Char"/>
    <w:uiPriority w:val="9"/>
    <w:unhideWhenUsed/>
    <w:qFormat/>
    <w:rsid w:val="001F2ECC"/>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line="276" w:lineRule="auto"/>
      <w:jc w:val="center"/>
    </w:pPr>
    <w:rPr>
      <w:rFonts w:ascii="Calibri" w:eastAsiaTheme="minorHAnsi" w:hAnsi="Calibri" w:cs="Calibri"/>
      <w:noProof/>
      <w:sz w:val="22"/>
      <w:szCs w:val="22"/>
      <w:lang w:val="en-US" w:eastAsia="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after="200"/>
    </w:pPr>
    <w:rPr>
      <w:rFonts w:ascii="Calibri" w:eastAsiaTheme="minorHAnsi" w:hAnsi="Calibri" w:cs="Calibri"/>
      <w:noProof/>
      <w:sz w:val="22"/>
      <w:szCs w:val="22"/>
      <w:lang w:val="en-US" w:eastAsia="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style>
  <w:style w:type="paragraph" w:customStyle="1" w:styleId="p1">
    <w:name w:val="p1"/>
    <w:basedOn w:val="Normal"/>
    <w:rsid w:val="006053CC"/>
    <w:rPr>
      <w:rFonts w:ascii="Helvetica" w:eastAsiaTheme="minorHAnsi" w:hAnsi="Helvetica"/>
      <w:color w:val="454545"/>
      <w:sz w:val="18"/>
      <w:szCs w:val="18"/>
      <w:lang w:val="en-US" w:eastAsia="en-US"/>
    </w:rPr>
  </w:style>
  <w:style w:type="paragraph" w:customStyle="1" w:styleId="p2">
    <w:name w:val="p2"/>
    <w:basedOn w:val="Normal"/>
    <w:rsid w:val="006053CC"/>
    <w:rPr>
      <w:rFonts w:ascii="Helvetica" w:eastAsiaTheme="minorHAnsi" w:hAnsi="Helvetica"/>
      <w:color w:val="454545"/>
      <w:sz w:val="18"/>
      <w:szCs w:val="18"/>
      <w:lang w:val="en-US" w:eastAsia="en-US"/>
    </w:rPr>
  </w:style>
  <w:style w:type="paragraph" w:customStyle="1" w:styleId="Paragraph">
    <w:name w:val="Paragraph"/>
    <w:basedOn w:val="Normal"/>
    <w:rsid w:val="003C245F"/>
    <w:pPr>
      <w:spacing w:before="120"/>
      <w:ind w:firstLine="720"/>
    </w:pPr>
    <w:rPr>
      <w:lang w:val="en-US" w:eastAsia="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rPr>
      <w:rFonts w:asciiTheme="minorHAnsi" w:eastAsiaTheme="minorEastAsia" w:hAnsiTheme="minorHAnsi" w:cstheme="minorBidi"/>
      <w:lang w:val="en-US" w:eastAsia="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line="276" w:lineRule="auto"/>
    </w:pPr>
    <w:rPr>
      <w:rFonts w:asciiTheme="minorHAnsi" w:eastAsiaTheme="minorHAnsi" w:hAnsiTheme="minorHAnsi" w:cstheme="minorBidi"/>
      <w:sz w:val="22"/>
      <w:szCs w:val="22"/>
      <w:lang w:eastAsia="en-US"/>
    </w:r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pPr>
    <w:rPr>
      <w:lang w:val="en-US" w:eastAsia="en-US"/>
    </w:rPr>
  </w:style>
  <w:style w:type="paragraph" w:customStyle="1" w:styleId="desc">
    <w:name w:val="desc"/>
    <w:basedOn w:val="Normal"/>
    <w:rsid w:val="00E511A6"/>
    <w:pPr>
      <w:spacing w:before="100" w:beforeAutospacing="1" w:after="100" w:afterAutospacing="1"/>
    </w:pPr>
    <w:rPr>
      <w:lang w:val="en-US" w:eastAsia="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pPr>
    <w:rPr>
      <w:lang w:val="en-US" w:eastAsia="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 w:type="paragraph" w:styleId="HTMLPreformatted">
    <w:name w:val="HTML Preformatted"/>
    <w:basedOn w:val="Normal"/>
    <w:link w:val="HTMLPreformattedChar"/>
    <w:uiPriority w:val="99"/>
    <w:semiHidden/>
    <w:unhideWhenUsed/>
    <w:rsid w:val="00632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32BF8"/>
    <w:rPr>
      <w:rFonts w:ascii="Courier New" w:eastAsia="Times New Roman" w:hAnsi="Courier New" w:cs="Courier New"/>
      <w:sz w:val="20"/>
      <w:szCs w:val="20"/>
      <w:lang w:eastAsia="en-GB"/>
    </w:rPr>
  </w:style>
  <w:style w:type="character" w:customStyle="1" w:styleId="aceconstant">
    <w:name w:val="ace_constant"/>
    <w:basedOn w:val="DefaultParagraphFont"/>
    <w:rsid w:val="00632BF8"/>
  </w:style>
  <w:style w:type="paragraph" w:customStyle="1" w:styleId="AbstractSummary">
    <w:name w:val="Abstract/Summary"/>
    <w:basedOn w:val="Normal"/>
    <w:rsid w:val="00D80893"/>
    <w:pPr>
      <w:spacing w:before="120"/>
    </w:pPr>
    <w:rPr>
      <w:lang w:val="en-US" w:eastAsia="en-US"/>
    </w:rPr>
  </w:style>
  <w:style w:type="character" w:customStyle="1" w:styleId="ggboefpdpvb">
    <w:name w:val="ggboefpdpvb"/>
    <w:basedOn w:val="DefaultParagraphFont"/>
    <w:rsid w:val="00E102CA"/>
  </w:style>
  <w:style w:type="character" w:customStyle="1" w:styleId="ref-journal">
    <w:name w:val="ref-journal"/>
    <w:basedOn w:val="DefaultParagraphFont"/>
    <w:rsid w:val="00D23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31273528">
      <w:bodyDiv w:val="1"/>
      <w:marLeft w:val="0"/>
      <w:marRight w:val="0"/>
      <w:marTop w:val="0"/>
      <w:marBottom w:val="0"/>
      <w:divBdr>
        <w:top w:val="none" w:sz="0" w:space="0" w:color="auto"/>
        <w:left w:val="none" w:sz="0" w:space="0" w:color="auto"/>
        <w:bottom w:val="none" w:sz="0" w:space="0" w:color="auto"/>
        <w:right w:val="none" w:sz="0" w:space="0" w:color="auto"/>
      </w:divBdr>
    </w:div>
    <w:div w:id="47998173">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28548343">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283392763">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10906738">
      <w:bodyDiv w:val="1"/>
      <w:marLeft w:val="0"/>
      <w:marRight w:val="0"/>
      <w:marTop w:val="0"/>
      <w:marBottom w:val="0"/>
      <w:divBdr>
        <w:top w:val="none" w:sz="0" w:space="0" w:color="auto"/>
        <w:left w:val="none" w:sz="0" w:space="0" w:color="auto"/>
        <w:bottom w:val="none" w:sz="0" w:space="0" w:color="auto"/>
        <w:right w:val="none" w:sz="0" w:space="0" w:color="auto"/>
      </w:divBdr>
      <w:divsChild>
        <w:div w:id="1723360914">
          <w:marLeft w:val="0"/>
          <w:marRight w:val="0"/>
          <w:marTop w:val="0"/>
          <w:marBottom w:val="0"/>
          <w:divBdr>
            <w:top w:val="none" w:sz="0" w:space="0" w:color="auto"/>
            <w:left w:val="none" w:sz="0" w:space="0" w:color="auto"/>
            <w:bottom w:val="none" w:sz="0" w:space="0" w:color="auto"/>
            <w:right w:val="none" w:sz="0" w:space="0" w:color="auto"/>
          </w:divBdr>
        </w:div>
      </w:divsChild>
    </w:div>
    <w:div w:id="313609558">
      <w:bodyDiv w:val="1"/>
      <w:marLeft w:val="0"/>
      <w:marRight w:val="0"/>
      <w:marTop w:val="0"/>
      <w:marBottom w:val="0"/>
      <w:divBdr>
        <w:top w:val="none" w:sz="0" w:space="0" w:color="auto"/>
        <w:left w:val="none" w:sz="0" w:space="0" w:color="auto"/>
        <w:bottom w:val="none" w:sz="0" w:space="0" w:color="auto"/>
        <w:right w:val="none" w:sz="0" w:space="0" w:color="auto"/>
      </w:divBdr>
    </w:div>
    <w:div w:id="338123158">
      <w:bodyDiv w:val="1"/>
      <w:marLeft w:val="0"/>
      <w:marRight w:val="0"/>
      <w:marTop w:val="0"/>
      <w:marBottom w:val="0"/>
      <w:divBdr>
        <w:top w:val="none" w:sz="0" w:space="0" w:color="auto"/>
        <w:left w:val="none" w:sz="0" w:space="0" w:color="auto"/>
        <w:bottom w:val="none" w:sz="0" w:space="0" w:color="auto"/>
        <w:right w:val="none" w:sz="0" w:space="0" w:color="auto"/>
      </w:divBdr>
    </w:div>
    <w:div w:id="349260005">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02065060">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55299260">
      <w:bodyDiv w:val="1"/>
      <w:marLeft w:val="0"/>
      <w:marRight w:val="0"/>
      <w:marTop w:val="0"/>
      <w:marBottom w:val="0"/>
      <w:divBdr>
        <w:top w:val="none" w:sz="0" w:space="0" w:color="auto"/>
        <w:left w:val="none" w:sz="0" w:space="0" w:color="auto"/>
        <w:bottom w:val="none" w:sz="0" w:space="0" w:color="auto"/>
        <w:right w:val="none" w:sz="0" w:space="0" w:color="auto"/>
      </w:divBdr>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76746536">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676274145">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16646486">
      <w:bodyDiv w:val="1"/>
      <w:marLeft w:val="0"/>
      <w:marRight w:val="0"/>
      <w:marTop w:val="0"/>
      <w:marBottom w:val="0"/>
      <w:divBdr>
        <w:top w:val="none" w:sz="0" w:space="0" w:color="auto"/>
        <w:left w:val="none" w:sz="0" w:space="0" w:color="auto"/>
        <w:bottom w:val="none" w:sz="0" w:space="0" w:color="auto"/>
        <w:right w:val="none" w:sz="0" w:space="0" w:color="auto"/>
      </w:divBdr>
    </w:div>
    <w:div w:id="818158542">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65101764">
      <w:bodyDiv w:val="1"/>
      <w:marLeft w:val="0"/>
      <w:marRight w:val="0"/>
      <w:marTop w:val="0"/>
      <w:marBottom w:val="0"/>
      <w:divBdr>
        <w:top w:val="none" w:sz="0" w:space="0" w:color="auto"/>
        <w:left w:val="none" w:sz="0" w:space="0" w:color="auto"/>
        <w:bottom w:val="none" w:sz="0" w:space="0" w:color="auto"/>
        <w:right w:val="none" w:sz="0" w:space="0" w:color="auto"/>
      </w:divBdr>
      <w:divsChild>
        <w:div w:id="1857885147">
          <w:marLeft w:val="0"/>
          <w:marRight w:val="0"/>
          <w:marTop w:val="0"/>
          <w:marBottom w:val="0"/>
          <w:divBdr>
            <w:top w:val="none" w:sz="0" w:space="0" w:color="auto"/>
            <w:left w:val="none" w:sz="0" w:space="0" w:color="auto"/>
            <w:bottom w:val="none" w:sz="0" w:space="0" w:color="auto"/>
            <w:right w:val="none" w:sz="0" w:space="0" w:color="auto"/>
          </w:divBdr>
          <w:divsChild>
            <w:div w:id="488594139">
              <w:marLeft w:val="0"/>
              <w:marRight w:val="0"/>
              <w:marTop w:val="0"/>
              <w:marBottom w:val="0"/>
              <w:divBdr>
                <w:top w:val="none" w:sz="0" w:space="0" w:color="auto"/>
                <w:left w:val="none" w:sz="0" w:space="0" w:color="auto"/>
                <w:bottom w:val="none" w:sz="0" w:space="0" w:color="auto"/>
                <w:right w:val="none" w:sz="0" w:space="0" w:color="auto"/>
              </w:divBdr>
            </w:div>
            <w:div w:id="575365715">
              <w:marLeft w:val="0"/>
              <w:marRight w:val="0"/>
              <w:marTop w:val="0"/>
              <w:marBottom w:val="0"/>
              <w:divBdr>
                <w:top w:val="none" w:sz="0" w:space="0" w:color="auto"/>
                <w:left w:val="none" w:sz="0" w:space="0" w:color="auto"/>
                <w:bottom w:val="none" w:sz="0" w:space="0" w:color="auto"/>
                <w:right w:val="none" w:sz="0" w:space="0" w:color="auto"/>
              </w:divBdr>
            </w:div>
            <w:div w:id="1083262570">
              <w:marLeft w:val="0"/>
              <w:marRight w:val="0"/>
              <w:marTop w:val="0"/>
              <w:marBottom w:val="0"/>
              <w:divBdr>
                <w:top w:val="none" w:sz="0" w:space="0" w:color="auto"/>
                <w:left w:val="none" w:sz="0" w:space="0" w:color="auto"/>
                <w:bottom w:val="none" w:sz="0" w:space="0" w:color="auto"/>
                <w:right w:val="none" w:sz="0" w:space="0" w:color="auto"/>
              </w:divBdr>
            </w:div>
            <w:div w:id="2094162851">
              <w:marLeft w:val="0"/>
              <w:marRight w:val="0"/>
              <w:marTop w:val="0"/>
              <w:marBottom w:val="0"/>
              <w:divBdr>
                <w:top w:val="none" w:sz="0" w:space="0" w:color="auto"/>
                <w:left w:val="none" w:sz="0" w:space="0" w:color="auto"/>
                <w:bottom w:val="none" w:sz="0" w:space="0" w:color="auto"/>
                <w:right w:val="none" w:sz="0" w:space="0" w:color="auto"/>
              </w:divBdr>
            </w:div>
            <w:div w:id="465047875">
              <w:marLeft w:val="0"/>
              <w:marRight w:val="0"/>
              <w:marTop w:val="0"/>
              <w:marBottom w:val="0"/>
              <w:divBdr>
                <w:top w:val="none" w:sz="0" w:space="0" w:color="auto"/>
                <w:left w:val="none" w:sz="0" w:space="0" w:color="auto"/>
                <w:bottom w:val="none" w:sz="0" w:space="0" w:color="auto"/>
                <w:right w:val="none" w:sz="0" w:space="0" w:color="auto"/>
              </w:divBdr>
            </w:div>
            <w:div w:id="1090540073">
              <w:marLeft w:val="0"/>
              <w:marRight w:val="0"/>
              <w:marTop w:val="0"/>
              <w:marBottom w:val="0"/>
              <w:divBdr>
                <w:top w:val="none" w:sz="0" w:space="0" w:color="auto"/>
                <w:left w:val="none" w:sz="0" w:space="0" w:color="auto"/>
                <w:bottom w:val="none" w:sz="0" w:space="0" w:color="auto"/>
                <w:right w:val="none" w:sz="0" w:space="0" w:color="auto"/>
              </w:divBdr>
            </w:div>
            <w:div w:id="372314821">
              <w:marLeft w:val="0"/>
              <w:marRight w:val="0"/>
              <w:marTop w:val="0"/>
              <w:marBottom w:val="0"/>
              <w:divBdr>
                <w:top w:val="none" w:sz="0" w:space="0" w:color="auto"/>
                <w:left w:val="none" w:sz="0" w:space="0" w:color="auto"/>
                <w:bottom w:val="none" w:sz="0" w:space="0" w:color="auto"/>
                <w:right w:val="none" w:sz="0" w:space="0" w:color="auto"/>
              </w:divBdr>
            </w:div>
            <w:div w:id="452136786">
              <w:marLeft w:val="0"/>
              <w:marRight w:val="0"/>
              <w:marTop w:val="0"/>
              <w:marBottom w:val="0"/>
              <w:divBdr>
                <w:top w:val="none" w:sz="0" w:space="0" w:color="auto"/>
                <w:left w:val="none" w:sz="0" w:space="0" w:color="auto"/>
                <w:bottom w:val="none" w:sz="0" w:space="0" w:color="auto"/>
                <w:right w:val="none" w:sz="0" w:space="0" w:color="auto"/>
              </w:divBdr>
            </w:div>
            <w:div w:id="1313214279">
              <w:marLeft w:val="0"/>
              <w:marRight w:val="0"/>
              <w:marTop w:val="0"/>
              <w:marBottom w:val="0"/>
              <w:divBdr>
                <w:top w:val="none" w:sz="0" w:space="0" w:color="auto"/>
                <w:left w:val="none" w:sz="0" w:space="0" w:color="auto"/>
                <w:bottom w:val="none" w:sz="0" w:space="0" w:color="auto"/>
                <w:right w:val="none" w:sz="0" w:space="0" w:color="auto"/>
              </w:divBdr>
            </w:div>
            <w:div w:id="900479461">
              <w:marLeft w:val="0"/>
              <w:marRight w:val="0"/>
              <w:marTop w:val="0"/>
              <w:marBottom w:val="0"/>
              <w:divBdr>
                <w:top w:val="none" w:sz="0" w:space="0" w:color="auto"/>
                <w:left w:val="none" w:sz="0" w:space="0" w:color="auto"/>
                <w:bottom w:val="none" w:sz="0" w:space="0" w:color="auto"/>
                <w:right w:val="none" w:sz="0" w:space="0" w:color="auto"/>
              </w:divBdr>
            </w:div>
            <w:div w:id="452482694">
              <w:marLeft w:val="0"/>
              <w:marRight w:val="0"/>
              <w:marTop w:val="0"/>
              <w:marBottom w:val="0"/>
              <w:divBdr>
                <w:top w:val="none" w:sz="0" w:space="0" w:color="auto"/>
                <w:left w:val="none" w:sz="0" w:space="0" w:color="auto"/>
                <w:bottom w:val="none" w:sz="0" w:space="0" w:color="auto"/>
                <w:right w:val="none" w:sz="0" w:space="0" w:color="auto"/>
              </w:divBdr>
            </w:div>
            <w:div w:id="111484343">
              <w:marLeft w:val="0"/>
              <w:marRight w:val="0"/>
              <w:marTop w:val="0"/>
              <w:marBottom w:val="0"/>
              <w:divBdr>
                <w:top w:val="none" w:sz="0" w:space="0" w:color="auto"/>
                <w:left w:val="none" w:sz="0" w:space="0" w:color="auto"/>
                <w:bottom w:val="none" w:sz="0" w:space="0" w:color="auto"/>
                <w:right w:val="none" w:sz="0" w:space="0" w:color="auto"/>
              </w:divBdr>
            </w:div>
            <w:div w:id="1950159429">
              <w:marLeft w:val="0"/>
              <w:marRight w:val="0"/>
              <w:marTop w:val="0"/>
              <w:marBottom w:val="0"/>
              <w:divBdr>
                <w:top w:val="none" w:sz="0" w:space="0" w:color="auto"/>
                <w:left w:val="none" w:sz="0" w:space="0" w:color="auto"/>
                <w:bottom w:val="none" w:sz="0" w:space="0" w:color="auto"/>
                <w:right w:val="none" w:sz="0" w:space="0" w:color="auto"/>
              </w:divBdr>
            </w:div>
            <w:div w:id="2004892034">
              <w:marLeft w:val="0"/>
              <w:marRight w:val="0"/>
              <w:marTop w:val="0"/>
              <w:marBottom w:val="0"/>
              <w:divBdr>
                <w:top w:val="none" w:sz="0" w:space="0" w:color="auto"/>
                <w:left w:val="none" w:sz="0" w:space="0" w:color="auto"/>
                <w:bottom w:val="none" w:sz="0" w:space="0" w:color="auto"/>
                <w:right w:val="none" w:sz="0" w:space="0" w:color="auto"/>
              </w:divBdr>
            </w:div>
            <w:div w:id="1170751053">
              <w:marLeft w:val="0"/>
              <w:marRight w:val="0"/>
              <w:marTop w:val="0"/>
              <w:marBottom w:val="0"/>
              <w:divBdr>
                <w:top w:val="none" w:sz="0" w:space="0" w:color="auto"/>
                <w:left w:val="none" w:sz="0" w:space="0" w:color="auto"/>
                <w:bottom w:val="none" w:sz="0" w:space="0" w:color="auto"/>
                <w:right w:val="none" w:sz="0" w:space="0" w:color="auto"/>
              </w:divBdr>
            </w:div>
            <w:div w:id="68112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048139365">
      <w:bodyDiv w:val="1"/>
      <w:marLeft w:val="0"/>
      <w:marRight w:val="0"/>
      <w:marTop w:val="0"/>
      <w:marBottom w:val="0"/>
      <w:divBdr>
        <w:top w:val="none" w:sz="0" w:space="0" w:color="auto"/>
        <w:left w:val="none" w:sz="0" w:space="0" w:color="auto"/>
        <w:bottom w:val="none" w:sz="0" w:space="0" w:color="auto"/>
        <w:right w:val="none" w:sz="0" w:space="0" w:color="auto"/>
      </w:divBdr>
    </w:div>
    <w:div w:id="1091505323">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36139575">
      <w:bodyDiv w:val="1"/>
      <w:marLeft w:val="0"/>
      <w:marRight w:val="0"/>
      <w:marTop w:val="0"/>
      <w:marBottom w:val="0"/>
      <w:divBdr>
        <w:top w:val="none" w:sz="0" w:space="0" w:color="auto"/>
        <w:left w:val="none" w:sz="0" w:space="0" w:color="auto"/>
        <w:bottom w:val="none" w:sz="0" w:space="0" w:color="auto"/>
        <w:right w:val="none" w:sz="0" w:space="0" w:color="auto"/>
      </w:divBdr>
    </w:div>
    <w:div w:id="1168979573">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279527991">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36302075">
      <w:bodyDiv w:val="1"/>
      <w:marLeft w:val="0"/>
      <w:marRight w:val="0"/>
      <w:marTop w:val="0"/>
      <w:marBottom w:val="0"/>
      <w:divBdr>
        <w:top w:val="none" w:sz="0" w:space="0" w:color="auto"/>
        <w:left w:val="none" w:sz="0" w:space="0" w:color="auto"/>
        <w:bottom w:val="none" w:sz="0" w:space="0" w:color="auto"/>
        <w:right w:val="none" w:sz="0" w:space="0" w:color="auto"/>
      </w:divBdr>
    </w:div>
    <w:div w:id="1358195079">
      <w:bodyDiv w:val="1"/>
      <w:marLeft w:val="0"/>
      <w:marRight w:val="0"/>
      <w:marTop w:val="0"/>
      <w:marBottom w:val="0"/>
      <w:divBdr>
        <w:top w:val="none" w:sz="0" w:space="0" w:color="auto"/>
        <w:left w:val="none" w:sz="0" w:space="0" w:color="auto"/>
        <w:bottom w:val="none" w:sz="0" w:space="0" w:color="auto"/>
        <w:right w:val="none" w:sz="0" w:space="0" w:color="auto"/>
      </w:divBdr>
    </w:div>
    <w:div w:id="1380350982">
      <w:bodyDiv w:val="1"/>
      <w:marLeft w:val="0"/>
      <w:marRight w:val="0"/>
      <w:marTop w:val="0"/>
      <w:marBottom w:val="0"/>
      <w:divBdr>
        <w:top w:val="none" w:sz="0" w:space="0" w:color="auto"/>
        <w:left w:val="none" w:sz="0" w:space="0" w:color="auto"/>
        <w:bottom w:val="none" w:sz="0" w:space="0" w:color="auto"/>
        <w:right w:val="none" w:sz="0" w:space="0" w:color="auto"/>
      </w:divBdr>
    </w:div>
    <w:div w:id="1391225070">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11333510">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541093246">
      <w:bodyDiv w:val="1"/>
      <w:marLeft w:val="0"/>
      <w:marRight w:val="0"/>
      <w:marTop w:val="0"/>
      <w:marBottom w:val="0"/>
      <w:divBdr>
        <w:top w:val="none" w:sz="0" w:space="0" w:color="auto"/>
        <w:left w:val="none" w:sz="0" w:space="0" w:color="auto"/>
        <w:bottom w:val="none" w:sz="0" w:space="0" w:color="auto"/>
        <w:right w:val="none" w:sz="0" w:space="0" w:color="auto"/>
      </w:divBdr>
    </w:div>
    <w:div w:id="1558470039">
      <w:bodyDiv w:val="1"/>
      <w:marLeft w:val="0"/>
      <w:marRight w:val="0"/>
      <w:marTop w:val="0"/>
      <w:marBottom w:val="0"/>
      <w:divBdr>
        <w:top w:val="none" w:sz="0" w:space="0" w:color="auto"/>
        <w:left w:val="none" w:sz="0" w:space="0" w:color="auto"/>
        <w:bottom w:val="none" w:sz="0" w:space="0" w:color="auto"/>
        <w:right w:val="none" w:sz="0" w:space="0" w:color="auto"/>
      </w:divBdr>
    </w:div>
    <w:div w:id="1620062976">
      <w:bodyDiv w:val="1"/>
      <w:marLeft w:val="0"/>
      <w:marRight w:val="0"/>
      <w:marTop w:val="0"/>
      <w:marBottom w:val="0"/>
      <w:divBdr>
        <w:top w:val="none" w:sz="0" w:space="0" w:color="auto"/>
        <w:left w:val="none" w:sz="0" w:space="0" w:color="auto"/>
        <w:bottom w:val="none" w:sz="0" w:space="0" w:color="auto"/>
        <w:right w:val="none" w:sz="0" w:space="0" w:color="auto"/>
      </w:divBdr>
    </w:div>
    <w:div w:id="1623994458">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62851112">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4109253">
      <w:bodyDiv w:val="1"/>
      <w:marLeft w:val="0"/>
      <w:marRight w:val="0"/>
      <w:marTop w:val="0"/>
      <w:marBottom w:val="0"/>
      <w:divBdr>
        <w:top w:val="none" w:sz="0" w:space="0" w:color="auto"/>
        <w:left w:val="none" w:sz="0" w:space="0" w:color="auto"/>
        <w:bottom w:val="none" w:sz="0" w:space="0" w:color="auto"/>
        <w:right w:val="none" w:sz="0" w:space="0" w:color="auto"/>
      </w:divBdr>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2362225">
      <w:bodyDiv w:val="1"/>
      <w:marLeft w:val="0"/>
      <w:marRight w:val="0"/>
      <w:marTop w:val="0"/>
      <w:marBottom w:val="0"/>
      <w:divBdr>
        <w:top w:val="none" w:sz="0" w:space="0" w:color="auto"/>
        <w:left w:val="none" w:sz="0" w:space="0" w:color="auto"/>
        <w:bottom w:val="none" w:sz="0" w:space="0" w:color="auto"/>
        <w:right w:val="none" w:sz="0" w:space="0" w:color="auto"/>
      </w:divBdr>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07107338">
      <w:bodyDiv w:val="1"/>
      <w:marLeft w:val="0"/>
      <w:marRight w:val="0"/>
      <w:marTop w:val="0"/>
      <w:marBottom w:val="0"/>
      <w:divBdr>
        <w:top w:val="none" w:sz="0" w:space="0" w:color="auto"/>
        <w:left w:val="none" w:sz="0" w:space="0" w:color="auto"/>
        <w:bottom w:val="none" w:sz="0" w:space="0" w:color="auto"/>
        <w:right w:val="none" w:sz="0" w:space="0" w:color="auto"/>
      </w:divBdr>
      <w:divsChild>
        <w:div w:id="2061204648">
          <w:marLeft w:val="600"/>
          <w:marRight w:val="0"/>
          <w:marTop w:val="0"/>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1946841631">
      <w:bodyDiv w:val="1"/>
      <w:marLeft w:val="0"/>
      <w:marRight w:val="0"/>
      <w:marTop w:val="0"/>
      <w:marBottom w:val="0"/>
      <w:divBdr>
        <w:top w:val="none" w:sz="0" w:space="0" w:color="auto"/>
        <w:left w:val="none" w:sz="0" w:space="0" w:color="auto"/>
        <w:bottom w:val="none" w:sz="0" w:space="0" w:color="auto"/>
        <w:right w:val="none" w:sz="0" w:space="0" w:color="auto"/>
      </w:divBdr>
    </w:div>
    <w:div w:id="1982078279">
      <w:bodyDiv w:val="1"/>
      <w:marLeft w:val="0"/>
      <w:marRight w:val="0"/>
      <w:marTop w:val="0"/>
      <w:marBottom w:val="0"/>
      <w:divBdr>
        <w:top w:val="none" w:sz="0" w:space="0" w:color="auto"/>
        <w:left w:val="none" w:sz="0" w:space="0" w:color="auto"/>
        <w:bottom w:val="none" w:sz="0" w:space="0" w:color="auto"/>
        <w:right w:val="none" w:sz="0" w:space="0" w:color="auto"/>
      </w:divBdr>
    </w:div>
    <w:div w:id="2005861233">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2313952">
      <w:bodyDiv w:val="1"/>
      <w:marLeft w:val="0"/>
      <w:marRight w:val="0"/>
      <w:marTop w:val="0"/>
      <w:marBottom w:val="0"/>
      <w:divBdr>
        <w:top w:val="none" w:sz="0" w:space="0" w:color="auto"/>
        <w:left w:val="none" w:sz="0" w:space="0" w:color="auto"/>
        <w:bottom w:val="none" w:sz="0" w:space="0" w:color="auto"/>
        <w:right w:val="none" w:sz="0" w:space="0" w:color="auto"/>
      </w:divBdr>
      <w:divsChild>
        <w:div w:id="578559708">
          <w:marLeft w:val="60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5787995">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6170909">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urworldindata.org/coronavirus-testing" TargetMode="External"/><Relationship Id="rId3" Type="http://schemas.openxmlformats.org/officeDocument/2006/relationships/hyperlink" Target="https://bridge.georgetown.edu/research/in-the-u-k-covid-19-puts-a-spotlight-on-systemic-racism/" TargetMode="External"/><Relationship Id="rId7" Type="http://schemas.openxmlformats.org/officeDocument/2006/relationships/image" Target="media/image2.png"/><Relationship Id="rId2" Type="http://schemas.openxmlformats.org/officeDocument/2006/relationships/hyperlink" Target="https://www.theguardian.com/world/2020/jun/14/racism-disproportionate-uk-bame-coronavirus-deaths-report" TargetMode="External"/><Relationship Id="rId1" Type="http://schemas.openxmlformats.org/officeDocument/2006/relationships/hyperlink" Target="https://www.theguardian.com/uk-news/2020/jun/22/systemic-racism-among-risk-factors-in-covid-19-bame-deaths-in-wales" TargetMode="External"/><Relationship Id="rId6" Type="http://schemas.openxmlformats.org/officeDocument/2006/relationships/hyperlink" Target="https://ourworldindata.org/coronavirus-testing" TargetMode="External"/><Relationship Id="rId5" Type="http://schemas.openxmlformats.org/officeDocument/2006/relationships/image" Target="media/image1.png"/><Relationship Id="rId4" Type="http://schemas.openxmlformats.org/officeDocument/2006/relationships/hyperlink" Target="https://www.bsg.ox.ac.uk/research/research-projects/coronavirus-government-response-tracker"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dac.ciesin.columbia.edu/data/collection/gpw-v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9D45E-796D-9349-A7CF-4ABDACEBD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29</Pages>
  <Words>6635</Words>
  <Characters>37823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Majid</dc:creator>
  <cp:lastModifiedBy>Parks, Robbie M</cp:lastModifiedBy>
  <cp:revision>59</cp:revision>
  <cp:lastPrinted>2020-01-14T15:14:00Z</cp:lastPrinted>
  <dcterms:created xsi:type="dcterms:W3CDTF">2020-07-22T22:53:00Z</dcterms:created>
  <dcterms:modified xsi:type="dcterms:W3CDTF">2020-07-23T01:49:00Z</dcterms:modified>
</cp:coreProperties>
</file>